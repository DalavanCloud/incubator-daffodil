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7777777" w:rsidR="00A272EF" w:rsidRPr="005223F4" w:rsidRDefault="008356D4" w:rsidP="00A272EF">
      <w:pPr>
        <w:spacing w:after="240"/>
      </w:pPr>
      <w:bookmarkStart w:id="0" w:name="_Toc506864867"/>
      <w:r>
        <w:pict w14:anchorId="144277D9">
          <v:rect id="_x0000_i1025" style="width:.05pt;height:1.2pt" o:hralign="center" o:hrstd="t" o:hr="t" fillcolor="gray" stroked="f"/>
        </w:pict>
      </w:r>
      <w:bookmarkEnd w:id="0"/>
    </w:p>
    <w:p w14:paraId="11927CEE" w14:textId="77777777" w:rsidR="001571F5" w:rsidRPr="005223F4" w:rsidRDefault="001571F5" w:rsidP="00484197">
      <w:pPr>
        <w:pStyle w:val="Title"/>
      </w:pPr>
      <w:bookmarkStart w:id="1" w:name="_Toc177399008"/>
      <w:bookmarkStart w:id="2" w:name="_Toc175057294"/>
      <w:bookmarkStart w:id="3" w:name="_Toc199516203"/>
      <w:bookmarkStart w:id="4" w:name="_Toc194983883"/>
      <w:bookmarkStart w:id="5" w:name="_Toc243112722"/>
      <w:bookmarkStart w:id="6" w:name="_Toc332724332"/>
      <w:r w:rsidRPr="005223F4">
        <w:t>Data Format Description</w:t>
      </w:r>
      <w:bookmarkStart w:id="7" w:name="_GoBack"/>
      <w:bookmarkEnd w:id="7"/>
      <w:r w:rsidRPr="005223F4">
        <w:t xml:space="preserve"> Language (DFDL) v1.0</w:t>
      </w:r>
      <w:bookmarkEnd w:id="1"/>
      <w:bookmarkEnd w:id="2"/>
      <w:bookmarkEnd w:id="3"/>
      <w:bookmarkEnd w:id="4"/>
      <w:bookmarkEnd w:id="5"/>
      <w:bookmarkEnd w:id="6"/>
    </w:p>
    <w:p w14:paraId="3BCF7B8C" w14:textId="77777777" w:rsidR="00B4184B" w:rsidRPr="005223F4" w:rsidRDefault="00860D66" w:rsidP="00F55D14">
      <w:pPr>
        <w:jc w:val="center"/>
        <w:rPr>
          <w:b/>
          <w:sz w:val="32"/>
        </w:rPr>
      </w:pPr>
      <w:r w:rsidRPr="005223F4">
        <w:rPr>
          <w:b/>
          <w:sz w:val="32"/>
        </w:rPr>
        <w:t>Specification</w:t>
      </w:r>
    </w:p>
    <w:p w14:paraId="21C36F78" w14:textId="77777777" w:rsidR="00A272EF" w:rsidRPr="005223F4" w:rsidRDefault="00A272EF" w:rsidP="007914BD">
      <w:pPr>
        <w:jc w:val="center"/>
      </w:pPr>
    </w:p>
    <w:p w14:paraId="61981E9E" w14:textId="77777777" w:rsidR="00CA295A" w:rsidRPr="005223F4" w:rsidRDefault="008356D4" w:rsidP="00CA295A">
      <w:r>
        <w:pict w14:anchorId="54FC69B7">
          <v:rect id="_x0000_i1026" style="width:.05pt;height:1.2pt" o:hralign="center" o:hrstd="t" o:hr="t" fillcolor="gray" stroked="f"/>
        </w:pict>
      </w:r>
    </w:p>
    <w:p w14:paraId="23DB6CF1" w14:textId="77777777" w:rsidR="00177F2E" w:rsidRDefault="00177F2E" w:rsidP="001571F5"/>
    <w:p w14:paraId="33EF0F5A" w14:textId="77777777" w:rsidR="002822C4" w:rsidRDefault="002822C4" w:rsidP="002822C4"/>
    <w:p w14:paraId="752CB334" w14:textId="77777777" w:rsidR="002822C4" w:rsidRDefault="002822C4" w:rsidP="002822C4">
      <w:r>
        <w:t>Status of This Document</w:t>
      </w:r>
    </w:p>
    <w:p w14:paraId="4EE3C4FB" w14:textId="77777777" w:rsidR="002822C4" w:rsidRDefault="002822C4" w:rsidP="002822C4"/>
    <w:p w14:paraId="1308AB07" w14:textId="77777777" w:rsidR="002822C4" w:rsidRDefault="002822C4" w:rsidP="002822C4">
      <w:r>
        <w:t xml:space="preserve">This document provides information to the OGF community on a standard Data </w:t>
      </w:r>
    </w:p>
    <w:p w14:paraId="4E95D6DA" w14:textId="77777777" w:rsidR="002822C4" w:rsidRDefault="002822C4" w:rsidP="002822C4">
      <w:pPr>
        <w:rPr>
          <w:ins w:id="8" w:author="Steve Hanson" w:date="2012-02-29T10:30:00Z"/>
        </w:rPr>
      </w:pPr>
      <w:r>
        <w:t>Format Description Language (DFDL). Distribution is unlimited</w:t>
      </w:r>
      <w:ins w:id="9" w:author="Steve Hanson" w:date="2012-02-29T10:30:00Z">
        <w:r w:rsidR="00A25B7C">
          <w:t>.</w:t>
        </w:r>
      </w:ins>
    </w:p>
    <w:p w14:paraId="65604295" w14:textId="77777777" w:rsidR="00A25B7C" w:rsidRDefault="00A25B7C" w:rsidP="002822C4">
      <w:pPr>
        <w:rPr>
          <w:ins w:id="10" w:author="Steve Hanson" w:date="2012-02-29T10:30:00Z"/>
        </w:rPr>
      </w:pPr>
    </w:p>
    <w:p w14:paraId="38E742B8" w14:textId="77777777" w:rsidR="00A25B7C" w:rsidRDefault="00A25B7C" w:rsidP="002822C4">
      <w:pPr>
        <w:rPr>
          <w:ins w:id="11" w:author="Steve Hanson" w:date="2012-03-01T11:42:00Z"/>
        </w:rPr>
      </w:pPr>
      <w:ins w:id="12" w:author="Steve Hanson" w:date="2012-02-29T10:30:00Z">
        <w:r>
          <w:t xml:space="preserve">This is a working draft that </w:t>
        </w:r>
      </w:ins>
      <w:ins w:id="13" w:author="Steve Hanson" w:date="2012-02-29T10:31:00Z">
        <w:r>
          <w:t>i</w:t>
        </w:r>
      </w:ins>
      <w:ins w:id="14" w:author="Steve Hanson" w:date="2012-02-29T10:30:00Z">
        <w:r>
          <w:t xml:space="preserve">s </w:t>
        </w:r>
      </w:ins>
      <w:ins w:id="15" w:author="Steve Hanson" w:date="2012-02-29T10:31:00Z">
        <w:r>
          <w:t xml:space="preserve">in the process of being </w:t>
        </w:r>
      </w:ins>
      <w:ins w:id="16" w:author="Steve Hanson" w:date="2012-02-29T10:30:00Z">
        <w:r>
          <w:t xml:space="preserve">updated </w:t>
        </w:r>
      </w:ins>
      <w:ins w:id="17" w:author="Steve Hanson" w:date="2012-02-29T10:31:00Z">
        <w:r>
          <w:t>to incorporate identified errata.</w:t>
        </w:r>
      </w:ins>
    </w:p>
    <w:p w14:paraId="1AF75899" w14:textId="77777777" w:rsidR="00E311D6" w:rsidRPr="005223F4" w:rsidRDefault="00E311D6" w:rsidP="002822C4">
      <w:ins w:id="18" w:author="Steve Hanson" w:date="2012-03-01T11:42:00Z">
        <w:r>
          <w:t>All changes due to errata are flagged as Word comments.</w:t>
        </w:r>
      </w:ins>
    </w:p>
    <w:p w14:paraId="1E0EB190" w14:textId="77777777" w:rsidR="001571F5" w:rsidRPr="005223F4" w:rsidRDefault="001571F5" w:rsidP="001571F5"/>
    <w:p w14:paraId="34BE9BD5" w14:textId="77777777" w:rsidR="001571F5" w:rsidRPr="005223F4" w:rsidRDefault="001571F5" w:rsidP="001571F5">
      <w:pPr>
        <w:rPr>
          <w:u w:val="single"/>
        </w:rPr>
      </w:pPr>
      <w:r w:rsidRPr="005223F4">
        <w:rPr>
          <w:u w:val="single"/>
        </w:rPr>
        <w:t>Copyright Notice</w:t>
      </w:r>
    </w:p>
    <w:p w14:paraId="0F6D0EE7" w14:textId="77777777" w:rsidR="001571F5" w:rsidRPr="005223F4" w:rsidRDefault="001571F5" w:rsidP="001571F5"/>
    <w:p w14:paraId="65E16332" w14:textId="77777777" w:rsidR="001571F5" w:rsidRPr="005223F4" w:rsidRDefault="001571F5" w:rsidP="003E290B">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All Rights Reserved.</w:t>
      </w:r>
    </w:p>
    <w:p w14:paraId="12A7669C" w14:textId="77777777" w:rsidR="00633E98" w:rsidRPr="005223F4" w:rsidRDefault="00633E98" w:rsidP="003E290B">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ins w:id="19" w:author="Steve Hanson" w:date="2012-02-23T10:26:00Z">
        <w:r w:rsidR="00014CEC">
          <w:t>2</w:t>
        </w:r>
      </w:ins>
      <w:del w:id="20" w:author="Steve Hanson" w:date="2012-02-23T10:26:00Z">
        <w:r w:rsidR="005C2222" w:rsidRPr="005223F4" w:rsidDel="00014CEC">
          <w:delText>0</w:delText>
        </w:r>
      </w:del>
      <w:r w:rsidR="003E290B" w:rsidRPr="005223F4">
        <w:t>)</w:t>
      </w:r>
      <w:r w:rsidRPr="005223F4">
        <w:t>.  All Rights Reserved.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5223F4" w:rsidRDefault="001571F5" w:rsidP="001F7D12">
      <w:bookmarkStart w:id="21" w:name="_Ref525097868"/>
      <w:bookmarkStart w:id="22" w:name="_Toc177399009"/>
      <w:bookmarkStart w:id="23" w:name="_Toc175057295"/>
      <w:bookmarkStart w:id="24" w:name="_Toc194983884"/>
      <w:r w:rsidRPr="005223F4">
        <w:t>Abstract</w:t>
      </w:r>
      <w:bookmarkEnd w:id="21"/>
      <w:bookmarkEnd w:id="22"/>
      <w:bookmarkEnd w:id="23"/>
      <w:bookmarkEnd w:id="24"/>
    </w:p>
    <w:p w14:paraId="4C3E36BF" w14:textId="77777777" w:rsidR="001571F5" w:rsidRPr="005223F4" w:rsidRDefault="001571F5" w:rsidP="001571F5">
      <w:pPr>
        <w:pStyle w:val="nobreak"/>
      </w:pPr>
    </w:p>
    <w:p w14:paraId="09C72876" w14:textId="77777777" w:rsidR="001571F5" w:rsidRPr="005223F4" w:rsidRDefault="001571F5" w:rsidP="007709CC">
      <w:r w:rsidRPr="005223F4">
        <w:t>This document provides a definition of a standard Data Format Description Language (DFDL).  This language allows description of dense binary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77777777" w:rsidR="0088217D" w:rsidRPr="005223F4" w:rsidRDefault="0088217D" w:rsidP="0088217D">
      <w:bookmarkStart w:id="25" w:name="_Toc112836550"/>
      <w:bookmarkStart w:id="26" w:name="_Toc112826272"/>
      <w:bookmarkStart w:id="27" w:name="_Toc113075250"/>
      <w:bookmarkStart w:id="28" w:name="_Toc177399010"/>
      <w:bookmarkStart w:id="29" w:name="_Toc175057296"/>
      <w:bookmarkStart w:id="30" w:name="_Toc199516204"/>
      <w:bookmarkStart w:id="31" w:name="_Toc194983885"/>
      <w:bookmarkStart w:id="32" w:name="_Ref215571901"/>
      <w:bookmarkStart w:id="33" w:name="_Ref215978178"/>
      <w:bookmarkStart w:id="34" w:name="_Ref229805077"/>
      <w:bookmarkStart w:id="35" w:name="_Toc243112723"/>
      <w:r w:rsidRPr="005223F4">
        <w:br/>
      </w:r>
    </w:p>
    <w:bookmarkEnd w:id="25"/>
    <w:bookmarkEnd w:id="26"/>
    <w:bookmarkEnd w:id="27"/>
    <w:bookmarkEnd w:id="28"/>
    <w:bookmarkEnd w:id="29"/>
    <w:bookmarkEnd w:id="30"/>
    <w:bookmarkEnd w:id="31"/>
    <w:bookmarkEnd w:id="32"/>
    <w:bookmarkEnd w:id="33"/>
    <w:bookmarkEnd w:id="34"/>
    <w:bookmarkEnd w:id="35"/>
    <w:p w14:paraId="64940E5E" w14:textId="77777777" w:rsidR="005B2705" w:rsidRPr="005223F4" w:rsidRDefault="005B2705" w:rsidP="009E78A1">
      <w:pPr>
        <w:sectPr w:rsidR="005B2705" w:rsidRPr="005223F4" w:rsidSect="00DB1330">
          <w:headerReference w:type="default" r:id="rId9"/>
          <w:footerReference w:type="default" r:id="rId10"/>
          <w:headerReference w:type="first" r:id="rId11"/>
          <w:pgSz w:w="12240" w:h="15840" w:code="1"/>
          <w:pgMar w:top="1440" w:right="1797" w:bottom="1440" w:left="1797" w:header="720" w:footer="720" w:gutter="0"/>
          <w:cols w:space="720"/>
          <w:noEndnote/>
          <w:titlePg/>
        </w:sectPr>
      </w:pPr>
    </w:p>
    <w:p w14:paraId="1EF819EC" w14:textId="77777777" w:rsidR="002819AB" w:rsidRDefault="00987E46" w:rsidP="002819AB">
      <w:pPr>
        <w:pStyle w:val="CommentText"/>
        <w:rPr>
          <w:b/>
          <w:bCs/>
        </w:rPr>
      </w:pPr>
      <w:r w:rsidRPr="005223F4">
        <w:rPr>
          <w:b/>
          <w:bCs/>
        </w:rPr>
        <w:lastRenderedPageBreak/>
        <w:t>Table of contents</w:t>
      </w:r>
    </w:p>
    <w:p w14:paraId="2F072A2F" w14:textId="77777777" w:rsidR="0031725A" w:rsidRPr="005223F4" w:rsidRDefault="0031725A" w:rsidP="002819AB">
      <w:pPr>
        <w:pStyle w:val="CommentText"/>
        <w:rPr>
          <w:b/>
          <w:bCs/>
        </w:rPr>
      </w:pPr>
    </w:p>
    <w:p w14:paraId="19FB362C" w14:textId="77777777" w:rsidR="007D321A"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32724332" w:history="1">
        <w:r w:rsidR="007D321A" w:rsidRPr="00D149E9">
          <w:rPr>
            <w:rStyle w:val="Hyperlink"/>
            <w:noProof/>
          </w:rPr>
          <w:t>Data Format Description Language (DFDL) v1.0</w:t>
        </w:r>
        <w:r w:rsidR="007D321A">
          <w:rPr>
            <w:noProof/>
            <w:webHidden/>
          </w:rPr>
          <w:tab/>
        </w:r>
        <w:r w:rsidR="007D321A">
          <w:rPr>
            <w:noProof/>
            <w:webHidden/>
          </w:rPr>
          <w:fldChar w:fldCharType="begin"/>
        </w:r>
        <w:r w:rsidR="007D321A">
          <w:rPr>
            <w:noProof/>
            <w:webHidden/>
          </w:rPr>
          <w:instrText xml:space="preserve"> PAGEREF _Toc332724332 \h </w:instrText>
        </w:r>
        <w:r w:rsidR="007D321A">
          <w:rPr>
            <w:noProof/>
            <w:webHidden/>
          </w:rPr>
        </w:r>
        <w:r w:rsidR="007D321A">
          <w:rPr>
            <w:noProof/>
            <w:webHidden/>
          </w:rPr>
          <w:fldChar w:fldCharType="separate"/>
        </w:r>
        <w:r w:rsidR="007D321A">
          <w:rPr>
            <w:noProof/>
            <w:webHidden/>
          </w:rPr>
          <w:t>1</w:t>
        </w:r>
        <w:r w:rsidR="007D321A">
          <w:rPr>
            <w:noProof/>
            <w:webHidden/>
          </w:rPr>
          <w:fldChar w:fldCharType="end"/>
        </w:r>
      </w:hyperlink>
    </w:p>
    <w:p w14:paraId="5559F227"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333" w:history="1">
        <w:r w:rsidRPr="00D149E9">
          <w:rPr>
            <w:rStyle w:val="Hyperlink"/>
            <w:noProof/>
          </w:rPr>
          <w:t>1.</w:t>
        </w:r>
        <w:r>
          <w:rPr>
            <w:rFonts w:asciiTheme="minorHAnsi" w:eastAsiaTheme="minorEastAsia" w:hAnsiTheme="minorHAnsi" w:cstheme="minorBidi"/>
            <w:noProof/>
            <w:sz w:val="22"/>
            <w:szCs w:val="22"/>
          </w:rPr>
          <w:tab/>
        </w:r>
        <w:r w:rsidRPr="00D149E9">
          <w:rPr>
            <w:rStyle w:val="Hyperlink"/>
            <w:noProof/>
          </w:rPr>
          <w:t>Introduction</w:t>
        </w:r>
        <w:r>
          <w:rPr>
            <w:noProof/>
            <w:webHidden/>
          </w:rPr>
          <w:tab/>
        </w:r>
        <w:r>
          <w:rPr>
            <w:noProof/>
            <w:webHidden/>
          </w:rPr>
          <w:fldChar w:fldCharType="begin"/>
        </w:r>
        <w:r>
          <w:rPr>
            <w:noProof/>
            <w:webHidden/>
          </w:rPr>
          <w:instrText xml:space="preserve"> PAGEREF _Toc332724333 \h </w:instrText>
        </w:r>
        <w:r>
          <w:rPr>
            <w:noProof/>
            <w:webHidden/>
          </w:rPr>
        </w:r>
        <w:r>
          <w:rPr>
            <w:noProof/>
            <w:webHidden/>
          </w:rPr>
          <w:fldChar w:fldCharType="separate"/>
        </w:r>
        <w:r>
          <w:rPr>
            <w:noProof/>
            <w:webHidden/>
          </w:rPr>
          <w:t>7</w:t>
        </w:r>
        <w:r>
          <w:rPr>
            <w:noProof/>
            <w:webHidden/>
          </w:rPr>
          <w:fldChar w:fldCharType="end"/>
        </w:r>
      </w:hyperlink>
    </w:p>
    <w:p w14:paraId="76AB9689"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34" w:history="1">
        <w:r w:rsidRPr="00D149E9">
          <w:rPr>
            <w:rStyle w:val="Hyperlink"/>
            <w:noProof/>
          </w:rPr>
          <w:t>1.1</w:t>
        </w:r>
        <w:r>
          <w:rPr>
            <w:rFonts w:asciiTheme="minorHAnsi" w:eastAsiaTheme="minorEastAsia" w:hAnsiTheme="minorHAnsi" w:cstheme="minorBidi"/>
            <w:noProof/>
            <w:sz w:val="22"/>
            <w:szCs w:val="22"/>
          </w:rPr>
          <w:tab/>
        </w:r>
        <w:r w:rsidRPr="00D149E9">
          <w:rPr>
            <w:rStyle w:val="Hyperlink"/>
            <w:noProof/>
          </w:rPr>
          <w:t>Why is DFDL Needed?</w:t>
        </w:r>
        <w:r>
          <w:rPr>
            <w:noProof/>
            <w:webHidden/>
          </w:rPr>
          <w:tab/>
        </w:r>
        <w:r>
          <w:rPr>
            <w:noProof/>
            <w:webHidden/>
          </w:rPr>
          <w:fldChar w:fldCharType="begin"/>
        </w:r>
        <w:r>
          <w:rPr>
            <w:noProof/>
            <w:webHidden/>
          </w:rPr>
          <w:instrText xml:space="preserve"> PAGEREF _Toc332724334 \h </w:instrText>
        </w:r>
        <w:r>
          <w:rPr>
            <w:noProof/>
            <w:webHidden/>
          </w:rPr>
        </w:r>
        <w:r>
          <w:rPr>
            <w:noProof/>
            <w:webHidden/>
          </w:rPr>
          <w:fldChar w:fldCharType="separate"/>
        </w:r>
        <w:r>
          <w:rPr>
            <w:noProof/>
            <w:webHidden/>
          </w:rPr>
          <w:t>8</w:t>
        </w:r>
        <w:r>
          <w:rPr>
            <w:noProof/>
            <w:webHidden/>
          </w:rPr>
          <w:fldChar w:fldCharType="end"/>
        </w:r>
      </w:hyperlink>
    </w:p>
    <w:p w14:paraId="2FBAF3D7"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35" w:history="1">
        <w:r w:rsidRPr="00D149E9">
          <w:rPr>
            <w:rStyle w:val="Hyperlink"/>
            <w:noProof/>
          </w:rPr>
          <w:t>1.2</w:t>
        </w:r>
        <w:r>
          <w:rPr>
            <w:rFonts w:asciiTheme="minorHAnsi" w:eastAsiaTheme="minorEastAsia" w:hAnsiTheme="minorHAnsi" w:cstheme="minorBidi"/>
            <w:noProof/>
            <w:sz w:val="22"/>
            <w:szCs w:val="22"/>
          </w:rPr>
          <w:tab/>
        </w:r>
        <w:r w:rsidRPr="00D149E9">
          <w:rPr>
            <w:rStyle w:val="Hyperlink"/>
            <w:noProof/>
          </w:rPr>
          <w:t>What is DFDL?</w:t>
        </w:r>
        <w:r>
          <w:rPr>
            <w:noProof/>
            <w:webHidden/>
          </w:rPr>
          <w:tab/>
        </w:r>
        <w:r>
          <w:rPr>
            <w:noProof/>
            <w:webHidden/>
          </w:rPr>
          <w:fldChar w:fldCharType="begin"/>
        </w:r>
        <w:r>
          <w:rPr>
            <w:noProof/>
            <w:webHidden/>
          </w:rPr>
          <w:instrText xml:space="preserve"> PAGEREF _Toc332724335 \h </w:instrText>
        </w:r>
        <w:r>
          <w:rPr>
            <w:noProof/>
            <w:webHidden/>
          </w:rPr>
        </w:r>
        <w:r>
          <w:rPr>
            <w:noProof/>
            <w:webHidden/>
          </w:rPr>
          <w:fldChar w:fldCharType="separate"/>
        </w:r>
        <w:r>
          <w:rPr>
            <w:noProof/>
            <w:webHidden/>
          </w:rPr>
          <w:t>8</w:t>
        </w:r>
        <w:r>
          <w:rPr>
            <w:noProof/>
            <w:webHidden/>
          </w:rPr>
          <w:fldChar w:fldCharType="end"/>
        </w:r>
      </w:hyperlink>
    </w:p>
    <w:p w14:paraId="32295280"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36" w:history="1">
        <w:r w:rsidRPr="00D149E9">
          <w:rPr>
            <w:rStyle w:val="Hyperlink"/>
            <w:noProof/>
          </w:rPr>
          <w:t>1.2.1</w:t>
        </w:r>
        <w:r>
          <w:rPr>
            <w:rFonts w:asciiTheme="minorHAnsi" w:eastAsiaTheme="minorEastAsia" w:hAnsiTheme="minorHAnsi" w:cstheme="minorBidi"/>
            <w:noProof/>
            <w:sz w:val="22"/>
            <w:szCs w:val="22"/>
          </w:rPr>
          <w:tab/>
        </w:r>
        <w:r w:rsidRPr="00D149E9">
          <w:rPr>
            <w:rStyle w:val="Hyperlink"/>
            <w:noProof/>
          </w:rPr>
          <w:t>Simple Example</w:t>
        </w:r>
        <w:r>
          <w:rPr>
            <w:noProof/>
            <w:webHidden/>
          </w:rPr>
          <w:tab/>
        </w:r>
        <w:r>
          <w:rPr>
            <w:noProof/>
            <w:webHidden/>
          </w:rPr>
          <w:fldChar w:fldCharType="begin"/>
        </w:r>
        <w:r>
          <w:rPr>
            <w:noProof/>
            <w:webHidden/>
          </w:rPr>
          <w:instrText xml:space="preserve"> PAGEREF _Toc332724336 \h </w:instrText>
        </w:r>
        <w:r>
          <w:rPr>
            <w:noProof/>
            <w:webHidden/>
          </w:rPr>
        </w:r>
        <w:r>
          <w:rPr>
            <w:noProof/>
            <w:webHidden/>
          </w:rPr>
          <w:fldChar w:fldCharType="separate"/>
        </w:r>
        <w:r>
          <w:rPr>
            <w:noProof/>
            <w:webHidden/>
          </w:rPr>
          <w:t>8</w:t>
        </w:r>
        <w:r>
          <w:rPr>
            <w:noProof/>
            <w:webHidden/>
          </w:rPr>
          <w:fldChar w:fldCharType="end"/>
        </w:r>
      </w:hyperlink>
    </w:p>
    <w:p w14:paraId="764ED8B4"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39" w:history="1">
        <w:r w:rsidRPr="00D149E9">
          <w:rPr>
            <w:rStyle w:val="Hyperlink"/>
            <w:noProof/>
          </w:rPr>
          <w:t>1.3</w:t>
        </w:r>
        <w:r>
          <w:rPr>
            <w:rFonts w:asciiTheme="minorHAnsi" w:eastAsiaTheme="minorEastAsia" w:hAnsiTheme="minorHAnsi" w:cstheme="minorBidi"/>
            <w:noProof/>
            <w:sz w:val="22"/>
            <w:szCs w:val="22"/>
          </w:rPr>
          <w:tab/>
        </w:r>
        <w:r w:rsidRPr="00D149E9">
          <w:rPr>
            <w:rStyle w:val="Hyperlink"/>
            <w:noProof/>
          </w:rPr>
          <w:t>What DFDL is not</w:t>
        </w:r>
        <w:r>
          <w:rPr>
            <w:noProof/>
            <w:webHidden/>
          </w:rPr>
          <w:tab/>
        </w:r>
        <w:r>
          <w:rPr>
            <w:noProof/>
            <w:webHidden/>
          </w:rPr>
          <w:fldChar w:fldCharType="begin"/>
        </w:r>
        <w:r>
          <w:rPr>
            <w:noProof/>
            <w:webHidden/>
          </w:rPr>
          <w:instrText xml:space="preserve"> PAGEREF _Toc332724339 \h </w:instrText>
        </w:r>
        <w:r>
          <w:rPr>
            <w:noProof/>
            <w:webHidden/>
          </w:rPr>
        </w:r>
        <w:r>
          <w:rPr>
            <w:noProof/>
            <w:webHidden/>
          </w:rPr>
          <w:fldChar w:fldCharType="separate"/>
        </w:r>
        <w:r>
          <w:rPr>
            <w:noProof/>
            <w:webHidden/>
          </w:rPr>
          <w:t>11</w:t>
        </w:r>
        <w:r>
          <w:rPr>
            <w:noProof/>
            <w:webHidden/>
          </w:rPr>
          <w:fldChar w:fldCharType="end"/>
        </w:r>
      </w:hyperlink>
    </w:p>
    <w:p w14:paraId="49DC7A49"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40" w:history="1">
        <w:r w:rsidRPr="00D149E9">
          <w:rPr>
            <w:rStyle w:val="Hyperlink"/>
            <w:noProof/>
          </w:rPr>
          <w:t>1.4</w:t>
        </w:r>
        <w:r>
          <w:rPr>
            <w:rFonts w:asciiTheme="minorHAnsi" w:eastAsiaTheme="minorEastAsia" w:hAnsiTheme="minorHAnsi" w:cstheme="minorBidi"/>
            <w:noProof/>
            <w:sz w:val="22"/>
            <w:szCs w:val="22"/>
          </w:rPr>
          <w:tab/>
        </w:r>
        <w:r w:rsidRPr="00D149E9">
          <w:rPr>
            <w:rStyle w:val="Hyperlink"/>
            <w:noProof/>
          </w:rPr>
          <w:t>Scope of version 1.0</w:t>
        </w:r>
        <w:r>
          <w:rPr>
            <w:noProof/>
            <w:webHidden/>
          </w:rPr>
          <w:tab/>
        </w:r>
        <w:r>
          <w:rPr>
            <w:noProof/>
            <w:webHidden/>
          </w:rPr>
          <w:fldChar w:fldCharType="begin"/>
        </w:r>
        <w:r>
          <w:rPr>
            <w:noProof/>
            <w:webHidden/>
          </w:rPr>
          <w:instrText xml:space="preserve"> PAGEREF _Toc332724340 \h </w:instrText>
        </w:r>
        <w:r>
          <w:rPr>
            <w:noProof/>
            <w:webHidden/>
          </w:rPr>
        </w:r>
        <w:r>
          <w:rPr>
            <w:noProof/>
            <w:webHidden/>
          </w:rPr>
          <w:fldChar w:fldCharType="separate"/>
        </w:r>
        <w:r>
          <w:rPr>
            <w:noProof/>
            <w:webHidden/>
          </w:rPr>
          <w:t>11</w:t>
        </w:r>
        <w:r>
          <w:rPr>
            <w:noProof/>
            <w:webHidden/>
          </w:rPr>
          <w:fldChar w:fldCharType="end"/>
        </w:r>
      </w:hyperlink>
    </w:p>
    <w:p w14:paraId="2A4C16F7"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41" w:history="1">
        <w:r w:rsidRPr="00D149E9">
          <w:rPr>
            <w:rStyle w:val="Hyperlink"/>
            <w:noProof/>
          </w:rPr>
          <w:t>1.5</w:t>
        </w:r>
        <w:r>
          <w:rPr>
            <w:rFonts w:asciiTheme="minorHAnsi" w:eastAsiaTheme="minorEastAsia" w:hAnsiTheme="minorHAnsi" w:cstheme="minorBidi"/>
            <w:noProof/>
            <w:sz w:val="22"/>
            <w:szCs w:val="22"/>
          </w:rPr>
          <w:tab/>
        </w:r>
        <w:r w:rsidRPr="00D149E9">
          <w:rPr>
            <w:rStyle w:val="Hyperlink"/>
            <w:noProof/>
          </w:rPr>
          <w:t>Related standards</w:t>
        </w:r>
        <w:r>
          <w:rPr>
            <w:noProof/>
            <w:webHidden/>
          </w:rPr>
          <w:tab/>
        </w:r>
        <w:r>
          <w:rPr>
            <w:noProof/>
            <w:webHidden/>
          </w:rPr>
          <w:fldChar w:fldCharType="begin"/>
        </w:r>
        <w:r>
          <w:rPr>
            <w:noProof/>
            <w:webHidden/>
          </w:rPr>
          <w:instrText xml:space="preserve"> PAGEREF _Toc332724341 \h </w:instrText>
        </w:r>
        <w:r>
          <w:rPr>
            <w:noProof/>
            <w:webHidden/>
          </w:rPr>
        </w:r>
        <w:r>
          <w:rPr>
            <w:noProof/>
            <w:webHidden/>
          </w:rPr>
          <w:fldChar w:fldCharType="separate"/>
        </w:r>
        <w:r>
          <w:rPr>
            <w:noProof/>
            <w:webHidden/>
          </w:rPr>
          <w:t>13</w:t>
        </w:r>
        <w:r>
          <w:rPr>
            <w:noProof/>
            <w:webHidden/>
          </w:rPr>
          <w:fldChar w:fldCharType="end"/>
        </w:r>
      </w:hyperlink>
    </w:p>
    <w:p w14:paraId="4419D068"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342" w:history="1">
        <w:r w:rsidRPr="00D149E9">
          <w:rPr>
            <w:rStyle w:val="Hyperlink"/>
            <w:noProof/>
          </w:rPr>
          <w:t>2.</w:t>
        </w:r>
        <w:r>
          <w:rPr>
            <w:rFonts w:asciiTheme="minorHAnsi" w:eastAsiaTheme="minorEastAsia" w:hAnsiTheme="minorHAnsi" w:cstheme="minorBidi"/>
            <w:noProof/>
            <w:sz w:val="22"/>
            <w:szCs w:val="22"/>
          </w:rPr>
          <w:tab/>
        </w:r>
        <w:r w:rsidRPr="00D149E9">
          <w:rPr>
            <w:rStyle w:val="Hyperlink"/>
            <w:noProof/>
          </w:rPr>
          <w:t>Notational and Definitional Conventions</w:t>
        </w:r>
        <w:r>
          <w:rPr>
            <w:noProof/>
            <w:webHidden/>
          </w:rPr>
          <w:tab/>
        </w:r>
        <w:r>
          <w:rPr>
            <w:noProof/>
            <w:webHidden/>
          </w:rPr>
          <w:fldChar w:fldCharType="begin"/>
        </w:r>
        <w:r>
          <w:rPr>
            <w:noProof/>
            <w:webHidden/>
          </w:rPr>
          <w:instrText xml:space="preserve"> PAGEREF _Toc332724342 \h </w:instrText>
        </w:r>
        <w:r>
          <w:rPr>
            <w:noProof/>
            <w:webHidden/>
          </w:rPr>
        </w:r>
        <w:r>
          <w:rPr>
            <w:noProof/>
            <w:webHidden/>
          </w:rPr>
          <w:fldChar w:fldCharType="separate"/>
        </w:r>
        <w:r>
          <w:rPr>
            <w:noProof/>
            <w:webHidden/>
          </w:rPr>
          <w:t>14</w:t>
        </w:r>
        <w:r>
          <w:rPr>
            <w:noProof/>
            <w:webHidden/>
          </w:rPr>
          <w:fldChar w:fldCharType="end"/>
        </w:r>
      </w:hyperlink>
    </w:p>
    <w:p w14:paraId="2D5CF4FB"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43" w:history="1">
        <w:r w:rsidRPr="00D149E9">
          <w:rPr>
            <w:rStyle w:val="Hyperlink"/>
            <w:noProof/>
          </w:rPr>
          <w:t>2.1</w:t>
        </w:r>
        <w:r>
          <w:rPr>
            <w:rFonts w:asciiTheme="minorHAnsi" w:eastAsiaTheme="minorEastAsia" w:hAnsiTheme="minorHAnsi" w:cstheme="minorBidi"/>
            <w:noProof/>
            <w:sz w:val="22"/>
            <w:szCs w:val="22"/>
          </w:rPr>
          <w:tab/>
        </w:r>
        <w:r w:rsidRPr="00D149E9">
          <w:rPr>
            <w:rStyle w:val="Hyperlink"/>
            <w:noProof/>
          </w:rPr>
          <w:t>Failure Types</w:t>
        </w:r>
        <w:r>
          <w:rPr>
            <w:noProof/>
            <w:webHidden/>
          </w:rPr>
          <w:tab/>
        </w:r>
        <w:r>
          <w:rPr>
            <w:noProof/>
            <w:webHidden/>
          </w:rPr>
          <w:fldChar w:fldCharType="begin"/>
        </w:r>
        <w:r>
          <w:rPr>
            <w:noProof/>
            <w:webHidden/>
          </w:rPr>
          <w:instrText xml:space="preserve"> PAGEREF _Toc332724343 \h </w:instrText>
        </w:r>
        <w:r>
          <w:rPr>
            <w:noProof/>
            <w:webHidden/>
          </w:rPr>
        </w:r>
        <w:r>
          <w:rPr>
            <w:noProof/>
            <w:webHidden/>
          </w:rPr>
          <w:fldChar w:fldCharType="separate"/>
        </w:r>
        <w:r>
          <w:rPr>
            <w:noProof/>
            <w:webHidden/>
          </w:rPr>
          <w:t>14</w:t>
        </w:r>
        <w:r>
          <w:rPr>
            <w:noProof/>
            <w:webHidden/>
          </w:rPr>
          <w:fldChar w:fldCharType="end"/>
        </w:r>
      </w:hyperlink>
    </w:p>
    <w:p w14:paraId="622F1ACC"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44" w:history="1">
        <w:r w:rsidRPr="00D149E9">
          <w:rPr>
            <w:rStyle w:val="Hyperlink"/>
            <w:noProof/>
          </w:rPr>
          <w:t>2.2</w:t>
        </w:r>
        <w:r>
          <w:rPr>
            <w:rFonts w:asciiTheme="minorHAnsi" w:eastAsiaTheme="minorEastAsia" w:hAnsiTheme="minorHAnsi" w:cstheme="minorBidi"/>
            <w:noProof/>
            <w:sz w:val="22"/>
            <w:szCs w:val="22"/>
          </w:rPr>
          <w:tab/>
        </w:r>
        <w:r w:rsidRPr="00D149E9">
          <w:rPr>
            <w:rStyle w:val="Hyperlink"/>
            <w:noProof/>
          </w:rPr>
          <w:t>Schema Definition Error</w:t>
        </w:r>
        <w:r>
          <w:rPr>
            <w:noProof/>
            <w:webHidden/>
          </w:rPr>
          <w:tab/>
        </w:r>
        <w:r>
          <w:rPr>
            <w:noProof/>
            <w:webHidden/>
          </w:rPr>
          <w:fldChar w:fldCharType="begin"/>
        </w:r>
        <w:r>
          <w:rPr>
            <w:noProof/>
            <w:webHidden/>
          </w:rPr>
          <w:instrText xml:space="preserve"> PAGEREF _Toc332724344 \h </w:instrText>
        </w:r>
        <w:r>
          <w:rPr>
            <w:noProof/>
            <w:webHidden/>
          </w:rPr>
        </w:r>
        <w:r>
          <w:rPr>
            <w:noProof/>
            <w:webHidden/>
          </w:rPr>
          <w:fldChar w:fldCharType="separate"/>
        </w:r>
        <w:r>
          <w:rPr>
            <w:noProof/>
            <w:webHidden/>
          </w:rPr>
          <w:t>14</w:t>
        </w:r>
        <w:r>
          <w:rPr>
            <w:noProof/>
            <w:webHidden/>
          </w:rPr>
          <w:fldChar w:fldCharType="end"/>
        </w:r>
      </w:hyperlink>
    </w:p>
    <w:p w14:paraId="4423E73D"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45" w:history="1">
        <w:r w:rsidRPr="00D149E9">
          <w:rPr>
            <w:rStyle w:val="Hyperlink"/>
            <w:noProof/>
          </w:rPr>
          <w:t>2.3</w:t>
        </w:r>
        <w:r>
          <w:rPr>
            <w:rFonts w:asciiTheme="minorHAnsi" w:eastAsiaTheme="minorEastAsia" w:hAnsiTheme="minorHAnsi" w:cstheme="minorBidi"/>
            <w:noProof/>
            <w:sz w:val="22"/>
            <w:szCs w:val="22"/>
          </w:rPr>
          <w:tab/>
        </w:r>
        <w:r w:rsidRPr="00D149E9">
          <w:rPr>
            <w:rStyle w:val="Hyperlink"/>
            <w:noProof/>
          </w:rPr>
          <w:t>Processing Errors</w:t>
        </w:r>
        <w:r>
          <w:rPr>
            <w:noProof/>
            <w:webHidden/>
          </w:rPr>
          <w:tab/>
        </w:r>
        <w:r>
          <w:rPr>
            <w:noProof/>
            <w:webHidden/>
          </w:rPr>
          <w:fldChar w:fldCharType="begin"/>
        </w:r>
        <w:r>
          <w:rPr>
            <w:noProof/>
            <w:webHidden/>
          </w:rPr>
          <w:instrText xml:space="preserve"> PAGEREF _Toc332724345 \h </w:instrText>
        </w:r>
        <w:r>
          <w:rPr>
            <w:noProof/>
            <w:webHidden/>
          </w:rPr>
        </w:r>
        <w:r>
          <w:rPr>
            <w:noProof/>
            <w:webHidden/>
          </w:rPr>
          <w:fldChar w:fldCharType="separate"/>
        </w:r>
        <w:r>
          <w:rPr>
            <w:noProof/>
            <w:webHidden/>
          </w:rPr>
          <w:t>15</w:t>
        </w:r>
        <w:r>
          <w:rPr>
            <w:noProof/>
            <w:webHidden/>
          </w:rPr>
          <w:fldChar w:fldCharType="end"/>
        </w:r>
      </w:hyperlink>
    </w:p>
    <w:p w14:paraId="306AF4EA"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46" w:history="1">
        <w:r w:rsidRPr="00D149E9">
          <w:rPr>
            <w:rStyle w:val="Hyperlink"/>
            <w:noProof/>
          </w:rPr>
          <w:t>2.3.1</w:t>
        </w:r>
        <w:r>
          <w:rPr>
            <w:rFonts w:asciiTheme="minorHAnsi" w:eastAsiaTheme="minorEastAsia" w:hAnsiTheme="minorHAnsi" w:cstheme="minorBidi"/>
            <w:noProof/>
            <w:sz w:val="22"/>
            <w:szCs w:val="22"/>
          </w:rPr>
          <w:tab/>
        </w:r>
        <w:r w:rsidRPr="00D149E9">
          <w:rPr>
            <w:rStyle w:val="Hyperlink"/>
            <w:noProof/>
          </w:rPr>
          <w:t>Ambiguity of Data Formats</w:t>
        </w:r>
        <w:r>
          <w:rPr>
            <w:noProof/>
            <w:webHidden/>
          </w:rPr>
          <w:tab/>
        </w:r>
        <w:r>
          <w:rPr>
            <w:noProof/>
            <w:webHidden/>
          </w:rPr>
          <w:fldChar w:fldCharType="begin"/>
        </w:r>
        <w:r>
          <w:rPr>
            <w:noProof/>
            <w:webHidden/>
          </w:rPr>
          <w:instrText xml:space="preserve"> PAGEREF _Toc332724346 \h </w:instrText>
        </w:r>
        <w:r>
          <w:rPr>
            <w:noProof/>
            <w:webHidden/>
          </w:rPr>
        </w:r>
        <w:r>
          <w:rPr>
            <w:noProof/>
            <w:webHidden/>
          </w:rPr>
          <w:fldChar w:fldCharType="separate"/>
        </w:r>
        <w:r>
          <w:rPr>
            <w:noProof/>
            <w:webHidden/>
          </w:rPr>
          <w:t>15</w:t>
        </w:r>
        <w:r>
          <w:rPr>
            <w:noProof/>
            <w:webHidden/>
          </w:rPr>
          <w:fldChar w:fldCharType="end"/>
        </w:r>
      </w:hyperlink>
    </w:p>
    <w:p w14:paraId="1242821D"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47" w:history="1">
        <w:r w:rsidRPr="00D149E9">
          <w:rPr>
            <w:rStyle w:val="Hyperlink"/>
            <w:noProof/>
          </w:rPr>
          <w:t>2.4</w:t>
        </w:r>
        <w:r>
          <w:rPr>
            <w:rFonts w:asciiTheme="minorHAnsi" w:eastAsiaTheme="minorEastAsia" w:hAnsiTheme="minorHAnsi" w:cstheme="minorBidi"/>
            <w:noProof/>
            <w:sz w:val="22"/>
            <w:szCs w:val="22"/>
          </w:rPr>
          <w:tab/>
        </w:r>
        <w:r w:rsidRPr="00D149E9">
          <w:rPr>
            <w:rStyle w:val="Hyperlink"/>
            <w:noProof/>
          </w:rPr>
          <w:t>Validation Errors</w:t>
        </w:r>
        <w:r>
          <w:rPr>
            <w:noProof/>
            <w:webHidden/>
          </w:rPr>
          <w:tab/>
        </w:r>
        <w:r>
          <w:rPr>
            <w:noProof/>
            <w:webHidden/>
          </w:rPr>
          <w:fldChar w:fldCharType="begin"/>
        </w:r>
        <w:r>
          <w:rPr>
            <w:noProof/>
            <w:webHidden/>
          </w:rPr>
          <w:instrText xml:space="preserve"> PAGEREF _Toc332724347 \h </w:instrText>
        </w:r>
        <w:r>
          <w:rPr>
            <w:noProof/>
            <w:webHidden/>
          </w:rPr>
        </w:r>
        <w:r>
          <w:rPr>
            <w:noProof/>
            <w:webHidden/>
          </w:rPr>
          <w:fldChar w:fldCharType="separate"/>
        </w:r>
        <w:r>
          <w:rPr>
            <w:noProof/>
            <w:webHidden/>
          </w:rPr>
          <w:t>16</w:t>
        </w:r>
        <w:r>
          <w:rPr>
            <w:noProof/>
            <w:webHidden/>
          </w:rPr>
          <w:fldChar w:fldCharType="end"/>
        </w:r>
      </w:hyperlink>
    </w:p>
    <w:p w14:paraId="1C86427E"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48" w:history="1">
        <w:r w:rsidRPr="00D149E9">
          <w:rPr>
            <w:rStyle w:val="Hyperlink"/>
            <w:noProof/>
          </w:rPr>
          <w:t>2.5</w:t>
        </w:r>
        <w:r>
          <w:rPr>
            <w:rFonts w:asciiTheme="minorHAnsi" w:eastAsiaTheme="minorEastAsia" w:hAnsiTheme="minorHAnsi" w:cstheme="minorBidi"/>
            <w:noProof/>
            <w:sz w:val="22"/>
            <w:szCs w:val="22"/>
          </w:rPr>
          <w:tab/>
        </w:r>
        <w:r w:rsidRPr="00D149E9">
          <w:rPr>
            <w:rStyle w:val="Hyperlink"/>
            <w:noProof/>
          </w:rPr>
          <w:t>Recoverable Error</w:t>
        </w:r>
        <w:r>
          <w:rPr>
            <w:noProof/>
            <w:webHidden/>
          </w:rPr>
          <w:tab/>
        </w:r>
        <w:r>
          <w:rPr>
            <w:noProof/>
            <w:webHidden/>
          </w:rPr>
          <w:fldChar w:fldCharType="begin"/>
        </w:r>
        <w:r>
          <w:rPr>
            <w:noProof/>
            <w:webHidden/>
          </w:rPr>
          <w:instrText xml:space="preserve"> PAGEREF _Toc332724348 \h </w:instrText>
        </w:r>
        <w:r>
          <w:rPr>
            <w:noProof/>
            <w:webHidden/>
          </w:rPr>
        </w:r>
        <w:r>
          <w:rPr>
            <w:noProof/>
            <w:webHidden/>
          </w:rPr>
          <w:fldChar w:fldCharType="separate"/>
        </w:r>
        <w:r>
          <w:rPr>
            <w:noProof/>
            <w:webHidden/>
          </w:rPr>
          <w:t>17</w:t>
        </w:r>
        <w:r>
          <w:rPr>
            <w:noProof/>
            <w:webHidden/>
          </w:rPr>
          <w:fldChar w:fldCharType="end"/>
        </w:r>
      </w:hyperlink>
    </w:p>
    <w:p w14:paraId="65B198D7"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349" w:history="1">
        <w:r w:rsidRPr="00D149E9">
          <w:rPr>
            <w:rStyle w:val="Hyperlink"/>
            <w:noProof/>
          </w:rPr>
          <w:t>3.</w:t>
        </w:r>
        <w:r>
          <w:rPr>
            <w:rFonts w:asciiTheme="minorHAnsi" w:eastAsiaTheme="minorEastAsia" w:hAnsiTheme="minorHAnsi" w:cstheme="minorBidi"/>
            <w:noProof/>
            <w:sz w:val="22"/>
            <w:szCs w:val="22"/>
          </w:rPr>
          <w:tab/>
        </w:r>
        <w:r w:rsidRPr="00D149E9">
          <w:rPr>
            <w:rStyle w:val="Hyperlink"/>
            <w:noProof/>
          </w:rPr>
          <w:t>Glossary</w:t>
        </w:r>
        <w:r>
          <w:rPr>
            <w:noProof/>
            <w:webHidden/>
          </w:rPr>
          <w:tab/>
        </w:r>
        <w:r>
          <w:rPr>
            <w:noProof/>
            <w:webHidden/>
          </w:rPr>
          <w:fldChar w:fldCharType="begin"/>
        </w:r>
        <w:r>
          <w:rPr>
            <w:noProof/>
            <w:webHidden/>
          </w:rPr>
          <w:instrText xml:space="preserve"> PAGEREF _Toc332724349 \h </w:instrText>
        </w:r>
        <w:r>
          <w:rPr>
            <w:noProof/>
            <w:webHidden/>
          </w:rPr>
        </w:r>
        <w:r>
          <w:rPr>
            <w:noProof/>
            <w:webHidden/>
          </w:rPr>
          <w:fldChar w:fldCharType="separate"/>
        </w:r>
        <w:r>
          <w:rPr>
            <w:noProof/>
            <w:webHidden/>
          </w:rPr>
          <w:t>18</w:t>
        </w:r>
        <w:r>
          <w:rPr>
            <w:noProof/>
            <w:webHidden/>
          </w:rPr>
          <w:fldChar w:fldCharType="end"/>
        </w:r>
      </w:hyperlink>
    </w:p>
    <w:p w14:paraId="69414B5E"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350" w:history="1">
        <w:r w:rsidRPr="00D149E9">
          <w:rPr>
            <w:rStyle w:val="Hyperlink"/>
            <w:noProof/>
          </w:rPr>
          <w:t>4.</w:t>
        </w:r>
        <w:r>
          <w:rPr>
            <w:rFonts w:asciiTheme="minorHAnsi" w:eastAsiaTheme="minorEastAsia" w:hAnsiTheme="minorHAnsi" w:cstheme="minorBidi"/>
            <w:noProof/>
            <w:sz w:val="22"/>
            <w:szCs w:val="22"/>
          </w:rPr>
          <w:tab/>
        </w:r>
        <w:r w:rsidRPr="00D149E9">
          <w:rPr>
            <w:rStyle w:val="Hyperlink"/>
            <w:noProof/>
          </w:rPr>
          <w:t>The DFDL Information Set (Infoset)</w:t>
        </w:r>
        <w:r>
          <w:rPr>
            <w:noProof/>
            <w:webHidden/>
          </w:rPr>
          <w:tab/>
        </w:r>
        <w:r>
          <w:rPr>
            <w:noProof/>
            <w:webHidden/>
          </w:rPr>
          <w:fldChar w:fldCharType="begin"/>
        </w:r>
        <w:r>
          <w:rPr>
            <w:noProof/>
            <w:webHidden/>
          </w:rPr>
          <w:instrText xml:space="preserve"> PAGEREF _Toc332724350 \h </w:instrText>
        </w:r>
        <w:r>
          <w:rPr>
            <w:noProof/>
            <w:webHidden/>
          </w:rPr>
        </w:r>
        <w:r>
          <w:rPr>
            <w:noProof/>
            <w:webHidden/>
          </w:rPr>
          <w:fldChar w:fldCharType="separate"/>
        </w:r>
        <w:r>
          <w:rPr>
            <w:noProof/>
            <w:webHidden/>
          </w:rPr>
          <w:t>21</w:t>
        </w:r>
        <w:r>
          <w:rPr>
            <w:noProof/>
            <w:webHidden/>
          </w:rPr>
          <w:fldChar w:fldCharType="end"/>
        </w:r>
      </w:hyperlink>
    </w:p>
    <w:p w14:paraId="08F53822"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51" w:history="1">
        <w:r w:rsidRPr="00D149E9">
          <w:rPr>
            <w:rStyle w:val="Hyperlink"/>
            <w:noProof/>
          </w:rPr>
          <w:t>4.1</w:t>
        </w:r>
        <w:r>
          <w:rPr>
            <w:rFonts w:asciiTheme="minorHAnsi" w:eastAsiaTheme="minorEastAsia" w:hAnsiTheme="minorHAnsi" w:cstheme="minorBidi"/>
            <w:noProof/>
            <w:sz w:val="22"/>
            <w:szCs w:val="22"/>
          </w:rPr>
          <w:tab/>
        </w:r>
        <w:r w:rsidRPr="00D149E9">
          <w:rPr>
            <w:rStyle w:val="Hyperlink"/>
            <w:noProof/>
          </w:rPr>
          <w:t>Information Items</w:t>
        </w:r>
        <w:r>
          <w:rPr>
            <w:noProof/>
            <w:webHidden/>
          </w:rPr>
          <w:tab/>
        </w:r>
        <w:r>
          <w:rPr>
            <w:noProof/>
            <w:webHidden/>
          </w:rPr>
          <w:fldChar w:fldCharType="begin"/>
        </w:r>
        <w:r>
          <w:rPr>
            <w:noProof/>
            <w:webHidden/>
          </w:rPr>
          <w:instrText xml:space="preserve"> PAGEREF _Toc332724351 \h </w:instrText>
        </w:r>
        <w:r>
          <w:rPr>
            <w:noProof/>
            <w:webHidden/>
          </w:rPr>
        </w:r>
        <w:r>
          <w:rPr>
            <w:noProof/>
            <w:webHidden/>
          </w:rPr>
          <w:fldChar w:fldCharType="separate"/>
        </w:r>
        <w:r>
          <w:rPr>
            <w:noProof/>
            <w:webHidden/>
          </w:rPr>
          <w:t>21</w:t>
        </w:r>
        <w:r>
          <w:rPr>
            <w:noProof/>
            <w:webHidden/>
          </w:rPr>
          <w:fldChar w:fldCharType="end"/>
        </w:r>
      </w:hyperlink>
    </w:p>
    <w:p w14:paraId="427721CE"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52" w:history="1">
        <w:r w:rsidRPr="00D149E9">
          <w:rPr>
            <w:rStyle w:val="Hyperlink"/>
            <w:noProof/>
          </w:rPr>
          <w:t>4.1.1</w:t>
        </w:r>
        <w:r>
          <w:rPr>
            <w:rFonts w:asciiTheme="minorHAnsi" w:eastAsiaTheme="minorEastAsia" w:hAnsiTheme="minorHAnsi" w:cstheme="minorBidi"/>
            <w:noProof/>
            <w:sz w:val="22"/>
            <w:szCs w:val="22"/>
          </w:rPr>
          <w:tab/>
        </w:r>
        <w:r w:rsidRPr="00D149E9">
          <w:rPr>
            <w:rStyle w:val="Hyperlink"/>
            <w:noProof/>
          </w:rPr>
          <w:t>Document Information Item</w:t>
        </w:r>
        <w:r>
          <w:rPr>
            <w:noProof/>
            <w:webHidden/>
          </w:rPr>
          <w:tab/>
        </w:r>
        <w:r>
          <w:rPr>
            <w:noProof/>
            <w:webHidden/>
          </w:rPr>
          <w:fldChar w:fldCharType="begin"/>
        </w:r>
        <w:r>
          <w:rPr>
            <w:noProof/>
            <w:webHidden/>
          </w:rPr>
          <w:instrText xml:space="preserve"> PAGEREF _Toc332724352 \h </w:instrText>
        </w:r>
        <w:r>
          <w:rPr>
            <w:noProof/>
            <w:webHidden/>
          </w:rPr>
        </w:r>
        <w:r>
          <w:rPr>
            <w:noProof/>
            <w:webHidden/>
          </w:rPr>
          <w:fldChar w:fldCharType="separate"/>
        </w:r>
        <w:r>
          <w:rPr>
            <w:noProof/>
            <w:webHidden/>
          </w:rPr>
          <w:t>21</w:t>
        </w:r>
        <w:r>
          <w:rPr>
            <w:noProof/>
            <w:webHidden/>
          </w:rPr>
          <w:fldChar w:fldCharType="end"/>
        </w:r>
      </w:hyperlink>
    </w:p>
    <w:p w14:paraId="6F58B12D"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53" w:history="1">
        <w:r w:rsidRPr="00D149E9">
          <w:rPr>
            <w:rStyle w:val="Hyperlink"/>
            <w:noProof/>
          </w:rPr>
          <w:t>4.1.2</w:t>
        </w:r>
        <w:r>
          <w:rPr>
            <w:rFonts w:asciiTheme="minorHAnsi" w:eastAsiaTheme="minorEastAsia" w:hAnsiTheme="minorHAnsi" w:cstheme="minorBidi"/>
            <w:noProof/>
            <w:sz w:val="22"/>
            <w:szCs w:val="22"/>
          </w:rPr>
          <w:tab/>
        </w:r>
        <w:r w:rsidRPr="00D149E9">
          <w:rPr>
            <w:rStyle w:val="Hyperlink"/>
            <w:noProof/>
          </w:rPr>
          <w:t>Element Information Items</w:t>
        </w:r>
        <w:r>
          <w:rPr>
            <w:noProof/>
            <w:webHidden/>
          </w:rPr>
          <w:tab/>
        </w:r>
        <w:r>
          <w:rPr>
            <w:noProof/>
            <w:webHidden/>
          </w:rPr>
          <w:fldChar w:fldCharType="begin"/>
        </w:r>
        <w:r>
          <w:rPr>
            <w:noProof/>
            <w:webHidden/>
          </w:rPr>
          <w:instrText xml:space="preserve"> PAGEREF _Toc332724353 \h </w:instrText>
        </w:r>
        <w:r>
          <w:rPr>
            <w:noProof/>
            <w:webHidden/>
          </w:rPr>
        </w:r>
        <w:r>
          <w:rPr>
            <w:noProof/>
            <w:webHidden/>
          </w:rPr>
          <w:fldChar w:fldCharType="separate"/>
        </w:r>
        <w:r>
          <w:rPr>
            <w:noProof/>
            <w:webHidden/>
          </w:rPr>
          <w:t>22</w:t>
        </w:r>
        <w:r>
          <w:rPr>
            <w:noProof/>
            <w:webHidden/>
          </w:rPr>
          <w:fldChar w:fldCharType="end"/>
        </w:r>
      </w:hyperlink>
    </w:p>
    <w:p w14:paraId="38920748"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54" w:history="1">
        <w:r w:rsidRPr="00D149E9">
          <w:rPr>
            <w:rStyle w:val="Hyperlink"/>
            <w:noProof/>
          </w:rPr>
          <w:t>4.2</w:t>
        </w:r>
        <w:r>
          <w:rPr>
            <w:rFonts w:asciiTheme="minorHAnsi" w:eastAsiaTheme="minorEastAsia" w:hAnsiTheme="minorHAnsi" w:cstheme="minorBidi"/>
            <w:noProof/>
            <w:sz w:val="22"/>
            <w:szCs w:val="22"/>
          </w:rPr>
          <w:tab/>
        </w:r>
        <w:r w:rsidRPr="00D149E9">
          <w:rPr>
            <w:rStyle w:val="Hyperlink"/>
            <w:noProof/>
          </w:rPr>
          <w:t>"No Value''</w:t>
        </w:r>
        <w:r>
          <w:rPr>
            <w:noProof/>
            <w:webHidden/>
          </w:rPr>
          <w:tab/>
        </w:r>
        <w:r>
          <w:rPr>
            <w:noProof/>
            <w:webHidden/>
          </w:rPr>
          <w:fldChar w:fldCharType="begin"/>
        </w:r>
        <w:r>
          <w:rPr>
            <w:noProof/>
            <w:webHidden/>
          </w:rPr>
          <w:instrText xml:space="preserve"> PAGEREF _Toc332724354 \h </w:instrText>
        </w:r>
        <w:r>
          <w:rPr>
            <w:noProof/>
            <w:webHidden/>
          </w:rPr>
        </w:r>
        <w:r>
          <w:rPr>
            <w:noProof/>
            <w:webHidden/>
          </w:rPr>
          <w:fldChar w:fldCharType="separate"/>
        </w:r>
        <w:r>
          <w:rPr>
            <w:noProof/>
            <w:webHidden/>
          </w:rPr>
          <w:t>23</w:t>
        </w:r>
        <w:r>
          <w:rPr>
            <w:noProof/>
            <w:webHidden/>
          </w:rPr>
          <w:fldChar w:fldCharType="end"/>
        </w:r>
      </w:hyperlink>
    </w:p>
    <w:p w14:paraId="552E196A"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55" w:history="1">
        <w:r w:rsidRPr="00D149E9">
          <w:rPr>
            <w:rStyle w:val="Hyperlink"/>
            <w:noProof/>
          </w:rPr>
          <w:t>4.3</w:t>
        </w:r>
        <w:r>
          <w:rPr>
            <w:rFonts w:asciiTheme="minorHAnsi" w:eastAsiaTheme="minorEastAsia" w:hAnsiTheme="minorHAnsi" w:cstheme="minorBidi"/>
            <w:noProof/>
            <w:sz w:val="22"/>
            <w:szCs w:val="22"/>
          </w:rPr>
          <w:tab/>
        </w:r>
        <w:r w:rsidRPr="00D149E9">
          <w:rPr>
            <w:rStyle w:val="Hyperlink"/>
            <w:noProof/>
          </w:rPr>
          <w:t>DFDL Information Item Order</w:t>
        </w:r>
        <w:r>
          <w:rPr>
            <w:noProof/>
            <w:webHidden/>
          </w:rPr>
          <w:tab/>
        </w:r>
        <w:r>
          <w:rPr>
            <w:noProof/>
            <w:webHidden/>
          </w:rPr>
          <w:fldChar w:fldCharType="begin"/>
        </w:r>
        <w:r>
          <w:rPr>
            <w:noProof/>
            <w:webHidden/>
          </w:rPr>
          <w:instrText xml:space="preserve"> PAGEREF _Toc332724355 \h </w:instrText>
        </w:r>
        <w:r>
          <w:rPr>
            <w:noProof/>
            <w:webHidden/>
          </w:rPr>
        </w:r>
        <w:r>
          <w:rPr>
            <w:noProof/>
            <w:webHidden/>
          </w:rPr>
          <w:fldChar w:fldCharType="separate"/>
        </w:r>
        <w:r>
          <w:rPr>
            <w:noProof/>
            <w:webHidden/>
          </w:rPr>
          <w:t>23</w:t>
        </w:r>
        <w:r>
          <w:rPr>
            <w:noProof/>
            <w:webHidden/>
          </w:rPr>
          <w:fldChar w:fldCharType="end"/>
        </w:r>
      </w:hyperlink>
    </w:p>
    <w:p w14:paraId="6491E38D"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56" w:history="1">
        <w:r w:rsidRPr="00D149E9">
          <w:rPr>
            <w:rStyle w:val="Hyperlink"/>
            <w:noProof/>
          </w:rPr>
          <w:t>4.4</w:t>
        </w:r>
        <w:r>
          <w:rPr>
            <w:rFonts w:asciiTheme="minorHAnsi" w:eastAsiaTheme="minorEastAsia" w:hAnsiTheme="minorHAnsi" w:cstheme="minorBidi"/>
            <w:noProof/>
            <w:sz w:val="22"/>
            <w:szCs w:val="22"/>
          </w:rPr>
          <w:tab/>
        </w:r>
        <w:r w:rsidRPr="00D149E9">
          <w:rPr>
            <w:rStyle w:val="Hyperlink"/>
            <w:noProof/>
          </w:rPr>
          <w:t>DFDL Infoset Object model</w:t>
        </w:r>
        <w:r>
          <w:rPr>
            <w:noProof/>
            <w:webHidden/>
          </w:rPr>
          <w:tab/>
        </w:r>
        <w:r>
          <w:rPr>
            <w:noProof/>
            <w:webHidden/>
          </w:rPr>
          <w:fldChar w:fldCharType="begin"/>
        </w:r>
        <w:r>
          <w:rPr>
            <w:noProof/>
            <w:webHidden/>
          </w:rPr>
          <w:instrText xml:space="preserve"> PAGEREF _Toc332724356 \h </w:instrText>
        </w:r>
        <w:r>
          <w:rPr>
            <w:noProof/>
            <w:webHidden/>
          </w:rPr>
        </w:r>
        <w:r>
          <w:rPr>
            <w:noProof/>
            <w:webHidden/>
          </w:rPr>
          <w:fldChar w:fldCharType="separate"/>
        </w:r>
        <w:r>
          <w:rPr>
            <w:noProof/>
            <w:webHidden/>
          </w:rPr>
          <w:t>23</w:t>
        </w:r>
        <w:r>
          <w:rPr>
            <w:noProof/>
            <w:webHidden/>
          </w:rPr>
          <w:fldChar w:fldCharType="end"/>
        </w:r>
      </w:hyperlink>
    </w:p>
    <w:p w14:paraId="4BD39594"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57" w:history="1">
        <w:r w:rsidRPr="00D149E9">
          <w:rPr>
            <w:rStyle w:val="Hyperlink"/>
            <w:noProof/>
          </w:rPr>
          <w:t>4.5</w:t>
        </w:r>
        <w:r>
          <w:rPr>
            <w:rFonts w:asciiTheme="minorHAnsi" w:eastAsiaTheme="minorEastAsia" w:hAnsiTheme="minorHAnsi" w:cstheme="minorBidi"/>
            <w:noProof/>
            <w:sz w:val="22"/>
            <w:szCs w:val="22"/>
          </w:rPr>
          <w:tab/>
        </w:r>
        <w:r w:rsidRPr="00D149E9">
          <w:rPr>
            <w:rStyle w:val="Hyperlink"/>
            <w:noProof/>
          </w:rPr>
          <w:t>DFDL Augmented Infoset</w:t>
        </w:r>
        <w:r>
          <w:rPr>
            <w:noProof/>
            <w:webHidden/>
          </w:rPr>
          <w:tab/>
        </w:r>
        <w:r>
          <w:rPr>
            <w:noProof/>
            <w:webHidden/>
          </w:rPr>
          <w:fldChar w:fldCharType="begin"/>
        </w:r>
        <w:r>
          <w:rPr>
            <w:noProof/>
            <w:webHidden/>
          </w:rPr>
          <w:instrText xml:space="preserve"> PAGEREF _Toc332724357 \h </w:instrText>
        </w:r>
        <w:r>
          <w:rPr>
            <w:noProof/>
            <w:webHidden/>
          </w:rPr>
        </w:r>
        <w:r>
          <w:rPr>
            <w:noProof/>
            <w:webHidden/>
          </w:rPr>
          <w:fldChar w:fldCharType="separate"/>
        </w:r>
        <w:r>
          <w:rPr>
            <w:noProof/>
            <w:webHidden/>
          </w:rPr>
          <w:t>24</w:t>
        </w:r>
        <w:r>
          <w:rPr>
            <w:noProof/>
            <w:webHidden/>
          </w:rPr>
          <w:fldChar w:fldCharType="end"/>
        </w:r>
      </w:hyperlink>
    </w:p>
    <w:p w14:paraId="0F1E2430"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358" w:history="1">
        <w:r w:rsidRPr="00D149E9">
          <w:rPr>
            <w:rStyle w:val="Hyperlink"/>
            <w:noProof/>
          </w:rPr>
          <w:t>5.</w:t>
        </w:r>
        <w:r>
          <w:rPr>
            <w:rFonts w:asciiTheme="minorHAnsi" w:eastAsiaTheme="minorEastAsia" w:hAnsiTheme="minorHAnsi" w:cstheme="minorBidi"/>
            <w:noProof/>
            <w:sz w:val="22"/>
            <w:szCs w:val="22"/>
          </w:rPr>
          <w:tab/>
        </w:r>
        <w:r w:rsidRPr="00D149E9">
          <w:rPr>
            <w:rStyle w:val="Hyperlink"/>
            <w:noProof/>
          </w:rPr>
          <w:t>DFDL Schema Component Model</w:t>
        </w:r>
        <w:r>
          <w:rPr>
            <w:noProof/>
            <w:webHidden/>
          </w:rPr>
          <w:tab/>
        </w:r>
        <w:r>
          <w:rPr>
            <w:noProof/>
            <w:webHidden/>
          </w:rPr>
          <w:fldChar w:fldCharType="begin"/>
        </w:r>
        <w:r>
          <w:rPr>
            <w:noProof/>
            <w:webHidden/>
          </w:rPr>
          <w:instrText xml:space="preserve"> PAGEREF _Toc332724358 \h </w:instrText>
        </w:r>
        <w:r>
          <w:rPr>
            <w:noProof/>
            <w:webHidden/>
          </w:rPr>
        </w:r>
        <w:r>
          <w:rPr>
            <w:noProof/>
            <w:webHidden/>
          </w:rPr>
          <w:fldChar w:fldCharType="separate"/>
        </w:r>
        <w:r>
          <w:rPr>
            <w:noProof/>
            <w:webHidden/>
          </w:rPr>
          <w:t>26</w:t>
        </w:r>
        <w:r>
          <w:rPr>
            <w:noProof/>
            <w:webHidden/>
          </w:rPr>
          <w:fldChar w:fldCharType="end"/>
        </w:r>
      </w:hyperlink>
    </w:p>
    <w:p w14:paraId="125EFB9D"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59" w:history="1">
        <w:r w:rsidRPr="00D149E9">
          <w:rPr>
            <w:rStyle w:val="Hyperlink"/>
            <w:noProof/>
          </w:rPr>
          <w:t>5.1</w:t>
        </w:r>
        <w:r>
          <w:rPr>
            <w:rFonts w:asciiTheme="minorHAnsi" w:eastAsiaTheme="minorEastAsia" w:hAnsiTheme="minorHAnsi" w:cstheme="minorBidi"/>
            <w:noProof/>
            <w:sz w:val="22"/>
            <w:szCs w:val="22"/>
          </w:rPr>
          <w:tab/>
        </w:r>
        <w:r w:rsidRPr="00D149E9">
          <w:rPr>
            <w:rStyle w:val="Hyperlink"/>
            <w:noProof/>
          </w:rPr>
          <w:t>DFDL Subset of XML Schema</w:t>
        </w:r>
        <w:r>
          <w:rPr>
            <w:noProof/>
            <w:webHidden/>
          </w:rPr>
          <w:tab/>
        </w:r>
        <w:r>
          <w:rPr>
            <w:noProof/>
            <w:webHidden/>
          </w:rPr>
          <w:fldChar w:fldCharType="begin"/>
        </w:r>
        <w:r>
          <w:rPr>
            <w:noProof/>
            <w:webHidden/>
          </w:rPr>
          <w:instrText xml:space="preserve"> PAGEREF _Toc332724359 \h </w:instrText>
        </w:r>
        <w:r>
          <w:rPr>
            <w:noProof/>
            <w:webHidden/>
          </w:rPr>
        </w:r>
        <w:r>
          <w:rPr>
            <w:noProof/>
            <w:webHidden/>
          </w:rPr>
          <w:fldChar w:fldCharType="separate"/>
        </w:r>
        <w:r>
          <w:rPr>
            <w:noProof/>
            <w:webHidden/>
          </w:rPr>
          <w:t>28</w:t>
        </w:r>
        <w:r>
          <w:rPr>
            <w:noProof/>
            <w:webHidden/>
          </w:rPr>
          <w:fldChar w:fldCharType="end"/>
        </w:r>
      </w:hyperlink>
    </w:p>
    <w:p w14:paraId="60E77606"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60" w:history="1">
        <w:r w:rsidRPr="00D149E9">
          <w:rPr>
            <w:rStyle w:val="Hyperlink"/>
            <w:noProof/>
          </w:rPr>
          <w:t>5.2</w:t>
        </w:r>
        <w:r>
          <w:rPr>
            <w:rFonts w:asciiTheme="minorHAnsi" w:eastAsiaTheme="minorEastAsia" w:hAnsiTheme="minorHAnsi" w:cstheme="minorBidi"/>
            <w:noProof/>
            <w:sz w:val="22"/>
            <w:szCs w:val="22"/>
          </w:rPr>
          <w:tab/>
        </w:r>
        <w:r w:rsidRPr="00D149E9">
          <w:rPr>
            <w:rStyle w:val="Hyperlink"/>
            <w:noProof/>
          </w:rPr>
          <w:t>XSD Facets, min/maxOccurs, default, and fixed</w:t>
        </w:r>
        <w:r>
          <w:rPr>
            <w:noProof/>
            <w:webHidden/>
          </w:rPr>
          <w:tab/>
        </w:r>
        <w:r>
          <w:rPr>
            <w:noProof/>
            <w:webHidden/>
          </w:rPr>
          <w:fldChar w:fldCharType="begin"/>
        </w:r>
        <w:r>
          <w:rPr>
            <w:noProof/>
            <w:webHidden/>
          </w:rPr>
          <w:instrText xml:space="preserve"> PAGEREF _Toc332724360 \h </w:instrText>
        </w:r>
        <w:r>
          <w:rPr>
            <w:noProof/>
            <w:webHidden/>
          </w:rPr>
        </w:r>
        <w:r>
          <w:rPr>
            <w:noProof/>
            <w:webHidden/>
          </w:rPr>
          <w:fldChar w:fldCharType="separate"/>
        </w:r>
        <w:r>
          <w:rPr>
            <w:noProof/>
            <w:webHidden/>
          </w:rPr>
          <w:t>29</w:t>
        </w:r>
        <w:r>
          <w:rPr>
            <w:noProof/>
            <w:webHidden/>
          </w:rPr>
          <w:fldChar w:fldCharType="end"/>
        </w:r>
      </w:hyperlink>
    </w:p>
    <w:p w14:paraId="2AA7A2AA"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61" w:history="1">
        <w:r w:rsidRPr="00D149E9">
          <w:rPr>
            <w:rStyle w:val="Hyperlink"/>
            <w:noProof/>
          </w:rPr>
          <w:t>5.2.1</w:t>
        </w:r>
        <w:r>
          <w:rPr>
            <w:rFonts w:asciiTheme="minorHAnsi" w:eastAsiaTheme="minorEastAsia" w:hAnsiTheme="minorHAnsi" w:cstheme="minorBidi"/>
            <w:noProof/>
            <w:sz w:val="22"/>
            <w:szCs w:val="22"/>
          </w:rPr>
          <w:tab/>
        </w:r>
        <w:r w:rsidRPr="00D149E9">
          <w:rPr>
            <w:rStyle w:val="Hyperlink"/>
            <w:noProof/>
          </w:rPr>
          <w:t>MinOccurs and MaxOccurs</w:t>
        </w:r>
        <w:r>
          <w:rPr>
            <w:noProof/>
            <w:webHidden/>
          </w:rPr>
          <w:tab/>
        </w:r>
        <w:r>
          <w:rPr>
            <w:noProof/>
            <w:webHidden/>
          </w:rPr>
          <w:fldChar w:fldCharType="begin"/>
        </w:r>
        <w:r>
          <w:rPr>
            <w:noProof/>
            <w:webHidden/>
          </w:rPr>
          <w:instrText xml:space="preserve"> PAGEREF _Toc332724361 \h </w:instrText>
        </w:r>
        <w:r>
          <w:rPr>
            <w:noProof/>
            <w:webHidden/>
          </w:rPr>
        </w:r>
        <w:r>
          <w:rPr>
            <w:noProof/>
            <w:webHidden/>
          </w:rPr>
          <w:fldChar w:fldCharType="separate"/>
        </w:r>
        <w:r>
          <w:rPr>
            <w:noProof/>
            <w:webHidden/>
          </w:rPr>
          <w:t>30</w:t>
        </w:r>
        <w:r>
          <w:rPr>
            <w:noProof/>
            <w:webHidden/>
          </w:rPr>
          <w:fldChar w:fldCharType="end"/>
        </w:r>
      </w:hyperlink>
    </w:p>
    <w:p w14:paraId="7C182F77"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62" w:history="1">
        <w:r w:rsidRPr="00D149E9">
          <w:rPr>
            <w:rStyle w:val="Hyperlink"/>
            <w:noProof/>
          </w:rPr>
          <w:t>5.2.2</w:t>
        </w:r>
        <w:r>
          <w:rPr>
            <w:rFonts w:asciiTheme="minorHAnsi" w:eastAsiaTheme="minorEastAsia" w:hAnsiTheme="minorHAnsi" w:cstheme="minorBidi"/>
            <w:noProof/>
            <w:sz w:val="22"/>
            <w:szCs w:val="22"/>
          </w:rPr>
          <w:tab/>
        </w:r>
        <w:r w:rsidRPr="00D149E9">
          <w:rPr>
            <w:rStyle w:val="Hyperlink"/>
            <w:noProof/>
          </w:rPr>
          <w:t>MinLength, MaxLength</w:t>
        </w:r>
        <w:r>
          <w:rPr>
            <w:noProof/>
            <w:webHidden/>
          </w:rPr>
          <w:tab/>
        </w:r>
        <w:r>
          <w:rPr>
            <w:noProof/>
            <w:webHidden/>
          </w:rPr>
          <w:fldChar w:fldCharType="begin"/>
        </w:r>
        <w:r>
          <w:rPr>
            <w:noProof/>
            <w:webHidden/>
          </w:rPr>
          <w:instrText xml:space="preserve"> PAGEREF _Toc332724362 \h </w:instrText>
        </w:r>
        <w:r>
          <w:rPr>
            <w:noProof/>
            <w:webHidden/>
          </w:rPr>
        </w:r>
        <w:r>
          <w:rPr>
            <w:noProof/>
            <w:webHidden/>
          </w:rPr>
          <w:fldChar w:fldCharType="separate"/>
        </w:r>
        <w:r>
          <w:rPr>
            <w:noProof/>
            <w:webHidden/>
          </w:rPr>
          <w:t>30</w:t>
        </w:r>
        <w:r>
          <w:rPr>
            <w:noProof/>
            <w:webHidden/>
          </w:rPr>
          <w:fldChar w:fldCharType="end"/>
        </w:r>
      </w:hyperlink>
    </w:p>
    <w:p w14:paraId="46E1F505"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65" w:history="1">
        <w:r w:rsidRPr="00D149E9">
          <w:rPr>
            <w:rStyle w:val="Hyperlink"/>
            <w:noProof/>
          </w:rPr>
          <w:t>5.2.3</w:t>
        </w:r>
        <w:r>
          <w:rPr>
            <w:rFonts w:asciiTheme="minorHAnsi" w:eastAsiaTheme="minorEastAsia" w:hAnsiTheme="minorHAnsi" w:cstheme="minorBidi"/>
            <w:noProof/>
            <w:sz w:val="22"/>
            <w:szCs w:val="22"/>
          </w:rPr>
          <w:tab/>
        </w:r>
        <w:r w:rsidRPr="00D149E9">
          <w:rPr>
            <w:rStyle w:val="Hyperlink"/>
            <w:noProof/>
          </w:rPr>
          <w:t>MaxInclusive, MaxExclusive, MinExclusive, MinInclusive, TotalDigits, FractionDigits</w:t>
        </w:r>
        <w:r>
          <w:rPr>
            <w:noProof/>
            <w:webHidden/>
          </w:rPr>
          <w:tab/>
        </w:r>
        <w:r>
          <w:rPr>
            <w:noProof/>
            <w:webHidden/>
          </w:rPr>
          <w:fldChar w:fldCharType="begin"/>
        </w:r>
        <w:r>
          <w:rPr>
            <w:noProof/>
            <w:webHidden/>
          </w:rPr>
          <w:instrText xml:space="preserve"> PAGEREF _Toc332724365 \h </w:instrText>
        </w:r>
        <w:r>
          <w:rPr>
            <w:noProof/>
            <w:webHidden/>
          </w:rPr>
        </w:r>
        <w:r>
          <w:rPr>
            <w:noProof/>
            <w:webHidden/>
          </w:rPr>
          <w:fldChar w:fldCharType="separate"/>
        </w:r>
        <w:r>
          <w:rPr>
            <w:noProof/>
            <w:webHidden/>
          </w:rPr>
          <w:t>30</w:t>
        </w:r>
        <w:r>
          <w:rPr>
            <w:noProof/>
            <w:webHidden/>
          </w:rPr>
          <w:fldChar w:fldCharType="end"/>
        </w:r>
      </w:hyperlink>
    </w:p>
    <w:p w14:paraId="6581A658"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66" w:history="1">
        <w:r w:rsidRPr="00D149E9">
          <w:rPr>
            <w:rStyle w:val="Hyperlink"/>
            <w:noProof/>
          </w:rPr>
          <w:t>5.2.4</w:t>
        </w:r>
        <w:r>
          <w:rPr>
            <w:rFonts w:asciiTheme="minorHAnsi" w:eastAsiaTheme="minorEastAsia" w:hAnsiTheme="minorHAnsi" w:cstheme="minorBidi"/>
            <w:noProof/>
            <w:sz w:val="22"/>
            <w:szCs w:val="22"/>
          </w:rPr>
          <w:tab/>
        </w:r>
        <w:r w:rsidRPr="00D149E9">
          <w:rPr>
            <w:rStyle w:val="Hyperlink"/>
            <w:noProof/>
          </w:rPr>
          <w:t>Pattern</w:t>
        </w:r>
        <w:r>
          <w:rPr>
            <w:noProof/>
            <w:webHidden/>
          </w:rPr>
          <w:tab/>
        </w:r>
        <w:r>
          <w:rPr>
            <w:noProof/>
            <w:webHidden/>
          </w:rPr>
          <w:fldChar w:fldCharType="begin"/>
        </w:r>
        <w:r>
          <w:rPr>
            <w:noProof/>
            <w:webHidden/>
          </w:rPr>
          <w:instrText xml:space="preserve"> PAGEREF _Toc332724366 \h </w:instrText>
        </w:r>
        <w:r>
          <w:rPr>
            <w:noProof/>
            <w:webHidden/>
          </w:rPr>
        </w:r>
        <w:r>
          <w:rPr>
            <w:noProof/>
            <w:webHidden/>
          </w:rPr>
          <w:fldChar w:fldCharType="separate"/>
        </w:r>
        <w:r>
          <w:rPr>
            <w:noProof/>
            <w:webHidden/>
          </w:rPr>
          <w:t>30</w:t>
        </w:r>
        <w:r>
          <w:rPr>
            <w:noProof/>
            <w:webHidden/>
          </w:rPr>
          <w:fldChar w:fldCharType="end"/>
        </w:r>
      </w:hyperlink>
    </w:p>
    <w:p w14:paraId="39D75C87"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67" w:history="1">
        <w:r w:rsidRPr="00D149E9">
          <w:rPr>
            <w:rStyle w:val="Hyperlink"/>
            <w:noProof/>
          </w:rPr>
          <w:t>5.2.5</w:t>
        </w:r>
        <w:r>
          <w:rPr>
            <w:rFonts w:asciiTheme="minorHAnsi" w:eastAsiaTheme="minorEastAsia" w:hAnsiTheme="minorHAnsi" w:cstheme="minorBidi"/>
            <w:noProof/>
            <w:sz w:val="22"/>
            <w:szCs w:val="22"/>
          </w:rPr>
          <w:tab/>
        </w:r>
        <w:r w:rsidRPr="00D149E9">
          <w:rPr>
            <w:rStyle w:val="Hyperlink"/>
            <w:noProof/>
          </w:rPr>
          <w:t>Enumeration</w:t>
        </w:r>
        <w:r>
          <w:rPr>
            <w:noProof/>
            <w:webHidden/>
          </w:rPr>
          <w:tab/>
        </w:r>
        <w:r>
          <w:rPr>
            <w:noProof/>
            <w:webHidden/>
          </w:rPr>
          <w:fldChar w:fldCharType="begin"/>
        </w:r>
        <w:r>
          <w:rPr>
            <w:noProof/>
            <w:webHidden/>
          </w:rPr>
          <w:instrText xml:space="preserve"> PAGEREF _Toc332724367 \h </w:instrText>
        </w:r>
        <w:r>
          <w:rPr>
            <w:noProof/>
            <w:webHidden/>
          </w:rPr>
        </w:r>
        <w:r>
          <w:rPr>
            <w:noProof/>
            <w:webHidden/>
          </w:rPr>
          <w:fldChar w:fldCharType="separate"/>
        </w:r>
        <w:r>
          <w:rPr>
            <w:noProof/>
            <w:webHidden/>
          </w:rPr>
          <w:t>31</w:t>
        </w:r>
        <w:r>
          <w:rPr>
            <w:noProof/>
            <w:webHidden/>
          </w:rPr>
          <w:fldChar w:fldCharType="end"/>
        </w:r>
      </w:hyperlink>
    </w:p>
    <w:p w14:paraId="160589BA"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68" w:history="1">
        <w:r w:rsidRPr="00D149E9">
          <w:rPr>
            <w:rStyle w:val="Hyperlink"/>
            <w:noProof/>
          </w:rPr>
          <w:t>5.2.6</w:t>
        </w:r>
        <w:r>
          <w:rPr>
            <w:rFonts w:asciiTheme="minorHAnsi" w:eastAsiaTheme="minorEastAsia" w:hAnsiTheme="minorHAnsi" w:cstheme="minorBidi"/>
            <w:noProof/>
            <w:sz w:val="22"/>
            <w:szCs w:val="22"/>
          </w:rPr>
          <w:tab/>
        </w:r>
        <w:r w:rsidRPr="00D149E9">
          <w:rPr>
            <w:rStyle w:val="Hyperlink"/>
            <w:noProof/>
          </w:rPr>
          <w:t>Default</w:t>
        </w:r>
        <w:r>
          <w:rPr>
            <w:noProof/>
            <w:webHidden/>
          </w:rPr>
          <w:tab/>
        </w:r>
        <w:r>
          <w:rPr>
            <w:noProof/>
            <w:webHidden/>
          </w:rPr>
          <w:fldChar w:fldCharType="begin"/>
        </w:r>
        <w:r>
          <w:rPr>
            <w:noProof/>
            <w:webHidden/>
          </w:rPr>
          <w:instrText xml:space="preserve"> PAGEREF _Toc332724368 \h </w:instrText>
        </w:r>
        <w:r>
          <w:rPr>
            <w:noProof/>
            <w:webHidden/>
          </w:rPr>
        </w:r>
        <w:r>
          <w:rPr>
            <w:noProof/>
            <w:webHidden/>
          </w:rPr>
          <w:fldChar w:fldCharType="separate"/>
        </w:r>
        <w:r>
          <w:rPr>
            <w:noProof/>
            <w:webHidden/>
          </w:rPr>
          <w:t>31</w:t>
        </w:r>
        <w:r>
          <w:rPr>
            <w:noProof/>
            <w:webHidden/>
          </w:rPr>
          <w:fldChar w:fldCharType="end"/>
        </w:r>
      </w:hyperlink>
    </w:p>
    <w:p w14:paraId="6D816083"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69" w:history="1">
        <w:r w:rsidRPr="00D149E9">
          <w:rPr>
            <w:rStyle w:val="Hyperlink"/>
            <w:noProof/>
          </w:rPr>
          <w:t>5.2.7</w:t>
        </w:r>
        <w:r>
          <w:rPr>
            <w:rFonts w:asciiTheme="minorHAnsi" w:eastAsiaTheme="minorEastAsia" w:hAnsiTheme="minorHAnsi" w:cstheme="minorBidi"/>
            <w:noProof/>
            <w:sz w:val="22"/>
            <w:szCs w:val="22"/>
          </w:rPr>
          <w:tab/>
        </w:r>
        <w:r w:rsidRPr="00D149E9">
          <w:rPr>
            <w:rStyle w:val="Hyperlink"/>
            <w:noProof/>
          </w:rPr>
          <w:t>Fixed</w:t>
        </w:r>
        <w:r>
          <w:rPr>
            <w:noProof/>
            <w:webHidden/>
          </w:rPr>
          <w:tab/>
        </w:r>
        <w:r>
          <w:rPr>
            <w:noProof/>
            <w:webHidden/>
          </w:rPr>
          <w:fldChar w:fldCharType="begin"/>
        </w:r>
        <w:r>
          <w:rPr>
            <w:noProof/>
            <w:webHidden/>
          </w:rPr>
          <w:instrText xml:space="preserve"> PAGEREF _Toc332724369 \h </w:instrText>
        </w:r>
        <w:r>
          <w:rPr>
            <w:noProof/>
            <w:webHidden/>
          </w:rPr>
        </w:r>
        <w:r>
          <w:rPr>
            <w:noProof/>
            <w:webHidden/>
          </w:rPr>
          <w:fldChar w:fldCharType="separate"/>
        </w:r>
        <w:r>
          <w:rPr>
            <w:noProof/>
            <w:webHidden/>
          </w:rPr>
          <w:t>31</w:t>
        </w:r>
        <w:r>
          <w:rPr>
            <w:noProof/>
            <w:webHidden/>
          </w:rPr>
          <w:fldChar w:fldCharType="end"/>
        </w:r>
      </w:hyperlink>
    </w:p>
    <w:p w14:paraId="1760676C"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370" w:history="1">
        <w:r w:rsidRPr="00D149E9">
          <w:rPr>
            <w:rStyle w:val="Hyperlink"/>
            <w:noProof/>
          </w:rPr>
          <w:t>6.</w:t>
        </w:r>
        <w:r>
          <w:rPr>
            <w:rFonts w:asciiTheme="minorHAnsi" w:eastAsiaTheme="minorEastAsia" w:hAnsiTheme="minorHAnsi" w:cstheme="minorBidi"/>
            <w:noProof/>
            <w:sz w:val="22"/>
            <w:szCs w:val="22"/>
          </w:rPr>
          <w:tab/>
        </w:r>
        <w:r w:rsidRPr="00D149E9">
          <w:rPr>
            <w:rStyle w:val="Hyperlink"/>
            <w:noProof/>
          </w:rPr>
          <w:t>DFDL Syntax Basics</w:t>
        </w:r>
        <w:r>
          <w:rPr>
            <w:noProof/>
            <w:webHidden/>
          </w:rPr>
          <w:tab/>
        </w:r>
        <w:r>
          <w:rPr>
            <w:noProof/>
            <w:webHidden/>
          </w:rPr>
          <w:fldChar w:fldCharType="begin"/>
        </w:r>
        <w:r>
          <w:rPr>
            <w:noProof/>
            <w:webHidden/>
          </w:rPr>
          <w:instrText xml:space="preserve"> PAGEREF _Toc332724370 \h </w:instrText>
        </w:r>
        <w:r>
          <w:rPr>
            <w:noProof/>
            <w:webHidden/>
          </w:rPr>
        </w:r>
        <w:r>
          <w:rPr>
            <w:noProof/>
            <w:webHidden/>
          </w:rPr>
          <w:fldChar w:fldCharType="separate"/>
        </w:r>
        <w:r>
          <w:rPr>
            <w:noProof/>
            <w:webHidden/>
          </w:rPr>
          <w:t>32</w:t>
        </w:r>
        <w:r>
          <w:rPr>
            <w:noProof/>
            <w:webHidden/>
          </w:rPr>
          <w:fldChar w:fldCharType="end"/>
        </w:r>
      </w:hyperlink>
    </w:p>
    <w:p w14:paraId="686C4803"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71" w:history="1">
        <w:r w:rsidRPr="00D149E9">
          <w:rPr>
            <w:rStyle w:val="Hyperlink"/>
            <w:noProof/>
          </w:rPr>
          <w:t>6.1</w:t>
        </w:r>
        <w:r>
          <w:rPr>
            <w:rFonts w:asciiTheme="minorHAnsi" w:eastAsiaTheme="minorEastAsia" w:hAnsiTheme="minorHAnsi" w:cstheme="minorBidi"/>
            <w:noProof/>
            <w:sz w:val="22"/>
            <w:szCs w:val="22"/>
          </w:rPr>
          <w:tab/>
        </w:r>
        <w:r w:rsidRPr="00D149E9">
          <w:rPr>
            <w:rStyle w:val="Hyperlink"/>
            <w:noProof/>
          </w:rPr>
          <w:t>Namespaces</w:t>
        </w:r>
        <w:r>
          <w:rPr>
            <w:noProof/>
            <w:webHidden/>
          </w:rPr>
          <w:tab/>
        </w:r>
        <w:r>
          <w:rPr>
            <w:noProof/>
            <w:webHidden/>
          </w:rPr>
          <w:fldChar w:fldCharType="begin"/>
        </w:r>
        <w:r>
          <w:rPr>
            <w:noProof/>
            <w:webHidden/>
          </w:rPr>
          <w:instrText xml:space="preserve"> PAGEREF _Toc332724371 \h </w:instrText>
        </w:r>
        <w:r>
          <w:rPr>
            <w:noProof/>
            <w:webHidden/>
          </w:rPr>
        </w:r>
        <w:r>
          <w:rPr>
            <w:noProof/>
            <w:webHidden/>
          </w:rPr>
          <w:fldChar w:fldCharType="separate"/>
        </w:r>
        <w:r>
          <w:rPr>
            <w:noProof/>
            <w:webHidden/>
          </w:rPr>
          <w:t>32</w:t>
        </w:r>
        <w:r>
          <w:rPr>
            <w:noProof/>
            <w:webHidden/>
          </w:rPr>
          <w:fldChar w:fldCharType="end"/>
        </w:r>
      </w:hyperlink>
    </w:p>
    <w:p w14:paraId="1D139A9F"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72" w:history="1">
        <w:r w:rsidRPr="00D149E9">
          <w:rPr>
            <w:rStyle w:val="Hyperlink"/>
            <w:noProof/>
          </w:rPr>
          <w:t>6.2</w:t>
        </w:r>
        <w:r>
          <w:rPr>
            <w:rFonts w:asciiTheme="minorHAnsi" w:eastAsiaTheme="minorEastAsia" w:hAnsiTheme="minorHAnsi" w:cstheme="minorBidi"/>
            <w:noProof/>
            <w:sz w:val="22"/>
            <w:szCs w:val="22"/>
          </w:rPr>
          <w:tab/>
        </w:r>
        <w:r w:rsidRPr="00D149E9">
          <w:rPr>
            <w:rStyle w:val="Hyperlink"/>
            <w:noProof/>
          </w:rPr>
          <w:t>The DFDL Annotation Elements</w:t>
        </w:r>
        <w:r>
          <w:rPr>
            <w:noProof/>
            <w:webHidden/>
          </w:rPr>
          <w:tab/>
        </w:r>
        <w:r>
          <w:rPr>
            <w:noProof/>
            <w:webHidden/>
          </w:rPr>
          <w:fldChar w:fldCharType="begin"/>
        </w:r>
        <w:r>
          <w:rPr>
            <w:noProof/>
            <w:webHidden/>
          </w:rPr>
          <w:instrText xml:space="preserve"> PAGEREF _Toc332724372 \h </w:instrText>
        </w:r>
        <w:r>
          <w:rPr>
            <w:noProof/>
            <w:webHidden/>
          </w:rPr>
        </w:r>
        <w:r>
          <w:rPr>
            <w:noProof/>
            <w:webHidden/>
          </w:rPr>
          <w:fldChar w:fldCharType="separate"/>
        </w:r>
        <w:r>
          <w:rPr>
            <w:noProof/>
            <w:webHidden/>
          </w:rPr>
          <w:t>32</w:t>
        </w:r>
        <w:r>
          <w:rPr>
            <w:noProof/>
            <w:webHidden/>
          </w:rPr>
          <w:fldChar w:fldCharType="end"/>
        </w:r>
      </w:hyperlink>
    </w:p>
    <w:p w14:paraId="141F7F16"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73" w:history="1">
        <w:r w:rsidRPr="00D149E9">
          <w:rPr>
            <w:rStyle w:val="Hyperlink"/>
            <w:noProof/>
          </w:rPr>
          <w:t>6.3</w:t>
        </w:r>
        <w:r>
          <w:rPr>
            <w:rFonts w:asciiTheme="minorHAnsi" w:eastAsiaTheme="minorEastAsia" w:hAnsiTheme="minorHAnsi" w:cstheme="minorBidi"/>
            <w:noProof/>
            <w:sz w:val="22"/>
            <w:szCs w:val="22"/>
          </w:rPr>
          <w:tab/>
        </w:r>
        <w:r w:rsidRPr="00D149E9">
          <w:rPr>
            <w:rStyle w:val="Hyperlink"/>
            <w:noProof/>
          </w:rPr>
          <w:t>DFDL Properties</w:t>
        </w:r>
        <w:r>
          <w:rPr>
            <w:noProof/>
            <w:webHidden/>
          </w:rPr>
          <w:tab/>
        </w:r>
        <w:r>
          <w:rPr>
            <w:noProof/>
            <w:webHidden/>
          </w:rPr>
          <w:fldChar w:fldCharType="begin"/>
        </w:r>
        <w:r>
          <w:rPr>
            <w:noProof/>
            <w:webHidden/>
          </w:rPr>
          <w:instrText xml:space="preserve"> PAGEREF _Toc332724373 \h </w:instrText>
        </w:r>
        <w:r>
          <w:rPr>
            <w:noProof/>
            <w:webHidden/>
          </w:rPr>
        </w:r>
        <w:r>
          <w:rPr>
            <w:noProof/>
            <w:webHidden/>
          </w:rPr>
          <w:fldChar w:fldCharType="separate"/>
        </w:r>
        <w:r>
          <w:rPr>
            <w:noProof/>
            <w:webHidden/>
          </w:rPr>
          <w:t>33</w:t>
        </w:r>
        <w:r>
          <w:rPr>
            <w:noProof/>
            <w:webHidden/>
          </w:rPr>
          <w:fldChar w:fldCharType="end"/>
        </w:r>
      </w:hyperlink>
    </w:p>
    <w:p w14:paraId="175B20BF"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74" w:history="1">
        <w:r w:rsidRPr="00D149E9">
          <w:rPr>
            <w:rStyle w:val="Hyperlink"/>
            <w:noProof/>
          </w:rPr>
          <w:t>6.3.1</w:t>
        </w:r>
        <w:r>
          <w:rPr>
            <w:rFonts w:asciiTheme="minorHAnsi" w:eastAsiaTheme="minorEastAsia" w:hAnsiTheme="minorHAnsi" w:cstheme="minorBidi"/>
            <w:noProof/>
            <w:sz w:val="22"/>
            <w:szCs w:val="22"/>
          </w:rPr>
          <w:tab/>
        </w:r>
        <w:r w:rsidRPr="00D149E9">
          <w:rPr>
            <w:rStyle w:val="Hyperlink"/>
            <w:noProof/>
          </w:rPr>
          <w:t>DFDL String Literals</w:t>
        </w:r>
        <w:r>
          <w:rPr>
            <w:noProof/>
            <w:webHidden/>
          </w:rPr>
          <w:tab/>
        </w:r>
        <w:r>
          <w:rPr>
            <w:noProof/>
            <w:webHidden/>
          </w:rPr>
          <w:fldChar w:fldCharType="begin"/>
        </w:r>
        <w:r>
          <w:rPr>
            <w:noProof/>
            <w:webHidden/>
          </w:rPr>
          <w:instrText xml:space="preserve"> PAGEREF _Toc332724374 \h </w:instrText>
        </w:r>
        <w:r>
          <w:rPr>
            <w:noProof/>
            <w:webHidden/>
          </w:rPr>
        </w:r>
        <w:r>
          <w:rPr>
            <w:noProof/>
            <w:webHidden/>
          </w:rPr>
          <w:fldChar w:fldCharType="separate"/>
        </w:r>
        <w:r>
          <w:rPr>
            <w:noProof/>
            <w:webHidden/>
          </w:rPr>
          <w:t>34</w:t>
        </w:r>
        <w:r>
          <w:rPr>
            <w:noProof/>
            <w:webHidden/>
          </w:rPr>
          <w:fldChar w:fldCharType="end"/>
        </w:r>
      </w:hyperlink>
    </w:p>
    <w:p w14:paraId="1E040A3E"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77" w:history="1">
        <w:r w:rsidRPr="00D149E9">
          <w:rPr>
            <w:rStyle w:val="Hyperlink"/>
            <w:noProof/>
          </w:rPr>
          <w:t>6.3.2</w:t>
        </w:r>
        <w:r>
          <w:rPr>
            <w:rFonts w:asciiTheme="minorHAnsi" w:eastAsiaTheme="minorEastAsia" w:hAnsiTheme="minorHAnsi" w:cstheme="minorBidi"/>
            <w:noProof/>
            <w:sz w:val="22"/>
            <w:szCs w:val="22"/>
          </w:rPr>
          <w:tab/>
        </w:r>
        <w:r w:rsidRPr="00D149E9">
          <w:rPr>
            <w:rStyle w:val="Hyperlink"/>
            <w:noProof/>
          </w:rPr>
          <w:t>DFDL Expressions</w:t>
        </w:r>
        <w:r>
          <w:rPr>
            <w:noProof/>
            <w:webHidden/>
          </w:rPr>
          <w:tab/>
        </w:r>
        <w:r>
          <w:rPr>
            <w:noProof/>
            <w:webHidden/>
          </w:rPr>
          <w:fldChar w:fldCharType="begin"/>
        </w:r>
        <w:r>
          <w:rPr>
            <w:noProof/>
            <w:webHidden/>
          </w:rPr>
          <w:instrText xml:space="preserve"> PAGEREF _Toc332724377 \h </w:instrText>
        </w:r>
        <w:r>
          <w:rPr>
            <w:noProof/>
            <w:webHidden/>
          </w:rPr>
        </w:r>
        <w:r>
          <w:rPr>
            <w:noProof/>
            <w:webHidden/>
          </w:rPr>
          <w:fldChar w:fldCharType="separate"/>
        </w:r>
        <w:r>
          <w:rPr>
            <w:noProof/>
            <w:webHidden/>
          </w:rPr>
          <w:t>38</w:t>
        </w:r>
        <w:r>
          <w:rPr>
            <w:noProof/>
            <w:webHidden/>
          </w:rPr>
          <w:fldChar w:fldCharType="end"/>
        </w:r>
      </w:hyperlink>
    </w:p>
    <w:p w14:paraId="1C09B19C"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78" w:history="1">
        <w:r w:rsidRPr="00D149E9">
          <w:rPr>
            <w:rStyle w:val="Hyperlink"/>
            <w:noProof/>
          </w:rPr>
          <w:t>6.3.3</w:t>
        </w:r>
        <w:r>
          <w:rPr>
            <w:rFonts w:asciiTheme="minorHAnsi" w:eastAsiaTheme="minorEastAsia" w:hAnsiTheme="minorHAnsi" w:cstheme="minorBidi"/>
            <w:noProof/>
            <w:sz w:val="22"/>
            <w:szCs w:val="22"/>
          </w:rPr>
          <w:tab/>
        </w:r>
        <w:r w:rsidRPr="00D149E9">
          <w:rPr>
            <w:rStyle w:val="Hyperlink"/>
            <w:noProof/>
          </w:rPr>
          <w:t>DFDL Regular Expressions</w:t>
        </w:r>
        <w:r>
          <w:rPr>
            <w:noProof/>
            <w:webHidden/>
          </w:rPr>
          <w:tab/>
        </w:r>
        <w:r>
          <w:rPr>
            <w:noProof/>
            <w:webHidden/>
          </w:rPr>
          <w:fldChar w:fldCharType="begin"/>
        </w:r>
        <w:r>
          <w:rPr>
            <w:noProof/>
            <w:webHidden/>
          </w:rPr>
          <w:instrText xml:space="preserve"> PAGEREF _Toc332724378 \h </w:instrText>
        </w:r>
        <w:r>
          <w:rPr>
            <w:noProof/>
            <w:webHidden/>
          </w:rPr>
        </w:r>
        <w:r>
          <w:rPr>
            <w:noProof/>
            <w:webHidden/>
          </w:rPr>
          <w:fldChar w:fldCharType="separate"/>
        </w:r>
        <w:r>
          <w:rPr>
            <w:noProof/>
            <w:webHidden/>
          </w:rPr>
          <w:t>39</w:t>
        </w:r>
        <w:r>
          <w:rPr>
            <w:noProof/>
            <w:webHidden/>
          </w:rPr>
          <w:fldChar w:fldCharType="end"/>
        </w:r>
      </w:hyperlink>
    </w:p>
    <w:p w14:paraId="3AEF7348"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80" w:history="1">
        <w:r w:rsidRPr="00D149E9">
          <w:rPr>
            <w:rStyle w:val="Hyperlink"/>
            <w:noProof/>
          </w:rPr>
          <w:t>6.3.4</w:t>
        </w:r>
        <w:r>
          <w:rPr>
            <w:rFonts w:asciiTheme="minorHAnsi" w:eastAsiaTheme="minorEastAsia" w:hAnsiTheme="minorHAnsi" w:cstheme="minorBidi"/>
            <w:noProof/>
            <w:sz w:val="22"/>
            <w:szCs w:val="22"/>
          </w:rPr>
          <w:tab/>
        </w:r>
        <w:r w:rsidRPr="00D149E9">
          <w:rPr>
            <w:rStyle w:val="Hyperlink"/>
            <w:noProof/>
          </w:rPr>
          <w:t>Enumerations in DFDL</w:t>
        </w:r>
        <w:r>
          <w:rPr>
            <w:noProof/>
            <w:webHidden/>
          </w:rPr>
          <w:tab/>
        </w:r>
        <w:r>
          <w:rPr>
            <w:noProof/>
            <w:webHidden/>
          </w:rPr>
          <w:fldChar w:fldCharType="begin"/>
        </w:r>
        <w:r>
          <w:rPr>
            <w:noProof/>
            <w:webHidden/>
          </w:rPr>
          <w:instrText xml:space="preserve"> PAGEREF _Toc332724380 \h </w:instrText>
        </w:r>
        <w:r>
          <w:rPr>
            <w:noProof/>
            <w:webHidden/>
          </w:rPr>
        </w:r>
        <w:r>
          <w:rPr>
            <w:noProof/>
            <w:webHidden/>
          </w:rPr>
          <w:fldChar w:fldCharType="separate"/>
        </w:r>
        <w:r>
          <w:rPr>
            <w:noProof/>
            <w:webHidden/>
          </w:rPr>
          <w:t>39</w:t>
        </w:r>
        <w:r>
          <w:rPr>
            <w:noProof/>
            <w:webHidden/>
          </w:rPr>
          <w:fldChar w:fldCharType="end"/>
        </w:r>
      </w:hyperlink>
    </w:p>
    <w:p w14:paraId="0F26612F"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381" w:history="1">
        <w:r w:rsidRPr="00D149E9">
          <w:rPr>
            <w:rStyle w:val="Hyperlink"/>
            <w:noProof/>
          </w:rPr>
          <w:t>7.</w:t>
        </w:r>
        <w:r>
          <w:rPr>
            <w:rFonts w:asciiTheme="minorHAnsi" w:eastAsiaTheme="minorEastAsia" w:hAnsiTheme="minorHAnsi" w:cstheme="minorBidi"/>
            <w:noProof/>
            <w:sz w:val="22"/>
            <w:szCs w:val="22"/>
          </w:rPr>
          <w:tab/>
        </w:r>
        <w:r w:rsidRPr="00D149E9">
          <w:rPr>
            <w:rStyle w:val="Hyperlink"/>
            <w:noProof/>
          </w:rPr>
          <w:t>Syntax of DFDL Annotation Elements</w:t>
        </w:r>
        <w:r>
          <w:rPr>
            <w:noProof/>
            <w:webHidden/>
          </w:rPr>
          <w:tab/>
        </w:r>
        <w:r>
          <w:rPr>
            <w:noProof/>
            <w:webHidden/>
          </w:rPr>
          <w:fldChar w:fldCharType="begin"/>
        </w:r>
        <w:r>
          <w:rPr>
            <w:noProof/>
            <w:webHidden/>
          </w:rPr>
          <w:instrText xml:space="preserve"> PAGEREF _Toc332724381 \h </w:instrText>
        </w:r>
        <w:r>
          <w:rPr>
            <w:noProof/>
            <w:webHidden/>
          </w:rPr>
        </w:r>
        <w:r>
          <w:rPr>
            <w:noProof/>
            <w:webHidden/>
          </w:rPr>
          <w:fldChar w:fldCharType="separate"/>
        </w:r>
        <w:r>
          <w:rPr>
            <w:noProof/>
            <w:webHidden/>
          </w:rPr>
          <w:t>40</w:t>
        </w:r>
        <w:r>
          <w:rPr>
            <w:noProof/>
            <w:webHidden/>
          </w:rPr>
          <w:fldChar w:fldCharType="end"/>
        </w:r>
      </w:hyperlink>
    </w:p>
    <w:p w14:paraId="4E6AFB40"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82" w:history="1">
        <w:r w:rsidRPr="00D149E9">
          <w:rPr>
            <w:rStyle w:val="Hyperlink"/>
            <w:noProof/>
          </w:rPr>
          <w:t>7.1</w:t>
        </w:r>
        <w:r>
          <w:rPr>
            <w:rFonts w:asciiTheme="minorHAnsi" w:eastAsiaTheme="minorEastAsia" w:hAnsiTheme="minorHAnsi" w:cstheme="minorBidi"/>
            <w:noProof/>
            <w:sz w:val="22"/>
            <w:szCs w:val="22"/>
          </w:rPr>
          <w:tab/>
        </w:r>
        <w:r w:rsidRPr="00D149E9">
          <w:rPr>
            <w:rStyle w:val="Hyperlink"/>
            <w:noProof/>
          </w:rPr>
          <w:t>Component Format Annotations</w:t>
        </w:r>
        <w:r>
          <w:rPr>
            <w:noProof/>
            <w:webHidden/>
          </w:rPr>
          <w:tab/>
        </w:r>
        <w:r>
          <w:rPr>
            <w:noProof/>
            <w:webHidden/>
          </w:rPr>
          <w:fldChar w:fldCharType="begin"/>
        </w:r>
        <w:r>
          <w:rPr>
            <w:noProof/>
            <w:webHidden/>
          </w:rPr>
          <w:instrText xml:space="preserve"> PAGEREF _Toc332724382 \h </w:instrText>
        </w:r>
        <w:r>
          <w:rPr>
            <w:noProof/>
            <w:webHidden/>
          </w:rPr>
        </w:r>
        <w:r>
          <w:rPr>
            <w:noProof/>
            <w:webHidden/>
          </w:rPr>
          <w:fldChar w:fldCharType="separate"/>
        </w:r>
        <w:r>
          <w:rPr>
            <w:noProof/>
            <w:webHidden/>
          </w:rPr>
          <w:t>40</w:t>
        </w:r>
        <w:r>
          <w:rPr>
            <w:noProof/>
            <w:webHidden/>
          </w:rPr>
          <w:fldChar w:fldCharType="end"/>
        </w:r>
      </w:hyperlink>
    </w:p>
    <w:p w14:paraId="7935A269"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83" w:history="1">
        <w:r w:rsidRPr="00D149E9">
          <w:rPr>
            <w:rStyle w:val="Hyperlink"/>
            <w:noProof/>
          </w:rPr>
          <w:t>7.1.1</w:t>
        </w:r>
        <w:r>
          <w:rPr>
            <w:rFonts w:asciiTheme="minorHAnsi" w:eastAsiaTheme="minorEastAsia" w:hAnsiTheme="minorHAnsi" w:cstheme="minorBidi"/>
            <w:noProof/>
            <w:sz w:val="22"/>
            <w:szCs w:val="22"/>
          </w:rPr>
          <w:tab/>
        </w:r>
        <w:r w:rsidRPr="00D149E9">
          <w:rPr>
            <w:rStyle w:val="Hyperlink"/>
            <w:noProof/>
          </w:rPr>
          <w:t>Syntax of Component Format Annotations</w:t>
        </w:r>
        <w:r>
          <w:rPr>
            <w:noProof/>
            <w:webHidden/>
          </w:rPr>
          <w:tab/>
        </w:r>
        <w:r>
          <w:rPr>
            <w:noProof/>
            <w:webHidden/>
          </w:rPr>
          <w:fldChar w:fldCharType="begin"/>
        </w:r>
        <w:r>
          <w:rPr>
            <w:noProof/>
            <w:webHidden/>
          </w:rPr>
          <w:instrText xml:space="preserve"> PAGEREF _Toc332724383 \h </w:instrText>
        </w:r>
        <w:r>
          <w:rPr>
            <w:noProof/>
            <w:webHidden/>
          </w:rPr>
        </w:r>
        <w:r>
          <w:rPr>
            <w:noProof/>
            <w:webHidden/>
          </w:rPr>
          <w:fldChar w:fldCharType="separate"/>
        </w:r>
        <w:r>
          <w:rPr>
            <w:noProof/>
            <w:webHidden/>
          </w:rPr>
          <w:t>41</w:t>
        </w:r>
        <w:r>
          <w:rPr>
            <w:noProof/>
            <w:webHidden/>
          </w:rPr>
          <w:fldChar w:fldCharType="end"/>
        </w:r>
      </w:hyperlink>
    </w:p>
    <w:p w14:paraId="19A48005"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85" w:history="1">
        <w:r w:rsidRPr="00D149E9">
          <w:rPr>
            <w:rStyle w:val="Hyperlink"/>
            <w:noProof/>
          </w:rPr>
          <w:t>7.1.2</w:t>
        </w:r>
        <w:r>
          <w:rPr>
            <w:rFonts w:asciiTheme="minorHAnsi" w:eastAsiaTheme="minorEastAsia" w:hAnsiTheme="minorHAnsi" w:cstheme="minorBidi"/>
            <w:noProof/>
            <w:sz w:val="22"/>
            <w:szCs w:val="22"/>
          </w:rPr>
          <w:tab/>
        </w:r>
        <w:r w:rsidRPr="00D149E9">
          <w:rPr>
            <w:rStyle w:val="Hyperlink"/>
            <w:noProof/>
          </w:rPr>
          <w:t>Ref Property</w:t>
        </w:r>
        <w:r>
          <w:rPr>
            <w:noProof/>
            <w:webHidden/>
          </w:rPr>
          <w:tab/>
        </w:r>
        <w:r>
          <w:rPr>
            <w:noProof/>
            <w:webHidden/>
          </w:rPr>
          <w:fldChar w:fldCharType="begin"/>
        </w:r>
        <w:r>
          <w:rPr>
            <w:noProof/>
            <w:webHidden/>
          </w:rPr>
          <w:instrText xml:space="preserve"> PAGEREF _Toc332724385 \h </w:instrText>
        </w:r>
        <w:r>
          <w:rPr>
            <w:noProof/>
            <w:webHidden/>
          </w:rPr>
        </w:r>
        <w:r>
          <w:rPr>
            <w:noProof/>
            <w:webHidden/>
          </w:rPr>
          <w:fldChar w:fldCharType="separate"/>
        </w:r>
        <w:r>
          <w:rPr>
            <w:noProof/>
            <w:webHidden/>
          </w:rPr>
          <w:t>41</w:t>
        </w:r>
        <w:r>
          <w:rPr>
            <w:noProof/>
            <w:webHidden/>
          </w:rPr>
          <w:fldChar w:fldCharType="end"/>
        </w:r>
      </w:hyperlink>
    </w:p>
    <w:p w14:paraId="56D00C9E"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87" w:history="1">
        <w:r w:rsidRPr="00D149E9">
          <w:rPr>
            <w:rStyle w:val="Hyperlink"/>
            <w:noProof/>
          </w:rPr>
          <w:t>7.1.3</w:t>
        </w:r>
        <w:r>
          <w:rPr>
            <w:rFonts w:asciiTheme="minorHAnsi" w:eastAsiaTheme="minorEastAsia" w:hAnsiTheme="minorHAnsi" w:cstheme="minorBidi"/>
            <w:noProof/>
            <w:sz w:val="22"/>
            <w:szCs w:val="22"/>
          </w:rPr>
          <w:tab/>
        </w:r>
        <w:r w:rsidRPr="00D149E9">
          <w:rPr>
            <w:rStyle w:val="Hyperlink"/>
            <w:noProof/>
          </w:rPr>
          <w:t>Property Binding Syntax</w:t>
        </w:r>
        <w:r>
          <w:rPr>
            <w:noProof/>
            <w:webHidden/>
          </w:rPr>
          <w:tab/>
        </w:r>
        <w:r>
          <w:rPr>
            <w:noProof/>
            <w:webHidden/>
          </w:rPr>
          <w:fldChar w:fldCharType="begin"/>
        </w:r>
        <w:r>
          <w:rPr>
            <w:noProof/>
            <w:webHidden/>
          </w:rPr>
          <w:instrText xml:space="preserve"> PAGEREF _Toc332724387 \h </w:instrText>
        </w:r>
        <w:r>
          <w:rPr>
            <w:noProof/>
            <w:webHidden/>
          </w:rPr>
        </w:r>
        <w:r>
          <w:rPr>
            <w:noProof/>
            <w:webHidden/>
          </w:rPr>
          <w:fldChar w:fldCharType="separate"/>
        </w:r>
        <w:r>
          <w:rPr>
            <w:noProof/>
            <w:webHidden/>
          </w:rPr>
          <w:t>41</w:t>
        </w:r>
        <w:r>
          <w:rPr>
            <w:noProof/>
            <w:webHidden/>
          </w:rPr>
          <w:fldChar w:fldCharType="end"/>
        </w:r>
      </w:hyperlink>
    </w:p>
    <w:p w14:paraId="0680EA36"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89" w:history="1">
        <w:r w:rsidRPr="00D149E9">
          <w:rPr>
            <w:rStyle w:val="Hyperlink"/>
            <w:noProof/>
          </w:rPr>
          <w:t>7.1.4</w:t>
        </w:r>
        <w:r>
          <w:rPr>
            <w:rFonts w:asciiTheme="minorHAnsi" w:eastAsiaTheme="minorEastAsia" w:hAnsiTheme="minorHAnsi" w:cstheme="minorBidi"/>
            <w:noProof/>
            <w:sz w:val="22"/>
            <w:szCs w:val="22"/>
          </w:rPr>
          <w:tab/>
        </w:r>
        <w:r w:rsidRPr="00D149E9">
          <w:rPr>
            <w:rStyle w:val="Hyperlink"/>
            <w:noProof/>
          </w:rPr>
          <w:t>Empty String as a Property Value</w:t>
        </w:r>
        <w:r>
          <w:rPr>
            <w:noProof/>
            <w:webHidden/>
          </w:rPr>
          <w:tab/>
        </w:r>
        <w:r>
          <w:rPr>
            <w:noProof/>
            <w:webHidden/>
          </w:rPr>
          <w:fldChar w:fldCharType="begin"/>
        </w:r>
        <w:r>
          <w:rPr>
            <w:noProof/>
            <w:webHidden/>
          </w:rPr>
          <w:instrText xml:space="preserve"> PAGEREF _Toc332724389 \h </w:instrText>
        </w:r>
        <w:r>
          <w:rPr>
            <w:noProof/>
            <w:webHidden/>
          </w:rPr>
        </w:r>
        <w:r>
          <w:rPr>
            <w:noProof/>
            <w:webHidden/>
          </w:rPr>
          <w:fldChar w:fldCharType="separate"/>
        </w:r>
        <w:r>
          <w:rPr>
            <w:noProof/>
            <w:webHidden/>
          </w:rPr>
          <w:t>43</w:t>
        </w:r>
        <w:r>
          <w:rPr>
            <w:noProof/>
            <w:webHidden/>
          </w:rPr>
          <w:fldChar w:fldCharType="end"/>
        </w:r>
      </w:hyperlink>
    </w:p>
    <w:p w14:paraId="1AA5C0CF"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90" w:history="1">
        <w:r w:rsidRPr="00D149E9">
          <w:rPr>
            <w:rStyle w:val="Hyperlink"/>
            <w:noProof/>
          </w:rPr>
          <w:t>7.2</w:t>
        </w:r>
        <w:r>
          <w:rPr>
            <w:rFonts w:asciiTheme="minorHAnsi" w:eastAsiaTheme="minorEastAsia" w:hAnsiTheme="minorHAnsi" w:cstheme="minorBidi"/>
            <w:noProof/>
            <w:sz w:val="22"/>
            <w:szCs w:val="22"/>
          </w:rPr>
          <w:tab/>
        </w:r>
        <w:r w:rsidRPr="00D149E9">
          <w:rPr>
            <w:rStyle w:val="Hyperlink"/>
            <w:noProof/>
          </w:rPr>
          <w:t>dfdl:defineFormat - Reusable Data Format Definitions</w:t>
        </w:r>
        <w:r>
          <w:rPr>
            <w:noProof/>
            <w:webHidden/>
          </w:rPr>
          <w:tab/>
        </w:r>
        <w:r>
          <w:rPr>
            <w:noProof/>
            <w:webHidden/>
          </w:rPr>
          <w:fldChar w:fldCharType="begin"/>
        </w:r>
        <w:r>
          <w:rPr>
            <w:noProof/>
            <w:webHidden/>
          </w:rPr>
          <w:instrText xml:space="preserve"> PAGEREF _Toc332724390 \h </w:instrText>
        </w:r>
        <w:r>
          <w:rPr>
            <w:noProof/>
            <w:webHidden/>
          </w:rPr>
        </w:r>
        <w:r>
          <w:rPr>
            <w:noProof/>
            <w:webHidden/>
          </w:rPr>
          <w:fldChar w:fldCharType="separate"/>
        </w:r>
        <w:r>
          <w:rPr>
            <w:noProof/>
            <w:webHidden/>
          </w:rPr>
          <w:t>43</w:t>
        </w:r>
        <w:r>
          <w:rPr>
            <w:noProof/>
            <w:webHidden/>
          </w:rPr>
          <w:fldChar w:fldCharType="end"/>
        </w:r>
      </w:hyperlink>
    </w:p>
    <w:p w14:paraId="63E27899"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92" w:history="1">
        <w:r w:rsidRPr="00D149E9">
          <w:rPr>
            <w:rStyle w:val="Hyperlink"/>
            <w:noProof/>
          </w:rPr>
          <w:t>7.2.1</w:t>
        </w:r>
        <w:r>
          <w:rPr>
            <w:rFonts w:asciiTheme="minorHAnsi" w:eastAsiaTheme="minorEastAsia" w:hAnsiTheme="minorHAnsi" w:cstheme="minorBidi"/>
            <w:noProof/>
            <w:sz w:val="22"/>
            <w:szCs w:val="22"/>
          </w:rPr>
          <w:tab/>
        </w:r>
        <w:r w:rsidRPr="00D149E9">
          <w:rPr>
            <w:rStyle w:val="Hyperlink"/>
            <w:noProof/>
          </w:rPr>
          <w:t>Inheritance for dfdl:defineFormat</w:t>
        </w:r>
        <w:r>
          <w:rPr>
            <w:noProof/>
            <w:webHidden/>
          </w:rPr>
          <w:tab/>
        </w:r>
        <w:r>
          <w:rPr>
            <w:noProof/>
            <w:webHidden/>
          </w:rPr>
          <w:fldChar w:fldCharType="begin"/>
        </w:r>
        <w:r>
          <w:rPr>
            <w:noProof/>
            <w:webHidden/>
          </w:rPr>
          <w:instrText xml:space="preserve"> PAGEREF _Toc332724392 \h </w:instrText>
        </w:r>
        <w:r>
          <w:rPr>
            <w:noProof/>
            <w:webHidden/>
          </w:rPr>
        </w:r>
        <w:r>
          <w:rPr>
            <w:noProof/>
            <w:webHidden/>
          </w:rPr>
          <w:fldChar w:fldCharType="separate"/>
        </w:r>
        <w:r>
          <w:rPr>
            <w:noProof/>
            <w:webHidden/>
          </w:rPr>
          <w:t>44</w:t>
        </w:r>
        <w:r>
          <w:rPr>
            <w:noProof/>
            <w:webHidden/>
          </w:rPr>
          <w:fldChar w:fldCharType="end"/>
        </w:r>
      </w:hyperlink>
    </w:p>
    <w:p w14:paraId="023976A7"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94" w:history="1">
        <w:r w:rsidRPr="00D149E9">
          <w:rPr>
            <w:rStyle w:val="Hyperlink"/>
            <w:noProof/>
          </w:rPr>
          <w:t>7.2.2</w:t>
        </w:r>
        <w:r>
          <w:rPr>
            <w:rFonts w:asciiTheme="minorHAnsi" w:eastAsiaTheme="minorEastAsia" w:hAnsiTheme="minorHAnsi" w:cstheme="minorBidi"/>
            <w:noProof/>
            <w:sz w:val="22"/>
            <w:szCs w:val="22"/>
          </w:rPr>
          <w:tab/>
        </w:r>
        <w:r w:rsidRPr="00D149E9">
          <w:rPr>
            <w:rStyle w:val="Hyperlink"/>
            <w:noProof/>
          </w:rPr>
          <w:t>Using/Referencing a Named Format Definition</w:t>
        </w:r>
        <w:r>
          <w:rPr>
            <w:noProof/>
            <w:webHidden/>
          </w:rPr>
          <w:tab/>
        </w:r>
        <w:r>
          <w:rPr>
            <w:noProof/>
            <w:webHidden/>
          </w:rPr>
          <w:fldChar w:fldCharType="begin"/>
        </w:r>
        <w:r>
          <w:rPr>
            <w:noProof/>
            <w:webHidden/>
          </w:rPr>
          <w:instrText xml:space="preserve"> PAGEREF _Toc332724394 \h </w:instrText>
        </w:r>
        <w:r>
          <w:rPr>
            <w:noProof/>
            <w:webHidden/>
          </w:rPr>
        </w:r>
        <w:r>
          <w:rPr>
            <w:noProof/>
            <w:webHidden/>
          </w:rPr>
          <w:fldChar w:fldCharType="separate"/>
        </w:r>
        <w:r>
          <w:rPr>
            <w:noProof/>
            <w:webHidden/>
          </w:rPr>
          <w:t>44</w:t>
        </w:r>
        <w:r>
          <w:rPr>
            <w:noProof/>
            <w:webHidden/>
          </w:rPr>
          <w:fldChar w:fldCharType="end"/>
        </w:r>
      </w:hyperlink>
    </w:p>
    <w:p w14:paraId="71899BD0"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396" w:history="1">
        <w:r w:rsidRPr="00D149E9">
          <w:rPr>
            <w:rStyle w:val="Hyperlink"/>
            <w:noProof/>
          </w:rPr>
          <w:t>7.3</w:t>
        </w:r>
        <w:r>
          <w:rPr>
            <w:rFonts w:asciiTheme="minorHAnsi" w:eastAsiaTheme="minorEastAsia" w:hAnsiTheme="minorHAnsi" w:cstheme="minorBidi"/>
            <w:noProof/>
            <w:sz w:val="22"/>
            <w:szCs w:val="22"/>
          </w:rPr>
          <w:tab/>
        </w:r>
        <w:r w:rsidRPr="00D149E9">
          <w:rPr>
            <w:rStyle w:val="Hyperlink"/>
            <w:noProof/>
          </w:rPr>
          <w:t>The dfdl:assert Annotation Element</w:t>
        </w:r>
        <w:r>
          <w:rPr>
            <w:noProof/>
            <w:webHidden/>
          </w:rPr>
          <w:tab/>
        </w:r>
        <w:r>
          <w:rPr>
            <w:noProof/>
            <w:webHidden/>
          </w:rPr>
          <w:fldChar w:fldCharType="begin"/>
        </w:r>
        <w:r>
          <w:rPr>
            <w:noProof/>
            <w:webHidden/>
          </w:rPr>
          <w:instrText xml:space="preserve"> PAGEREF _Toc332724396 \h </w:instrText>
        </w:r>
        <w:r>
          <w:rPr>
            <w:noProof/>
            <w:webHidden/>
          </w:rPr>
        </w:r>
        <w:r>
          <w:rPr>
            <w:noProof/>
            <w:webHidden/>
          </w:rPr>
          <w:fldChar w:fldCharType="separate"/>
        </w:r>
        <w:r>
          <w:rPr>
            <w:noProof/>
            <w:webHidden/>
          </w:rPr>
          <w:t>44</w:t>
        </w:r>
        <w:r>
          <w:rPr>
            <w:noProof/>
            <w:webHidden/>
          </w:rPr>
          <w:fldChar w:fldCharType="end"/>
        </w:r>
      </w:hyperlink>
    </w:p>
    <w:p w14:paraId="472B6EC7"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399" w:history="1">
        <w:r w:rsidRPr="00D149E9">
          <w:rPr>
            <w:rStyle w:val="Hyperlink"/>
            <w:noProof/>
          </w:rPr>
          <w:t>7.3.1</w:t>
        </w:r>
        <w:r>
          <w:rPr>
            <w:rFonts w:asciiTheme="minorHAnsi" w:eastAsiaTheme="minorEastAsia" w:hAnsiTheme="minorHAnsi" w:cstheme="minorBidi"/>
            <w:noProof/>
            <w:sz w:val="22"/>
            <w:szCs w:val="22"/>
          </w:rPr>
          <w:tab/>
        </w:r>
        <w:r w:rsidRPr="00D149E9">
          <w:rPr>
            <w:rStyle w:val="Hyperlink"/>
            <w:noProof/>
          </w:rPr>
          <w:t>Properties for dfdl:assert</w:t>
        </w:r>
        <w:r>
          <w:rPr>
            <w:noProof/>
            <w:webHidden/>
          </w:rPr>
          <w:tab/>
        </w:r>
        <w:r>
          <w:rPr>
            <w:noProof/>
            <w:webHidden/>
          </w:rPr>
          <w:fldChar w:fldCharType="begin"/>
        </w:r>
        <w:r>
          <w:rPr>
            <w:noProof/>
            <w:webHidden/>
          </w:rPr>
          <w:instrText xml:space="preserve"> PAGEREF _Toc332724399 \h </w:instrText>
        </w:r>
        <w:r>
          <w:rPr>
            <w:noProof/>
            <w:webHidden/>
          </w:rPr>
        </w:r>
        <w:r>
          <w:rPr>
            <w:noProof/>
            <w:webHidden/>
          </w:rPr>
          <w:fldChar w:fldCharType="separate"/>
        </w:r>
        <w:r>
          <w:rPr>
            <w:noProof/>
            <w:webHidden/>
          </w:rPr>
          <w:t>44</w:t>
        </w:r>
        <w:r>
          <w:rPr>
            <w:noProof/>
            <w:webHidden/>
          </w:rPr>
          <w:fldChar w:fldCharType="end"/>
        </w:r>
      </w:hyperlink>
    </w:p>
    <w:p w14:paraId="6845AE91"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00" w:history="1">
        <w:r w:rsidRPr="00D149E9">
          <w:rPr>
            <w:rStyle w:val="Hyperlink"/>
            <w:noProof/>
          </w:rPr>
          <w:t>7.4</w:t>
        </w:r>
        <w:r>
          <w:rPr>
            <w:rFonts w:asciiTheme="minorHAnsi" w:eastAsiaTheme="minorEastAsia" w:hAnsiTheme="minorHAnsi" w:cstheme="minorBidi"/>
            <w:noProof/>
            <w:sz w:val="22"/>
            <w:szCs w:val="22"/>
          </w:rPr>
          <w:tab/>
        </w:r>
        <w:r w:rsidRPr="00D149E9">
          <w:rPr>
            <w:rStyle w:val="Hyperlink"/>
            <w:noProof/>
          </w:rPr>
          <w:t>The dfdl:discriminator Annotation Element</w:t>
        </w:r>
        <w:r>
          <w:rPr>
            <w:noProof/>
            <w:webHidden/>
          </w:rPr>
          <w:tab/>
        </w:r>
        <w:r>
          <w:rPr>
            <w:noProof/>
            <w:webHidden/>
          </w:rPr>
          <w:fldChar w:fldCharType="begin"/>
        </w:r>
        <w:r>
          <w:rPr>
            <w:noProof/>
            <w:webHidden/>
          </w:rPr>
          <w:instrText xml:space="preserve"> PAGEREF _Toc332724400 \h </w:instrText>
        </w:r>
        <w:r>
          <w:rPr>
            <w:noProof/>
            <w:webHidden/>
          </w:rPr>
        </w:r>
        <w:r>
          <w:rPr>
            <w:noProof/>
            <w:webHidden/>
          </w:rPr>
          <w:fldChar w:fldCharType="separate"/>
        </w:r>
        <w:r>
          <w:rPr>
            <w:noProof/>
            <w:webHidden/>
          </w:rPr>
          <w:t>46</w:t>
        </w:r>
        <w:r>
          <w:rPr>
            <w:noProof/>
            <w:webHidden/>
          </w:rPr>
          <w:fldChar w:fldCharType="end"/>
        </w:r>
      </w:hyperlink>
    </w:p>
    <w:p w14:paraId="5446EE8E"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01" w:history="1">
        <w:r w:rsidRPr="00D149E9">
          <w:rPr>
            <w:rStyle w:val="Hyperlink"/>
            <w:noProof/>
          </w:rPr>
          <w:t>7.4.1</w:t>
        </w:r>
        <w:r>
          <w:rPr>
            <w:rFonts w:asciiTheme="minorHAnsi" w:eastAsiaTheme="minorEastAsia" w:hAnsiTheme="minorHAnsi" w:cstheme="minorBidi"/>
            <w:noProof/>
            <w:sz w:val="22"/>
            <w:szCs w:val="22"/>
          </w:rPr>
          <w:tab/>
        </w:r>
        <w:r w:rsidRPr="00D149E9">
          <w:rPr>
            <w:rStyle w:val="Hyperlink"/>
            <w:noProof/>
          </w:rPr>
          <w:t>Properties for dfdl:discriminator</w:t>
        </w:r>
        <w:r>
          <w:rPr>
            <w:noProof/>
            <w:webHidden/>
          </w:rPr>
          <w:tab/>
        </w:r>
        <w:r>
          <w:rPr>
            <w:noProof/>
            <w:webHidden/>
          </w:rPr>
          <w:fldChar w:fldCharType="begin"/>
        </w:r>
        <w:r>
          <w:rPr>
            <w:noProof/>
            <w:webHidden/>
          </w:rPr>
          <w:instrText xml:space="preserve"> PAGEREF _Toc332724401 \h </w:instrText>
        </w:r>
        <w:r>
          <w:rPr>
            <w:noProof/>
            <w:webHidden/>
          </w:rPr>
        </w:r>
        <w:r>
          <w:rPr>
            <w:noProof/>
            <w:webHidden/>
          </w:rPr>
          <w:fldChar w:fldCharType="separate"/>
        </w:r>
        <w:r>
          <w:rPr>
            <w:noProof/>
            <w:webHidden/>
          </w:rPr>
          <w:t>47</w:t>
        </w:r>
        <w:r>
          <w:rPr>
            <w:noProof/>
            <w:webHidden/>
          </w:rPr>
          <w:fldChar w:fldCharType="end"/>
        </w:r>
      </w:hyperlink>
    </w:p>
    <w:p w14:paraId="403A9D6B"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02" w:history="1">
        <w:r w:rsidRPr="00D149E9">
          <w:rPr>
            <w:rStyle w:val="Hyperlink"/>
            <w:noProof/>
          </w:rPr>
          <w:t>7.5</w:t>
        </w:r>
        <w:r>
          <w:rPr>
            <w:rFonts w:asciiTheme="minorHAnsi" w:eastAsiaTheme="minorEastAsia" w:hAnsiTheme="minorHAnsi" w:cstheme="minorBidi"/>
            <w:noProof/>
            <w:sz w:val="22"/>
            <w:szCs w:val="22"/>
          </w:rPr>
          <w:tab/>
        </w:r>
        <w:r w:rsidRPr="00D149E9">
          <w:rPr>
            <w:rStyle w:val="Hyperlink"/>
            <w:noProof/>
          </w:rPr>
          <w:t>The dfdl:defineEscapeScheme Annotation Element</w:t>
        </w:r>
        <w:r>
          <w:rPr>
            <w:noProof/>
            <w:webHidden/>
          </w:rPr>
          <w:tab/>
        </w:r>
        <w:r>
          <w:rPr>
            <w:noProof/>
            <w:webHidden/>
          </w:rPr>
          <w:fldChar w:fldCharType="begin"/>
        </w:r>
        <w:r>
          <w:rPr>
            <w:noProof/>
            <w:webHidden/>
          </w:rPr>
          <w:instrText xml:space="preserve"> PAGEREF _Toc332724402 \h </w:instrText>
        </w:r>
        <w:r>
          <w:rPr>
            <w:noProof/>
            <w:webHidden/>
          </w:rPr>
        </w:r>
        <w:r>
          <w:rPr>
            <w:noProof/>
            <w:webHidden/>
          </w:rPr>
          <w:fldChar w:fldCharType="separate"/>
        </w:r>
        <w:r>
          <w:rPr>
            <w:noProof/>
            <w:webHidden/>
          </w:rPr>
          <w:t>49</w:t>
        </w:r>
        <w:r>
          <w:rPr>
            <w:noProof/>
            <w:webHidden/>
          </w:rPr>
          <w:fldChar w:fldCharType="end"/>
        </w:r>
      </w:hyperlink>
    </w:p>
    <w:p w14:paraId="23B5F7ED"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04" w:history="1">
        <w:r w:rsidRPr="00D149E9">
          <w:rPr>
            <w:rStyle w:val="Hyperlink"/>
            <w:noProof/>
          </w:rPr>
          <w:t>7.5.1</w:t>
        </w:r>
        <w:r>
          <w:rPr>
            <w:rFonts w:asciiTheme="minorHAnsi" w:eastAsiaTheme="minorEastAsia" w:hAnsiTheme="minorHAnsi" w:cstheme="minorBidi"/>
            <w:noProof/>
            <w:sz w:val="22"/>
            <w:szCs w:val="22"/>
          </w:rPr>
          <w:tab/>
        </w:r>
        <w:r w:rsidRPr="00D149E9">
          <w:rPr>
            <w:rStyle w:val="Hyperlink"/>
            <w:noProof/>
          </w:rPr>
          <w:t>Using/Referencing a Named escapeScheme Definition</w:t>
        </w:r>
        <w:r>
          <w:rPr>
            <w:noProof/>
            <w:webHidden/>
          </w:rPr>
          <w:tab/>
        </w:r>
        <w:r>
          <w:rPr>
            <w:noProof/>
            <w:webHidden/>
          </w:rPr>
          <w:fldChar w:fldCharType="begin"/>
        </w:r>
        <w:r>
          <w:rPr>
            <w:noProof/>
            <w:webHidden/>
          </w:rPr>
          <w:instrText xml:space="preserve"> PAGEREF _Toc332724404 \h </w:instrText>
        </w:r>
        <w:r>
          <w:rPr>
            <w:noProof/>
            <w:webHidden/>
          </w:rPr>
        </w:r>
        <w:r>
          <w:rPr>
            <w:noProof/>
            <w:webHidden/>
          </w:rPr>
          <w:fldChar w:fldCharType="separate"/>
        </w:r>
        <w:r>
          <w:rPr>
            <w:noProof/>
            <w:webHidden/>
          </w:rPr>
          <w:t>50</w:t>
        </w:r>
        <w:r>
          <w:rPr>
            <w:noProof/>
            <w:webHidden/>
          </w:rPr>
          <w:fldChar w:fldCharType="end"/>
        </w:r>
      </w:hyperlink>
    </w:p>
    <w:p w14:paraId="16F501B6"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05" w:history="1">
        <w:r w:rsidRPr="00D149E9">
          <w:rPr>
            <w:rStyle w:val="Hyperlink"/>
            <w:noProof/>
          </w:rPr>
          <w:t>7.6</w:t>
        </w:r>
        <w:r>
          <w:rPr>
            <w:rFonts w:asciiTheme="minorHAnsi" w:eastAsiaTheme="minorEastAsia" w:hAnsiTheme="minorHAnsi" w:cstheme="minorBidi"/>
            <w:noProof/>
            <w:sz w:val="22"/>
            <w:szCs w:val="22"/>
          </w:rPr>
          <w:tab/>
        </w:r>
        <w:r w:rsidRPr="00D149E9">
          <w:rPr>
            <w:rStyle w:val="Hyperlink"/>
            <w:noProof/>
          </w:rPr>
          <w:t>The dfdl:escapeScheme Annotation Element</w:t>
        </w:r>
        <w:r>
          <w:rPr>
            <w:noProof/>
            <w:webHidden/>
          </w:rPr>
          <w:tab/>
        </w:r>
        <w:r>
          <w:rPr>
            <w:noProof/>
            <w:webHidden/>
          </w:rPr>
          <w:fldChar w:fldCharType="begin"/>
        </w:r>
        <w:r>
          <w:rPr>
            <w:noProof/>
            <w:webHidden/>
          </w:rPr>
          <w:instrText xml:space="preserve"> PAGEREF _Toc332724405 \h </w:instrText>
        </w:r>
        <w:r>
          <w:rPr>
            <w:noProof/>
            <w:webHidden/>
          </w:rPr>
        </w:r>
        <w:r>
          <w:rPr>
            <w:noProof/>
            <w:webHidden/>
          </w:rPr>
          <w:fldChar w:fldCharType="separate"/>
        </w:r>
        <w:r>
          <w:rPr>
            <w:noProof/>
            <w:webHidden/>
          </w:rPr>
          <w:t>50</w:t>
        </w:r>
        <w:r>
          <w:rPr>
            <w:noProof/>
            <w:webHidden/>
          </w:rPr>
          <w:fldChar w:fldCharType="end"/>
        </w:r>
      </w:hyperlink>
    </w:p>
    <w:p w14:paraId="504F68F3"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07" w:history="1">
        <w:r w:rsidRPr="00D149E9">
          <w:rPr>
            <w:rStyle w:val="Hyperlink"/>
            <w:noProof/>
          </w:rPr>
          <w:t>7.7</w:t>
        </w:r>
        <w:r>
          <w:rPr>
            <w:rFonts w:asciiTheme="minorHAnsi" w:eastAsiaTheme="minorEastAsia" w:hAnsiTheme="minorHAnsi" w:cstheme="minorBidi"/>
            <w:noProof/>
            <w:sz w:val="22"/>
            <w:szCs w:val="22"/>
          </w:rPr>
          <w:tab/>
        </w:r>
        <w:r w:rsidRPr="00D149E9">
          <w:rPr>
            <w:rStyle w:val="Hyperlink"/>
            <w:noProof/>
          </w:rPr>
          <w:t>The dfdl:defineVariable Annotation Element</w:t>
        </w:r>
        <w:r>
          <w:rPr>
            <w:noProof/>
            <w:webHidden/>
          </w:rPr>
          <w:tab/>
        </w:r>
        <w:r>
          <w:rPr>
            <w:noProof/>
            <w:webHidden/>
          </w:rPr>
          <w:fldChar w:fldCharType="begin"/>
        </w:r>
        <w:r>
          <w:rPr>
            <w:noProof/>
            <w:webHidden/>
          </w:rPr>
          <w:instrText xml:space="preserve"> PAGEREF _Toc332724407 \h </w:instrText>
        </w:r>
        <w:r>
          <w:rPr>
            <w:noProof/>
            <w:webHidden/>
          </w:rPr>
        </w:r>
        <w:r>
          <w:rPr>
            <w:noProof/>
            <w:webHidden/>
          </w:rPr>
          <w:fldChar w:fldCharType="separate"/>
        </w:r>
        <w:r>
          <w:rPr>
            <w:noProof/>
            <w:webHidden/>
          </w:rPr>
          <w:t>51</w:t>
        </w:r>
        <w:r>
          <w:rPr>
            <w:noProof/>
            <w:webHidden/>
          </w:rPr>
          <w:fldChar w:fldCharType="end"/>
        </w:r>
      </w:hyperlink>
    </w:p>
    <w:p w14:paraId="117A1735"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09" w:history="1">
        <w:r w:rsidRPr="00D149E9">
          <w:rPr>
            <w:rStyle w:val="Hyperlink"/>
            <w:noProof/>
          </w:rPr>
          <w:t>7.7.1</w:t>
        </w:r>
        <w:r>
          <w:rPr>
            <w:rFonts w:asciiTheme="minorHAnsi" w:eastAsiaTheme="minorEastAsia" w:hAnsiTheme="minorHAnsi" w:cstheme="minorBidi"/>
            <w:noProof/>
            <w:sz w:val="22"/>
            <w:szCs w:val="22"/>
          </w:rPr>
          <w:tab/>
        </w:r>
        <w:r w:rsidRPr="00D149E9">
          <w:rPr>
            <w:rStyle w:val="Hyperlink"/>
            <w:noProof/>
          </w:rPr>
          <w:t>Examples</w:t>
        </w:r>
        <w:r>
          <w:rPr>
            <w:noProof/>
            <w:webHidden/>
          </w:rPr>
          <w:tab/>
        </w:r>
        <w:r>
          <w:rPr>
            <w:noProof/>
            <w:webHidden/>
          </w:rPr>
          <w:fldChar w:fldCharType="begin"/>
        </w:r>
        <w:r>
          <w:rPr>
            <w:noProof/>
            <w:webHidden/>
          </w:rPr>
          <w:instrText xml:space="preserve"> PAGEREF _Toc332724409 \h </w:instrText>
        </w:r>
        <w:r>
          <w:rPr>
            <w:noProof/>
            <w:webHidden/>
          </w:rPr>
        </w:r>
        <w:r>
          <w:rPr>
            <w:noProof/>
            <w:webHidden/>
          </w:rPr>
          <w:fldChar w:fldCharType="separate"/>
        </w:r>
        <w:r>
          <w:rPr>
            <w:noProof/>
            <w:webHidden/>
          </w:rPr>
          <w:t>51</w:t>
        </w:r>
        <w:r>
          <w:rPr>
            <w:noProof/>
            <w:webHidden/>
          </w:rPr>
          <w:fldChar w:fldCharType="end"/>
        </w:r>
      </w:hyperlink>
    </w:p>
    <w:p w14:paraId="13D9196F"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11" w:history="1">
        <w:r w:rsidRPr="00D149E9">
          <w:rPr>
            <w:rStyle w:val="Hyperlink"/>
            <w:noProof/>
          </w:rPr>
          <w:t>7.7.2</w:t>
        </w:r>
        <w:r>
          <w:rPr>
            <w:rFonts w:asciiTheme="minorHAnsi" w:eastAsiaTheme="minorEastAsia" w:hAnsiTheme="minorHAnsi" w:cstheme="minorBidi"/>
            <w:noProof/>
            <w:sz w:val="22"/>
            <w:szCs w:val="22"/>
          </w:rPr>
          <w:tab/>
        </w:r>
        <w:r w:rsidRPr="00D149E9">
          <w:rPr>
            <w:rStyle w:val="Hyperlink"/>
            <w:noProof/>
          </w:rPr>
          <w:t>Predefined Variables</w:t>
        </w:r>
        <w:r>
          <w:rPr>
            <w:noProof/>
            <w:webHidden/>
          </w:rPr>
          <w:tab/>
        </w:r>
        <w:r>
          <w:rPr>
            <w:noProof/>
            <w:webHidden/>
          </w:rPr>
          <w:fldChar w:fldCharType="begin"/>
        </w:r>
        <w:r>
          <w:rPr>
            <w:noProof/>
            <w:webHidden/>
          </w:rPr>
          <w:instrText xml:space="preserve"> PAGEREF _Toc332724411 \h </w:instrText>
        </w:r>
        <w:r>
          <w:rPr>
            <w:noProof/>
            <w:webHidden/>
          </w:rPr>
        </w:r>
        <w:r>
          <w:rPr>
            <w:noProof/>
            <w:webHidden/>
          </w:rPr>
          <w:fldChar w:fldCharType="separate"/>
        </w:r>
        <w:r>
          <w:rPr>
            <w:noProof/>
            <w:webHidden/>
          </w:rPr>
          <w:t>51</w:t>
        </w:r>
        <w:r>
          <w:rPr>
            <w:noProof/>
            <w:webHidden/>
          </w:rPr>
          <w:fldChar w:fldCharType="end"/>
        </w:r>
      </w:hyperlink>
    </w:p>
    <w:p w14:paraId="0AB16E40"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12" w:history="1">
        <w:r w:rsidRPr="00D149E9">
          <w:rPr>
            <w:rStyle w:val="Hyperlink"/>
            <w:noProof/>
          </w:rPr>
          <w:t>7.8</w:t>
        </w:r>
        <w:r>
          <w:rPr>
            <w:rFonts w:asciiTheme="minorHAnsi" w:eastAsiaTheme="minorEastAsia" w:hAnsiTheme="minorHAnsi" w:cstheme="minorBidi"/>
            <w:noProof/>
            <w:sz w:val="22"/>
            <w:szCs w:val="22"/>
          </w:rPr>
          <w:tab/>
        </w:r>
        <w:r w:rsidRPr="00D149E9">
          <w:rPr>
            <w:rStyle w:val="Hyperlink"/>
            <w:noProof/>
          </w:rPr>
          <w:t>The dfdl:newVariableInstance Annotation Element</w:t>
        </w:r>
        <w:r>
          <w:rPr>
            <w:noProof/>
            <w:webHidden/>
          </w:rPr>
          <w:tab/>
        </w:r>
        <w:r>
          <w:rPr>
            <w:noProof/>
            <w:webHidden/>
          </w:rPr>
          <w:fldChar w:fldCharType="begin"/>
        </w:r>
        <w:r>
          <w:rPr>
            <w:noProof/>
            <w:webHidden/>
          </w:rPr>
          <w:instrText xml:space="preserve"> PAGEREF _Toc332724412 \h </w:instrText>
        </w:r>
        <w:r>
          <w:rPr>
            <w:noProof/>
            <w:webHidden/>
          </w:rPr>
        </w:r>
        <w:r>
          <w:rPr>
            <w:noProof/>
            <w:webHidden/>
          </w:rPr>
          <w:fldChar w:fldCharType="separate"/>
        </w:r>
        <w:r>
          <w:rPr>
            <w:noProof/>
            <w:webHidden/>
          </w:rPr>
          <w:t>52</w:t>
        </w:r>
        <w:r>
          <w:rPr>
            <w:noProof/>
            <w:webHidden/>
          </w:rPr>
          <w:fldChar w:fldCharType="end"/>
        </w:r>
      </w:hyperlink>
    </w:p>
    <w:p w14:paraId="53DF4632"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14" w:history="1">
        <w:r w:rsidRPr="00D149E9">
          <w:rPr>
            <w:rStyle w:val="Hyperlink"/>
            <w:noProof/>
          </w:rPr>
          <w:t>7.8.1</w:t>
        </w:r>
        <w:r>
          <w:rPr>
            <w:rFonts w:asciiTheme="minorHAnsi" w:eastAsiaTheme="minorEastAsia" w:hAnsiTheme="minorHAnsi" w:cstheme="minorBidi"/>
            <w:noProof/>
            <w:sz w:val="22"/>
            <w:szCs w:val="22"/>
          </w:rPr>
          <w:tab/>
        </w:r>
        <w:r w:rsidRPr="00D149E9">
          <w:rPr>
            <w:rStyle w:val="Hyperlink"/>
            <w:noProof/>
          </w:rPr>
          <w:t>Examples</w:t>
        </w:r>
        <w:r>
          <w:rPr>
            <w:noProof/>
            <w:webHidden/>
          </w:rPr>
          <w:tab/>
        </w:r>
        <w:r>
          <w:rPr>
            <w:noProof/>
            <w:webHidden/>
          </w:rPr>
          <w:fldChar w:fldCharType="begin"/>
        </w:r>
        <w:r>
          <w:rPr>
            <w:noProof/>
            <w:webHidden/>
          </w:rPr>
          <w:instrText xml:space="preserve"> PAGEREF _Toc332724414 \h </w:instrText>
        </w:r>
        <w:r>
          <w:rPr>
            <w:noProof/>
            <w:webHidden/>
          </w:rPr>
        </w:r>
        <w:r>
          <w:rPr>
            <w:noProof/>
            <w:webHidden/>
          </w:rPr>
          <w:fldChar w:fldCharType="separate"/>
        </w:r>
        <w:r>
          <w:rPr>
            <w:noProof/>
            <w:webHidden/>
          </w:rPr>
          <w:t>52</w:t>
        </w:r>
        <w:r>
          <w:rPr>
            <w:noProof/>
            <w:webHidden/>
          </w:rPr>
          <w:fldChar w:fldCharType="end"/>
        </w:r>
      </w:hyperlink>
    </w:p>
    <w:p w14:paraId="3794C7CD"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16" w:history="1">
        <w:r w:rsidRPr="00D149E9">
          <w:rPr>
            <w:rStyle w:val="Hyperlink"/>
            <w:noProof/>
          </w:rPr>
          <w:t>7.9</w:t>
        </w:r>
        <w:r>
          <w:rPr>
            <w:rFonts w:asciiTheme="minorHAnsi" w:eastAsiaTheme="minorEastAsia" w:hAnsiTheme="minorHAnsi" w:cstheme="minorBidi"/>
            <w:noProof/>
            <w:sz w:val="22"/>
            <w:szCs w:val="22"/>
          </w:rPr>
          <w:tab/>
        </w:r>
        <w:r w:rsidRPr="00D149E9">
          <w:rPr>
            <w:rStyle w:val="Hyperlink"/>
            <w:noProof/>
          </w:rPr>
          <w:t>The dfdl:setVariable Annotation Element</w:t>
        </w:r>
        <w:r>
          <w:rPr>
            <w:noProof/>
            <w:webHidden/>
          </w:rPr>
          <w:tab/>
        </w:r>
        <w:r>
          <w:rPr>
            <w:noProof/>
            <w:webHidden/>
          </w:rPr>
          <w:fldChar w:fldCharType="begin"/>
        </w:r>
        <w:r>
          <w:rPr>
            <w:noProof/>
            <w:webHidden/>
          </w:rPr>
          <w:instrText xml:space="preserve"> PAGEREF _Toc332724416 \h </w:instrText>
        </w:r>
        <w:r>
          <w:rPr>
            <w:noProof/>
            <w:webHidden/>
          </w:rPr>
        </w:r>
        <w:r>
          <w:rPr>
            <w:noProof/>
            <w:webHidden/>
          </w:rPr>
          <w:fldChar w:fldCharType="separate"/>
        </w:r>
        <w:r>
          <w:rPr>
            <w:noProof/>
            <w:webHidden/>
          </w:rPr>
          <w:t>53</w:t>
        </w:r>
        <w:r>
          <w:rPr>
            <w:noProof/>
            <w:webHidden/>
          </w:rPr>
          <w:fldChar w:fldCharType="end"/>
        </w:r>
      </w:hyperlink>
    </w:p>
    <w:p w14:paraId="61C1E2EE"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18" w:history="1">
        <w:r w:rsidRPr="00D149E9">
          <w:rPr>
            <w:rStyle w:val="Hyperlink"/>
            <w:noProof/>
          </w:rPr>
          <w:t>7.9.1</w:t>
        </w:r>
        <w:r>
          <w:rPr>
            <w:rFonts w:asciiTheme="minorHAnsi" w:eastAsiaTheme="minorEastAsia" w:hAnsiTheme="minorHAnsi" w:cstheme="minorBidi"/>
            <w:noProof/>
            <w:sz w:val="22"/>
            <w:szCs w:val="22"/>
          </w:rPr>
          <w:tab/>
        </w:r>
        <w:r w:rsidRPr="00D149E9">
          <w:rPr>
            <w:rStyle w:val="Hyperlink"/>
            <w:noProof/>
          </w:rPr>
          <w:t>Examples</w:t>
        </w:r>
        <w:r>
          <w:rPr>
            <w:noProof/>
            <w:webHidden/>
          </w:rPr>
          <w:tab/>
        </w:r>
        <w:r>
          <w:rPr>
            <w:noProof/>
            <w:webHidden/>
          </w:rPr>
          <w:fldChar w:fldCharType="begin"/>
        </w:r>
        <w:r>
          <w:rPr>
            <w:noProof/>
            <w:webHidden/>
          </w:rPr>
          <w:instrText xml:space="preserve"> PAGEREF _Toc332724418 \h </w:instrText>
        </w:r>
        <w:r>
          <w:rPr>
            <w:noProof/>
            <w:webHidden/>
          </w:rPr>
        </w:r>
        <w:r>
          <w:rPr>
            <w:noProof/>
            <w:webHidden/>
          </w:rPr>
          <w:fldChar w:fldCharType="separate"/>
        </w:r>
        <w:r>
          <w:rPr>
            <w:noProof/>
            <w:webHidden/>
          </w:rPr>
          <w:t>53</w:t>
        </w:r>
        <w:r>
          <w:rPr>
            <w:noProof/>
            <w:webHidden/>
          </w:rPr>
          <w:fldChar w:fldCharType="end"/>
        </w:r>
      </w:hyperlink>
    </w:p>
    <w:p w14:paraId="662BAE08"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421" w:history="1">
        <w:r w:rsidRPr="00D149E9">
          <w:rPr>
            <w:rStyle w:val="Hyperlink"/>
            <w:noProof/>
          </w:rPr>
          <w:t>8.</w:t>
        </w:r>
        <w:r>
          <w:rPr>
            <w:rFonts w:asciiTheme="minorHAnsi" w:eastAsiaTheme="minorEastAsia" w:hAnsiTheme="minorHAnsi" w:cstheme="minorBidi"/>
            <w:noProof/>
            <w:sz w:val="22"/>
            <w:szCs w:val="22"/>
          </w:rPr>
          <w:tab/>
        </w:r>
        <w:r w:rsidRPr="00D149E9">
          <w:rPr>
            <w:rStyle w:val="Hyperlink"/>
            <w:noProof/>
          </w:rPr>
          <w:t>Property Scoping Rules</w:t>
        </w:r>
        <w:r>
          <w:rPr>
            <w:noProof/>
            <w:webHidden/>
          </w:rPr>
          <w:tab/>
        </w:r>
        <w:r>
          <w:rPr>
            <w:noProof/>
            <w:webHidden/>
          </w:rPr>
          <w:fldChar w:fldCharType="begin"/>
        </w:r>
        <w:r>
          <w:rPr>
            <w:noProof/>
            <w:webHidden/>
          </w:rPr>
          <w:instrText xml:space="preserve"> PAGEREF _Toc332724421 \h </w:instrText>
        </w:r>
        <w:r>
          <w:rPr>
            <w:noProof/>
            <w:webHidden/>
          </w:rPr>
        </w:r>
        <w:r>
          <w:rPr>
            <w:noProof/>
            <w:webHidden/>
          </w:rPr>
          <w:fldChar w:fldCharType="separate"/>
        </w:r>
        <w:r>
          <w:rPr>
            <w:noProof/>
            <w:webHidden/>
          </w:rPr>
          <w:t>54</w:t>
        </w:r>
        <w:r>
          <w:rPr>
            <w:noProof/>
            <w:webHidden/>
          </w:rPr>
          <w:fldChar w:fldCharType="end"/>
        </w:r>
      </w:hyperlink>
    </w:p>
    <w:p w14:paraId="34C0667D"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23" w:history="1">
        <w:r w:rsidRPr="00D149E9">
          <w:rPr>
            <w:rStyle w:val="Hyperlink"/>
            <w:noProof/>
          </w:rPr>
          <w:t>8.1</w:t>
        </w:r>
        <w:r>
          <w:rPr>
            <w:rFonts w:asciiTheme="minorHAnsi" w:eastAsiaTheme="minorEastAsia" w:hAnsiTheme="minorHAnsi" w:cstheme="minorBidi"/>
            <w:noProof/>
            <w:sz w:val="22"/>
            <w:szCs w:val="22"/>
          </w:rPr>
          <w:tab/>
        </w:r>
        <w:r w:rsidRPr="00D149E9">
          <w:rPr>
            <w:rStyle w:val="Hyperlink"/>
            <w:noProof/>
          </w:rPr>
          <w:t>Providing Defaults for DFDL properties</w:t>
        </w:r>
        <w:r>
          <w:rPr>
            <w:noProof/>
            <w:webHidden/>
          </w:rPr>
          <w:tab/>
        </w:r>
        <w:r>
          <w:rPr>
            <w:noProof/>
            <w:webHidden/>
          </w:rPr>
          <w:fldChar w:fldCharType="begin"/>
        </w:r>
        <w:r>
          <w:rPr>
            <w:noProof/>
            <w:webHidden/>
          </w:rPr>
          <w:instrText xml:space="preserve"> PAGEREF _Toc332724423 \h </w:instrText>
        </w:r>
        <w:r>
          <w:rPr>
            <w:noProof/>
            <w:webHidden/>
          </w:rPr>
        </w:r>
        <w:r>
          <w:rPr>
            <w:noProof/>
            <w:webHidden/>
          </w:rPr>
          <w:fldChar w:fldCharType="separate"/>
        </w:r>
        <w:r>
          <w:rPr>
            <w:noProof/>
            <w:webHidden/>
          </w:rPr>
          <w:t>54</w:t>
        </w:r>
        <w:r>
          <w:rPr>
            <w:noProof/>
            <w:webHidden/>
          </w:rPr>
          <w:fldChar w:fldCharType="end"/>
        </w:r>
      </w:hyperlink>
    </w:p>
    <w:p w14:paraId="54288D5F"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25" w:history="1">
        <w:r w:rsidRPr="00D149E9">
          <w:rPr>
            <w:rStyle w:val="Hyperlink"/>
            <w:noProof/>
          </w:rPr>
          <w:t>8.2</w:t>
        </w:r>
        <w:r>
          <w:rPr>
            <w:rFonts w:asciiTheme="minorHAnsi" w:eastAsiaTheme="minorEastAsia" w:hAnsiTheme="minorHAnsi" w:cstheme="minorBidi"/>
            <w:noProof/>
            <w:sz w:val="22"/>
            <w:szCs w:val="22"/>
          </w:rPr>
          <w:tab/>
        </w:r>
        <w:r w:rsidRPr="00D149E9">
          <w:rPr>
            <w:rStyle w:val="Hyperlink"/>
            <w:noProof/>
          </w:rPr>
          <w:t>Combining DFDL Representation Properties from a dfdl:defineFormat</w:t>
        </w:r>
        <w:r>
          <w:rPr>
            <w:noProof/>
            <w:webHidden/>
          </w:rPr>
          <w:tab/>
        </w:r>
        <w:r>
          <w:rPr>
            <w:noProof/>
            <w:webHidden/>
          </w:rPr>
          <w:fldChar w:fldCharType="begin"/>
        </w:r>
        <w:r>
          <w:rPr>
            <w:noProof/>
            <w:webHidden/>
          </w:rPr>
          <w:instrText xml:space="preserve"> PAGEREF _Toc332724425 \h </w:instrText>
        </w:r>
        <w:r>
          <w:rPr>
            <w:noProof/>
            <w:webHidden/>
          </w:rPr>
        </w:r>
        <w:r>
          <w:rPr>
            <w:noProof/>
            <w:webHidden/>
          </w:rPr>
          <w:fldChar w:fldCharType="separate"/>
        </w:r>
        <w:r>
          <w:rPr>
            <w:noProof/>
            <w:webHidden/>
          </w:rPr>
          <w:t>55</w:t>
        </w:r>
        <w:r>
          <w:rPr>
            <w:noProof/>
            <w:webHidden/>
          </w:rPr>
          <w:fldChar w:fldCharType="end"/>
        </w:r>
      </w:hyperlink>
    </w:p>
    <w:p w14:paraId="32C445B0"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26" w:history="1">
        <w:r w:rsidRPr="00D149E9">
          <w:rPr>
            <w:rStyle w:val="Hyperlink"/>
            <w:noProof/>
          </w:rPr>
          <w:t>8.3</w:t>
        </w:r>
        <w:r>
          <w:rPr>
            <w:rFonts w:asciiTheme="minorHAnsi" w:eastAsiaTheme="minorEastAsia" w:hAnsiTheme="minorHAnsi" w:cstheme="minorBidi"/>
            <w:noProof/>
            <w:sz w:val="22"/>
            <w:szCs w:val="22"/>
          </w:rPr>
          <w:tab/>
        </w:r>
        <w:r w:rsidRPr="00D149E9">
          <w:rPr>
            <w:rStyle w:val="Hyperlink"/>
            <w:noProof/>
          </w:rPr>
          <w:t>Combining DFDL Properties from References</w:t>
        </w:r>
        <w:r>
          <w:rPr>
            <w:noProof/>
            <w:webHidden/>
          </w:rPr>
          <w:tab/>
        </w:r>
        <w:r>
          <w:rPr>
            <w:noProof/>
            <w:webHidden/>
          </w:rPr>
          <w:fldChar w:fldCharType="begin"/>
        </w:r>
        <w:r>
          <w:rPr>
            <w:noProof/>
            <w:webHidden/>
          </w:rPr>
          <w:instrText xml:space="preserve"> PAGEREF _Toc332724426 \h </w:instrText>
        </w:r>
        <w:r>
          <w:rPr>
            <w:noProof/>
            <w:webHidden/>
          </w:rPr>
        </w:r>
        <w:r>
          <w:rPr>
            <w:noProof/>
            <w:webHidden/>
          </w:rPr>
          <w:fldChar w:fldCharType="separate"/>
        </w:r>
        <w:r>
          <w:rPr>
            <w:noProof/>
            <w:webHidden/>
          </w:rPr>
          <w:t>56</w:t>
        </w:r>
        <w:r>
          <w:rPr>
            <w:noProof/>
            <w:webHidden/>
          </w:rPr>
          <w:fldChar w:fldCharType="end"/>
        </w:r>
      </w:hyperlink>
    </w:p>
    <w:p w14:paraId="2EB2320D" w14:textId="77777777" w:rsidR="007D321A" w:rsidRDefault="007D321A">
      <w:pPr>
        <w:pStyle w:val="TOC1"/>
        <w:tabs>
          <w:tab w:val="left" w:pos="400"/>
          <w:tab w:val="right" w:leader="dot" w:pos="8630"/>
        </w:tabs>
        <w:rPr>
          <w:rFonts w:asciiTheme="minorHAnsi" w:eastAsiaTheme="minorEastAsia" w:hAnsiTheme="minorHAnsi" w:cstheme="minorBidi"/>
          <w:noProof/>
          <w:sz w:val="22"/>
          <w:szCs w:val="22"/>
        </w:rPr>
      </w:pPr>
      <w:hyperlink w:anchor="_Toc332724429" w:history="1">
        <w:r w:rsidRPr="00D149E9">
          <w:rPr>
            <w:rStyle w:val="Hyperlink"/>
            <w:noProof/>
          </w:rPr>
          <w:t>9.</w:t>
        </w:r>
        <w:r>
          <w:rPr>
            <w:rFonts w:asciiTheme="minorHAnsi" w:eastAsiaTheme="minorEastAsia" w:hAnsiTheme="minorHAnsi" w:cstheme="minorBidi"/>
            <w:noProof/>
            <w:sz w:val="22"/>
            <w:szCs w:val="22"/>
          </w:rPr>
          <w:tab/>
        </w:r>
        <w:r w:rsidRPr="00D149E9">
          <w:rPr>
            <w:rStyle w:val="Hyperlink"/>
            <w:noProof/>
          </w:rPr>
          <w:t>DFDL Processing Introduction</w:t>
        </w:r>
        <w:r>
          <w:rPr>
            <w:noProof/>
            <w:webHidden/>
          </w:rPr>
          <w:tab/>
        </w:r>
        <w:r>
          <w:rPr>
            <w:noProof/>
            <w:webHidden/>
          </w:rPr>
          <w:fldChar w:fldCharType="begin"/>
        </w:r>
        <w:r>
          <w:rPr>
            <w:noProof/>
            <w:webHidden/>
          </w:rPr>
          <w:instrText xml:space="preserve"> PAGEREF _Toc332724429 \h </w:instrText>
        </w:r>
        <w:r>
          <w:rPr>
            <w:noProof/>
            <w:webHidden/>
          </w:rPr>
        </w:r>
        <w:r>
          <w:rPr>
            <w:noProof/>
            <w:webHidden/>
          </w:rPr>
          <w:fldChar w:fldCharType="separate"/>
        </w:r>
        <w:r>
          <w:rPr>
            <w:noProof/>
            <w:webHidden/>
          </w:rPr>
          <w:t>59</w:t>
        </w:r>
        <w:r>
          <w:rPr>
            <w:noProof/>
            <w:webHidden/>
          </w:rPr>
          <w:fldChar w:fldCharType="end"/>
        </w:r>
      </w:hyperlink>
    </w:p>
    <w:p w14:paraId="0536F0A5"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31" w:history="1">
        <w:r w:rsidRPr="00D149E9">
          <w:rPr>
            <w:rStyle w:val="Hyperlink"/>
            <w:noProof/>
          </w:rPr>
          <w:t>9.1</w:t>
        </w:r>
        <w:r>
          <w:rPr>
            <w:rFonts w:asciiTheme="minorHAnsi" w:eastAsiaTheme="minorEastAsia" w:hAnsiTheme="minorHAnsi" w:cstheme="minorBidi"/>
            <w:noProof/>
            <w:sz w:val="22"/>
            <w:szCs w:val="22"/>
          </w:rPr>
          <w:tab/>
        </w:r>
        <w:r w:rsidRPr="00D149E9">
          <w:rPr>
            <w:rStyle w:val="Hyperlink"/>
            <w:noProof/>
          </w:rPr>
          <w:t>Parser Overview</w:t>
        </w:r>
        <w:r>
          <w:rPr>
            <w:noProof/>
            <w:webHidden/>
          </w:rPr>
          <w:tab/>
        </w:r>
        <w:r>
          <w:rPr>
            <w:noProof/>
            <w:webHidden/>
          </w:rPr>
          <w:fldChar w:fldCharType="begin"/>
        </w:r>
        <w:r>
          <w:rPr>
            <w:noProof/>
            <w:webHidden/>
          </w:rPr>
          <w:instrText xml:space="preserve"> PAGEREF _Toc332724431 \h </w:instrText>
        </w:r>
        <w:r>
          <w:rPr>
            <w:noProof/>
            <w:webHidden/>
          </w:rPr>
        </w:r>
        <w:r>
          <w:rPr>
            <w:noProof/>
            <w:webHidden/>
          </w:rPr>
          <w:fldChar w:fldCharType="separate"/>
        </w:r>
        <w:r>
          <w:rPr>
            <w:noProof/>
            <w:webHidden/>
          </w:rPr>
          <w:t>59</w:t>
        </w:r>
        <w:r>
          <w:rPr>
            <w:noProof/>
            <w:webHidden/>
          </w:rPr>
          <w:fldChar w:fldCharType="end"/>
        </w:r>
      </w:hyperlink>
    </w:p>
    <w:p w14:paraId="27BAAE34"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33" w:history="1">
        <w:r w:rsidRPr="00D149E9">
          <w:rPr>
            <w:rStyle w:val="Hyperlink"/>
            <w:noProof/>
          </w:rPr>
          <w:t>9.1.1</w:t>
        </w:r>
        <w:r>
          <w:rPr>
            <w:rFonts w:asciiTheme="minorHAnsi" w:eastAsiaTheme="minorEastAsia" w:hAnsiTheme="minorHAnsi" w:cstheme="minorBidi"/>
            <w:noProof/>
            <w:sz w:val="22"/>
            <w:szCs w:val="22"/>
          </w:rPr>
          <w:tab/>
        </w:r>
        <w:r w:rsidRPr="00D149E9">
          <w:rPr>
            <w:rStyle w:val="Hyperlink"/>
            <w:noProof/>
          </w:rPr>
          <w:t>Resolving Points of Uncertainty.</w:t>
        </w:r>
        <w:r>
          <w:rPr>
            <w:noProof/>
            <w:webHidden/>
          </w:rPr>
          <w:tab/>
        </w:r>
        <w:r>
          <w:rPr>
            <w:noProof/>
            <w:webHidden/>
          </w:rPr>
          <w:fldChar w:fldCharType="begin"/>
        </w:r>
        <w:r>
          <w:rPr>
            <w:noProof/>
            <w:webHidden/>
          </w:rPr>
          <w:instrText xml:space="preserve"> PAGEREF _Toc332724433 \h </w:instrText>
        </w:r>
        <w:r>
          <w:rPr>
            <w:noProof/>
            <w:webHidden/>
          </w:rPr>
        </w:r>
        <w:r>
          <w:rPr>
            <w:noProof/>
            <w:webHidden/>
          </w:rPr>
          <w:fldChar w:fldCharType="separate"/>
        </w:r>
        <w:r>
          <w:rPr>
            <w:noProof/>
            <w:webHidden/>
          </w:rPr>
          <w:t>59</w:t>
        </w:r>
        <w:r>
          <w:rPr>
            <w:noProof/>
            <w:webHidden/>
          </w:rPr>
          <w:fldChar w:fldCharType="end"/>
        </w:r>
      </w:hyperlink>
    </w:p>
    <w:p w14:paraId="3FB9C693" w14:textId="77777777" w:rsidR="007D321A" w:rsidRDefault="007D321A">
      <w:pPr>
        <w:pStyle w:val="TOC2"/>
        <w:tabs>
          <w:tab w:val="left" w:pos="800"/>
          <w:tab w:val="right" w:leader="dot" w:pos="8630"/>
        </w:tabs>
        <w:rPr>
          <w:rFonts w:asciiTheme="minorHAnsi" w:eastAsiaTheme="minorEastAsia" w:hAnsiTheme="minorHAnsi" w:cstheme="minorBidi"/>
          <w:noProof/>
          <w:sz w:val="22"/>
          <w:szCs w:val="22"/>
        </w:rPr>
      </w:pPr>
      <w:hyperlink w:anchor="_Toc332724435" w:history="1">
        <w:r w:rsidRPr="00D149E9">
          <w:rPr>
            <w:rStyle w:val="Hyperlink"/>
            <w:noProof/>
          </w:rPr>
          <w:t>9.2</w:t>
        </w:r>
        <w:r>
          <w:rPr>
            <w:rFonts w:asciiTheme="minorHAnsi" w:eastAsiaTheme="minorEastAsia" w:hAnsiTheme="minorHAnsi" w:cstheme="minorBidi"/>
            <w:noProof/>
            <w:sz w:val="22"/>
            <w:szCs w:val="22"/>
          </w:rPr>
          <w:tab/>
        </w:r>
        <w:r w:rsidRPr="00D149E9">
          <w:rPr>
            <w:rStyle w:val="Hyperlink"/>
            <w:noProof/>
          </w:rPr>
          <w:t>DFDL Data Syntax Grammar</w:t>
        </w:r>
        <w:r>
          <w:rPr>
            <w:noProof/>
            <w:webHidden/>
          </w:rPr>
          <w:tab/>
        </w:r>
        <w:r>
          <w:rPr>
            <w:noProof/>
            <w:webHidden/>
          </w:rPr>
          <w:fldChar w:fldCharType="begin"/>
        </w:r>
        <w:r>
          <w:rPr>
            <w:noProof/>
            <w:webHidden/>
          </w:rPr>
          <w:instrText xml:space="preserve"> PAGEREF _Toc332724435 \h </w:instrText>
        </w:r>
        <w:r>
          <w:rPr>
            <w:noProof/>
            <w:webHidden/>
          </w:rPr>
        </w:r>
        <w:r>
          <w:rPr>
            <w:noProof/>
            <w:webHidden/>
          </w:rPr>
          <w:fldChar w:fldCharType="separate"/>
        </w:r>
        <w:r>
          <w:rPr>
            <w:noProof/>
            <w:webHidden/>
          </w:rPr>
          <w:t>61</w:t>
        </w:r>
        <w:r>
          <w:rPr>
            <w:noProof/>
            <w:webHidden/>
          </w:rPr>
          <w:fldChar w:fldCharType="end"/>
        </w:r>
      </w:hyperlink>
    </w:p>
    <w:p w14:paraId="5503CC65"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438" w:history="1">
        <w:r w:rsidRPr="00D149E9">
          <w:rPr>
            <w:rStyle w:val="Hyperlink"/>
            <w:noProof/>
          </w:rPr>
          <w:t>10.</w:t>
        </w:r>
        <w:r>
          <w:rPr>
            <w:rFonts w:asciiTheme="minorHAnsi" w:eastAsiaTheme="minorEastAsia" w:hAnsiTheme="minorHAnsi" w:cstheme="minorBidi"/>
            <w:noProof/>
            <w:sz w:val="22"/>
            <w:szCs w:val="22"/>
          </w:rPr>
          <w:tab/>
        </w:r>
        <w:r w:rsidRPr="00D149E9">
          <w:rPr>
            <w:rStyle w:val="Hyperlink"/>
            <w:noProof/>
          </w:rPr>
          <w:t>Core Representation Properties and their Format Semantics</w:t>
        </w:r>
        <w:r>
          <w:rPr>
            <w:noProof/>
            <w:webHidden/>
          </w:rPr>
          <w:tab/>
        </w:r>
        <w:r>
          <w:rPr>
            <w:noProof/>
            <w:webHidden/>
          </w:rPr>
          <w:fldChar w:fldCharType="begin"/>
        </w:r>
        <w:r>
          <w:rPr>
            <w:noProof/>
            <w:webHidden/>
          </w:rPr>
          <w:instrText xml:space="preserve"> PAGEREF _Toc332724438 \h </w:instrText>
        </w:r>
        <w:r>
          <w:rPr>
            <w:noProof/>
            <w:webHidden/>
          </w:rPr>
        </w:r>
        <w:r>
          <w:rPr>
            <w:noProof/>
            <w:webHidden/>
          </w:rPr>
          <w:fldChar w:fldCharType="separate"/>
        </w:r>
        <w:r>
          <w:rPr>
            <w:noProof/>
            <w:webHidden/>
          </w:rPr>
          <w:t>63</w:t>
        </w:r>
        <w:r>
          <w:rPr>
            <w:noProof/>
            <w:webHidden/>
          </w:rPr>
          <w:fldChar w:fldCharType="end"/>
        </w:r>
      </w:hyperlink>
    </w:p>
    <w:p w14:paraId="0DC5141D"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441" w:history="1">
        <w:r w:rsidRPr="00D149E9">
          <w:rPr>
            <w:rStyle w:val="Hyperlink"/>
            <w:noProof/>
          </w:rPr>
          <w:t>11.</w:t>
        </w:r>
        <w:r>
          <w:rPr>
            <w:rFonts w:asciiTheme="minorHAnsi" w:eastAsiaTheme="minorEastAsia" w:hAnsiTheme="minorHAnsi" w:cstheme="minorBidi"/>
            <w:noProof/>
            <w:sz w:val="22"/>
            <w:szCs w:val="22"/>
          </w:rPr>
          <w:tab/>
        </w:r>
        <w:r w:rsidRPr="00D149E9">
          <w:rPr>
            <w:rStyle w:val="Hyperlink"/>
            <w:noProof/>
          </w:rPr>
          <w:t>Properties Common to both Content and Framing</w:t>
        </w:r>
        <w:r>
          <w:rPr>
            <w:noProof/>
            <w:webHidden/>
          </w:rPr>
          <w:tab/>
        </w:r>
        <w:r>
          <w:rPr>
            <w:noProof/>
            <w:webHidden/>
          </w:rPr>
          <w:fldChar w:fldCharType="begin"/>
        </w:r>
        <w:r>
          <w:rPr>
            <w:noProof/>
            <w:webHidden/>
          </w:rPr>
          <w:instrText xml:space="preserve"> PAGEREF _Toc332724441 \h </w:instrText>
        </w:r>
        <w:r>
          <w:rPr>
            <w:noProof/>
            <w:webHidden/>
          </w:rPr>
        </w:r>
        <w:r>
          <w:rPr>
            <w:noProof/>
            <w:webHidden/>
          </w:rPr>
          <w:fldChar w:fldCharType="separate"/>
        </w:r>
        <w:r>
          <w:rPr>
            <w:noProof/>
            <w:webHidden/>
          </w:rPr>
          <w:t>64</w:t>
        </w:r>
        <w:r>
          <w:rPr>
            <w:noProof/>
            <w:webHidden/>
          </w:rPr>
          <w:fldChar w:fldCharType="end"/>
        </w:r>
      </w:hyperlink>
    </w:p>
    <w:p w14:paraId="5CA152B5"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42" w:history="1">
        <w:r w:rsidRPr="00D149E9">
          <w:rPr>
            <w:rStyle w:val="Hyperlink"/>
            <w:noProof/>
          </w:rPr>
          <w:t>11.1</w:t>
        </w:r>
        <w:r>
          <w:rPr>
            <w:rFonts w:asciiTheme="minorHAnsi" w:eastAsiaTheme="minorEastAsia" w:hAnsiTheme="minorHAnsi" w:cstheme="minorBidi"/>
            <w:noProof/>
            <w:sz w:val="22"/>
            <w:szCs w:val="22"/>
          </w:rPr>
          <w:tab/>
        </w:r>
        <w:r w:rsidRPr="00D149E9">
          <w:rPr>
            <w:rStyle w:val="Hyperlink"/>
            <w:noProof/>
          </w:rPr>
          <w:t>Unicode Byte Order Marks (BOM)</w:t>
        </w:r>
        <w:r>
          <w:rPr>
            <w:noProof/>
            <w:webHidden/>
          </w:rPr>
          <w:tab/>
        </w:r>
        <w:r>
          <w:rPr>
            <w:noProof/>
            <w:webHidden/>
          </w:rPr>
          <w:fldChar w:fldCharType="begin"/>
        </w:r>
        <w:r>
          <w:rPr>
            <w:noProof/>
            <w:webHidden/>
          </w:rPr>
          <w:instrText xml:space="preserve"> PAGEREF _Toc332724442 \h </w:instrText>
        </w:r>
        <w:r>
          <w:rPr>
            <w:noProof/>
            <w:webHidden/>
          </w:rPr>
        </w:r>
        <w:r>
          <w:rPr>
            <w:noProof/>
            <w:webHidden/>
          </w:rPr>
          <w:fldChar w:fldCharType="separate"/>
        </w:r>
        <w:r>
          <w:rPr>
            <w:noProof/>
            <w:webHidden/>
          </w:rPr>
          <w:t>66</w:t>
        </w:r>
        <w:r>
          <w:rPr>
            <w:noProof/>
            <w:webHidden/>
          </w:rPr>
          <w:fldChar w:fldCharType="end"/>
        </w:r>
      </w:hyperlink>
    </w:p>
    <w:p w14:paraId="33EED01B"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43" w:history="1">
        <w:r w:rsidRPr="00D149E9">
          <w:rPr>
            <w:rStyle w:val="Hyperlink"/>
            <w:noProof/>
          </w:rPr>
          <w:t>11.2</w:t>
        </w:r>
        <w:r>
          <w:rPr>
            <w:rFonts w:asciiTheme="minorHAnsi" w:eastAsiaTheme="minorEastAsia" w:hAnsiTheme="minorHAnsi" w:cstheme="minorBidi"/>
            <w:noProof/>
            <w:sz w:val="22"/>
            <w:szCs w:val="22"/>
          </w:rPr>
          <w:tab/>
        </w:r>
        <w:r w:rsidRPr="00D149E9">
          <w:rPr>
            <w:rStyle w:val="Hyperlink"/>
            <w:noProof/>
          </w:rPr>
          <w:t>Character Encoding and Decoding Errors</w:t>
        </w:r>
        <w:r>
          <w:rPr>
            <w:noProof/>
            <w:webHidden/>
          </w:rPr>
          <w:tab/>
        </w:r>
        <w:r>
          <w:rPr>
            <w:noProof/>
            <w:webHidden/>
          </w:rPr>
          <w:fldChar w:fldCharType="begin"/>
        </w:r>
        <w:r>
          <w:rPr>
            <w:noProof/>
            <w:webHidden/>
          </w:rPr>
          <w:instrText xml:space="preserve"> PAGEREF _Toc332724443 \h </w:instrText>
        </w:r>
        <w:r>
          <w:rPr>
            <w:noProof/>
            <w:webHidden/>
          </w:rPr>
        </w:r>
        <w:r>
          <w:rPr>
            <w:noProof/>
            <w:webHidden/>
          </w:rPr>
          <w:fldChar w:fldCharType="separate"/>
        </w:r>
        <w:r>
          <w:rPr>
            <w:noProof/>
            <w:webHidden/>
          </w:rPr>
          <w:t>67</w:t>
        </w:r>
        <w:r>
          <w:rPr>
            <w:noProof/>
            <w:webHidden/>
          </w:rPr>
          <w:fldChar w:fldCharType="end"/>
        </w:r>
      </w:hyperlink>
    </w:p>
    <w:p w14:paraId="6BB27A4A"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44" w:history="1">
        <w:r w:rsidRPr="00D149E9">
          <w:rPr>
            <w:rStyle w:val="Hyperlink"/>
            <w:noProof/>
          </w:rPr>
          <w:t>11.2.1</w:t>
        </w:r>
        <w:r>
          <w:rPr>
            <w:rFonts w:asciiTheme="minorHAnsi" w:eastAsiaTheme="minorEastAsia" w:hAnsiTheme="minorHAnsi" w:cstheme="minorBidi"/>
            <w:noProof/>
            <w:sz w:val="22"/>
            <w:szCs w:val="22"/>
          </w:rPr>
          <w:tab/>
        </w:r>
        <w:r w:rsidRPr="00D149E9">
          <w:rPr>
            <w:rStyle w:val="Hyperlink"/>
            <w:noProof/>
          </w:rPr>
          <w:t>Unicode Decoding Non-Errors</w:t>
        </w:r>
        <w:r>
          <w:rPr>
            <w:noProof/>
            <w:webHidden/>
          </w:rPr>
          <w:tab/>
        </w:r>
        <w:r>
          <w:rPr>
            <w:noProof/>
            <w:webHidden/>
          </w:rPr>
          <w:fldChar w:fldCharType="begin"/>
        </w:r>
        <w:r>
          <w:rPr>
            <w:noProof/>
            <w:webHidden/>
          </w:rPr>
          <w:instrText xml:space="preserve"> PAGEREF _Toc332724444 \h </w:instrText>
        </w:r>
        <w:r>
          <w:rPr>
            <w:noProof/>
            <w:webHidden/>
          </w:rPr>
        </w:r>
        <w:r>
          <w:rPr>
            <w:noProof/>
            <w:webHidden/>
          </w:rPr>
          <w:fldChar w:fldCharType="separate"/>
        </w:r>
        <w:r>
          <w:rPr>
            <w:noProof/>
            <w:webHidden/>
          </w:rPr>
          <w:t>67</w:t>
        </w:r>
        <w:r>
          <w:rPr>
            <w:noProof/>
            <w:webHidden/>
          </w:rPr>
          <w:fldChar w:fldCharType="end"/>
        </w:r>
      </w:hyperlink>
    </w:p>
    <w:p w14:paraId="390A6AF6"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45" w:history="1">
        <w:r w:rsidRPr="00D149E9">
          <w:rPr>
            <w:rStyle w:val="Hyperlink"/>
            <w:noProof/>
          </w:rPr>
          <w:t>11.2.2</w:t>
        </w:r>
        <w:r>
          <w:rPr>
            <w:rFonts w:asciiTheme="minorHAnsi" w:eastAsiaTheme="minorEastAsia" w:hAnsiTheme="minorHAnsi" w:cstheme="minorBidi"/>
            <w:noProof/>
            <w:sz w:val="22"/>
            <w:szCs w:val="22"/>
          </w:rPr>
          <w:tab/>
        </w:r>
        <w:r w:rsidRPr="00D149E9">
          <w:rPr>
            <w:rStyle w:val="Hyperlink"/>
            <w:noProof/>
          </w:rPr>
          <w:t>No Substitution Character</w:t>
        </w:r>
        <w:r>
          <w:rPr>
            <w:noProof/>
            <w:webHidden/>
          </w:rPr>
          <w:tab/>
        </w:r>
        <w:r>
          <w:rPr>
            <w:noProof/>
            <w:webHidden/>
          </w:rPr>
          <w:fldChar w:fldCharType="begin"/>
        </w:r>
        <w:r>
          <w:rPr>
            <w:noProof/>
            <w:webHidden/>
          </w:rPr>
          <w:instrText xml:space="preserve"> PAGEREF _Toc332724445 \h </w:instrText>
        </w:r>
        <w:r>
          <w:rPr>
            <w:noProof/>
            <w:webHidden/>
          </w:rPr>
        </w:r>
        <w:r>
          <w:rPr>
            <w:noProof/>
            <w:webHidden/>
          </w:rPr>
          <w:fldChar w:fldCharType="separate"/>
        </w:r>
        <w:r>
          <w:rPr>
            <w:noProof/>
            <w:webHidden/>
          </w:rPr>
          <w:t>67</w:t>
        </w:r>
        <w:r>
          <w:rPr>
            <w:noProof/>
            <w:webHidden/>
          </w:rPr>
          <w:fldChar w:fldCharType="end"/>
        </w:r>
      </w:hyperlink>
    </w:p>
    <w:p w14:paraId="5FB61F6E"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46" w:history="1">
        <w:r w:rsidRPr="00D149E9">
          <w:rPr>
            <w:rStyle w:val="Hyperlink"/>
            <w:noProof/>
          </w:rPr>
          <w:t>11.2.3</w:t>
        </w:r>
        <w:r>
          <w:rPr>
            <w:rFonts w:asciiTheme="minorHAnsi" w:eastAsiaTheme="minorEastAsia" w:hAnsiTheme="minorHAnsi" w:cstheme="minorBidi"/>
            <w:noProof/>
            <w:sz w:val="22"/>
            <w:szCs w:val="22"/>
          </w:rPr>
          <w:tab/>
        </w:r>
        <w:r w:rsidRPr="00D149E9">
          <w:rPr>
            <w:rStyle w:val="Hyperlink"/>
            <w:noProof/>
          </w:rPr>
          <w:t>Preserving Data Containing Decoding Errors</w:t>
        </w:r>
        <w:r>
          <w:rPr>
            <w:noProof/>
            <w:webHidden/>
          </w:rPr>
          <w:tab/>
        </w:r>
        <w:r>
          <w:rPr>
            <w:noProof/>
            <w:webHidden/>
          </w:rPr>
          <w:fldChar w:fldCharType="begin"/>
        </w:r>
        <w:r>
          <w:rPr>
            <w:noProof/>
            <w:webHidden/>
          </w:rPr>
          <w:instrText xml:space="preserve"> PAGEREF _Toc332724446 \h </w:instrText>
        </w:r>
        <w:r>
          <w:rPr>
            <w:noProof/>
            <w:webHidden/>
          </w:rPr>
        </w:r>
        <w:r>
          <w:rPr>
            <w:noProof/>
            <w:webHidden/>
          </w:rPr>
          <w:fldChar w:fldCharType="separate"/>
        </w:r>
        <w:r>
          <w:rPr>
            <w:noProof/>
            <w:webHidden/>
          </w:rPr>
          <w:t>68</w:t>
        </w:r>
        <w:r>
          <w:rPr>
            <w:noProof/>
            <w:webHidden/>
          </w:rPr>
          <w:fldChar w:fldCharType="end"/>
        </w:r>
      </w:hyperlink>
    </w:p>
    <w:p w14:paraId="68E0A469"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448" w:history="1">
        <w:r w:rsidRPr="00D149E9">
          <w:rPr>
            <w:rStyle w:val="Hyperlink"/>
            <w:noProof/>
          </w:rPr>
          <w:t>12.</w:t>
        </w:r>
        <w:r>
          <w:rPr>
            <w:rFonts w:asciiTheme="minorHAnsi" w:eastAsiaTheme="minorEastAsia" w:hAnsiTheme="minorHAnsi" w:cstheme="minorBidi"/>
            <w:noProof/>
            <w:sz w:val="22"/>
            <w:szCs w:val="22"/>
          </w:rPr>
          <w:tab/>
        </w:r>
        <w:r w:rsidRPr="00D149E9">
          <w:rPr>
            <w:rStyle w:val="Hyperlink"/>
            <w:noProof/>
          </w:rPr>
          <w:t>Framing</w:t>
        </w:r>
        <w:r>
          <w:rPr>
            <w:noProof/>
            <w:webHidden/>
          </w:rPr>
          <w:tab/>
        </w:r>
        <w:r>
          <w:rPr>
            <w:noProof/>
            <w:webHidden/>
          </w:rPr>
          <w:fldChar w:fldCharType="begin"/>
        </w:r>
        <w:r>
          <w:rPr>
            <w:noProof/>
            <w:webHidden/>
          </w:rPr>
          <w:instrText xml:space="preserve"> PAGEREF _Toc332724448 \h </w:instrText>
        </w:r>
        <w:r>
          <w:rPr>
            <w:noProof/>
            <w:webHidden/>
          </w:rPr>
        </w:r>
        <w:r>
          <w:rPr>
            <w:noProof/>
            <w:webHidden/>
          </w:rPr>
          <w:fldChar w:fldCharType="separate"/>
        </w:r>
        <w:r>
          <w:rPr>
            <w:noProof/>
            <w:webHidden/>
          </w:rPr>
          <w:t>69</w:t>
        </w:r>
        <w:r>
          <w:rPr>
            <w:noProof/>
            <w:webHidden/>
          </w:rPr>
          <w:fldChar w:fldCharType="end"/>
        </w:r>
      </w:hyperlink>
    </w:p>
    <w:p w14:paraId="0D104E1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49" w:history="1">
        <w:r w:rsidRPr="00D149E9">
          <w:rPr>
            <w:rStyle w:val="Hyperlink"/>
            <w:noProof/>
          </w:rPr>
          <w:t>12.1</w:t>
        </w:r>
        <w:r>
          <w:rPr>
            <w:rFonts w:asciiTheme="minorHAnsi" w:eastAsiaTheme="minorEastAsia" w:hAnsiTheme="minorHAnsi" w:cstheme="minorBidi"/>
            <w:noProof/>
            <w:sz w:val="22"/>
            <w:szCs w:val="22"/>
          </w:rPr>
          <w:tab/>
        </w:r>
        <w:r w:rsidRPr="00D149E9">
          <w:rPr>
            <w:rStyle w:val="Hyperlink"/>
            <w:noProof/>
          </w:rPr>
          <w:t>Aligned Data</w:t>
        </w:r>
        <w:r>
          <w:rPr>
            <w:noProof/>
            <w:webHidden/>
          </w:rPr>
          <w:tab/>
        </w:r>
        <w:r>
          <w:rPr>
            <w:noProof/>
            <w:webHidden/>
          </w:rPr>
          <w:fldChar w:fldCharType="begin"/>
        </w:r>
        <w:r>
          <w:rPr>
            <w:noProof/>
            <w:webHidden/>
          </w:rPr>
          <w:instrText xml:space="preserve"> PAGEREF _Toc332724449 \h </w:instrText>
        </w:r>
        <w:r>
          <w:rPr>
            <w:noProof/>
            <w:webHidden/>
          </w:rPr>
        </w:r>
        <w:r>
          <w:rPr>
            <w:noProof/>
            <w:webHidden/>
          </w:rPr>
          <w:fldChar w:fldCharType="separate"/>
        </w:r>
        <w:r>
          <w:rPr>
            <w:noProof/>
            <w:webHidden/>
          </w:rPr>
          <w:t>69</w:t>
        </w:r>
        <w:r>
          <w:rPr>
            <w:noProof/>
            <w:webHidden/>
          </w:rPr>
          <w:fldChar w:fldCharType="end"/>
        </w:r>
      </w:hyperlink>
    </w:p>
    <w:p w14:paraId="4590FBE2"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50" w:history="1">
        <w:r w:rsidRPr="00D149E9">
          <w:rPr>
            <w:rStyle w:val="Hyperlink"/>
            <w:noProof/>
          </w:rPr>
          <w:t>12.1.1</w:t>
        </w:r>
        <w:r>
          <w:rPr>
            <w:rFonts w:asciiTheme="minorHAnsi" w:eastAsiaTheme="minorEastAsia" w:hAnsiTheme="minorHAnsi" w:cstheme="minorBidi"/>
            <w:noProof/>
            <w:sz w:val="22"/>
            <w:szCs w:val="22"/>
          </w:rPr>
          <w:tab/>
        </w:r>
        <w:r w:rsidRPr="00D149E9">
          <w:rPr>
            <w:rStyle w:val="Hyperlink"/>
            <w:noProof/>
          </w:rPr>
          <w:t>Implicit Alignment</w:t>
        </w:r>
        <w:r>
          <w:rPr>
            <w:noProof/>
            <w:webHidden/>
          </w:rPr>
          <w:tab/>
        </w:r>
        <w:r>
          <w:rPr>
            <w:noProof/>
            <w:webHidden/>
          </w:rPr>
          <w:fldChar w:fldCharType="begin"/>
        </w:r>
        <w:r>
          <w:rPr>
            <w:noProof/>
            <w:webHidden/>
          </w:rPr>
          <w:instrText xml:space="preserve"> PAGEREF _Toc332724450 \h </w:instrText>
        </w:r>
        <w:r>
          <w:rPr>
            <w:noProof/>
            <w:webHidden/>
          </w:rPr>
        </w:r>
        <w:r>
          <w:rPr>
            <w:noProof/>
            <w:webHidden/>
          </w:rPr>
          <w:fldChar w:fldCharType="separate"/>
        </w:r>
        <w:r>
          <w:rPr>
            <w:noProof/>
            <w:webHidden/>
          </w:rPr>
          <w:t>70</w:t>
        </w:r>
        <w:r>
          <w:rPr>
            <w:noProof/>
            <w:webHidden/>
          </w:rPr>
          <w:fldChar w:fldCharType="end"/>
        </w:r>
      </w:hyperlink>
    </w:p>
    <w:p w14:paraId="661BEF08"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51" w:history="1">
        <w:r w:rsidRPr="00D149E9">
          <w:rPr>
            <w:rStyle w:val="Hyperlink"/>
            <w:noProof/>
          </w:rPr>
          <w:t>12.2</w:t>
        </w:r>
        <w:r>
          <w:rPr>
            <w:rFonts w:asciiTheme="minorHAnsi" w:eastAsiaTheme="minorEastAsia" w:hAnsiTheme="minorHAnsi" w:cstheme="minorBidi"/>
            <w:noProof/>
            <w:sz w:val="22"/>
            <w:szCs w:val="22"/>
          </w:rPr>
          <w:tab/>
        </w:r>
        <w:r w:rsidRPr="00D149E9">
          <w:rPr>
            <w:rStyle w:val="Hyperlink"/>
            <w:noProof/>
          </w:rPr>
          <w:t>Properties for Specifying Delimiters</w:t>
        </w:r>
        <w:r>
          <w:rPr>
            <w:noProof/>
            <w:webHidden/>
          </w:rPr>
          <w:tab/>
        </w:r>
        <w:r>
          <w:rPr>
            <w:noProof/>
            <w:webHidden/>
          </w:rPr>
          <w:fldChar w:fldCharType="begin"/>
        </w:r>
        <w:r>
          <w:rPr>
            <w:noProof/>
            <w:webHidden/>
          </w:rPr>
          <w:instrText xml:space="preserve"> PAGEREF _Toc332724451 \h </w:instrText>
        </w:r>
        <w:r>
          <w:rPr>
            <w:noProof/>
            <w:webHidden/>
          </w:rPr>
        </w:r>
        <w:r>
          <w:rPr>
            <w:noProof/>
            <w:webHidden/>
          </w:rPr>
          <w:fldChar w:fldCharType="separate"/>
        </w:r>
        <w:r>
          <w:rPr>
            <w:noProof/>
            <w:webHidden/>
          </w:rPr>
          <w:t>72</w:t>
        </w:r>
        <w:r>
          <w:rPr>
            <w:noProof/>
            <w:webHidden/>
          </w:rPr>
          <w:fldChar w:fldCharType="end"/>
        </w:r>
      </w:hyperlink>
    </w:p>
    <w:p w14:paraId="58ADEF41"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52" w:history="1">
        <w:r w:rsidRPr="00D149E9">
          <w:rPr>
            <w:rStyle w:val="Hyperlink"/>
            <w:noProof/>
          </w:rPr>
          <w:t>12.3</w:t>
        </w:r>
        <w:r>
          <w:rPr>
            <w:rFonts w:asciiTheme="minorHAnsi" w:eastAsiaTheme="minorEastAsia" w:hAnsiTheme="minorHAnsi" w:cstheme="minorBidi"/>
            <w:noProof/>
            <w:sz w:val="22"/>
            <w:szCs w:val="22"/>
          </w:rPr>
          <w:tab/>
        </w:r>
        <w:r w:rsidRPr="00D149E9">
          <w:rPr>
            <w:rStyle w:val="Hyperlink"/>
            <w:noProof/>
          </w:rPr>
          <w:t>Properties for Specifying Lengths</w:t>
        </w:r>
        <w:r>
          <w:rPr>
            <w:noProof/>
            <w:webHidden/>
          </w:rPr>
          <w:tab/>
        </w:r>
        <w:r>
          <w:rPr>
            <w:noProof/>
            <w:webHidden/>
          </w:rPr>
          <w:fldChar w:fldCharType="begin"/>
        </w:r>
        <w:r>
          <w:rPr>
            <w:noProof/>
            <w:webHidden/>
          </w:rPr>
          <w:instrText xml:space="preserve"> PAGEREF _Toc332724452 \h </w:instrText>
        </w:r>
        <w:r>
          <w:rPr>
            <w:noProof/>
            <w:webHidden/>
          </w:rPr>
        </w:r>
        <w:r>
          <w:rPr>
            <w:noProof/>
            <w:webHidden/>
          </w:rPr>
          <w:fldChar w:fldCharType="separate"/>
        </w:r>
        <w:r>
          <w:rPr>
            <w:noProof/>
            <w:webHidden/>
          </w:rPr>
          <w:t>75</w:t>
        </w:r>
        <w:r>
          <w:rPr>
            <w:noProof/>
            <w:webHidden/>
          </w:rPr>
          <w:fldChar w:fldCharType="end"/>
        </w:r>
      </w:hyperlink>
    </w:p>
    <w:p w14:paraId="23C0794A"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55" w:history="1">
        <w:r w:rsidRPr="00D149E9">
          <w:rPr>
            <w:rStyle w:val="Hyperlink"/>
            <w:noProof/>
          </w:rPr>
          <w:t>12.3.1</w:t>
        </w:r>
        <w:r>
          <w:rPr>
            <w:rFonts w:asciiTheme="minorHAnsi" w:eastAsiaTheme="minorEastAsia" w:hAnsiTheme="minorHAnsi" w:cstheme="minorBidi"/>
            <w:noProof/>
            <w:sz w:val="22"/>
            <w:szCs w:val="22"/>
          </w:rPr>
          <w:tab/>
        </w:r>
        <w:r w:rsidRPr="00D149E9">
          <w:rPr>
            <w:rStyle w:val="Hyperlink"/>
            <w:noProof/>
          </w:rPr>
          <w:t>dfdl:lengthKind 'explicit'</w:t>
        </w:r>
        <w:r>
          <w:rPr>
            <w:noProof/>
            <w:webHidden/>
          </w:rPr>
          <w:tab/>
        </w:r>
        <w:r>
          <w:rPr>
            <w:noProof/>
            <w:webHidden/>
          </w:rPr>
          <w:fldChar w:fldCharType="begin"/>
        </w:r>
        <w:r>
          <w:rPr>
            <w:noProof/>
            <w:webHidden/>
          </w:rPr>
          <w:instrText xml:space="preserve"> PAGEREF _Toc332724455 \h </w:instrText>
        </w:r>
        <w:r>
          <w:rPr>
            <w:noProof/>
            <w:webHidden/>
          </w:rPr>
        </w:r>
        <w:r>
          <w:rPr>
            <w:noProof/>
            <w:webHidden/>
          </w:rPr>
          <w:fldChar w:fldCharType="separate"/>
        </w:r>
        <w:r>
          <w:rPr>
            <w:noProof/>
            <w:webHidden/>
          </w:rPr>
          <w:t>76</w:t>
        </w:r>
        <w:r>
          <w:rPr>
            <w:noProof/>
            <w:webHidden/>
          </w:rPr>
          <w:fldChar w:fldCharType="end"/>
        </w:r>
      </w:hyperlink>
    </w:p>
    <w:p w14:paraId="29F9DC35"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58" w:history="1">
        <w:r w:rsidRPr="00D149E9">
          <w:rPr>
            <w:rStyle w:val="Hyperlink"/>
            <w:noProof/>
          </w:rPr>
          <w:t>12.3.2</w:t>
        </w:r>
        <w:r>
          <w:rPr>
            <w:rFonts w:asciiTheme="minorHAnsi" w:eastAsiaTheme="minorEastAsia" w:hAnsiTheme="minorHAnsi" w:cstheme="minorBidi"/>
            <w:noProof/>
            <w:sz w:val="22"/>
            <w:szCs w:val="22"/>
          </w:rPr>
          <w:tab/>
        </w:r>
        <w:r w:rsidRPr="00D149E9">
          <w:rPr>
            <w:rStyle w:val="Hyperlink"/>
            <w:noProof/>
          </w:rPr>
          <w:t>dfdl:lengthKind 'delimited'</w:t>
        </w:r>
        <w:r>
          <w:rPr>
            <w:noProof/>
            <w:webHidden/>
          </w:rPr>
          <w:tab/>
        </w:r>
        <w:r>
          <w:rPr>
            <w:noProof/>
            <w:webHidden/>
          </w:rPr>
          <w:fldChar w:fldCharType="begin"/>
        </w:r>
        <w:r>
          <w:rPr>
            <w:noProof/>
            <w:webHidden/>
          </w:rPr>
          <w:instrText xml:space="preserve"> PAGEREF _Toc332724458 \h </w:instrText>
        </w:r>
        <w:r>
          <w:rPr>
            <w:noProof/>
            <w:webHidden/>
          </w:rPr>
        </w:r>
        <w:r>
          <w:rPr>
            <w:noProof/>
            <w:webHidden/>
          </w:rPr>
          <w:fldChar w:fldCharType="separate"/>
        </w:r>
        <w:r>
          <w:rPr>
            <w:noProof/>
            <w:webHidden/>
          </w:rPr>
          <w:t>76</w:t>
        </w:r>
        <w:r>
          <w:rPr>
            <w:noProof/>
            <w:webHidden/>
          </w:rPr>
          <w:fldChar w:fldCharType="end"/>
        </w:r>
      </w:hyperlink>
    </w:p>
    <w:p w14:paraId="7181AC4D"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61" w:history="1">
        <w:r w:rsidRPr="00D149E9">
          <w:rPr>
            <w:rStyle w:val="Hyperlink"/>
            <w:noProof/>
          </w:rPr>
          <w:t>12.3.3</w:t>
        </w:r>
        <w:r>
          <w:rPr>
            <w:rFonts w:asciiTheme="minorHAnsi" w:eastAsiaTheme="minorEastAsia" w:hAnsiTheme="minorHAnsi" w:cstheme="minorBidi"/>
            <w:noProof/>
            <w:sz w:val="22"/>
            <w:szCs w:val="22"/>
          </w:rPr>
          <w:tab/>
        </w:r>
        <w:r w:rsidRPr="00D149E9">
          <w:rPr>
            <w:rStyle w:val="Hyperlink"/>
            <w:noProof/>
          </w:rPr>
          <w:t>dfdl:lengthKind 'implicit'</w:t>
        </w:r>
        <w:r>
          <w:rPr>
            <w:noProof/>
            <w:webHidden/>
          </w:rPr>
          <w:tab/>
        </w:r>
        <w:r>
          <w:rPr>
            <w:noProof/>
            <w:webHidden/>
          </w:rPr>
          <w:fldChar w:fldCharType="begin"/>
        </w:r>
        <w:r>
          <w:rPr>
            <w:noProof/>
            <w:webHidden/>
          </w:rPr>
          <w:instrText xml:space="preserve"> PAGEREF _Toc332724461 \h </w:instrText>
        </w:r>
        <w:r>
          <w:rPr>
            <w:noProof/>
            <w:webHidden/>
          </w:rPr>
        </w:r>
        <w:r>
          <w:rPr>
            <w:noProof/>
            <w:webHidden/>
          </w:rPr>
          <w:fldChar w:fldCharType="separate"/>
        </w:r>
        <w:r>
          <w:rPr>
            <w:noProof/>
            <w:webHidden/>
          </w:rPr>
          <w:t>77</w:t>
        </w:r>
        <w:r>
          <w:rPr>
            <w:noProof/>
            <w:webHidden/>
          </w:rPr>
          <w:fldChar w:fldCharType="end"/>
        </w:r>
      </w:hyperlink>
    </w:p>
    <w:p w14:paraId="16BBF804"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63" w:history="1">
        <w:r w:rsidRPr="00D149E9">
          <w:rPr>
            <w:rStyle w:val="Hyperlink"/>
            <w:noProof/>
          </w:rPr>
          <w:t>12.3.4</w:t>
        </w:r>
        <w:r>
          <w:rPr>
            <w:rFonts w:asciiTheme="minorHAnsi" w:eastAsiaTheme="minorEastAsia" w:hAnsiTheme="minorHAnsi" w:cstheme="minorBidi"/>
            <w:noProof/>
            <w:sz w:val="22"/>
            <w:szCs w:val="22"/>
          </w:rPr>
          <w:tab/>
        </w:r>
        <w:r w:rsidRPr="00D149E9">
          <w:rPr>
            <w:rStyle w:val="Hyperlink"/>
            <w:noProof/>
          </w:rPr>
          <w:t>dfdl:lengthKind 'prefixed'</w:t>
        </w:r>
        <w:r>
          <w:rPr>
            <w:noProof/>
            <w:webHidden/>
          </w:rPr>
          <w:tab/>
        </w:r>
        <w:r>
          <w:rPr>
            <w:noProof/>
            <w:webHidden/>
          </w:rPr>
          <w:fldChar w:fldCharType="begin"/>
        </w:r>
        <w:r>
          <w:rPr>
            <w:noProof/>
            <w:webHidden/>
          </w:rPr>
          <w:instrText xml:space="preserve"> PAGEREF _Toc332724463 \h </w:instrText>
        </w:r>
        <w:r>
          <w:rPr>
            <w:noProof/>
            <w:webHidden/>
          </w:rPr>
        </w:r>
        <w:r>
          <w:rPr>
            <w:noProof/>
            <w:webHidden/>
          </w:rPr>
          <w:fldChar w:fldCharType="separate"/>
        </w:r>
        <w:r>
          <w:rPr>
            <w:noProof/>
            <w:webHidden/>
          </w:rPr>
          <w:t>78</w:t>
        </w:r>
        <w:r>
          <w:rPr>
            <w:noProof/>
            <w:webHidden/>
          </w:rPr>
          <w:fldChar w:fldCharType="end"/>
        </w:r>
      </w:hyperlink>
    </w:p>
    <w:p w14:paraId="4426769D"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65" w:history="1">
        <w:r w:rsidRPr="00D149E9">
          <w:rPr>
            <w:rStyle w:val="Hyperlink"/>
            <w:noProof/>
          </w:rPr>
          <w:t>12.3.5</w:t>
        </w:r>
        <w:r>
          <w:rPr>
            <w:rFonts w:asciiTheme="minorHAnsi" w:eastAsiaTheme="minorEastAsia" w:hAnsiTheme="minorHAnsi" w:cstheme="minorBidi"/>
            <w:noProof/>
            <w:sz w:val="22"/>
            <w:szCs w:val="22"/>
          </w:rPr>
          <w:tab/>
        </w:r>
        <w:r w:rsidRPr="00D149E9">
          <w:rPr>
            <w:rStyle w:val="Hyperlink"/>
            <w:noProof/>
          </w:rPr>
          <w:t>dfdl:lengthKind  'pattern'</w:t>
        </w:r>
        <w:r>
          <w:rPr>
            <w:noProof/>
            <w:webHidden/>
          </w:rPr>
          <w:tab/>
        </w:r>
        <w:r>
          <w:rPr>
            <w:noProof/>
            <w:webHidden/>
          </w:rPr>
          <w:fldChar w:fldCharType="begin"/>
        </w:r>
        <w:r>
          <w:rPr>
            <w:noProof/>
            <w:webHidden/>
          </w:rPr>
          <w:instrText xml:space="preserve"> PAGEREF _Toc332724465 \h </w:instrText>
        </w:r>
        <w:r>
          <w:rPr>
            <w:noProof/>
            <w:webHidden/>
          </w:rPr>
        </w:r>
        <w:r>
          <w:rPr>
            <w:noProof/>
            <w:webHidden/>
          </w:rPr>
          <w:fldChar w:fldCharType="separate"/>
        </w:r>
        <w:r>
          <w:rPr>
            <w:noProof/>
            <w:webHidden/>
          </w:rPr>
          <w:t>81</w:t>
        </w:r>
        <w:r>
          <w:rPr>
            <w:noProof/>
            <w:webHidden/>
          </w:rPr>
          <w:fldChar w:fldCharType="end"/>
        </w:r>
      </w:hyperlink>
    </w:p>
    <w:p w14:paraId="12A1319D"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68" w:history="1">
        <w:r w:rsidRPr="00D149E9">
          <w:rPr>
            <w:rStyle w:val="Hyperlink"/>
            <w:noProof/>
          </w:rPr>
          <w:t>12.3.6</w:t>
        </w:r>
        <w:r>
          <w:rPr>
            <w:rFonts w:asciiTheme="minorHAnsi" w:eastAsiaTheme="minorEastAsia" w:hAnsiTheme="minorHAnsi" w:cstheme="minorBidi"/>
            <w:noProof/>
            <w:sz w:val="22"/>
            <w:szCs w:val="22"/>
          </w:rPr>
          <w:tab/>
        </w:r>
        <w:r w:rsidRPr="00D149E9">
          <w:rPr>
            <w:rStyle w:val="Hyperlink"/>
            <w:noProof/>
          </w:rPr>
          <w:t>dfdl:lengthKind 'endOfParent'</w:t>
        </w:r>
        <w:r>
          <w:rPr>
            <w:noProof/>
            <w:webHidden/>
          </w:rPr>
          <w:tab/>
        </w:r>
        <w:r>
          <w:rPr>
            <w:noProof/>
            <w:webHidden/>
          </w:rPr>
          <w:fldChar w:fldCharType="begin"/>
        </w:r>
        <w:r>
          <w:rPr>
            <w:noProof/>
            <w:webHidden/>
          </w:rPr>
          <w:instrText xml:space="preserve"> PAGEREF _Toc332724468 \h </w:instrText>
        </w:r>
        <w:r>
          <w:rPr>
            <w:noProof/>
            <w:webHidden/>
          </w:rPr>
        </w:r>
        <w:r>
          <w:rPr>
            <w:noProof/>
            <w:webHidden/>
          </w:rPr>
          <w:fldChar w:fldCharType="separate"/>
        </w:r>
        <w:r>
          <w:rPr>
            <w:noProof/>
            <w:webHidden/>
          </w:rPr>
          <w:t>82</w:t>
        </w:r>
        <w:r>
          <w:rPr>
            <w:noProof/>
            <w:webHidden/>
          </w:rPr>
          <w:fldChar w:fldCharType="end"/>
        </w:r>
      </w:hyperlink>
    </w:p>
    <w:p w14:paraId="4CF91FF0"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69" w:history="1">
        <w:r w:rsidRPr="00D149E9">
          <w:rPr>
            <w:rStyle w:val="Hyperlink"/>
            <w:noProof/>
          </w:rPr>
          <w:t>12.3.7</w:t>
        </w:r>
        <w:r>
          <w:rPr>
            <w:rFonts w:asciiTheme="minorHAnsi" w:eastAsiaTheme="minorEastAsia" w:hAnsiTheme="minorHAnsi" w:cstheme="minorBidi"/>
            <w:noProof/>
            <w:sz w:val="22"/>
            <w:szCs w:val="22"/>
          </w:rPr>
          <w:tab/>
        </w:r>
        <w:r w:rsidRPr="00D149E9">
          <w:rPr>
            <w:rStyle w:val="Hyperlink"/>
            <w:noProof/>
          </w:rPr>
          <w:t>Elements of Specified Length</w:t>
        </w:r>
        <w:r>
          <w:rPr>
            <w:noProof/>
            <w:webHidden/>
          </w:rPr>
          <w:tab/>
        </w:r>
        <w:r>
          <w:rPr>
            <w:noProof/>
            <w:webHidden/>
          </w:rPr>
          <w:fldChar w:fldCharType="begin"/>
        </w:r>
        <w:r>
          <w:rPr>
            <w:noProof/>
            <w:webHidden/>
          </w:rPr>
          <w:instrText xml:space="preserve"> PAGEREF _Toc332724469 \h </w:instrText>
        </w:r>
        <w:r>
          <w:rPr>
            <w:noProof/>
            <w:webHidden/>
          </w:rPr>
        </w:r>
        <w:r>
          <w:rPr>
            <w:noProof/>
            <w:webHidden/>
          </w:rPr>
          <w:fldChar w:fldCharType="separate"/>
        </w:r>
        <w:r>
          <w:rPr>
            <w:noProof/>
            <w:webHidden/>
          </w:rPr>
          <w:t>83</w:t>
        </w:r>
        <w:r>
          <w:rPr>
            <w:noProof/>
            <w:webHidden/>
          </w:rPr>
          <w:fldChar w:fldCharType="end"/>
        </w:r>
      </w:hyperlink>
    </w:p>
    <w:p w14:paraId="0C4B141B" w14:textId="77777777" w:rsidR="007D321A" w:rsidRDefault="007D321A">
      <w:pPr>
        <w:pStyle w:val="TOC3"/>
        <w:tabs>
          <w:tab w:val="left" w:pos="800"/>
          <w:tab w:val="right" w:leader="dot" w:pos="8630"/>
        </w:tabs>
        <w:rPr>
          <w:rFonts w:asciiTheme="minorHAnsi" w:eastAsiaTheme="minorEastAsia" w:hAnsiTheme="minorHAnsi" w:cstheme="minorBidi"/>
          <w:noProof/>
          <w:sz w:val="22"/>
          <w:szCs w:val="22"/>
        </w:rPr>
      </w:pPr>
      <w:hyperlink w:anchor="_Toc332724470" w:history="1">
        <w:r>
          <w:rPr>
            <w:rFonts w:asciiTheme="minorHAnsi" w:eastAsiaTheme="minorEastAsia" w:hAnsiTheme="minorHAnsi" w:cstheme="minorBidi"/>
            <w:noProof/>
            <w:sz w:val="22"/>
            <w:szCs w:val="22"/>
          </w:rPr>
          <w:tab/>
        </w:r>
        <w:r w:rsidRPr="00D149E9">
          <w:rPr>
            <w:rStyle w:val="Hyperlink"/>
            <w:noProof/>
          </w:rPr>
          <w:t>Summary:</w:t>
        </w:r>
        <w:r>
          <w:rPr>
            <w:noProof/>
            <w:webHidden/>
          </w:rPr>
          <w:tab/>
        </w:r>
        <w:r>
          <w:rPr>
            <w:noProof/>
            <w:webHidden/>
          </w:rPr>
          <w:fldChar w:fldCharType="begin"/>
        </w:r>
        <w:r>
          <w:rPr>
            <w:noProof/>
            <w:webHidden/>
          </w:rPr>
          <w:instrText xml:space="preserve"> PAGEREF _Toc332724470 \h </w:instrText>
        </w:r>
        <w:r>
          <w:rPr>
            <w:noProof/>
            <w:webHidden/>
          </w:rPr>
        </w:r>
        <w:r>
          <w:rPr>
            <w:noProof/>
            <w:webHidden/>
          </w:rPr>
          <w:fldChar w:fldCharType="separate"/>
        </w:r>
        <w:r>
          <w:rPr>
            <w:noProof/>
            <w:webHidden/>
          </w:rPr>
          <w:t>89</w:t>
        </w:r>
        <w:r>
          <w:rPr>
            <w:noProof/>
            <w:webHidden/>
          </w:rPr>
          <w:fldChar w:fldCharType="end"/>
        </w:r>
      </w:hyperlink>
    </w:p>
    <w:p w14:paraId="374F0216"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72" w:history="1">
        <w:r w:rsidRPr="00D149E9">
          <w:rPr>
            <w:rStyle w:val="Hyperlink"/>
            <w:noProof/>
          </w:rPr>
          <w:t>12.3.8</w:t>
        </w:r>
        <w:r>
          <w:rPr>
            <w:rFonts w:asciiTheme="minorHAnsi" w:eastAsiaTheme="minorEastAsia" w:hAnsiTheme="minorHAnsi" w:cstheme="minorBidi"/>
            <w:noProof/>
            <w:sz w:val="22"/>
            <w:szCs w:val="22"/>
          </w:rPr>
          <w:tab/>
        </w:r>
        <w:r w:rsidRPr="00D149E9">
          <w:rPr>
            <w:rStyle w:val="Hyperlink"/>
            <w:noProof/>
          </w:rPr>
          <w:t>Length of Simple Types with Binary Representations</w:t>
        </w:r>
        <w:r>
          <w:rPr>
            <w:noProof/>
            <w:webHidden/>
          </w:rPr>
          <w:tab/>
        </w:r>
        <w:r>
          <w:rPr>
            <w:noProof/>
            <w:webHidden/>
          </w:rPr>
          <w:fldChar w:fldCharType="begin"/>
        </w:r>
        <w:r>
          <w:rPr>
            <w:noProof/>
            <w:webHidden/>
          </w:rPr>
          <w:instrText xml:space="preserve"> PAGEREF _Toc332724472 \h </w:instrText>
        </w:r>
        <w:r>
          <w:rPr>
            <w:noProof/>
            <w:webHidden/>
          </w:rPr>
        </w:r>
        <w:r>
          <w:rPr>
            <w:noProof/>
            <w:webHidden/>
          </w:rPr>
          <w:fldChar w:fldCharType="separate"/>
        </w:r>
        <w:r>
          <w:rPr>
            <w:noProof/>
            <w:webHidden/>
          </w:rPr>
          <w:t>89</w:t>
        </w:r>
        <w:r>
          <w:rPr>
            <w:noProof/>
            <w:webHidden/>
          </w:rPr>
          <w:fldChar w:fldCharType="end"/>
        </w:r>
      </w:hyperlink>
    </w:p>
    <w:p w14:paraId="6D0FDB42"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473" w:history="1">
        <w:r w:rsidRPr="00D149E9">
          <w:rPr>
            <w:rStyle w:val="Hyperlink"/>
            <w:noProof/>
          </w:rPr>
          <w:t>13.</w:t>
        </w:r>
        <w:r>
          <w:rPr>
            <w:rFonts w:asciiTheme="minorHAnsi" w:eastAsiaTheme="minorEastAsia" w:hAnsiTheme="minorHAnsi" w:cstheme="minorBidi"/>
            <w:noProof/>
            <w:sz w:val="22"/>
            <w:szCs w:val="22"/>
          </w:rPr>
          <w:tab/>
        </w:r>
        <w:r w:rsidRPr="00D149E9">
          <w:rPr>
            <w:rStyle w:val="Hyperlink"/>
            <w:noProof/>
          </w:rPr>
          <w:t>Simple Types</w:t>
        </w:r>
        <w:r>
          <w:rPr>
            <w:noProof/>
            <w:webHidden/>
          </w:rPr>
          <w:tab/>
        </w:r>
        <w:r>
          <w:rPr>
            <w:noProof/>
            <w:webHidden/>
          </w:rPr>
          <w:fldChar w:fldCharType="begin"/>
        </w:r>
        <w:r>
          <w:rPr>
            <w:noProof/>
            <w:webHidden/>
          </w:rPr>
          <w:instrText xml:space="preserve"> PAGEREF _Toc332724473 \h </w:instrText>
        </w:r>
        <w:r>
          <w:rPr>
            <w:noProof/>
            <w:webHidden/>
          </w:rPr>
        </w:r>
        <w:r>
          <w:rPr>
            <w:noProof/>
            <w:webHidden/>
          </w:rPr>
          <w:fldChar w:fldCharType="separate"/>
        </w:r>
        <w:r>
          <w:rPr>
            <w:noProof/>
            <w:webHidden/>
          </w:rPr>
          <w:t>90</w:t>
        </w:r>
        <w:r>
          <w:rPr>
            <w:noProof/>
            <w:webHidden/>
          </w:rPr>
          <w:fldChar w:fldCharType="end"/>
        </w:r>
      </w:hyperlink>
    </w:p>
    <w:p w14:paraId="145B67F1"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74" w:history="1">
        <w:r w:rsidRPr="00D149E9">
          <w:rPr>
            <w:rStyle w:val="Hyperlink"/>
            <w:noProof/>
          </w:rPr>
          <w:t>13.1</w:t>
        </w:r>
        <w:r>
          <w:rPr>
            <w:rFonts w:asciiTheme="minorHAnsi" w:eastAsiaTheme="minorEastAsia" w:hAnsiTheme="minorHAnsi" w:cstheme="minorBidi"/>
            <w:noProof/>
            <w:sz w:val="22"/>
            <w:szCs w:val="22"/>
          </w:rPr>
          <w:tab/>
        </w:r>
        <w:r w:rsidRPr="00D149E9">
          <w:rPr>
            <w:rStyle w:val="Hyperlink"/>
            <w:noProof/>
          </w:rPr>
          <w:t>Properties Common to All Simple Types</w:t>
        </w:r>
        <w:r>
          <w:rPr>
            <w:noProof/>
            <w:webHidden/>
          </w:rPr>
          <w:tab/>
        </w:r>
        <w:r>
          <w:rPr>
            <w:noProof/>
            <w:webHidden/>
          </w:rPr>
          <w:fldChar w:fldCharType="begin"/>
        </w:r>
        <w:r>
          <w:rPr>
            <w:noProof/>
            <w:webHidden/>
          </w:rPr>
          <w:instrText xml:space="preserve"> PAGEREF _Toc332724474 \h </w:instrText>
        </w:r>
        <w:r>
          <w:rPr>
            <w:noProof/>
            <w:webHidden/>
          </w:rPr>
        </w:r>
        <w:r>
          <w:rPr>
            <w:noProof/>
            <w:webHidden/>
          </w:rPr>
          <w:fldChar w:fldCharType="separate"/>
        </w:r>
        <w:r>
          <w:rPr>
            <w:noProof/>
            <w:webHidden/>
          </w:rPr>
          <w:t>90</w:t>
        </w:r>
        <w:r>
          <w:rPr>
            <w:noProof/>
            <w:webHidden/>
          </w:rPr>
          <w:fldChar w:fldCharType="end"/>
        </w:r>
      </w:hyperlink>
    </w:p>
    <w:p w14:paraId="11AF50DC"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76" w:history="1">
        <w:r w:rsidRPr="00D149E9">
          <w:rPr>
            <w:rStyle w:val="Hyperlink"/>
            <w:noProof/>
          </w:rPr>
          <w:t>13.2</w:t>
        </w:r>
        <w:r>
          <w:rPr>
            <w:rFonts w:asciiTheme="minorHAnsi" w:eastAsiaTheme="minorEastAsia" w:hAnsiTheme="minorHAnsi" w:cstheme="minorBidi"/>
            <w:noProof/>
            <w:sz w:val="22"/>
            <w:szCs w:val="22"/>
          </w:rPr>
          <w:tab/>
        </w:r>
        <w:r w:rsidRPr="00D149E9">
          <w:rPr>
            <w:rStyle w:val="Hyperlink"/>
            <w:noProof/>
          </w:rPr>
          <w:t>Properties Common to All Simple Types with Text representation</w:t>
        </w:r>
        <w:r>
          <w:rPr>
            <w:noProof/>
            <w:webHidden/>
          </w:rPr>
          <w:tab/>
        </w:r>
        <w:r>
          <w:rPr>
            <w:noProof/>
            <w:webHidden/>
          </w:rPr>
          <w:fldChar w:fldCharType="begin"/>
        </w:r>
        <w:r>
          <w:rPr>
            <w:noProof/>
            <w:webHidden/>
          </w:rPr>
          <w:instrText xml:space="preserve"> PAGEREF _Toc332724476 \h </w:instrText>
        </w:r>
        <w:r>
          <w:rPr>
            <w:noProof/>
            <w:webHidden/>
          </w:rPr>
        </w:r>
        <w:r>
          <w:rPr>
            <w:noProof/>
            <w:webHidden/>
          </w:rPr>
          <w:fldChar w:fldCharType="separate"/>
        </w:r>
        <w:r>
          <w:rPr>
            <w:noProof/>
            <w:webHidden/>
          </w:rPr>
          <w:t>91</w:t>
        </w:r>
        <w:r>
          <w:rPr>
            <w:noProof/>
            <w:webHidden/>
          </w:rPr>
          <w:fldChar w:fldCharType="end"/>
        </w:r>
      </w:hyperlink>
    </w:p>
    <w:p w14:paraId="0DBDC644"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77" w:history="1">
        <w:r w:rsidRPr="00D149E9">
          <w:rPr>
            <w:rStyle w:val="Hyperlink"/>
            <w:noProof/>
          </w:rPr>
          <w:t>13.2.1</w:t>
        </w:r>
        <w:r>
          <w:rPr>
            <w:rFonts w:asciiTheme="minorHAnsi" w:eastAsiaTheme="minorEastAsia" w:hAnsiTheme="minorHAnsi" w:cstheme="minorBidi"/>
            <w:noProof/>
            <w:sz w:val="22"/>
            <w:szCs w:val="22"/>
          </w:rPr>
          <w:tab/>
        </w:r>
        <w:r w:rsidRPr="00D149E9">
          <w:rPr>
            <w:rStyle w:val="Hyperlink"/>
            <w:noProof/>
          </w:rPr>
          <w:t>The dfdl:escapeScheme Properties</w:t>
        </w:r>
        <w:r>
          <w:rPr>
            <w:noProof/>
            <w:webHidden/>
          </w:rPr>
          <w:tab/>
        </w:r>
        <w:r>
          <w:rPr>
            <w:noProof/>
            <w:webHidden/>
          </w:rPr>
          <w:fldChar w:fldCharType="begin"/>
        </w:r>
        <w:r>
          <w:rPr>
            <w:noProof/>
            <w:webHidden/>
          </w:rPr>
          <w:instrText xml:space="preserve"> PAGEREF _Toc332724477 \h </w:instrText>
        </w:r>
        <w:r>
          <w:rPr>
            <w:noProof/>
            <w:webHidden/>
          </w:rPr>
        </w:r>
        <w:r>
          <w:rPr>
            <w:noProof/>
            <w:webHidden/>
          </w:rPr>
          <w:fldChar w:fldCharType="separate"/>
        </w:r>
        <w:r>
          <w:rPr>
            <w:noProof/>
            <w:webHidden/>
          </w:rPr>
          <w:t>92</w:t>
        </w:r>
        <w:r>
          <w:rPr>
            <w:noProof/>
            <w:webHidden/>
          </w:rPr>
          <w:fldChar w:fldCharType="end"/>
        </w:r>
      </w:hyperlink>
    </w:p>
    <w:p w14:paraId="446BD6F9"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79" w:history="1">
        <w:r w:rsidRPr="00D149E9">
          <w:rPr>
            <w:rStyle w:val="Hyperlink"/>
            <w:noProof/>
          </w:rPr>
          <w:t>13.3</w:t>
        </w:r>
        <w:r>
          <w:rPr>
            <w:rFonts w:asciiTheme="minorHAnsi" w:eastAsiaTheme="minorEastAsia" w:hAnsiTheme="minorHAnsi" w:cstheme="minorBidi"/>
            <w:noProof/>
            <w:sz w:val="22"/>
            <w:szCs w:val="22"/>
          </w:rPr>
          <w:tab/>
        </w:r>
        <w:r w:rsidRPr="00D149E9">
          <w:rPr>
            <w:rStyle w:val="Hyperlink"/>
            <w:noProof/>
          </w:rPr>
          <w:t>Properties for Bidirectional support for All Simple Types with Text representation</w:t>
        </w:r>
        <w:r>
          <w:rPr>
            <w:noProof/>
            <w:webHidden/>
          </w:rPr>
          <w:tab/>
        </w:r>
        <w:r>
          <w:rPr>
            <w:noProof/>
            <w:webHidden/>
          </w:rPr>
          <w:fldChar w:fldCharType="begin"/>
        </w:r>
        <w:r>
          <w:rPr>
            <w:noProof/>
            <w:webHidden/>
          </w:rPr>
          <w:instrText xml:space="preserve"> PAGEREF _Toc332724479 \h </w:instrText>
        </w:r>
        <w:r>
          <w:rPr>
            <w:noProof/>
            <w:webHidden/>
          </w:rPr>
        </w:r>
        <w:r>
          <w:rPr>
            <w:noProof/>
            <w:webHidden/>
          </w:rPr>
          <w:fldChar w:fldCharType="separate"/>
        </w:r>
        <w:r>
          <w:rPr>
            <w:noProof/>
            <w:webHidden/>
          </w:rPr>
          <w:t>96</w:t>
        </w:r>
        <w:r>
          <w:rPr>
            <w:noProof/>
            <w:webHidden/>
          </w:rPr>
          <w:fldChar w:fldCharType="end"/>
        </w:r>
      </w:hyperlink>
    </w:p>
    <w:p w14:paraId="7822F81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80" w:history="1">
        <w:r w:rsidRPr="00D149E9">
          <w:rPr>
            <w:rStyle w:val="Hyperlink"/>
            <w:noProof/>
          </w:rPr>
          <w:t>13.4</w:t>
        </w:r>
        <w:r>
          <w:rPr>
            <w:rFonts w:asciiTheme="minorHAnsi" w:eastAsiaTheme="minorEastAsia" w:hAnsiTheme="minorHAnsi" w:cstheme="minorBidi"/>
            <w:noProof/>
            <w:sz w:val="22"/>
            <w:szCs w:val="22"/>
          </w:rPr>
          <w:tab/>
        </w:r>
        <w:r w:rsidRPr="00D149E9">
          <w:rPr>
            <w:rStyle w:val="Hyperlink"/>
            <w:noProof/>
          </w:rPr>
          <w:t>Properties Specific to Strings with Text representation</w:t>
        </w:r>
        <w:r>
          <w:rPr>
            <w:noProof/>
            <w:webHidden/>
          </w:rPr>
          <w:tab/>
        </w:r>
        <w:r>
          <w:rPr>
            <w:noProof/>
            <w:webHidden/>
          </w:rPr>
          <w:fldChar w:fldCharType="begin"/>
        </w:r>
        <w:r>
          <w:rPr>
            <w:noProof/>
            <w:webHidden/>
          </w:rPr>
          <w:instrText xml:space="preserve"> PAGEREF _Toc332724480 \h </w:instrText>
        </w:r>
        <w:r>
          <w:rPr>
            <w:noProof/>
            <w:webHidden/>
          </w:rPr>
        </w:r>
        <w:r>
          <w:rPr>
            <w:noProof/>
            <w:webHidden/>
          </w:rPr>
          <w:fldChar w:fldCharType="separate"/>
        </w:r>
        <w:r>
          <w:rPr>
            <w:noProof/>
            <w:webHidden/>
          </w:rPr>
          <w:t>97</w:t>
        </w:r>
        <w:r>
          <w:rPr>
            <w:noProof/>
            <w:webHidden/>
          </w:rPr>
          <w:fldChar w:fldCharType="end"/>
        </w:r>
      </w:hyperlink>
    </w:p>
    <w:p w14:paraId="709501FE"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81" w:history="1">
        <w:r w:rsidRPr="00D149E9">
          <w:rPr>
            <w:rStyle w:val="Hyperlink"/>
            <w:noProof/>
          </w:rPr>
          <w:t>13.5</w:t>
        </w:r>
        <w:r>
          <w:rPr>
            <w:rFonts w:asciiTheme="minorHAnsi" w:eastAsiaTheme="minorEastAsia" w:hAnsiTheme="minorHAnsi" w:cstheme="minorBidi"/>
            <w:noProof/>
            <w:sz w:val="22"/>
            <w:szCs w:val="22"/>
          </w:rPr>
          <w:tab/>
        </w:r>
        <w:r w:rsidRPr="00D149E9">
          <w:rPr>
            <w:rStyle w:val="Hyperlink"/>
            <w:noProof/>
          </w:rPr>
          <w:t>Properties Specific to Number with Text or Binary representation</w:t>
        </w:r>
        <w:r>
          <w:rPr>
            <w:noProof/>
            <w:webHidden/>
          </w:rPr>
          <w:tab/>
        </w:r>
        <w:r>
          <w:rPr>
            <w:noProof/>
            <w:webHidden/>
          </w:rPr>
          <w:fldChar w:fldCharType="begin"/>
        </w:r>
        <w:r>
          <w:rPr>
            <w:noProof/>
            <w:webHidden/>
          </w:rPr>
          <w:instrText xml:space="preserve"> PAGEREF _Toc332724481 \h </w:instrText>
        </w:r>
        <w:r>
          <w:rPr>
            <w:noProof/>
            <w:webHidden/>
          </w:rPr>
        </w:r>
        <w:r>
          <w:rPr>
            <w:noProof/>
            <w:webHidden/>
          </w:rPr>
          <w:fldChar w:fldCharType="separate"/>
        </w:r>
        <w:r>
          <w:rPr>
            <w:noProof/>
            <w:webHidden/>
          </w:rPr>
          <w:t>99</w:t>
        </w:r>
        <w:r>
          <w:rPr>
            <w:noProof/>
            <w:webHidden/>
          </w:rPr>
          <w:fldChar w:fldCharType="end"/>
        </w:r>
      </w:hyperlink>
    </w:p>
    <w:p w14:paraId="1F7A538E"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82" w:history="1">
        <w:r w:rsidRPr="00D149E9">
          <w:rPr>
            <w:rStyle w:val="Hyperlink"/>
            <w:noProof/>
          </w:rPr>
          <w:t>13.6</w:t>
        </w:r>
        <w:r>
          <w:rPr>
            <w:rFonts w:asciiTheme="minorHAnsi" w:eastAsiaTheme="minorEastAsia" w:hAnsiTheme="minorHAnsi" w:cstheme="minorBidi"/>
            <w:noProof/>
            <w:sz w:val="22"/>
            <w:szCs w:val="22"/>
          </w:rPr>
          <w:tab/>
        </w:r>
        <w:r w:rsidRPr="00D149E9">
          <w:rPr>
            <w:rStyle w:val="Hyperlink"/>
            <w:noProof/>
          </w:rPr>
          <w:t>Properties Specific to Number with Text representation</w:t>
        </w:r>
        <w:r>
          <w:rPr>
            <w:noProof/>
            <w:webHidden/>
          </w:rPr>
          <w:tab/>
        </w:r>
        <w:r>
          <w:rPr>
            <w:noProof/>
            <w:webHidden/>
          </w:rPr>
          <w:fldChar w:fldCharType="begin"/>
        </w:r>
        <w:r>
          <w:rPr>
            <w:noProof/>
            <w:webHidden/>
          </w:rPr>
          <w:instrText xml:space="preserve"> PAGEREF _Toc332724482 \h </w:instrText>
        </w:r>
        <w:r>
          <w:rPr>
            <w:noProof/>
            <w:webHidden/>
          </w:rPr>
        </w:r>
        <w:r>
          <w:rPr>
            <w:noProof/>
            <w:webHidden/>
          </w:rPr>
          <w:fldChar w:fldCharType="separate"/>
        </w:r>
        <w:r>
          <w:rPr>
            <w:noProof/>
            <w:webHidden/>
          </w:rPr>
          <w:t>99</w:t>
        </w:r>
        <w:r>
          <w:rPr>
            <w:noProof/>
            <w:webHidden/>
          </w:rPr>
          <w:fldChar w:fldCharType="end"/>
        </w:r>
      </w:hyperlink>
    </w:p>
    <w:p w14:paraId="32E41FD1"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83" w:history="1">
        <w:r w:rsidRPr="00D149E9">
          <w:rPr>
            <w:rStyle w:val="Hyperlink"/>
            <w:noProof/>
          </w:rPr>
          <w:t>13.6.1</w:t>
        </w:r>
        <w:r>
          <w:rPr>
            <w:rFonts w:asciiTheme="minorHAnsi" w:eastAsiaTheme="minorEastAsia" w:hAnsiTheme="minorHAnsi" w:cstheme="minorBidi"/>
            <w:noProof/>
            <w:sz w:val="22"/>
            <w:szCs w:val="22"/>
          </w:rPr>
          <w:tab/>
        </w:r>
        <w:r w:rsidRPr="00D149E9">
          <w:rPr>
            <w:rStyle w:val="Hyperlink"/>
            <w:noProof/>
          </w:rPr>
          <w:t>The textNumberPattern Property</w:t>
        </w:r>
        <w:r>
          <w:rPr>
            <w:noProof/>
            <w:webHidden/>
          </w:rPr>
          <w:tab/>
        </w:r>
        <w:r>
          <w:rPr>
            <w:noProof/>
            <w:webHidden/>
          </w:rPr>
          <w:fldChar w:fldCharType="begin"/>
        </w:r>
        <w:r>
          <w:rPr>
            <w:noProof/>
            <w:webHidden/>
          </w:rPr>
          <w:instrText xml:space="preserve"> PAGEREF _Toc332724483 \h </w:instrText>
        </w:r>
        <w:r>
          <w:rPr>
            <w:noProof/>
            <w:webHidden/>
          </w:rPr>
        </w:r>
        <w:r>
          <w:rPr>
            <w:noProof/>
            <w:webHidden/>
          </w:rPr>
          <w:fldChar w:fldCharType="separate"/>
        </w:r>
        <w:r>
          <w:rPr>
            <w:noProof/>
            <w:webHidden/>
          </w:rPr>
          <w:t>105</w:t>
        </w:r>
        <w:r>
          <w:rPr>
            <w:noProof/>
            <w:webHidden/>
          </w:rPr>
          <w:fldChar w:fldCharType="end"/>
        </w:r>
      </w:hyperlink>
    </w:p>
    <w:p w14:paraId="74A5555C"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84" w:history="1">
        <w:r w:rsidRPr="00D149E9">
          <w:rPr>
            <w:rStyle w:val="Hyperlink"/>
            <w:noProof/>
          </w:rPr>
          <w:t>13.6.2</w:t>
        </w:r>
        <w:r>
          <w:rPr>
            <w:rFonts w:asciiTheme="minorHAnsi" w:eastAsiaTheme="minorEastAsia" w:hAnsiTheme="minorHAnsi" w:cstheme="minorBidi"/>
            <w:noProof/>
            <w:sz w:val="22"/>
            <w:szCs w:val="22"/>
          </w:rPr>
          <w:tab/>
        </w:r>
        <w:r w:rsidRPr="00D149E9">
          <w:rPr>
            <w:rStyle w:val="Hyperlink"/>
            <w:noProof/>
          </w:rPr>
          <w:t>Converting logical numbers to/from text representation</w:t>
        </w:r>
        <w:r>
          <w:rPr>
            <w:noProof/>
            <w:webHidden/>
          </w:rPr>
          <w:tab/>
        </w:r>
        <w:r>
          <w:rPr>
            <w:noProof/>
            <w:webHidden/>
          </w:rPr>
          <w:fldChar w:fldCharType="begin"/>
        </w:r>
        <w:r>
          <w:rPr>
            <w:noProof/>
            <w:webHidden/>
          </w:rPr>
          <w:instrText xml:space="preserve"> PAGEREF _Toc332724484 \h </w:instrText>
        </w:r>
        <w:r>
          <w:rPr>
            <w:noProof/>
            <w:webHidden/>
          </w:rPr>
        </w:r>
        <w:r>
          <w:rPr>
            <w:noProof/>
            <w:webHidden/>
          </w:rPr>
          <w:fldChar w:fldCharType="separate"/>
        </w:r>
        <w:r>
          <w:rPr>
            <w:noProof/>
            <w:webHidden/>
          </w:rPr>
          <w:t>112</w:t>
        </w:r>
        <w:r>
          <w:rPr>
            <w:noProof/>
            <w:webHidden/>
          </w:rPr>
          <w:fldChar w:fldCharType="end"/>
        </w:r>
      </w:hyperlink>
    </w:p>
    <w:p w14:paraId="05C8B2B8"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86" w:history="1">
        <w:r w:rsidRPr="00D149E9">
          <w:rPr>
            <w:rStyle w:val="Hyperlink"/>
            <w:noProof/>
          </w:rPr>
          <w:t>13.7</w:t>
        </w:r>
        <w:r>
          <w:rPr>
            <w:rFonts w:asciiTheme="minorHAnsi" w:eastAsiaTheme="minorEastAsia" w:hAnsiTheme="minorHAnsi" w:cstheme="minorBidi"/>
            <w:noProof/>
            <w:sz w:val="22"/>
            <w:szCs w:val="22"/>
          </w:rPr>
          <w:tab/>
        </w:r>
        <w:r w:rsidRPr="00D149E9">
          <w:rPr>
            <w:rStyle w:val="Hyperlink"/>
            <w:noProof/>
          </w:rPr>
          <w:t>Properties Specific to Numbers with Binary representation</w:t>
        </w:r>
        <w:r>
          <w:rPr>
            <w:noProof/>
            <w:webHidden/>
          </w:rPr>
          <w:tab/>
        </w:r>
        <w:r>
          <w:rPr>
            <w:noProof/>
            <w:webHidden/>
          </w:rPr>
          <w:fldChar w:fldCharType="begin"/>
        </w:r>
        <w:r>
          <w:rPr>
            <w:noProof/>
            <w:webHidden/>
          </w:rPr>
          <w:instrText xml:space="preserve"> PAGEREF _Toc332724486 \h </w:instrText>
        </w:r>
        <w:r>
          <w:rPr>
            <w:noProof/>
            <w:webHidden/>
          </w:rPr>
        </w:r>
        <w:r>
          <w:rPr>
            <w:noProof/>
            <w:webHidden/>
          </w:rPr>
          <w:fldChar w:fldCharType="separate"/>
        </w:r>
        <w:r>
          <w:rPr>
            <w:noProof/>
            <w:webHidden/>
          </w:rPr>
          <w:t>113</w:t>
        </w:r>
        <w:r>
          <w:rPr>
            <w:noProof/>
            <w:webHidden/>
          </w:rPr>
          <w:fldChar w:fldCharType="end"/>
        </w:r>
      </w:hyperlink>
    </w:p>
    <w:p w14:paraId="7F7CFFE7"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487" w:history="1">
        <w:r w:rsidRPr="00D149E9">
          <w:rPr>
            <w:rStyle w:val="Hyperlink"/>
            <w:noProof/>
          </w:rPr>
          <w:t>13.7.1</w:t>
        </w:r>
        <w:r>
          <w:rPr>
            <w:rFonts w:asciiTheme="minorHAnsi" w:eastAsiaTheme="minorEastAsia" w:hAnsiTheme="minorHAnsi" w:cstheme="minorBidi"/>
            <w:noProof/>
            <w:sz w:val="22"/>
            <w:szCs w:val="22"/>
          </w:rPr>
          <w:tab/>
        </w:r>
        <w:r w:rsidRPr="00D149E9">
          <w:rPr>
            <w:rStyle w:val="Hyperlink"/>
            <w:noProof/>
          </w:rPr>
          <w:t>Converting logical numbers to/from binary representation</w:t>
        </w:r>
        <w:r>
          <w:rPr>
            <w:noProof/>
            <w:webHidden/>
          </w:rPr>
          <w:tab/>
        </w:r>
        <w:r>
          <w:rPr>
            <w:noProof/>
            <w:webHidden/>
          </w:rPr>
          <w:fldChar w:fldCharType="begin"/>
        </w:r>
        <w:r>
          <w:rPr>
            <w:noProof/>
            <w:webHidden/>
          </w:rPr>
          <w:instrText xml:space="preserve"> PAGEREF _Toc332724487 \h </w:instrText>
        </w:r>
        <w:r>
          <w:rPr>
            <w:noProof/>
            <w:webHidden/>
          </w:rPr>
        </w:r>
        <w:r>
          <w:rPr>
            <w:noProof/>
            <w:webHidden/>
          </w:rPr>
          <w:fldChar w:fldCharType="separate"/>
        </w:r>
        <w:r>
          <w:rPr>
            <w:noProof/>
            <w:webHidden/>
          </w:rPr>
          <w:t>114</w:t>
        </w:r>
        <w:r>
          <w:rPr>
            <w:noProof/>
            <w:webHidden/>
          </w:rPr>
          <w:fldChar w:fldCharType="end"/>
        </w:r>
      </w:hyperlink>
    </w:p>
    <w:p w14:paraId="7972308F"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88" w:history="1">
        <w:r w:rsidRPr="00D149E9">
          <w:rPr>
            <w:rStyle w:val="Hyperlink"/>
            <w:noProof/>
          </w:rPr>
          <w:t>13.8</w:t>
        </w:r>
        <w:r>
          <w:rPr>
            <w:rFonts w:asciiTheme="minorHAnsi" w:eastAsiaTheme="minorEastAsia" w:hAnsiTheme="minorHAnsi" w:cstheme="minorBidi"/>
            <w:noProof/>
            <w:sz w:val="22"/>
            <w:szCs w:val="22"/>
          </w:rPr>
          <w:tab/>
        </w:r>
        <w:r w:rsidRPr="00D149E9">
          <w:rPr>
            <w:rStyle w:val="Hyperlink"/>
            <w:noProof/>
          </w:rPr>
          <w:t>Properties Specific to Float/Double with Binary representation</w:t>
        </w:r>
        <w:r>
          <w:rPr>
            <w:noProof/>
            <w:webHidden/>
          </w:rPr>
          <w:tab/>
        </w:r>
        <w:r>
          <w:rPr>
            <w:noProof/>
            <w:webHidden/>
          </w:rPr>
          <w:fldChar w:fldCharType="begin"/>
        </w:r>
        <w:r>
          <w:rPr>
            <w:noProof/>
            <w:webHidden/>
          </w:rPr>
          <w:instrText xml:space="preserve"> PAGEREF _Toc332724488 \h </w:instrText>
        </w:r>
        <w:r>
          <w:rPr>
            <w:noProof/>
            <w:webHidden/>
          </w:rPr>
        </w:r>
        <w:r>
          <w:rPr>
            <w:noProof/>
            <w:webHidden/>
          </w:rPr>
          <w:fldChar w:fldCharType="separate"/>
        </w:r>
        <w:r>
          <w:rPr>
            <w:noProof/>
            <w:webHidden/>
          </w:rPr>
          <w:t>115</w:t>
        </w:r>
        <w:r>
          <w:rPr>
            <w:noProof/>
            <w:webHidden/>
          </w:rPr>
          <w:fldChar w:fldCharType="end"/>
        </w:r>
      </w:hyperlink>
    </w:p>
    <w:p w14:paraId="2CBDD0A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89" w:history="1">
        <w:r w:rsidRPr="00D149E9">
          <w:rPr>
            <w:rStyle w:val="Hyperlink"/>
            <w:noProof/>
          </w:rPr>
          <w:t>13.9</w:t>
        </w:r>
        <w:r>
          <w:rPr>
            <w:rFonts w:asciiTheme="minorHAnsi" w:eastAsiaTheme="minorEastAsia" w:hAnsiTheme="minorHAnsi" w:cstheme="minorBidi"/>
            <w:noProof/>
            <w:sz w:val="22"/>
            <w:szCs w:val="22"/>
          </w:rPr>
          <w:tab/>
        </w:r>
        <w:r w:rsidRPr="00D149E9">
          <w:rPr>
            <w:rStyle w:val="Hyperlink"/>
            <w:noProof/>
          </w:rPr>
          <w:t>Properties Specific to Boolean with Text representation</w:t>
        </w:r>
        <w:r>
          <w:rPr>
            <w:noProof/>
            <w:webHidden/>
          </w:rPr>
          <w:tab/>
        </w:r>
        <w:r>
          <w:rPr>
            <w:noProof/>
            <w:webHidden/>
          </w:rPr>
          <w:fldChar w:fldCharType="begin"/>
        </w:r>
        <w:r>
          <w:rPr>
            <w:noProof/>
            <w:webHidden/>
          </w:rPr>
          <w:instrText xml:space="preserve"> PAGEREF _Toc332724489 \h </w:instrText>
        </w:r>
        <w:r>
          <w:rPr>
            <w:noProof/>
            <w:webHidden/>
          </w:rPr>
        </w:r>
        <w:r>
          <w:rPr>
            <w:noProof/>
            <w:webHidden/>
          </w:rPr>
          <w:fldChar w:fldCharType="separate"/>
        </w:r>
        <w:r>
          <w:rPr>
            <w:noProof/>
            <w:webHidden/>
          </w:rPr>
          <w:t>115</w:t>
        </w:r>
        <w:r>
          <w:rPr>
            <w:noProof/>
            <w:webHidden/>
          </w:rPr>
          <w:fldChar w:fldCharType="end"/>
        </w:r>
      </w:hyperlink>
    </w:p>
    <w:p w14:paraId="08FAE732"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92" w:history="1">
        <w:r w:rsidRPr="00D149E9">
          <w:rPr>
            <w:rStyle w:val="Hyperlink"/>
            <w:noProof/>
          </w:rPr>
          <w:t>13.10</w:t>
        </w:r>
        <w:r>
          <w:rPr>
            <w:rFonts w:asciiTheme="minorHAnsi" w:eastAsiaTheme="minorEastAsia" w:hAnsiTheme="minorHAnsi" w:cstheme="minorBidi"/>
            <w:noProof/>
            <w:sz w:val="22"/>
            <w:szCs w:val="22"/>
          </w:rPr>
          <w:tab/>
        </w:r>
        <w:r w:rsidRPr="00D149E9">
          <w:rPr>
            <w:rStyle w:val="Hyperlink"/>
            <w:noProof/>
          </w:rPr>
          <w:t>Properties Specific to Boolean with Binary Representation</w:t>
        </w:r>
        <w:r>
          <w:rPr>
            <w:noProof/>
            <w:webHidden/>
          </w:rPr>
          <w:tab/>
        </w:r>
        <w:r>
          <w:rPr>
            <w:noProof/>
            <w:webHidden/>
          </w:rPr>
          <w:fldChar w:fldCharType="begin"/>
        </w:r>
        <w:r>
          <w:rPr>
            <w:noProof/>
            <w:webHidden/>
          </w:rPr>
          <w:instrText xml:space="preserve"> PAGEREF _Toc332724492 \h </w:instrText>
        </w:r>
        <w:r>
          <w:rPr>
            <w:noProof/>
            <w:webHidden/>
          </w:rPr>
        </w:r>
        <w:r>
          <w:rPr>
            <w:noProof/>
            <w:webHidden/>
          </w:rPr>
          <w:fldChar w:fldCharType="separate"/>
        </w:r>
        <w:r>
          <w:rPr>
            <w:noProof/>
            <w:webHidden/>
          </w:rPr>
          <w:t>117</w:t>
        </w:r>
        <w:r>
          <w:rPr>
            <w:noProof/>
            <w:webHidden/>
          </w:rPr>
          <w:fldChar w:fldCharType="end"/>
        </w:r>
      </w:hyperlink>
    </w:p>
    <w:p w14:paraId="1C84300C"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93" w:history="1">
        <w:r w:rsidRPr="00D149E9">
          <w:rPr>
            <w:rStyle w:val="Hyperlink"/>
            <w:noProof/>
          </w:rPr>
          <w:t>13.11</w:t>
        </w:r>
        <w:r>
          <w:rPr>
            <w:rFonts w:asciiTheme="minorHAnsi" w:eastAsiaTheme="minorEastAsia" w:hAnsiTheme="minorHAnsi" w:cstheme="minorBidi"/>
            <w:noProof/>
            <w:sz w:val="22"/>
            <w:szCs w:val="22"/>
          </w:rPr>
          <w:tab/>
        </w:r>
        <w:r w:rsidRPr="00D149E9">
          <w:rPr>
            <w:rStyle w:val="Hyperlink"/>
            <w:noProof/>
          </w:rPr>
          <w:t>Properties specific to calendar with Text or Binary representation</w:t>
        </w:r>
        <w:r>
          <w:rPr>
            <w:noProof/>
            <w:webHidden/>
          </w:rPr>
          <w:tab/>
        </w:r>
        <w:r>
          <w:rPr>
            <w:noProof/>
            <w:webHidden/>
          </w:rPr>
          <w:fldChar w:fldCharType="begin"/>
        </w:r>
        <w:r>
          <w:rPr>
            <w:noProof/>
            <w:webHidden/>
          </w:rPr>
          <w:instrText xml:space="preserve"> PAGEREF _Toc332724493 \h </w:instrText>
        </w:r>
        <w:r>
          <w:rPr>
            <w:noProof/>
            <w:webHidden/>
          </w:rPr>
        </w:r>
        <w:r>
          <w:rPr>
            <w:noProof/>
            <w:webHidden/>
          </w:rPr>
          <w:fldChar w:fldCharType="separate"/>
        </w:r>
        <w:r>
          <w:rPr>
            <w:noProof/>
            <w:webHidden/>
          </w:rPr>
          <w:t>117</w:t>
        </w:r>
        <w:r>
          <w:rPr>
            <w:noProof/>
            <w:webHidden/>
          </w:rPr>
          <w:fldChar w:fldCharType="end"/>
        </w:r>
      </w:hyperlink>
    </w:p>
    <w:p w14:paraId="16340FC2" w14:textId="77777777" w:rsidR="007D321A" w:rsidRDefault="007D321A">
      <w:pPr>
        <w:pStyle w:val="TOC3"/>
        <w:tabs>
          <w:tab w:val="left" w:pos="1400"/>
          <w:tab w:val="right" w:leader="dot" w:pos="8630"/>
        </w:tabs>
        <w:rPr>
          <w:rFonts w:asciiTheme="minorHAnsi" w:eastAsiaTheme="minorEastAsia" w:hAnsiTheme="minorHAnsi" w:cstheme="minorBidi"/>
          <w:noProof/>
          <w:sz w:val="22"/>
          <w:szCs w:val="22"/>
        </w:rPr>
      </w:pPr>
      <w:hyperlink w:anchor="_Toc332724494" w:history="1">
        <w:r w:rsidRPr="00D149E9">
          <w:rPr>
            <w:rStyle w:val="Hyperlink"/>
            <w:noProof/>
          </w:rPr>
          <w:t>13.11.1</w:t>
        </w:r>
        <w:r>
          <w:rPr>
            <w:rFonts w:asciiTheme="minorHAnsi" w:eastAsiaTheme="minorEastAsia" w:hAnsiTheme="minorHAnsi" w:cstheme="minorBidi"/>
            <w:noProof/>
            <w:sz w:val="22"/>
            <w:szCs w:val="22"/>
          </w:rPr>
          <w:tab/>
        </w:r>
        <w:r w:rsidRPr="00D149E9">
          <w:rPr>
            <w:rStyle w:val="Hyperlink"/>
            <w:noProof/>
          </w:rPr>
          <w:t>The dfdl:calendarPattern property</w:t>
        </w:r>
        <w:r>
          <w:rPr>
            <w:noProof/>
            <w:webHidden/>
          </w:rPr>
          <w:tab/>
        </w:r>
        <w:r>
          <w:rPr>
            <w:noProof/>
            <w:webHidden/>
          </w:rPr>
          <w:fldChar w:fldCharType="begin"/>
        </w:r>
        <w:r>
          <w:rPr>
            <w:noProof/>
            <w:webHidden/>
          </w:rPr>
          <w:instrText xml:space="preserve"> PAGEREF _Toc332724494 \h </w:instrText>
        </w:r>
        <w:r>
          <w:rPr>
            <w:noProof/>
            <w:webHidden/>
          </w:rPr>
        </w:r>
        <w:r>
          <w:rPr>
            <w:noProof/>
            <w:webHidden/>
          </w:rPr>
          <w:fldChar w:fldCharType="separate"/>
        </w:r>
        <w:r>
          <w:rPr>
            <w:noProof/>
            <w:webHidden/>
          </w:rPr>
          <w:t>119</w:t>
        </w:r>
        <w:r>
          <w:rPr>
            <w:noProof/>
            <w:webHidden/>
          </w:rPr>
          <w:fldChar w:fldCharType="end"/>
        </w:r>
      </w:hyperlink>
    </w:p>
    <w:p w14:paraId="664D3F52"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95" w:history="1">
        <w:r w:rsidRPr="00D149E9">
          <w:rPr>
            <w:rStyle w:val="Hyperlink"/>
            <w:noProof/>
          </w:rPr>
          <w:t>13.12</w:t>
        </w:r>
        <w:r>
          <w:rPr>
            <w:rFonts w:asciiTheme="minorHAnsi" w:eastAsiaTheme="minorEastAsia" w:hAnsiTheme="minorHAnsi" w:cstheme="minorBidi"/>
            <w:noProof/>
            <w:sz w:val="22"/>
            <w:szCs w:val="22"/>
          </w:rPr>
          <w:tab/>
        </w:r>
        <w:r w:rsidRPr="00D149E9">
          <w:rPr>
            <w:rStyle w:val="Hyperlink"/>
            <w:noProof/>
          </w:rPr>
          <w:t>Properties specific to calendar with Text representation</w:t>
        </w:r>
        <w:r>
          <w:rPr>
            <w:noProof/>
            <w:webHidden/>
          </w:rPr>
          <w:tab/>
        </w:r>
        <w:r>
          <w:rPr>
            <w:noProof/>
            <w:webHidden/>
          </w:rPr>
          <w:fldChar w:fldCharType="begin"/>
        </w:r>
        <w:r>
          <w:rPr>
            <w:noProof/>
            <w:webHidden/>
          </w:rPr>
          <w:instrText xml:space="preserve"> PAGEREF _Toc332724495 \h </w:instrText>
        </w:r>
        <w:r>
          <w:rPr>
            <w:noProof/>
            <w:webHidden/>
          </w:rPr>
        </w:r>
        <w:r>
          <w:rPr>
            <w:noProof/>
            <w:webHidden/>
          </w:rPr>
          <w:fldChar w:fldCharType="separate"/>
        </w:r>
        <w:r>
          <w:rPr>
            <w:noProof/>
            <w:webHidden/>
          </w:rPr>
          <w:t>122</w:t>
        </w:r>
        <w:r>
          <w:rPr>
            <w:noProof/>
            <w:webHidden/>
          </w:rPr>
          <w:fldChar w:fldCharType="end"/>
        </w:r>
      </w:hyperlink>
    </w:p>
    <w:p w14:paraId="3C830F52"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97" w:history="1">
        <w:r w:rsidRPr="00D149E9">
          <w:rPr>
            <w:rStyle w:val="Hyperlink"/>
            <w:noProof/>
          </w:rPr>
          <w:t>13.13</w:t>
        </w:r>
        <w:r>
          <w:rPr>
            <w:rFonts w:asciiTheme="minorHAnsi" w:eastAsiaTheme="minorEastAsia" w:hAnsiTheme="minorHAnsi" w:cstheme="minorBidi"/>
            <w:noProof/>
            <w:sz w:val="22"/>
            <w:szCs w:val="22"/>
          </w:rPr>
          <w:tab/>
        </w:r>
        <w:r w:rsidRPr="00D149E9">
          <w:rPr>
            <w:rStyle w:val="Hyperlink"/>
            <w:noProof/>
          </w:rPr>
          <w:t>Properties specific to Calendar with Binary Representation</w:t>
        </w:r>
        <w:r>
          <w:rPr>
            <w:noProof/>
            <w:webHidden/>
          </w:rPr>
          <w:tab/>
        </w:r>
        <w:r>
          <w:rPr>
            <w:noProof/>
            <w:webHidden/>
          </w:rPr>
          <w:fldChar w:fldCharType="begin"/>
        </w:r>
        <w:r>
          <w:rPr>
            <w:noProof/>
            <w:webHidden/>
          </w:rPr>
          <w:instrText xml:space="preserve"> PAGEREF _Toc332724497 \h </w:instrText>
        </w:r>
        <w:r>
          <w:rPr>
            <w:noProof/>
            <w:webHidden/>
          </w:rPr>
        </w:r>
        <w:r>
          <w:rPr>
            <w:noProof/>
            <w:webHidden/>
          </w:rPr>
          <w:fldChar w:fldCharType="separate"/>
        </w:r>
        <w:r>
          <w:rPr>
            <w:noProof/>
            <w:webHidden/>
          </w:rPr>
          <w:t>123</w:t>
        </w:r>
        <w:r>
          <w:rPr>
            <w:noProof/>
            <w:webHidden/>
          </w:rPr>
          <w:fldChar w:fldCharType="end"/>
        </w:r>
      </w:hyperlink>
    </w:p>
    <w:p w14:paraId="0AEF9129"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498" w:history="1">
        <w:r w:rsidRPr="00D149E9">
          <w:rPr>
            <w:rStyle w:val="Hyperlink"/>
            <w:noProof/>
          </w:rPr>
          <w:t>13.14</w:t>
        </w:r>
        <w:r>
          <w:rPr>
            <w:rFonts w:asciiTheme="minorHAnsi" w:eastAsiaTheme="minorEastAsia" w:hAnsiTheme="minorHAnsi" w:cstheme="minorBidi"/>
            <w:noProof/>
            <w:sz w:val="22"/>
            <w:szCs w:val="22"/>
          </w:rPr>
          <w:tab/>
        </w:r>
        <w:r w:rsidRPr="00D149E9">
          <w:rPr>
            <w:rStyle w:val="Hyperlink"/>
            <w:noProof/>
          </w:rPr>
          <w:t>Properties Specific to Opaque Types (hexBinary)</w:t>
        </w:r>
        <w:r>
          <w:rPr>
            <w:noProof/>
            <w:webHidden/>
          </w:rPr>
          <w:tab/>
        </w:r>
        <w:r>
          <w:rPr>
            <w:noProof/>
            <w:webHidden/>
          </w:rPr>
          <w:fldChar w:fldCharType="begin"/>
        </w:r>
        <w:r>
          <w:rPr>
            <w:noProof/>
            <w:webHidden/>
          </w:rPr>
          <w:instrText xml:space="preserve"> PAGEREF _Toc332724498 \h </w:instrText>
        </w:r>
        <w:r>
          <w:rPr>
            <w:noProof/>
            <w:webHidden/>
          </w:rPr>
        </w:r>
        <w:r>
          <w:rPr>
            <w:noProof/>
            <w:webHidden/>
          </w:rPr>
          <w:fldChar w:fldCharType="separate"/>
        </w:r>
        <w:r>
          <w:rPr>
            <w:noProof/>
            <w:webHidden/>
          </w:rPr>
          <w:t>124</w:t>
        </w:r>
        <w:r>
          <w:rPr>
            <w:noProof/>
            <w:webHidden/>
          </w:rPr>
          <w:fldChar w:fldCharType="end"/>
        </w:r>
      </w:hyperlink>
    </w:p>
    <w:p w14:paraId="23A0999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01" w:history="1">
        <w:r w:rsidRPr="00D149E9">
          <w:rPr>
            <w:rStyle w:val="Hyperlink"/>
            <w:noProof/>
          </w:rPr>
          <w:t>13.15</w:t>
        </w:r>
        <w:r>
          <w:rPr>
            <w:rFonts w:asciiTheme="minorHAnsi" w:eastAsiaTheme="minorEastAsia" w:hAnsiTheme="minorHAnsi" w:cstheme="minorBidi"/>
            <w:noProof/>
            <w:sz w:val="22"/>
            <w:szCs w:val="22"/>
          </w:rPr>
          <w:tab/>
        </w:r>
        <w:r w:rsidRPr="00D149E9">
          <w:rPr>
            <w:rStyle w:val="Hyperlink"/>
            <w:noProof/>
          </w:rPr>
          <w:t>Nils and Default processing</w:t>
        </w:r>
        <w:r>
          <w:rPr>
            <w:noProof/>
            <w:webHidden/>
          </w:rPr>
          <w:tab/>
        </w:r>
        <w:r>
          <w:rPr>
            <w:noProof/>
            <w:webHidden/>
          </w:rPr>
          <w:fldChar w:fldCharType="begin"/>
        </w:r>
        <w:r>
          <w:rPr>
            <w:noProof/>
            <w:webHidden/>
          </w:rPr>
          <w:instrText xml:space="preserve"> PAGEREF _Toc332724501 \h </w:instrText>
        </w:r>
        <w:r>
          <w:rPr>
            <w:noProof/>
            <w:webHidden/>
          </w:rPr>
        </w:r>
        <w:r>
          <w:rPr>
            <w:noProof/>
            <w:webHidden/>
          </w:rPr>
          <w:fldChar w:fldCharType="separate"/>
        </w:r>
        <w:r>
          <w:rPr>
            <w:noProof/>
            <w:webHidden/>
          </w:rPr>
          <w:t>124</w:t>
        </w:r>
        <w:r>
          <w:rPr>
            <w:noProof/>
            <w:webHidden/>
          </w:rPr>
          <w:fldChar w:fldCharType="end"/>
        </w:r>
      </w:hyperlink>
    </w:p>
    <w:p w14:paraId="63317C44" w14:textId="77777777" w:rsidR="007D321A" w:rsidRDefault="007D321A">
      <w:pPr>
        <w:pStyle w:val="TOC3"/>
        <w:tabs>
          <w:tab w:val="left" w:pos="1400"/>
          <w:tab w:val="right" w:leader="dot" w:pos="8630"/>
        </w:tabs>
        <w:rPr>
          <w:rFonts w:asciiTheme="minorHAnsi" w:eastAsiaTheme="minorEastAsia" w:hAnsiTheme="minorHAnsi" w:cstheme="minorBidi"/>
          <w:noProof/>
          <w:sz w:val="22"/>
          <w:szCs w:val="22"/>
        </w:rPr>
      </w:pPr>
      <w:hyperlink w:anchor="_Toc332724503" w:history="1">
        <w:r w:rsidRPr="00D149E9">
          <w:rPr>
            <w:rStyle w:val="Hyperlink"/>
            <w:noProof/>
          </w:rPr>
          <w:t>13.15.1</w:t>
        </w:r>
        <w:r>
          <w:rPr>
            <w:rFonts w:asciiTheme="minorHAnsi" w:eastAsiaTheme="minorEastAsia" w:hAnsiTheme="minorHAnsi" w:cstheme="minorBidi"/>
            <w:noProof/>
            <w:sz w:val="22"/>
            <w:szCs w:val="22"/>
          </w:rPr>
          <w:tab/>
        </w:r>
        <w:r w:rsidRPr="00D149E9">
          <w:rPr>
            <w:rStyle w:val="Hyperlink"/>
            <w:noProof/>
          </w:rPr>
          <w:t>Nils and Defaults on Parsing</w:t>
        </w:r>
        <w:r>
          <w:rPr>
            <w:noProof/>
            <w:webHidden/>
          </w:rPr>
          <w:tab/>
        </w:r>
        <w:r>
          <w:rPr>
            <w:noProof/>
            <w:webHidden/>
          </w:rPr>
          <w:fldChar w:fldCharType="begin"/>
        </w:r>
        <w:r>
          <w:rPr>
            <w:noProof/>
            <w:webHidden/>
          </w:rPr>
          <w:instrText xml:space="preserve"> PAGEREF _Toc332724503 \h </w:instrText>
        </w:r>
        <w:r>
          <w:rPr>
            <w:noProof/>
            <w:webHidden/>
          </w:rPr>
        </w:r>
        <w:r>
          <w:rPr>
            <w:noProof/>
            <w:webHidden/>
          </w:rPr>
          <w:fldChar w:fldCharType="separate"/>
        </w:r>
        <w:r>
          <w:rPr>
            <w:noProof/>
            <w:webHidden/>
          </w:rPr>
          <w:t>126</w:t>
        </w:r>
        <w:r>
          <w:rPr>
            <w:noProof/>
            <w:webHidden/>
          </w:rPr>
          <w:fldChar w:fldCharType="end"/>
        </w:r>
      </w:hyperlink>
    </w:p>
    <w:p w14:paraId="7C7915F0" w14:textId="77777777" w:rsidR="007D321A" w:rsidRDefault="007D321A">
      <w:pPr>
        <w:pStyle w:val="TOC3"/>
        <w:tabs>
          <w:tab w:val="left" w:pos="1400"/>
          <w:tab w:val="right" w:leader="dot" w:pos="8630"/>
        </w:tabs>
        <w:rPr>
          <w:rFonts w:asciiTheme="minorHAnsi" w:eastAsiaTheme="minorEastAsia" w:hAnsiTheme="minorHAnsi" w:cstheme="minorBidi"/>
          <w:noProof/>
          <w:sz w:val="22"/>
          <w:szCs w:val="22"/>
        </w:rPr>
      </w:pPr>
      <w:hyperlink w:anchor="_Toc332724505" w:history="1">
        <w:r w:rsidRPr="00D149E9">
          <w:rPr>
            <w:rStyle w:val="Hyperlink"/>
            <w:noProof/>
          </w:rPr>
          <w:t>13.15.2</w:t>
        </w:r>
        <w:r>
          <w:rPr>
            <w:rFonts w:asciiTheme="minorHAnsi" w:eastAsiaTheme="minorEastAsia" w:hAnsiTheme="minorHAnsi" w:cstheme="minorBidi"/>
            <w:noProof/>
            <w:sz w:val="22"/>
            <w:szCs w:val="22"/>
          </w:rPr>
          <w:tab/>
        </w:r>
        <w:r w:rsidRPr="00D149E9">
          <w:rPr>
            <w:rStyle w:val="Hyperlink"/>
            <w:noProof/>
          </w:rPr>
          <w:t>Nils and Defaults on Unparsing</w:t>
        </w:r>
        <w:r>
          <w:rPr>
            <w:noProof/>
            <w:webHidden/>
          </w:rPr>
          <w:tab/>
        </w:r>
        <w:r>
          <w:rPr>
            <w:noProof/>
            <w:webHidden/>
          </w:rPr>
          <w:fldChar w:fldCharType="begin"/>
        </w:r>
        <w:r>
          <w:rPr>
            <w:noProof/>
            <w:webHidden/>
          </w:rPr>
          <w:instrText xml:space="preserve"> PAGEREF _Toc332724505 \h </w:instrText>
        </w:r>
        <w:r>
          <w:rPr>
            <w:noProof/>
            <w:webHidden/>
          </w:rPr>
        </w:r>
        <w:r>
          <w:rPr>
            <w:noProof/>
            <w:webHidden/>
          </w:rPr>
          <w:fldChar w:fldCharType="separate"/>
        </w:r>
        <w:r>
          <w:rPr>
            <w:noProof/>
            <w:webHidden/>
          </w:rPr>
          <w:t>127</w:t>
        </w:r>
        <w:r>
          <w:rPr>
            <w:noProof/>
            <w:webHidden/>
          </w:rPr>
          <w:fldChar w:fldCharType="end"/>
        </w:r>
      </w:hyperlink>
    </w:p>
    <w:p w14:paraId="4C4BA534"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07" w:history="1">
        <w:r w:rsidRPr="00D149E9">
          <w:rPr>
            <w:rStyle w:val="Hyperlink"/>
            <w:noProof/>
          </w:rPr>
          <w:t>13.16</w:t>
        </w:r>
        <w:r>
          <w:rPr>
            <w:rFonts w:asciiTheme="minorHAnsi" w:eastAsiaTheme="minorEastAsia" w:hAnsiTheme="minorHAnsi" w:cstheme="minorBidi"/>
            <w:noProof/>
            <w:sz w:val="22"/>
            <w:szCs w:val="22"/>
          </w:rPr>
          <w:tab/>
        </w:r>
        <w:r w:rsidRPr="00D149E9">
          <w:rPr>
            <w:rStyle w:val="Hyperlink"/>
            <w:noProof/>
          </w:rPr>
          <w:t>Properties for Nillable Elements</w:t>
        </w:r>
        <w:r>
          <w:rPr>
            <w:noProof/>
            <w:webHidden/>
          </w:rPr>
          <w:tab/>
        </w:r>
        <w:r>
          <w:rPr>
            <w:noProof/>
            <w:webHidden/>
          </w:rPr>
          <w:fldChar w:fldCharType="begin"/>
        </w:r>
        <w:r>
          <w:rPr>
            <w:noProof/>
            <w:webHidden/>
          </w:rPr>
          <w:instrText xml:space="preserve"> PAGEREF _Toc332724507 \h </w:instrText>
        </w:r>
        <w:r>
          <w:rPr>
            <w:noProof/>
            <w:webHidden/>
          </w:rPr>
        </w:r>
        <w:r>
          <w:rPr>
            <w:noProof/>
            <w:webHidden/>
          </w:rPr>
          <w:fldChar w:fldCharType="separate"/>
        </w:r>
        <w:r>
          <w:rPr>
            <w:noProof/>
            <w:webHidden/>
          </w:rPr>
          <w:t>128</w:t>
        </w:r>
        <w:r>
          <w:rPr>
            <w:noProof/>
            <w:webHidden/>
          </w:rPr>
          <w:fldChar w:fldCharType="end"/>
        </w:r>
      </w:hyperlink>
    </w:p>
    <w:p w14:paraId="0D0D900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11" w:history="1">
        <w:r w:rsidRPr="00D149E9">
          <w:rPr>
            <w:rStyle w:val="Hyperlink"/>
            <w:noProof/>
          </w:rPr>
          <w:t>13.17</w:t>
        </w:r>
        <w:r>
          <w:rPr>
            <w:rFonts w:asciiTheme="minorHAnsi" w:eastAsiaTheme="minorEastAsia" w:hAnsiTheme="minorHAnsi" w:cstheme="minorBidi"/>
            <w:noProof/>
            <w:sz w:val="22"/>
            <w:szCs w:val="22"/>
          </w:rPr>
          <w:tab/>
        </w:r>
        <w:r w:rsidRPr="00D149E9">
          <w:rPr>
            <w:rStyle w:val="Hyperlink"/>
            <w:noProof/>
          </w:rPr>
          <w:t>Properties for Default Value Control</w:t>
        </w:r>
        <w:r>
          <w:rPr>
            <w:noProof/>
            <w:webHidden/>
          </w:rPr>
          <w:tab/>
        </w:r>
        <w:r>
          <w:rPr>
            <w:noProof/>
            <w:webHidden/>
          </w:rPr>
          <w:fldChar w:fldCharType="begin"/>
        </w:r>
        <w:r>
          <w:rPr>
            <w:noProof/>
            <w:webHidden/>
          </w:rPr>
          <w:instrText xml:space="preserve"> PAGEREF _Toc332724511 \h </w:instrText>
        </w:r>
        <w:r>
          <w:rPr>
            <w:noProof/>
            <w:webHidden/>
          </w:rPr>
        </w:r>
        <w:r>
          <w:rPr>
            <w:noProof/>
            <w:webHidden/>
          </w:rPr>
          <w:fldChar w:fldCharType="separate"/>
        </w:r>
        <w:r>
          <w:rPr>
            <w:noProof/>
            <w:webHidden/>
          </w:rPr>
          <w:t>131</w:t>
        </w:r>
        <w:r>
          <w:rPr>
            <w:noProof/>
            <w:webHidden/>
          </w:rPr>
          <w:fldChar w:fldCharType="end"/>
        </w:r>
      </w:hyperlink>
    </w:p>
    <w:p w14:paraId="5C5B826F"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13" w:history="1">
        <w:r w:rsidRPr="00D149E9">
          <w:rPr>
            <w:rStyle w:val="Hyperlink"/>
            <w:noProof/>
          </w:rPr>
          <w:t>14.</w:t>
        </w:r>
        <w:r>
          <w:rPr>
            <w:rFonts w:asciiTheme="minorHAnsi" w:eastAsiaTheme="minorEastAsia" w:hAnsiTheme="minorHAnsi" w:cstheme="minorBidi"/>
            <w:noProof/>
            <w:sz w:val="22"/>
            <w:szCs w:val="22"/>
          </w:rPr>
          <w:tab/>
        </w:r>
        <w:r w:rsidRPr="00D149E9">
          <w:rPr>
            <w:rStyle w:val="Hyperlink"/>
            <w:noProof/>
          </w:rPr>
          <w:t>Sequence Groups</w:t>
        </w:r>
        <w:r>
          <w:rPr>
            <w:noProof/>
            <w:webHidden/>
          </w:rPr>
          <w:tab/>
        </w:r>
        <w:r>
          <w:rPr>
            <w:noProof/>
            <w:webHidden/>
          </w:rPr>
          <w:fldChar w:fldCharType="begin"/>
        </w:r>
        <w:r>
          <w:rPr>
            <w:noProof/>
            <w:webHidden/>
          </w:rPr>
          <w:instrText xml:space="preserve"> PAGEREF _Toc332724513 \h </w:instrText>
        </w:r>
        <w:r>
          <w:rPr>
            <w:noProof/>
            <w:webHidden/>
          </w:rPr>
        </w:r>
        <w:r>
          <w:rPr>
            <w:noProof/>
            <w:webHidden/>
          </w:rPr>
          <w:fldChar w:fldCharType="separate"/>
        </w:r>
        <w:r>
          <w:rPr>
            <w:noProof/>
            <w:webHidden/>
          </w:rPr>
          <w:t>132</w:t>
        </w:r>
        <w:r>
          <w:rPr>
            <w:noProof/>
            <w:webHidden/>
          </w:rPr>
          <w:fldChar w:fldCharType="end"/>
        </w:r>
      </w:hyperlink>
    </w:p>
    <w:p w14:paraId="3DA7BC02"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14" w:history="1">
        <w:r w:rsidRPr="00D149E9">
          <w:rPr>
            <w:rStyle w:val="Hyperlink"/>
            <w:noProof/>
          </w:rPr>
          <w:t>14.1</w:t>
        </w:r>
        <w:r>
          <w:rPr>
            <w:rFonts w:asciiTheme="minorHAnsi" w:eastAsiaTheme="minorEastAsia" w:hAnsiTheme="minorHAnsi" w:cstheme="minorBidi"/>
            <w:noProof/>
            <w:sz w:val="22"/>
            <w:szCs w:val="22"/>
          </w:rPr>
          <w:tab/>
        </w:r>
        <w:r w:rsidRPr="00D149E9">
          <w:rPr>
            <w:rStyle w:val="Hyperlink"/>
            <w:noProof/>
          </w:rPr>
          <w:t>Empty Sequences</w:t>
        </w:r>
        <w:r>
          <w:rPr>
            <w:noProof/>
            <w:webHidden/>
          </w:rPr>
          <w:tab/>
        </w:r>
        <w:r>
          <w:rPr>
            <w:noProof/>
            <w:webHidden/>
          </w:rPr>
          <w:fldChar w:fldCharType="begin"/>
        </w:r>
        <w:r>
          <w:rPr>
            <w:noProof/>
            <w:webHidden/>
          </w:rPr>
          <w:instrText xml:space="preserve"> PAGEREF _Toc332724514 \h </w:instrText>
        </w:r>
        <w:r>
          <w:rPr>
            <w:noProof/>
            <w:webHidden/>
          </w:rPr>
        </w:r>
        <w:r>
          <w:rPr>
            <w:noProof/>
            <w:webHidden/>
          </w:rPr>
          <w:fldChar w:fldCharType="separate"/>
        </w:r>
        <w:r>
          <w:rPr>
            <w:noProof/>
            <w:webHidden/>
          </w:rPr>
          <w:t>132</w:t>
        </w:r>
        <w:r>
          <w:rPr>
            <w:noProof/>
            <w:webHidden/>
          </w:rPr>
          <w:fldChar w:fldCharType="end"/>
        </w:r>
      </w:hyperlink>
    </w:p>
    <w:p w14:paraId="66E470D7"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16" w:history="1">
        <w:r w:rsidRPr="00D149E9">
          <w:rPr>
            <w:rStyle w:val="Hyperlink"/>
            <w:noProof/>
          </w:rPr>
          <w:t>14.2</w:t>
        </w:r>
        <w:r>
          <w:rPr>
            <w:rFonts w:asciiTheme="minorHAnsi" w:eastAsiaTheme="minorEastAsia" w:hAnsiTheme="minorHAnsi" w:cstheme="minorBidi"/>
            <w:noProof/>
            <w:sz w:val="22"/>
            <w:szCs w:val="22"/>
          </w:rPr>
          <w:tab/>
        </w:r>
        <w:r w:rsidRPr="00D149E9">
          <w:rPr>
            <w:rStyle w:val="Hyperlink"/>
            <w:noProof/>
          </w:rPr>
          <w:t>Sequence Groups with Delimiters</w:t>
        </w:r>
        <w:r>
          <w:rPr>
            <w:noProof/>
            <w:webHidden/>
          </w:rPr>
          <w:tab/>
        </w:r>
        <w:r>
          <w:rPr>
            <w:noProof/>
            <w:webHidden/>
          </w:rPr>
          <w:fldChar w:fldCharType="begin"/>
        </w:r>
        <w:r>
          <w:rPr>
            <w:noProof/>
            <w:webHidden/>
          </w:rPr>
          <w:instrText xml:space="preserve"> PAGEREF _Toc332724516 \h </w:instrText>
        </w:r>
        <w:r>
          <w:rPr>
            <w:noProof/>
            <w:webHidden/>
          </w:rPr>
        </w:r>
        <w:r>
          <w:rPr>
            <w:noProof/>
            <w:webHidden/>
          </w:rPr>
          <w:fldChar w:fldCharType="separate"/>
        </w:r>
        <w:r>
          <w:rPr>
            <w:noProof/>
            <w:webHidden/>
          </w:rPr>
          <w:t>133</w:t>
        </w:r>
        <w:r>
          <w:rPr>
            <w:noProof/>
            <w:webHidden/>
          </w:rPr>
          <w:fldChar w:fldCharType="end"/>
        </w:r>
      </w:hyperlink>
    </w:p>
    <w:p w14:paraId="64C9D952"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27" w:history="1">
        <w:r w:rsidRPr="00D149E9">
          <w:rPr>
            <w:rStyle w:val="Hyperlink"/>
            <w:noProof/>
          </w:rPr>
          <w:t>14.2.1</w:t>
        </w:r>
        <w:r>
          <w:rPr>
            <w:rFonts w:asciiTheme="minorHAnsi" w:eastAsiaTheme="minorEastAsia" w:hAnsiTheme="minorHAnsi" w:cstheme="minorBidi"/>
            <w:noProof/>
            <w:sz w:val="22"/>
            <w:szCs w:val="22"/>
          </w:rPr>
          <w:tab/>
        </w:r>
        <w:r w:rsidRPr="00D149E9">
          <w:rPr>
            <w:rStyle w:val="Hyperlink"/>
            <w:noProof/>
          </w:rPr>
          <w:t>Sequence Groups and Separators</w:t>
        </w:r>
        <w:r>
          <w:rPr>
            <w:noProof/>
            <w:webHidden/>
          </w:rPr>
          <w:tab/>
        </w:r>
        <w:r>
          <w:rPr>
            <w:noProof/>
            <w:webHidden/>
          </w:rPr>
          <w:fldChar w:fldCharType="begin"/>
        </w:r>
        <w:r>
          <w:rPr>
            <w:noProof/>
            <w:webHidden/>
          </w:rPr>
          <w:instrText xml:space="preserve"> PAGEREF _Toc332724527 \h </w:instrText>
        </w:r>
        <w:r>
          <w:rPr>
            <w:noProof/>
            <w:webHidden/>
          </w:rPr>
        </w:r>
        <w:r>
          <w:rPr>
            <w:noProof/>
            <w:webHidden/>
          </w:rPr>
          <w:fldChar w:fldCharType="separate"/>
        </w:r>
        <w:r>
          <w:rPr>
            <w:noProof/>
            <w:webHidden/>
          </w:rPr>
          <w:t>135</w:t>
        </w:r>
        <w:r>
          <w:rPr>
            <w:noProof/>
            <w:webHidden/>
          </w:rPr>
          <w:fldChar w:fldCharType="end"/>
        </w:r>
      </w:hyperlink>
    </w:p>
    <w:p w14:paraId="2EA30A3D"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31" w:history="1">
        <w:r w:rsidRPr="00D149E9">
          <w:rPr>
            <w:rStyle w:val="Hyperlink"/>
            <w:noProof/>
          </w:rPr>
          <w:t>14.3</w:t>
        </w:r>
        <w:r>
          <w:rPr>
            <w:rFonts w:asciiTheme="minorHAnsi" w:eastAsiaTheme="minorEastAsia" w:hAnsiTheme="minorHAnsi" w:cstheme="minorBidi"/>
            <w:noProof/>
            <w:sz w:val="22"/>
            <w:szCs w:val="22"/>
          </w:rPr>
          <w:tab/>
        </w:r>
        <w:r w:rsidRPr="00D149E9">
          <w:rPr>
            <w:rStyle w:val="Hyperlink"/>
            <w:noProof/>
          </w:rPr>
          <w:t>Unordered Sequence Groups</w:t>
        </w:r>
        <w:r>
          <w:rPr>
            <w:noProof/>
            <w:webHidden/>
          </w:rPr>
          <w:tab/>
        </w:r>
        <w:r>
          <w:rPr>
            <w:noProof/>
            <w:webHidden/>
          </w:rPr>
          <w:fldChar w:fldCharType="begin"/>
        </w:r>
        <w:r>
          <w:rPr>
            <w:noProof/>
            <w:webHidden/>
          </w:rPr>
          <w:instrText xml:space="preserve"> PAGEREF _Toc332724531 \h </w:instrText>
        </w:r>
        <w:r>
          <w:rPr>
            <w:noProof/>
            <w:webHidden/>
          </w:rPr>
        </w:r>
        <w:r>
          <w:rPr>
            <w:noProof/>
            <w:webHidden/>
          </w:rPr>
          <w:fldChar w:fldCharType="separate"/>
        </w:r>
        <w:r>
          <w:rPr>
            <w:noProof/>
            <w:webHidden/>
          </w:rPr>
          <w:t>135</w:t>
        </w:r>
        <w:r>
          <w:rPr>
            <w:noProof/>
            <w:webHidden/>
          </w:rPr>
          <w:fldChar w:fldCharType="end"/>
        </w:r>
      </w:hyperlink>
    </w:p>
    <w:p w14:paraId="3FCC8BC5"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32" w:history="1">
        <w:r w:rsidRPr="00D149E9">
          <w:rPr>
            <w:rStyle w:val="Hyperlink"/>
            <w:noProof/>
          </w:rPr>
          <w:t>14.4</w:t>
        </w:r>
        <w:r>
          <w:rPr>
            <w:rFonts w:asciiTheme="minorHAnsi" w:eastAsiaTheme="minorEastAsia" w:hAnsiTheme="minorHAnsi" w:cstheme="minorBidi"/>
            <w:noProof/>
            <w:sz w:val="22"/>
            <w:szCs w:val="22"/>
          </w:rPr>
          <w:tab/>
        </w:r>
        <w:r w:rsidRPr="00D149E9">
          <w:rPr>
            <w:rStyle w:val="Hyperlink"/>
            <w:noProof/>
          </w:rPr>
          <w:t>Floating Elements</w:t>
        </w:r>
        <w:r>
          <w:rPr>
            <w:noProof/>
            <w:webHidden/>
          </w:rPr>
          <w:tab/>
        </w:r>
        <w:r>
          <w:rPr>
            <w:noProof/>
            <w:webHidden/>
          </w:rPr>
          <w:fldChar w:fldCharType="begin"/>
        </w:r>
        <w:r>
          <w:rPr>
            <w:noProof/>
            <w:webHidden/>
          </w:rPr>
          <w:instrText xml:space="preserve"> PAGEREF _Toc332724532 \h </w:instrText>
        </w:r>
        <w:r>
          <w:rPr>
            <w:noProof/>
            <w:webHidden/>
          </w:rPr>
        </w:r>
        <w:r>
          <w:rPr>
            <w:noProof/>
            <w:webHidden/>
          </w:rPr>
          <w:fldChar w:fldCharType="separate"/>
        </w:r>
        <w:r>
          <w:rPr>
            <w:noProof/>
            <w:webHidden/>
          </w:rPr>
          <w:t>137</w:t>
        </w:r>
        <w:r>
          <w:rPr>
            <w:noProof/>
            <w:webHidden/>
          </w:rPr>
          <w:fldChar w:fldCharType="end"/>
        </w:r>
      </w:hyperlink>
    </w:p>
    <w:p w14:paraId="251AD497"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33" w:history="1">
        <w:r w:rsidRPr="00D149E9">
          <w:rPr>
            <w:rStyle w:val="Hyperlink"/>
            <w:noProof/>
          </w:rPr>
          <w:t>14.5</w:t>
        </w:r>
        <w:r>
          <w:rPr>
            <w:rFonts w:asciiTheme="minorHAnsi" w:eastAsiaTheme="minorEastAsia" w:hAnsiTheme="minorHAnsi" w:cstheme="minorBidi"/>
            <w:noProof/>
            <w:sz w:val="22"/>
            <w:szCs w:val="22"/>
          </w:rPr>
          <w:tab/>
        </w:r>
        <w:r w:rsidRPr="00D149E9">
          <w:rPr>
            <w:rStyle w:val="Hyperlink"/>
            <w:noProof/>
          </w:rPr>
          <w:t>Hidden Groups</w:t>
        </w:r>
        <w:r>
          <w:rPr>
            <w:noProof/>
            <w:webHidden/>
          </w:rPr>
          <w:tab/>
        </w:r>
        <w:r>
          <w:rPr>
            <w:noProof/>
            <w:webHidden/>
          </w:rPr>
          <w:fldChar w:fldCharType="begin"/>
        </w:r>
        <w:r>
          <w:rPr>
            <w:noProof/>
            <w:webHidden/>
          </w:rPr>
          <w:instrText xml:space="preserve"> PAGEREF _Toc332724533 \h </w:instrText>
        </w:r>
        <w:r>
          <w:rPr>
            <w:noProof/>
            <w:webHidden/>
          </w:rPr>
        </w:r>
        <w:r>
          <w:rPr>
            <w:noProof/>
            <w:webHidden/>
          </w:rPr>
          <w:fldChar w:fldCharType="separate"/>
        </w:r>
        <w:r>
          <w:rPr>
            <w:noProof/>
            <w:webHidden/>
          </w:rPr>
          <w:t>138</w:t>
        </w:r>
        <w:r>
          <w:rPr>
            <w:noProof/>
            <w:webHidden/>
          </w:rPr>
          <w:fldChar w:fldCharType="end"/>
        </w:r>
      </w:hyperlink>
    </w:p>
    <w:p w14:paraId="115A7E66"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35" w:history="1">
        <w:r w:rsidRPr="00D149E9">
          <w:rPr>
            <w:rStyle w:val="Hyperlink"/>
            <w:noProof/>
          </w:rPr>
          <w:t>15.</w:t>
        </w:r>
        <w:r>
          <w:rPr>
            <w:rFonts w:asciiTheme="minorHAnsi" w:eastAsiaTheme="minorEastAsia" w:hAnsiTheme="minorHAnsi" w:cstheme="minorBidi"/>
            <w:noProof/>
            <w:sz w:val="22"/>
            <w:szCs w:val="22"/>
          </w:rPr>
          <w:tab/>
        </w:r>
        <w:r w:rsidRPr="00D149E9">
          <w:rPr>
            <w:rStyle w:val="Hyperlink"/>
            <w:noProof/>
          </w:rPr>
          <w:t>Choice Groups</w:t>
        </w:r>
        <w:r>
          <w:rPr>
            <w:noProof/>
            <w:webHidden/>
          </w:rPr>
          <w:tab/>
        </w:r>
        <w:r>
          <w:rPr>
            <w:noProof/>
            <w:webHidden/>
          </w:rPr>
          <w:fldChar w:fldCharType="begin"/>
        </w:r>
        <w:r>
          <w:rPr>
            <w:noProof/>
            <w:webHidden/>
          </w:rPr>
          <w:instrText xml:space="preserve"> PAGEREF _Toc332724535 \h </w:instrText>
        </w:r>
        <w:r>
          <w:rPr>
            <w:noProof/>
            <w:webHidden/>
          </w:rPr>
        </w:r>
        <w:r>
          <w:rPr>
            <w:noProof/>
            <w:webHidden/>
          </w:rPr>
          <w:fldChar w:fldCharType="separate"/>
        </w:r>
        <w:r>
          <w:rPr>
            <w:noProof/>
            <w:webHidden/>
          </w:rPr>
          <w:t>140</w:t>
        </w:r>
        <w:r>
          <w:rPr>
            <w:noProof/>
            <w:webHidden/>
          </w:rPr>
          <w:fldChar w:fldCharType="end"/>
        </w:r>
      </w:hyperlink>
    </w:p>
    <w:p w14:paraId="57AFC4D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36" w:history="1">
        <w:r w:rsidRPr="00D149E9">
          <w:rPr>
            <w:rStyle w:val="Hyperlink"/>
            <w:noProof/>
          </w:rPr>
          <w:t>15.1</w:t>
        </w:r>
        <w:r>
          <w:rPr>
            <w:rFonts w:asciiTheme="minorHAnsi" w:eastAsiaTheme="minorEastAsia" w:hAnsiTheme="minorHAnsi" w:cstheme="minorBidi"/>
            <w:noProof/>
            <w:sz w:val="22"/>
            <w:szCs w:val="22"/>
          </w:rPr>
          <w:tab/>
        </w:r>
        <w:r w:rsidRPr="00D149E9">
          <w:rPr>
            <w:rStyle w:val="Hyperlink"/>
            <w:noProof/>
          </w:rPr>
          <w:t>Resolving Choices</w:t>
        </w:r>
        <w:r>
          <w:rPr>
            <w:noProof/>
            <w:webHidden/>
          </w:rPr>
          <w:tab/>
        </w:r>
        <w:r>
          <w:rPr>
            <w:noProof/>
            <w:webHidden/>
          </w:rPr>
          <w:fldChar w:fldCharType="begin"/>
        </w:r>
        <w:r>
          <w:rPr>
            <w:noProof/>
            <w:webHidden/>
          </w:rPr>
          <w:instrText xml:space="preserve"> PAGEREF _Toc332724536 \h </w:instrText>
        </w:r>
        <w:r>
          <w:rPr>
            <w:noProof/>
            <w:webHidden/>
          </w:rPr>
        </w:r>
        <w:r>
          <w:rPr>
            <w:noProof/>
            <w:webHidden/>
          </w:rPr>
          <w:fldChar w:fldCharType="separate"/>
        </w:r>
        <w:r>
          <w:rPr>
            <w:noProof/>
            <w:webHidden/>
          </w:rPr>
          <w:t>141</w:t>
        </w:r>
        <w:r>
          <w:rPr>
            <w:noProof/>
            <w:webHidden/>
          </w:rPr>
          <w:fldChar w:fldCharType="end"/>
        </w:r>
      </w:hyperlink>
    </w:p>
    <w:p w14:paraId="0D1FC913"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37" w:history="1">
        <w:r w:rsidRPr="00D149E9">
          <w:rPr>
            <w:rStyle w:val="Hyperlink"/>
            <w:noProof/>
          </w:rPr>
          <w:t>15.1.1</w:t>
        </w:r>
        <w:r>
          <w:rPr>
            <w:rFonts w:asciiTheme="minorHAnsi" w:eastAsiaTheme="minorEastAsia" w:hAnsiTheme="minorHAnsi" w:cstheme="minorBidi"/>
            <w:noProof/>
            <w:sz w:val="22"/>
            <w:szCs w:val="22"/>
          </w:rPr>
          <w:tab/>
        </w:r>
        <w:r w:rsidRPr="00D149E9">
          <w:rPr>
            <w:rStyle w:val="Hyperlink"/>
            <w:noProof/>
          </w:rPr>
          <w:t>Resolving Choices via Speculation</w:t>
        </w:r>
        <w:r>
          <w:rPr>
            <w:noProof/>
            <w:webHidden/>
          </w:rPr>
          <w:tab/>
        </w:r>
        <w:r>
          <w:rPr>
            <w:noProof/>
            <w:webHidden/>
          </w:rPr>
          <w:fldChar w:fldCharType="begin"/>
        </w:r>
        <w:r>
          <w:rPr>
            <w:noProof/>
            <w:webHidden/>
          </w:rPr>
          <w:instrText xml:space="preserve"> PAGEREF _Toc332724537 \h </w:instrText>
        </w:r>
        <w:r>
          <w:rPr>
            <w:noProof/>
            <w:webHidden/>
          </w:rPr>
        </w:r>
        <w:r>
          <w:rPr>
            <w:noProof/>
            <w:webHidden/>
          </w:rPr>
          <w:fldChar w:fldCharType="separate"/>
        </w:r>
        <w:r>
          <w:rPr>
            <w:noProof/>
            <w:webHidden/>
          </w:rPr>
          <w:t>141</w:t>
        </w:r>
        <w:r>
          <w:rPr>
            <w:noProof/>
            <w:webHidden/>
          </w:rPr>
          <w:fldChar w:fldCharType="end"/>
        </w:r>
      </w:hyperlink>
    </w:p>
    <w:p w14:paraId="17718445"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39" w:history="1">
        <w:r w:rsidRPr="00D149E9">
          <w:rPr>
            <w:rStyle w:val="Hyperlink"/>
            <w:noProof/>
          </w:rPr>
          <w:t>15.1.2</w:t>
        </w:r>
        <w:r>
          <w:rPr>
            <w:rFonts w:asciiTheme="minorHAnsi" w:eastAsiaTheme="minorEastAsia" w:hAnsiTheme="minorHAnsi" w:cstheme="minorBidi"/>
            <w:noProof/>
            <w:sz w:val="22"/>
            <w:szCs w:val="22"/>
          </w:rPr>
          <w:tab/>
        </w:r>
        <w:r w:rsidRPr="00D149E9">
          <w:rPr>
            <w:rStyle w:val="Hyperlink"/>
            <w:noProof/>
          </w:rPr>
          <w:t>Resolving Choices via Direct Dispatch</w:t>
        </w:r>
        <w:r>
          <w:rPr>
            <w:noProof/>
            <w:webHidden/>
          </w:rPr>
          <w:tab/>
        </w:r>
        <w:r>
          <w:rPr>
            <w:noProof/>
            <w:webHidden/>
          </w:rPr>
          <w:fldChar w:fldCharType="begin"/>
        </w:r>
        <w:r>
          <w:rPr>
            <w:noProof/>
            <w:webHidden/>
          </w:rPr>
          <w:instrText xml:space="preserve"> PAGEREF _Toc332724539 \h </w:instrText>
        </w:r>
        <w:r>
          <w:rPr>
            <w:noProof/>
            <w:webHidden/>
          </w:rPr>
        </w:r>
        <w:r>
          <w:rPr>
            <w:noProof/>
            <w:webHidden/>
          </w:rPr>
          <w:fldChar w:fldCharType="separate"/>
        </w:r>
        <w:r>
          <w:rPr>
            <w:noProof/>
            <w:webHidden/>
          </w:rPr>
          <w:t>142</w:t>
        </w:r>
        <w:r>
          <w:rPr>
            <w:noProof/>
            <w:webHidden/>
          </w:rPr>
          <w:fldChar w:fldCharType="end"/>
        </w:r>
      </w:hyperlink>
    </w:p>
    <w:p w14:paraId="78EBFE8A"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40" w:history="1">
        <w:r w:rsidRPr="00D149E9">
          <w:rPr>
            <w:rStyle w:val="Hyperlink"/>
            <w:noProof/>
          </w:rPr>
          <w:t>15.1.3</w:t>
        </w:r>
        <w:r>
          <w:rPr>
            <w:rFonts w:asciiTheme="minorHAnsi" w:eastAsiaTheme="minorEastAsia" w:hAnsiTheme="minorHAnsi" w:cstheme="minorBidi"/>
            <w:noProof/>
            <w:sz w:val="22"/>
            <w:szCs w:val="22"/>
          </w:rPr>
          <w:tab/>
        </w:r>
        <w:r w:rsidRPr="00D149E9">
          <w:rPr>
            <w:rStyle w:val="Hyperlink"/>
            <w:noProof/>
          </w:rPr>
          <w:t>Unparsing Choices</w:t>
        </w:r>
        <w:r>
          <w:rPr>
            <w:noProof/>
            <w:webHidden/>
          </w:rPr>
          <w:tab/>
        </w:r>
        <w:r>
          <w:rPr>
            <w:noProof/>
            <w:webHidden/>
          </w:rPr>
          <w:fldChar w:fldCharType="begin"/>
        </w:r>
        <w:r>
          <w:rPr>
            <w:noProof/>
            <w:webHidden/>
          </w:rPr>
          <w:instrText xml:space="preserve"> PAGEREF _Toc332724540 \h </w:instrText>
        </w:r>
        <w:r>
          <w:rPr>
            <w:noProof/>
            <w:webHidden/>
          </w:rPr>
        </w:r>
        <w:r>
          <w:rPr>
            <w:noProof/>
            <w:webHidden/>
          </w:rPr>
          <w:fldChar w:fldCharType="separate"/>
        </w:r>
        <w:r>
          <w:rPr>
            <w:noProof/>
            <w:webHidden/>
          </w:rPr>
          <w:t>142</w:t>
        </w:r>
        <w:r>
          <w:rPr>
            <w:noProof/>
            <w:webHidden/>
          </w:rPr>
          <w:fldChar w:fldCharType="end"/>
        </w:r>
      </w:hyperlink>
    </w:p>
    <w:p w14:paraId="1090EC2C"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44" w:history="1">
        <w:r w:rsidRPr="00D149E9">
          <w:rPr>
            <w:rStyle w:val="Hyperlink"/>
            <w:noProof/>
          </w:rPr>
          <w:t>16.</w:t>
        </w:r>
        <w:r>
          <w:rPr>
            <w:rFonts w:asciiTheme="minorHAnsi" w:eastAsiaTheme="minorEastAsia" w:hAnsiTheme="minorHAnsi" w:cstheme="minorBidi"/>
            <w:noProof/>
            <w:sz w:val="22"/>
            <w:szCs w:val="22"/>
          </w:rPr>
          <w:tab/>
        </w:r>
        <w:r w:rsidRPr="00D149E9">
          <w:rPr>
            <w:rStyle w:val="Hyperlink"/>
            <w:noProof/>
          </w:rPr>
          <w:t>Arrays and Optional Elements: Properties for Repeating and Variable-Occurrence Data Items</w:t>
        </w:r>
        <w:r>
          <w:rPr>
            <w:noProof/>
            <w:webHidden/>
          </w:rPr>
          <w:tab/>
        </w:r>
        <w:r>
          <w:rPr>
            <w:noProof/>
            <w:webHidden/>
          </w:rPr>
          <w:fldChar w:fldCharType="begin"/>
        </w:r>
        <w:r>
          <w:rPr>
            <w:noProof/>
            <w:webHidden/>
          </w:rPr>
          <w:instrText xml:space="preserve"> PAGEREF _Toc332724544 \h </w:instrText>
        </w:r>
        <w:r>
          <w:rPr>
            <w:noProof/>
            <w:webHidden/>
          </w:rPr>
        </w:r>
        <w:r>
          <w:rPr>
            <w:noProof/>
            <w:webHidden/>
          </w:rPr>
          <w:fldChar w:fldCharType="separate"/>
        </w:r>
        <w:r>
          <w:rPr>
            <w:noProof/>
            <w:webHidden/>
          </w:rPr>
          <w:t>143</w:t>
        </w:r>
        <w:r>
          <w:rPr>
            <w:noProof/>
            <w:webHidden/>
          </w:rPr>
          <w:fldChar w:fldCharType="end"/>
        </w:r>
      </w:hyperlink>
    </w:p>
    <w:p w14:paraId="22C1072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45" w:history="1">
        <w:r w:rsidRPr="00D149E9">
          <w:rPr>
            <w:rStyle w:val="Hyperlink"/>
            <w:noProof/>
          </w:rPr>
          <w:t>16.1</w:t>
        </w:r>
        <w:r>
          <w:rPr>
            <w:rFonts w:asciiTheme="minorHAnsi" w:eastAsiaTheme="minorEastAsia" w:hAnsiTheme="minorHAnsi" w:cstheme="minorBidi"/>
            <w:noProof/>
            <w:sz w:val="22"/>
            <w:szCs w:val="22"/>
          </w:rPr>
          <w:tab/>
        </w:r>
        <w:r w:rsidRPr="00D149E9">
          <w:rPr>
            <w:rStyle w:val="Hyperlink"/>
            <w:noProof/>
          </w:rPr>
          <w:t>Repeating and Variable-Occurrence Items and Default Values</w:t>
        </w:r>
        <w:r>
          <w:rPr>
            <w:noProof/>
            <w:webHidden/>
          </w:rPr>
          <w:tab/>
        </w:r>
        <w:r>
          <w:rPr>
            <w:noProof/>
            <w:webHidden/>
          </w:rPr>
          <w:fldChar w:fldCharType="begin"/>
        </w:r>
        <w:r>
          <w:rPr>
            <w:noProof/>
            <w:webHidden/>
          </w:rPr>
          <w:instrText xml:space="preserve"> PAGEREF _Toc332724545 \h </w:instrText>
        </w:r>
        <w:r>
          <w:rPr>
            <w:noProof/>
            <w:webHidden/>
          </w:rPr>
        </w:r>
        <w:r>
          <w:rPr>
            <w:noProof/>
            <w:webHidden/>
          </w:rPr>
          <w:fldChar w:fldCharType="separate"/>
        </w:r>
        <w:r>
          <w:rPr>
            <w:noProof/>
            <w:webHidden/>
          </w:rPr>
          <w:t>144</w:t>
        </w:r>
        <w:r>
          <w:rPr>
            <w:noProof/>
            <w:webHidden/>
          </w:rPr>
          <w:fldChar w:fldCharType="end"/>
        </w:r>
      </w:hyperlink>
    </w:p>
    <w:p w14:paraId="623C8C0E"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47" w:history="1">
        <w:r w:rsidRPr="00D149E9">
          <w:rPr>
            <w:rStyle w:val="Hyperlink"/>
            <w:noProof/>
          </w:rPr>
          <w:t>16.2</w:t>
        </w:r>
        <w:r>
          <w:rPr>
            <w:rFonts w:asciiTheme="minorHAnsi" w:eastAsiaTheme="minorEastAsia" w:hAnsiTheme="minorHAnsi" w:cstheme="minorBidi"/>
            <w:noProof/>
            <w:sz w:val="22"/>
            <w:szCs w:val="22"/>
          </w:rPr>
          <w:tab/>
        </w:r>
        <w:r w:rsidRPr="00D149E9">
          <w:rPr>
            <w:rStyle w:val="Hyperlink"/>
            <w:noProof/>
          </w:rPr>
          <w:t>Stop Value Delimited Array Number of occurrences</w:t>
        </w:r>
        <w:r>
          <w:rPr>
            <w:noProof/>
            <w:webHidden/>
          </w:rPr>
          <w:tab/>
        </w:r>
        <w:r>
          <w:rPr>
            <w:noProof/>
            <w:webHidden/>
          </w:rPr>
          <w:fldChar w:fldCharType="begin"/>
        </w:r>
        <w:r>
          <w:rPr>
            <w:noProof/>
            <w:webHidden/>
          </w:rPr>
          <w:instrText xml:space="preserve"> PAGEREF _Toc332724547 \h </w:instrText>
        </w:r>
        <w:r>
          <w:rPr>
            <w:noProof/>
            <w:webHidden/>
          </w:rPr>
        </w:r>
        <w:r>
          <w:rPr>
            <w:noProof/>
            <w:webHidden/>
          </w:rPr>
          <w:fldChar w:fldCharType="separate"/>
        </w:r>
        <w:r>
          <w:rPr>
            <w:noProof/>
            <w:webHidden/>
          </w:rPr>
          <w:t>144</w:t>
        </w:r>
        <w:r>
          <w:rPr>
            <w:noProof/>
            <w:webHidden/>
          </w:rPr>
          <w:fldChar w:fldCharType="end"/>
        </w:r>
      </w:hyperlink>
    </w:p>
    <w:p w14:paraId="47D5DEF6"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48" w:history="1">
        <w:r w:rsidRPr="00D149E9">
          <w:rPr>
            <w:rStyle w:val="Hyperlink"/>
            <w:noProof/>
          </w:rPr>
          <w:t>16.3</w:t>
        </w:r>
        <w:r>
          <w:rPr>
            <w:rFonts w:asciiTheme="minorHAnsi" w:eastAsiaTheme="minorEastAsia" w:hAnsiTheme="minorHAnsi" w:cstheme="minorBidi"/>
            <w:noProof/>
            <w:sz w:val="22"/>
            <w:szCs w:val="22"/>
          </w:rPr>
          <w:tab/>
        </w:r>
        <w:r w:rsidRPr="00D149E9">
          <w:rPr>
            <w:rStyle w:val="Hyperlink"/>
            <w:noProof/>
          </w:rPr>
          <w:t>Arrays with DFDL Expressions</w:t>
        </w:r>
        <w:r>
          <w:rPr>
            <w:noProof/>
            <w:webHidden/>
          </w:rPr>
          <w:tab/>
        </w:r>
        <w:r>
          <w:rPr>
            <w:noProof/>
            <w:webHidden/>
          </w:rPr>
          <w:fldChar w:fldCharType="begin"/>
        </w:r>
        <w:r>
          <w:rPr>
            <w:noProof/>
            <w:webHidden/>
          </w:rPr>
          <w:instrText xml:space="preserve"> PAGEREF _Toc332724548 \h </w:instrText>
        </w:r>
        <w:r>
          <w:rPr>
            <w:noProof/>
            <w:webHidden/>
          </w:rPr>
        </w:r>
        <w:r>
          <w:rPr>
            <w:noProof/>
            <w:webHidden/>
          </w:rPr>
          <w:fldChar w:fldCharType="separate"/>
        </w:r>
        <w:r>
          <w:rPr>
            <w:noProof/>
            <w:webHidden/>
          </w:rPr>
          <w:t>144</w:t>
        </w:r>
        <w:r>
          <w:rPr>
            <w:noProof/>
            <w:webHidden/>
          </w:rPr>
          <w:fldChar w:fldCharType="end"/>
        </w:r>
      </w:hyperlink>
    </w:p>
    <w:p w14:paraId="72D75017"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49" w:history="1">
        <w:r w:rsidRPr="00D149E9">
          <w:rPr>
            <w:rStyle w:val="Hyperlink"/>
            <w:noProof/>
          </w:rPr>
          <w:t>17.</w:t>
        </w:r>
        <w:r>
          <w:rPr>
            <w:rFonts w:asciiTheme="minorHAnsi" w:eastAsiaTheme="minorEastAsia" w:hAnsiTheme="minorHAnsi" w:cstheme="minorBidi"/>
            <w:noProof/>
            <w:sz w:val="22"/>
            <w:szCs w:val="22"/>
          </w:rPr>
          <w:tab/>
        </w:r>
        <w:r w:rsidRPr="00D149E9">
          <w:rPr>
            <w:rStyle w:val="Hyperlink"/>
            <w:noProof/>
          </w:rPr>
          <w:t>Calculated Value Properties.</w:t>
        </w:r>
        <w:r>
          <w:rPr>
            <w:noProof/>
            <w:webHidden/>
          </w:rPr>
          <w:tab/>
        </w:r>
        <w:r>
          <w:rPr>
            <w:noProof/>
            <w:webHidden/>
          </w:rPr>
          <w:fldChar w:fldCharType="begin"/>
        </w:r>
        <w:r>
          <w:rPr>
            <w:noProof/>
            <w:webHidden/>
          </w:rPr>
          <w:instrText xml:space="preserve"> PAGEREF _Toc332724549 \h </w:instrText>
        </w:r>
        <w:r>
          <w:rPr>
            <w:noProof/>
            <w:webHidden/>
          </w:rPr>
        </w:r>
        <w:r>
          <w:rPr>
            <w:noProof/>
            <w:webHidden/>
          </w:rPr>
          <w:fldChar w:fldCharType="separate"/>
        </w:r>
        <w:r>
          <w:rPr>
            <w:noProof/>
            <w:webHidden/>
          </w:rPr>
          <w:t>145</w:t>
        </w:r>
        <w:r>
          <w:rPr>
            <w:noProof/>
            <w:webHidden/>
          </w:rPr>
          <w:fldChar w:fldCharType="end"/>
        </w:r>
      </w:hyperlink>
    </w:p>
    <w:p w14:paraId="4928828F" w14:textId="77777777" w:rsidR="007D321A" w:rsidRDefault="007D321A">
      <w:pPr>
        <w:pStyle w:val="TOC2"/>
        <w:tabs>
          <w:tab w:val="right" w:leader="dot" w:pos="8630"/>
        </w:tabs>
        <w:rPr>
          <w:rFonts w:asciiTheme="minorHAnsi" w:eastAsiaTheme="minorEastAsia" w:hAnsiTheme="minorHAnsi" w:cstheme="minorBidi"/>
          <w:noProof/>
          <w:sz w:val="22"/>
          <w:szCs w:val="22"/>
        </w:rPr>
      </w:pPr>
      <w:hyperlink w:anchor="_Toc332724550" w:history="1">
        <w:r w:rsidRPr="00D149E9">
          <w:rPr>
            <w:rStyle w:val="Hyperlink"/>
            <w:noProof/>
          </w:rPr>
          <w:t>Example: 2d Nested Array</w:t>
        </w:r>
        <w:r>
          <w:rPr>
            <w:noProof/>
            <w:webHidden/>
          </w:rPr>
          <w:tab/>
        </w:r>
        <w:r>
          <w:rPr>
            <w:noProof/>
            <w:webHidden/>
          </w:rPr>
          <w:fldChar w:fldCharType="begin"/>
        </w:r>
        <w:r>
          <w:rPr>
            <w:noProof/>
            <w:webHidden/>
          </w:rPr>
          <w:instrText xml:space="preserve"> PAGEREF _Toc332724550 \h </w:instrText>
        </w:r>
        <w:r>
          <w:rPr>
            <w:noProof/>
            <w:webHidden/>
          </w:rPr>
        </w:r>
        <w:r>
          <w:rPr>
            <w:noProof/>
            <w:webHidden/>
          </w:rPr>
          <w:fldChar w:fldCharType="separate"/>
        </w:r>
        <w:r>
          <w:rPr>
            <w:noProof/>
            <w:webHidden/>
          </w:rPr>
          <w:t>146</w:t>
        </w:r>
        <w:r>
          <w:rPr>
            <w:noProof/>
            <w:webHidden/>
          </w:rPr>
          <w:fldChar w:fldCharType="end"/>
        </w:r>
      </w:hyperlink>
    </w:p>
    <w:p w14:paraId="322579B2"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52" w:history="1">
        <w:r w:rsidRPr="00D149E9">
          <w:rPr>
            <w:rStyle w:val="Hyperlink"/>
            <w:noProof/>
          </w:rPr>
          <w:t>17.1</w:t>
        </w:r>
        <w:r>
          <w:rPr>
            <w:rFonts w:asciiTheme="minorHAnsi" w:eastAsiaTheme="minorEastAsia" w:hAnsiTheme="minorHAnsi" w:cstheme="minorBidi"/>
            <w:noProof/>
            <w:sz w:val="22"/>
            <w:szCs w:val="22"/>
          </w:rPr>
          <w:tab/>
        </w:r>
        <w:r w:rsidRPr="00D149E9">
          <w:rPr>
            <w:rStyle w:val="Hyperlink"/>
            <w:noProof/>
          </w:rPr>
          <w:t>Example: Three-Byte Date</w:t>
        </w:r>
        <w:r>
          <w:rPr>
            <w:noProof/>
            <w:webHidden/>
          </w:rPr>
          <w:tab/>
        </w:r>
        <w:r>
          <w:rPr>
            <w:noProof/>
            <w:webHidden/>
          </w:rPr>
          <w:fldChar w:fldCharType="begin"/>
        </w:r>
        <w:r>
          <w:rPr>
            <w:noProof/>
            <w:webHidden/>
          </w:rPr>
          <w:instrText xml:space="preserve"> PAGEREF _Toc332724552 \h </w:instrText>
        </w:r>
        <w:r>
          <w:rPr>
            <w:noProof/>
            <w:webHidden/>
          </w:rPr>
        </w:r>
        <w:r>
          <w:rPr>
            <w:noProof/>
            <w:webHidden/>
          </w:rPr>
          <w:fldChar w:fldCharType="separate"/>
        </w:r>
        <w:r>
          <w:rPr>
            <w:noProof/>
            <w:webHidden/>
          </w:rPr>
          <w:t>147</w:t>
        </w:r>
        <w:r>
          <w:rPr>
            <w:noProof/>
            <w:webHidden/>
          </w:rPr>
          <w:fldChar w:fldCharType="end"/>
        </w:r>
      </w:hyperlink>
    </w:p>
    <w:p w14:paraId="62BA8205"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55" w:history="1">
        <w:r w:rsidRPr="00D149E9">
          <w:rPr>
            <w:rStyle w:val="Hyperlink"/>
            <w:noProof/>
          </w:rPr>
          <w:t>18.</w:t>
        </w:r>
        <w:r>
          <w:rPr>
            <w:rFonts w:asciiTheme="minorHAnsi" w:eastAsiaTheme="minorEastAsia" w:hAnsiTheme="minorHAnsi" w:cstheme="minorBidi"/>
            <w:noProof/>
            <w:sz w:val="22"/>
            <w:szCs w:val="22"/>
          </w:rPr>
          <w:tab/>
        </w:r>
        <w:r w:rsidRPr="00D149E9">
          <w:rPr>
            <w:rStyle w:val="Hyperlink"/>
            <w:noProof/>
          </w:rPr>
          <w:t>External Control of the DFDL Processor</w:t>
        </w:r>
        <w:r>
          <w:rPr>
            <w:noProof/>
            <w:webHidden/>
          </w:rPr>
          <w:tab/>
        </w:r>
        <w:r>
          <w:rPr>
            <w:noProof/>
            <w:webHidden/>
          </w:rPr>
          <w:fldChar w:fldCharType="begin"/>
        </w:r>
        <w:r>
          <w:rPr>
            <w:noProof/>
            <w:webHidden/>
          </w:rPr>
          <w:instrText xml:space="preserve"> PAGEREF _Toc332724555 \h </w:instrText>
        </w:r>
        <w:r>
          <w:rPr>
            <w:noProof/>
            <w:webHidden/>
          </w:rPr>
        </w:r>
        <w:r>
          <w:rPr>
            <w:noProof/>
            <w:webHidden/>
          </w:rPr>
          <w:fldChar w:fldCharType="separate"/>
        </w:r>
        <w:r>
          <w:rPr>
            <w:noProof/>
            <w:webHidden/>
          </w:rPr>
          <w:t>150</w:t>
        </w:r>
        <w:r>
          <w:rPr>
            <w:noProof/>
            <w:webHidden/>
          </w:rPr>
          <w:fldChar w:fldCharType="end"/>
        </w:r>
      </w:hyperlink>
    </w:p>
    <w:p w14:paraId="281AEA49"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56" w:history="1">
        <w:r w:rsidRPr="00D149E9">
          <w:rPr>
            <w:rStyle w:val="Hyperlink"/>
            <w:noProof/>
          </w:rPr>
          <w:t>19.</w:t>
        </w:r>
        <w:r>
          <w:rPr>
            <w:rFonts w:asciiTheme="minorHAnsi" w:eastAsiaTheme="minorEastAsia" w:hAnsiTheme="minorHAnsi" w:cstheme="minorBidi"/>
            <w:noProof/>
            <w:sz w:val="22"/>
            <w:szCs w:val="22"/>
          </w:rPr>
          <w:tab/>
        </w:r>
        <w:r w:rsidRPr="00D149E9">
          <w:rPr>
            <w:rStyle w:val="Hyperlink"/>
            <w:noProof/>
          </w:rPr>
          <w:t>Built-in Specifications</w:t>
        </w:r>
        <w:r>
          <w:rPr>
            <w:noProof/>
            <w:webHidden/>
          </w:rPr>
          <w:tab/>
        </w:r>
        <w:r>
          <w:rPr>
            <w:noProof/>
            <w:webHidden/>
          </w:rPr>
          <w:fldChar w:fldCharType="begin"/>
        </w:r>
        <w:r>
          <w:rPr>
            <w:noProof/>
            <w:webHidden/>
          </w:rPr>
          <w:instrText xml:space="preserve"> PAGEREF _Toc332724556 \h </w:instrText>
        </w:r>
        <w:r>
          <w:rPr>
            <w:noProof/>
            <w:webHidden/>
          </w:rPr>
        </w:r>
        <w:r>
          <w:rPr>
            <w:noProof/>
            <w:webHidden/>
          </w:rPr>
          <w:fldChar w:fldCharType="separate"/>
        </w:r>
        <w:r>
          <w:rPr>
            <w:noProof/>
            <w:webHidden/>
          </w:rPr>
          <w:t>151</w:t>
        </w:r>
        <w:r>
          <w:rPr>
            <w:noProof/>
            <w:webHidden/>
          </w:rPr>
          <w:fldChar w:fldCharType="end"/>
        </w:r>
      </w:hyperlink>
    </w:p>
    <w:p w14:paraId="2B9ABEA6"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57" w:history="1">
        <w:r w:rsidRPr="00D149E9">
          <w:rPr>
            <w:rStyle w:val="Hyperlink"/>
            <w:noProof/>
          </w:rPr>
          <w:t>20.</w:t>
        </w:r>
        <w:r>
          <w:rPr>
            <w:rFonts w:asciiTheme="minorHAnsi" w:eastAsiaTheme="minorEastAsia" w:hAnsiTheme="minorHAnsi" w:cstheme="minorBidi"/>
            <w:noProof/>
            <w:sz w:val="22"/>
            <w:szCs w:val="22"/>
          </w:rPr>
          <w:tab/>
        </w:r>
        <w:r w:rsidRPr="00D149E9">
          <w:rPr>
            <w:rStyle w:val="Hyperlink"/>
            <w:noProof/>
          </w:rPr>
          <w:t>Conformance</w:t>
        </w:r>
        <w:r>
          <w:rPr>
            <w:noProof/>
            <w:webHidden/>
          </w:rPr>
          <w:tab/>
        </w:r>
        <w:r>
          <w:rPr>
            <w:noProof/>
            <w:webHidden/>
          </w:rPr>
          <w:fldChar w:fldCharType="begin"/>
        </w:r>
        <w:r>
          <w:rPr>
            <w:noProof/>
            <w:webHidden/>
          </w:rPr>
          <w:instrText xml:space="preserve"> PAGEREF _Toc332724557 \h </w:instrText>
        </w:r>
        <w:r>
          <w:rPr>
            <w:noProof/>
            <w:webHidden/>
          </w:rPr>
        </w:r>
        <w:r>
          <w:rPr>
            <w:noProof/>
            <w:webHidden/>
          </w:rPr>
          <w:fldChar w:fldCharType="separate"/>
        </w:r>
        <w:r>
          <w:rPr>
            <w:noProof/>
            <w:webHidden/>
          </w:rPr>
          <w:t>152</w:t>
        </w:r>
        <w:r>
          <w:rPr>
            <w:noProof/>
            <w:webHidden/>
          </w:rPr>
          <w:fldChar w:fldCharType="end"/>
        </w:r>
      </w:hyperlink>
    </w:p>
    <w:p w14:paraId="6A90AEC2"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59" w:history="1">
        <w:r w:rsidRPr="00D149E9">
          <w:rPr>
            <w:rStyle w:val="Hyperlink"/>
            <w:noProof/>
          </w:rPr>
          <w:t>21.</w:t>
        </w:r>
        <w:r>
          <w:rPr>
            <w:rFonts w:asciiTheme="minorHAnsi" w:eastAsiaTheme="minorEastAsia" w:hAnsiTheme="minorHAnsi" w:cstheme="minorBidi"/>
            <w:noProof/>
            <w:sz w:val="22"/>
            <w:szCs w:val="22"/>
          </w:rPr>
          <w:tab/>
        </w:r>
        <w:r w:rsidRPr="00D149E9">
          <w:rPr>
            <w:rStyle w:val="Hyperlink"/>
            <w:noProof/>
          </w:rPr>
          <w:t>Optional DFDL Features</w:t>
        </w:r>
        <w:r>
          <w:rPr>
            <w:noProof/>
            <w:webHidden/>
          </w:rPr>
          <w:tab/>
        </w:r>
        <w:r>
          <w:rPr>
            <w:noProof/>
            <w:webHidden/>
          </w:rPr>
          <w:fldChar w:fldCharType="begin"/>
        </w:r>
        <w:r>
          <w:rPr>
            <w:noProof/>
            <w:webHidden/>
          </w:rPr>
          <w:instrText xml:space="preserve"> PAGEREF _Toc332724559 \h </w:instrText>
        </w:r>
        <w:r>
          <w:rPr>
            <w:noProof/>
            <w:webHidden/>
          </w:rPr>
        </w:r>
        <w:r>
          <w:rPr>
            <w:noProof/>
            <w:webHidden/>
          </w:rPr>
          <w:fldChar w:fldCharType="separate"/>
        </w:r>
        <w:r>
          <w:rPr>
            <w:noProof/>
            <w:webHidden/>
          </w:rPr>
          <w:t>153</w:t>
        </w:r>
        <w:r>
          <w:rPr>
            <w:noProof/>
            <w:webHidden/>
          </w:rPr>
          <w:fldChar w:fldCharType="end"/>
        </w:r>
      </w:hyperlink>
    </w:p>
    <w:p w14:paraId="4B8D3B1E"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61" w:history="1">
        <w:r w:rsidRPr="00D149E9">
          <w:rPr>
            <w:rStyle w:val="Hyperlink"/>
            <w:noProof/>
          </w:rPr>
          <w:t>22.</w:t>
        </w:r>
        <w:r>
          <w:rPr>
            <w:rFonts w:asciiTheme="minorHAnsi" w:eastAsiaTheme="minorEastAsia" w:hAnsiTheme="minorHAnsi" w:cstheme="minorBidi"/>
            <w:noProof/>
            <w:sz w:val="22"/>
            <w:szCs w:val="22"/>
          </w:rPr>
          <w:tab/>
        </w:r>
        <w:r w:rsidRPr="00D149E9">
          <w:rPr>
            <w:rStyle w:val="Hyperlink"/>
            <w:noProof/>
          </w:rPr>
          <w:t>Property Precedence</w:t>
        </w:r>
        <w:r>
          <w:rPr>
            <w:noProof/>
            <w:webHidden/>
          </w:rPr>
          <w:tab/>
        </w:r>
        <w:r>
          <w:rPr>
            <w:noProof/>
            <w:webHidden/>
          </w:rPr>
          <w:fldChar w:fldCharType="begin"/>
        </w:r>
        <w:r>
          <w:rPr>
            <w:noProof/>
            <w:webHidden/>
          </w:rPr>
          <w:instrText xml:space="preserve"> PAGEREF _Toc332724561 \h </w:instrText>
        </w:r>
        <w:r>
          <w:rPr>
            <w:noProof/>
            <w:webHidden/>
          </w:rPr>
        </w:r>
        <w:r>
          <w:rPr>
            <w:noProof/>
            <w:webHidden/>
          </w:rPr>
          <w:fldChar w:fldCharType="separate"/>
        </w:r>
        <w:r>
          <w:rPr>
            <w:noProof/>
            <w:webHidden/>
          </w:rPr>
          <w:t>156</w:t>
        </w:r>
        <w:r>
          <w:rPr>
            <w:noProof/>
            <w:webHidden/>
          </w:rPr>
          <w:fldChar w:fldCharType="end"/>
        </w:r>
      </w:hyperlink>
    </w:p>
    <w:p w14:paraId="0421C44B"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62" w:history="1">
        <w:r w:rsidRPr="00D149E9">
          <w:rPr>
            <w:rStyle w:val="Hyperlink"/>
            <w:noProof/>
          </w:rPr>
          <w:t>22.1</w:t>
        </w:r>
        <w:r>
          <w:rPr>
            <w:rFonts w:asciiTheme="minorHAnsi" w:eastAsiaTheme="minorEastAsia" w:hAnsiTheme="minorHAnsi" w:cstheme="minorBidi"/>
            <w:noProof/>
            <w:sz w:val="22"/>
            <w:szCs w:val="22"/>
          </w:rPr>
          <w:tab/>
        </w:r>
        <w:r w:rsidRPr="00D149E9">
          <w:rPr>
            <w:rStyle w:val="Hyperlink"/>
            <w:noProof/>
          </w:rPr>
          <w:t>Parsing</w:t>
        </w:r>
        <w:r>
          <w:rPr>
            <w:noProof/>
            <w:webHidden/>
          </w:rPr>
          <w:tab/>
        </w:r>
        <w:r>
          <w:rPr>
            <w:noProof/>
            <w:webHidden/>
          </w:rPr>
          <w:fldChar w:fldCharType="begin"/>
        </w:r>
        <w:r>
          <w:rPr>
            <w:noProof/>
            <w:webHidden/>
          </w:rPr>
          <w:instrText xml:space="preserve"> PAGEREF _Toc332724562 \h </w:instrText>
        </w:r>
        <w:r>
          <w:rPr>
            <w:noProof/>
            <w:webHidden/>
          </w:rPr>
        </w:r>
        <w:r>
          <w:rPr>
            <w:noProof/>
            <w:webHidden/>
          </w:rPr>
          <w:fldChar w:fldCharType="separate"/>
        </w:r>
        <w:r>
          <w:rPr>
            <w:noProof/>
            <w:webHidden/>
          </w:rPr>
          <w:t>156</w:t>
        </w:r>
        <w:r>
          <w:rPr>
            <w:noProof/>
            <w:webHidden/>
          </w:rPr>
          <w:fldChar w:fldCharType="end"/>
        </w:r>
      </w:hyperlink>
    </w:p>
    <w:p w14:paraId="1E743549"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64" w:history="1">
        <w:r w:rsidRPr="00D149E9">
          <w:rPr>
            <w:rStyle w:val="Hyperlink"/>
            <w:noProof/>
          </w:rPr>
          <w:t>22.1.1</w:t>
        </w:r>
        <w:r>
          <w:rPr>
            <w:rFonts w:asciiTheme="minorHAnsi" w:eastAsiaTheme="minorEastAsia" w:hAnsiTheme="minorHAnsi" w:cstheme="minorBidi"/>
            <w:noProof/>
            <w:sz w:val="22"/>
            <w:szCs w:val="22"/>
          </w:rPr>
          <w:tab/>
        </w:r>
        <w:r w:rsidRPr="00D149E9">
          <w:rPr>
            <w:rStyle w:val="Hyperlink"/>
            <w:noProof/>
          </w:rPr>
          <w:t>dfdl:element (simple) and dfdl:simpleType</w:t>
        </w:r>
        <w:r>
          <w:rPr>
            <w:noProof/>
            <w:webHidden/>
          </w:rPr>
          <w:tab/>
        </w:r>
        <w:r>
          <w:rPr>
            <w:noProof/>
            <w:webHidden/>
          </w:rPr>
          <w:fldChar w:fldCharType="begin"/>
        </w:r>
        <w:r>
          <w:rPr>
            <w:noProof/>
            <w:webHidden/>
          </w:rPr>
          <w:instrText xml:space="preserve"> PAGEREF _Toc332724564 \h </w:instrText>
        </w:r>
        <w:r>
          <w:rPr>
            <w:noProof/>
            <w:webHidden/>
          </w:rPr>
        </w:r>
        <w:r>
          <w:rPr>
            <w:noProof/>
            <w:webHidden/>
          </w:rPr>
          <w:fldChar w:fldCharType="separate"/>
        </w:r>
        <w:r>
          <w:rPr>
            <w:noProof/>
            <w:webHidden/>
          </w:rPr>
          <w:t>156</w:t>
        </w:r>
        <w:r>
          <w:rPr>
            <w:noProof/>
            <w:webHidden/>
          </w:rPr>
          <w:fldChar w:fldCharType="end"/>
        </w:r>
      </w:hyperlink>
    </w:p>
    <w:p w14:paraId="6B2CE24C"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67" w:history="1">
        <w:r w:rsidRPr="00D149E9">
          <w:rPr>
            <w:rStyle w:val="Hyperlink"/>
            <w:i/>
            <w:iCs/>
            <w:noProof/>
          </w:rPr>
          <w:t>22.1.2</w:t>
        </w:r>
        <w:r>
          <w:rPr>
            <w:rFonts w:asciiTheme="minorHAnsi" w:eastAsiaTheme="minorEastAsia" w:hAnsiTheme="minorHAnsi" w:cstheme="minorBidi"/>
            <w:noProof/>
            <w:sz w:val="22"/>
            <w:szCs w:val="22"/>
          </w:rPr>
          <w:tab/>
        </w:r>
        <w:r w:rsidRPr="00D149E9">
          <w:rPr>
            <w:rStyle w:val="Hyperlink"/>
            <w:noProof/>
          </w:rPr>
          <w:t>dfdl:element (complex)</w:t>
        </w:r>
        <w:r>
          <w:rPr>
            <w:noProof/>
            <w:webHidden/>
          </w:rPr>
          <w:tab/>
        </w:r>
        <w:r>
          <w:rPr>
            <w:noProof/>
            <w:webHidden/>
          </w:rPr>
          <w:fldChar w:fldCharType="begin"/>
        </w:r>
        <w:r>
          <w:rPr>
            <w:noProof/>
            <w:webHidden/>
          </w:rPr>
          <w:instrText xml:space="preserve"> PAGEREF _Toc332724567 \h </w:instrText>
        </w:r>
        <w:r>
          <w:rPr>
            <w:noProof/>
            <w:webHidden/>
          </w:rPr>
        </w:r>
        <w:r>
          <w:rPr>
            <w:noProof/>
            <w:webHidden/>
          </w:rPr>
          <w:fldChar w:fldCharType="separate"/>
        </w:r>
        <w:r>
          <w:rPr>
            <w:noProof/>
            <w:webHidden/>
          </w:rPr>
          <w:t>161</w:t>
        </w:r>
        <w:r>
          <w:rPr>
            <w:noProof/>
            <w:webHidden/>
          </w:rPr>
          <w:fldChar w:fldCharType="end"/>
        </w:r>
      </w:hyperlink>
    </w:p>
    <w:p w14:paraId="33F260F7"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69" w:history="1">
        <w:r w:rsidRPr="00D149E9">
          <w:rPr>
            <w:rStyle w:val="Hyperlink"/>
            <w:i/>
            <w:iCs/>
            <w:noProof/>
          </w:rPr>
          <w:t>22.1.3</w:t>
        </w:r>
        <w:r>
          <w:rPr>
            <w:rFonts w:asciiTheme="minorHAnsi" w:eastAsiaTheme="minorEastAsia" w:hAnsiTheme="minorHAnsi" w:cstheme="minorBidi"/>
            <w:noProof/>
            <w:sz w:val="22"/>
            <w:szCs w:val="22"/>
          </w:rPr>
          <w:tab/>
        </w:r>
        <w:r w:rsidRPr="00D149E9">
          <w:rPr>
            <w:rStyle w:val="Hyperlink"/>
            <w:noProof/>
          </w:rPr>
          <w:t>dfdl:sequence and dfdl:group (when reference is to a sequence)</w:t>
        </w:r>
        <w:r>
          <w:rPr>
            <w:noProof/>
            <w:webHidden/>
          </w:rPr>
          <w:tab/>
        </w:r>
        <w:r>
          <w:rPr>
            <w:noProof/>
            <w:webHidden/>
          </w:rPr>
          <w:fldChar w:fldCharType="begin"/>
        </w:r>
        <w:r>
          <w:rPr>
            <w:noProof/>
            <w:webHidden/>
          </w:rPr>
          <w:instrText xml:space="preserve"> PAGEREF _Toc332724569 \h </w:instrText>
        </w:r>
        <w:r>
          <w:rPr>
            <w:noProof/>
            <w:webHidden/>
          </w:rPr>
        </w:r>
        <w:r>
          <w:rPr>
            <w:noProof/>
            <w:webHidden/>
          </w:rPr>
          <w:fldChar w:fldCharType="separate"/>
        </w:r>
        <w:r>
          <w:rPr>
            <w:noProof/>
            <w:webHidden/>
          </w:rPr>
          <w:t>162</w:t>
        </w:r>
        <w:r>
          <w:rPr>
            <w:noProof/>
            <w:webHidden/>
          </w:rPr>
          <w:fldChar w:fldCharType="end"/>
        </w:r>
      </w:hyperlink>
    </w:p>
    <w:p w14:paraId="747EB82C"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70" w:history="1">
        <w:r w:rsidRPr="00D149E9">
          <w:rPr>
            <w:rStyle w:val="Hyperlink"/>
            <w:noProof/>
          </w:rPr>
          <w:t>22.1.4</w:t>
        </w:r>
        <w:r>
          <w:rPr>
            <w:rFonts w:asciiTheme="minorHAnsi" w:eastAsiaTheme="minorEastAsia" w:hAnsiTheme="minorHAnsi" w:cstheme="minorBidi"/>
            <w:noProof/>
            <w:sz w:val="22"/>
            <w:szCs w:val="22"/>
          </w:rPr>
          <w:tab/>
        </w:r>
        <w:r w:rsidRPr="00D149E9">
          <w:rPr>
            <w:rStyle w:val="Hyperlink"/>
            <w:noProof/>
          </w:rPr>
          <w:t>dfdl:choice and dfdl:group (when reference is to a choice)</w:t>
        </w:r>
        <w:r>
          <w:rPr>
            <w:noProof/>
            <w:webHidden/>
          </w:rPr>
          <w:tab/>
        </w:r>
        <w:r>
          <w:rPr>
            <w:noProof/>
            <w:webHidden/>
          </w:rPr>
          <w:fldChar w:fldCharType="begin"/>
        </w:r>
        <w:r>
          <w:rPr>
            <w:noProof/>
            <w:webHidden/>
          </w:rPr>
          <w:instrText xml:space="preserve"> PAGEREF _Toc332724570 \h </w:instrText>
        </w:r>
        <w:r>
          <w:rPr>
            <w:noProof/>
            <w:webHidden/>
          </w:rPr>
        </w:r>
        <w:r>
          <w:rPr>
            <w:noProof/>
            <w:webHidden/>
          </w:rPr>
          <w:fldChar w:fldCharType="separate"/>
        </w:r>
        <w:r>
          <w:rPr>
            <w:noProof/>
            <w:webHidden/>
          </w:rPr>
          <w:t>163</w:t>
        </w:r>
        <w:r>
          <w:rPr>
            <w:noProof/>
            <w:webHidden/>
          </w:rPr>
          <w:fldChar w:fldCharType="end"/>
        </w:r>
      </w:hyperlink>
    </w:p>
    <w:p w14:paraId="3C6C6506"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74" w:history="1">
        <w:r w:rsidRPr="00D149E9">
          <w:rPr>
            <w:rStyle w:val="Hyperlink"/>
            <w:noProof/>
          </w:rPr>
          <w:t>22.2</w:t>
        </w:r>
        <w:r>
          <w:rPr>
            <w:rFonts w:asciiTheme="minorHAnsi" w:eastAsiaTheme="minorEastAsia" w:hAnsiTheme="minorHAnsi" w:cstheme="minorBidi"/>
            <w:noProof/>
            <w:sz w:val="22"/>
            <w:szCs w:val="22"/>
          </w:rPr>
          <w:tab/>
        </w:r>
        <w:r w:rsidRPr="00D149E9">
          <w:rPr>
            <w:rStyle w:val="Hyperlink"/>
            <w:noProof/>
          </w:rPr>
          <w:t>Unparsing</w:t>
        </w:r>
        <w:r>
          <w:rPr>
            <w:noProof/>
            <w:webHidden/>
          </w:rPr>
          <w:tab/>
        </w:r>
        <w:r>
          <w:rPr>
            <w:noProof/>
            <w:webHidden/>
          </w:rPr>
          <w:fldChar w:fldCharType="begin"/>
        </w:r>
        <w:r>
          <w:rPr>
            <w:noProof/>
            <w:webHidden/>
          </w:rPr>
          <w:instrText xml:space="preserve"> PAGEREF _Toc332724574 \h </w:instrText>
        </w:r>
        <w:r>
          <w:rPr>
            <w:noProof/>
            <w:webHidden/>
          </w:rPr>
        </w:r>
        <w:r>
          <w:rPr>
            <w:noProof/>
            <w:webHidden/>
          </w:rPr>
          <w:fldChar w:fldCharType="separate"/>
        </w:r>
        <w:r>
          <w:rPr>
            <w:noProof/>
            <w:webHidden/>
          </w:rPr>
          <w:t>163</w:t>
        </w:r>
        <w:r>
          <w:rPr>
            <w:noProof/>
            <w:webHidden/>
          </w:rPr>
          <w:fldChar w:fldCharType="end"/>
        </w:r>
      </w:hyperlink>
    </w:p>
    <w:p w14:paraId="256C6688"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76" w:history="1">
        <w:r w:rsidRPr="00D149E9">
          <w:rPr>
            <w:rStyle w:val="Hyperlink"/>
            <w:noProof/>
          </w:rPr>
          <w:t>22.2.1</w:t>
        </w:r>
        <w:r>
          <w:rPr>
            <w:rFonts w:asciiTheme="minorHAnsi" w:eastAsiaTheme="minorEastAsia" w:hAnsiTheme="minorHAnsi" w:cstheme="minorBidi"/>
            <w:noProof/>
            <w:sz w:val="22"/>
            <w:szCs w:val="22"/>
          </w:rPr>
          <w:tab/>
        </w:r>
        <w:r w:rsidRPr="00D149E9">
          <w:rPr>
            <w:rStyle w:val="Hyperlink"/>
            <w:noProof/>
          </w:rPr>
          <w:t>dfdl:element (simple) and dfdl:simpleType</w:t>
        </w:r>
        <w:r>
          <w:rPr>
            <w:noProof/>
            <w:webHidden/>
          </w:rPr>
          <w:tab/>
        </w:r>
        <w:r>
          <w:rPr>
            <w:noProof/>
            <w:webHidden/>
          </w:rPr>
          <w:fldChar w:fldCharType="begin"/>
        </w:r>
        <w:r>
          <w:rPr>
            <w:noProof/>
            <w:webHidden/>
          </w:rPr>
          <w:instrText xml:space="preserve"> PAGEREF _Toc332724576 \h </w:instrText>
        </w:r>
        <w:r>
          <w:rPr>
            <w:noProof/>
            <w:webHidden/>
          </w:rPr>
        </w:r>
        <w:r>
          <w:rPr>
            <w:noProof/>
            <w:webHidden/>
          </w:rPr>
          <w:fldChar w:fldCharType="separate"/>
        </w:r>
        <w:r>
          <w:rPr>
            <w:noProof/>
            <w:webHidden/>
          </w:rPr>
          <w:t>163</w:t>
        </w:r>
        <w:r>
          <w:rPr>
            <w:noProof/>
            <w:webHidden/>
          </w:rPr>
          <w:fldChar w:fldCharType="end"/>
        </w:r>
      </w:hyperlink>
    </w:p>
    <w:p w14:paraId="4AA63098"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78" w:history="1">
        <w:r w:rsidRPr="00D149E9">
          <w:rPr>
            <w:rStyle w:val="Hyperlink"/>
            <w:i/>
            <w:noProof/>
          </w:rPr>
          <w:t>22.2.2</w:t>
        </w:r>
        <w:r>
          <w:rPr>
            <w:rFonts w:asciiTheme="minorHAnsi" w:eastAsiaTheme="minorEastAsia" w:hAnsiTheme="minorHAnsi" w:cstheme="minorBidi"/>
            <w:noProof/>
            <w:sz w:val="22"/>
            <w:szCs w:val="22"/>
          </w:rPr>
          <w:tab/>
        </w:r>
        <w:r w:rsidRPr="00D149E9">
          <w:rPr>
            <w:rStyle w:val="Hyperlink"/>
            <w:noProof/>
          </w:rPr>
          <w:t>dfdl:element (complex)</w:t>
        </w:r>
        <w:r>
          <w:rPr>
            <w:noProof/>
            <w:webHidden/>
          </w:rPr>
          <w:tab/>
        </w:r>
        <w:r>
          <w:rPr>
            <w:noProof/>
            <w:webHidden/>
          </w:rPr>
          <w:fldChar w:fldCharType="begin"/>
        </w:r>
        <w:r>
          <w:rPr>
            <w:noProof/>
            <w:webHidden/>
          </w:rPr>
          <w:instrText xml:space="preserve"> PAGEREF _Toc332724578 \h </w:instrText>
        </w:r>
        <w:r>
          <w:rPr>
            <w:noProof/>
            <w:webHidden/>
          </w:rPr>
        </w:r>
        <w:r>
          <w:rPr>
            <w:noProof/>
            <w:webHidden/>
          </w:rPr>
          <w:fldChar w:fldCharType="separate"/>
        </w:r>
        <w:r>
          <w:rPr>
            <w:noProof/>
            <w:webHidden/>
          </w:rPr>
          <w:t>169</w:t>
        </w:r>
        <w:r>
          <w:rPr>
            <w:noProof/>
            <w:webHidden/>
          </w:rPr>
          <w:fldChar w:fldCharType="end"/>
        </w:r>
      </w:hyperlink>
    </w:p>
    <w:p w14:paraId="64A3121B"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79" w:history="1">
        <w:r w:rsidRPr="00D149E9">
          <w:rPr>
            <w:rStyle w:val="Hyperlink"/>
            <w:i/>
            <w:iCs/>
            <w:noProof/>
          </w:rPr>
          <w:t>22.2.3</w:t>
        </w:r>
        <w:r>
          <w:rPr>
            <w:rFonts w:asciiTheme="minorHAnsi" w:eastAsiaTheme="minorEastAsia" w:hAnsiTheme="minorHAnsi" w:cstheme="minorBidi"/>
            <w:noProof/>
            <w:sz w:val="22"/>
            <w:szCs w:val="22"/>
          </w:rPr>
          <w:tab/>
        </w:r>
        <w:r w:rsidRPr="00D149E9">
          <w:rPr>
            <w:rStyle w:val="Hyperlink"/>
            <w:noProof/>
          </w:rPr>
          <w:t>dfdl:sequence and dfdl:group (when reference is a sequence)</w:t>
        </w:r>
        <w:r>
          <w:rPr>
            <w:noProof/>
            <w:webHidden/>
          </w:rPr>
          <w:tab/>
        </w:r>
        <w:r>
          <w:rPr>
            <w:noProof/>
            <w:webHidden/>
          </w:rPr>
          <w:fldChar w:fldCharType="begin"/>
        </w:r>
        <w:r>
          <w:rPr>
            <w:noProof/>
            <w:webHidden/>
          </w:rPr>
          <w:instrText xml:space="preserve"> PAGEREF _Toc332724579 \h </w:instrText>
        </w:r>
        <w:r>
          <w:rPr>
            <w:noProof/>
            <w:webHidden/>
          </w:rPr>
        </w:r>
        <w:r>
          <w:rPr>
            <w:noProof/>
            <w:webHidden/>
          </w:rPr>
          <w:fldChar w:fldCharType="separate"/>
        </w:r>
        <w:r>
          <w:rPr>
            <w:noProof/>
            <w:webHidden/>
          </w:rPr>
          <w:t>171</w:t>
        </w:r>
        <w:r>
          <w:rPr>
            <w:noProof/>
            <w:webHidden/>
          </w:rPr>
          <w:fldChar w:fldCharType="end"/>
        </w:r>
      </w:hyperlink>
    </w:p>
    <w:p w14:paraId="5EFA7C4F"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81" w:history="1">
        <w:r w:rsidRPr="00D149E9">
          <w:rPr>
            <w:rStyle w:val="Hyperlink"/>
            <w:i/>
            <w:iCs/>
            <w:noProof/>
          </w:rPr>
          <w:t>22.2.4</w:t>
        </w:r>
        <w:r>
          <w:rPr>
            <w:rFonts w:asciiTheme="minorHAnsi" w:eastAsiaTheme="minorEastAsia" w:hAnsiTheme="minorHAnsi" w:cstheme="minorBidi"/>
            <w:noProof/>
            <w:sz w:val="22"/>
            <w:szCs w:val="22"/>
          </w:rPr>
          <w:tab/>
        </w:r>
        <w:r w:rsidRPr="00D149E9">
          <w:rPr>
            <w:rStyle w:val="Hyperlink"/>
            <w:noProof/>
          </w:rPr>
          <w:t>dfdl:choice and dfdl:group (when reference is a choice)</w:t>
        </w:r>
        <w:r>
          <w:rPr>
            <w:noProof/>
            <w:webHidden/>
          </w:rPr>
          <w:tab/>
        </w:r>
        <w:r>
          <w:rPr>
            <w:noProof/>
            <w:webHidden/>
          </w:rPr>
          <w:fldChar w:fldCharType="begin"/>
        </w:r>
        <w:r>
          <w:rPr>
            <w:noProof/>
            <w:webHidden/>
          </w:rPr>
          <w:instrText xml:space="preserve"> PAGEREF _Toc332724581 \h </w:instrText>
        </w:r>
        <w:r>
          <w:rPr>
            <w:noProof/>
            <w:webHidden/>
          </w:rPr>
        </w:r>
        <w:r>
          <w:rPr>
            <w:noProof/>
            <w:webHidden/>
          </w:rPr>
          <w:fldChar w:fldCharType="separate"/>
        </w:r>
        <w:r>
          <w:rPr>
            <w:noProof/>
            <w:webHidden/>
          </w:rPr>
          <w:t>171</w:t>
        </w:r>
        <w:r>
          <w:rPr>
            <w:noProof/>
            <w:webHidden/>
          </w:rPr>
          <w:fldChar w:fldCharType="end"/>
        </w:r>
      </w:hyperlink>
    </w:p>
    <w:p w14:paraId="4A7FCF1F"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585" w:history="1">
        <w:r w:rsidRPr="00D149E9">
          <w:rPr>
            <w:rStyle w:val="Hyperlink"/>
            <w:noProof/>
          </w:rPr>
          <w:t>23.</w:t>
        </w:r>
        <w:r>
          <w:rPr>
            <w:rFonts w:asciiTheme="minorHAnsi" w:eastAsiaTheme="minorEastAsia" w:hAnsiTheme="minorHAnsi" w:cstheme="minorBidi"/>
            <w:noProof/>
            <w:sz w:val="22"/>
            <w:szCs w:val="22"/>
          </w:rPr>
          <w:tab/>
        </w:r>
        <w:r w:rsidRPr="00D149E9">
          <w:rPr>
            <w:rStyle w:val="Hyperlink"/>
            <w:noProof/>
          </w:rPr>
          <w:t>Expression language</w:t>
        </w:r>
        <w:r>
          <w:rPr>
            <w:noProof/>
            <w:webHidden/>
          </w:rPr>
          <w:tab/>
        </w:r>
        <w:r>
          <w:rPr>
            <w:noProof/>
            <w:webHidden/>
          </w:rPr>
          <w:fldChar w:fldCharType="begin"/>
        </w:r>
        <w:r>
          <w:rPr>
            <w:noProof/>
            <w:webHidden/>
          </w:rPr>
          <w:instrText xml:space="preserve"> PAGEREF _Toc332724585 \h </w:instrText>
        </w:r>
        <w:r>
          <w:rPr>
            <w:noProof/>
            <w:webHidden/>
          </w:rPr>
        </w:r>
        <w:r>
          <w:rPr>
            <w:noProof/>
            <w:webHidden/>
          </w:rPr>
          <w:fldChar w:fldCharType="separate"/>
        </w:r>
        <w:r>
          <w:rPr>
            <w:noProof/>
            <w:webHidden/>
          </w:rPr>
          <w:t>173</w:t>
        </w:r>
        <w:r>
          <w:rPr>
            <w:noProof/>
            <w:webHidden/>
          </w:rPr>
          <w:fldChar w:fldCharType="end"/>
        </w:r>
      </w:hyperlink>
    </w:p>
    <w:p w14:paraId="2439ABBC"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86" w:history="1">
        <w:r w:rsidRPr="00D149E9">
          <w:rPr>
            <w:rStyle w:val="Hyperlink"/>
            <w:noProof/>
          </w:rPr>
          <w:t>23.1</w:t>
        </w:r>
        <w:r>
          <w:rPr>
            <w:rFonts w:asciiTheme="minorHAnsi" w:eastAsiaTheme="minorEastAsia" w:hAnsiTheme="minorHAnsi" w:cstheme="minorBidi"/>
            <w:noProof/>
            <w:sz w:val="22"/>
            <w:szCs w:val="22"/>
          </w:rPr>
          <w:tab/>
        </w:r>
        <w:r w:rsidRPr="00D149E9">
          <w:rPr>
            <w:rStyle w:val="Hyperlink"/>
            <w:noProof/>
          </w:rPr>
          <w:t>Expression Language Data Model</w:t>
        </w:r>
        <w:r>
          <w:rPr>
            <w:noProof/>
            <w:webHidden/>
          </w:rPr>
          <w:tab/>
        </w:r>
        <w:r>
          <w:rPr>
            <w:noProof/>
            <w:webHidden/>
          </w:rPr>
          <w:fldChar w:fldCharType="begin"/>
        </w:r>
        <w:r>
          <w:rPr>
            <w:noProof/>
            <w:webHidden/>
          </w:rPr>
          <w:instrText xml:space="preserve"> PAGEREF _Toc332724586 \h </w:instrText>
        </w:r>
        <w:r>
          <w:rPr>
            <w:noProof/>
            <w:webHidden/>
          </w:rPr>
        </w:r>
        <w:r>
          <w:rPr>
            <w:noProof/>
            <w:webHidden/>
          </w:rPr>
          <w:fldChar w:fldCharType="separate"/>
        </w:r>
        <w:r>
          <w:rPr>
            <w:noProof/>
            <w:webHidden/>
          </w:rPr>
          <w:t>173</w:t>
        </w:r>
        <w:r>
          <w:rPr>
            <w:noProof/>
            <w:webHidden/>
          </w:rPr>
          <w:fldChar w:fldCharType="end"/>
        </w:r>
      </w:hyperlink>
    </w:p>
    <w:p w14:paraId="537E0C1C"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88" w:history="1">
        <w:r w:rsidRPr="00D149E9">
          <w:rPr>
            <w:rStyle w:val="Hyperlink"/>
            <w:noProof/>
          </w:rPr>
          <w:t>23.2</w:t>
        </w:r>
        <w:r>
          <w:rPr>
            <w:rFonts w:asciiTheme="minorHAnsi" w:eastAsiaTheme="minorEastAsia" w:hAnsiTheme="minorHAnsi" w:cstheme="minorBidi"/>
            <w:noProof/>
            <w:sz w:val="22"/>
            <w:szCs w:val="22"/>
          </w:rPr>
          <w:tab/>
        </w:r>
        <w:r w:rsidRPr="00D149E9">
          <w:rPr>
            <w:rStyle w:val="Hyperlink"/>
            <w:noProof/>
          </w:rPr>
          <w:t>Variables</w:t>
        </w:r>
        <w:r>
          <w:rPr>
            <w:noProof/>
            <w:webHidden/>
          </w:rPr>
          <w:tab/>
        </w:r>
        <w:r>
          <w:rPr>
            <w:noProof/>
            <w:webHidden/>
          </w:rPr>
          <w:fldChar w:fldCharType="begin"/>
        </w:r>
        <w:r>
          <w:rPr>
            <w:noProof/>
            <w:webHidden/>
          </w:rPr>
          <w:instrText xml:space="preserve"> PAGEREF _Toc332724588 \h </w:instrText>
        </w:r>
        <w:r>
          <w:rPr>
            <w:noProof/>
            <w:webHidden/>
          </w:rPr>
        </w:r>
        <w:r>
          <w:rPr>
            <w:noProof/>
            <w:webHidden/>
          </w:rPr>
          <w:fldChar w:fldCharType="separate"/>
        </w:r>
        <w:r>
          <w:rPr>
            <w:noProof/>
            <w:webHidden/>
          </w:rPr>
          <w:t>173</w:t>
        </w:r>
        <w:r>
          <w:rPr>
            <w:noProof/>
            <w:webHidden/>
          </w:rPr>
          <w:fldChar w:fldCharType="end"/>
        </w:r>
      </w:hyperlink>
    </w:p>
    <w:p w14:paraId="25A36C95"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90" w:history="1">
        <w:r w:rsidRPr="00D149E9">
          <w:rPr>
            <w:rStyle w:val="Hyperlink"/>
            <w:noProof/>
          </w:rPr>
          <w:t>23.2.1</w:t>
        </w:r>
        <w:r>
          <w:rPr>
            <w:rFonts w:asciiTheme="minorHAnsi" w:eastAsiaTheme="minorEastAsia" w:hAnsiTheme="minorHAnsi" w:cstheme="minorBidi"/>
            <w:noProof/>
            <w:sz w:val="22"/>
            <w:szCs w:val="22"/>
          </w:rPr>
          <w:tab/>
        </w:r>
        <w:r w:rsidRPr="00D149E9">
          <w:rPr>
            <w:rStyle w:val="Hyperlink"/>
            <w:noProof/>
          </w:rPr>
          <w:t>Rewinding of Variable Memory State</w:t>
        </w:r>
        <w:r>
          <w:rPr>
            <w:noProof/>
            <w:webHidden/>
          </w:rPr>
          <w:tab/>
        </w:r>
        <w:r>
          <w:rPr>
            <w:noProof/>
            <w:webHidden/>
          </w:rPr>
          <w:fldChar w:fldCharType="begin"/>
        </w:r>
        <w:r>
          <w:rPr>
            <w:noProof/>
            <w:webHidden/>
          </w:rPr>
          <w:instrText xml:space="preserve"> PAGEREF _Toc332724590 \h </w:instrText>
        </w:r>
        <w:r>
          <w:rPr>
            <w:noProof/>
            <w:webHidden/>
          </w:rPr>
        </w:r>
        <w:r>
          <w:rPr>
            <w:noProof/>
            <w:webHidden/>
          </w:rPr>
          <w:fldChar w:fldCharType="separate"/>
        </w:r>
        <w:r>
          <w:rPr>
            <w:noProof/>
            <w:webHidden/>
          </w:rPr>
          <w:t>174</w:t>
        </w:r>
        <w:r>
          <w:rPr>
            <w:noProof/>
            <w:webHidden/>
          </w:rPr>
          <w:fldChar w:fldCharType="end"/>
        </w:r>
      </w:hyperlink>
    </w:p>
    <w:p w14:paraId="098964E0"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92" w:history="1">
        <w:r w:rsidRPr="00D149E9">
          <w:rPr>
            <w:rStyle w:val="Hyperlink"/>
            <w:noProof/>
          </w:rPr>
          <w:t>23.2.2</w:t>
        </w:r>
        <w:r>
          <w:rPr>
            <w:rFonts w:asciiTheme="minorHAnsi" w:eastAsiaTheme="minorEastAsia" w:hAnsiTheme="minorHAnsi" w:cstheme="minorBidi"/>
            <w:noProof/>
            <w:sz w:val="22"/>
            <w:szCs w:val="22"/>
          </w:rPr>
          <w:tab/>
        </w:r>
        <w:r w:rsidRPr="00D149E9">
          <w:rPr>
            <w:rStyle w:val="Hyperlink"/>
            <w:noProof/>
          </w:rPr>
          <w:t>Variable Memory State Transitions</w:t>
        </w:r>
        <w:r>
          <w:rPr>
            <w:noProof/>
            <w:webHidden/>
          </w:rPr>
          <w:tab/>
        </w:r>
        <w:r>
          <w:rPr>
            <w:noProof/>
            <w:webHidden/>
          </w:rPr>
          <w:fldChar w:fldCharType="begin"/>
        </w:r>
        <w:r>
          <w:rPr>
            <w:noProof/>
            <w:webHidden/>
          </w:rPr>
          <w:instrText xml:space="preserve"> PAGEREF _Toc332724592 \h </w:instrText>
        </w:r>
        <w:r>
          <w:rPr>
            <w:noProof/>
            <w:webHidden/>
          </w:rPr>
        </w:r>
        <w:r>
          <w:rPr>
            <w:noProof/>
            <w:webHidden/>
          </w:rPr>
          <w:fldChar w:fldCharType="separate"/>
        </w:r>
        <w:r>
          <w:rPr>
            <w:noProof/>
            <w:webHidden/>
          </w:rPr>
          <w:t>174</w:t>
        </w:r>
        <w:r>
          <w:rPr>
            <w:noProof/>
            <w:webHidden/>
          </w:rPr>
          <w:fldChar w:fldCharType="end"/>
        </w:r>
      </w:hyperlink>
    </w:p>
    <w:p w14:paraId="76EFA98F"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93" w:history="1">
        <w:r w:rsidRPr="00D149E9">
          <w:rPr>
            <w:rStyle w:val="Hyperlink"/>
            <w:noProof/>
          </w:rPr>
          <w:t>23.3</w:t>
        </w:r>
        <w:r>
          <w:rPr>
            <w:rFonts w:asciiTheme="minorHAnsi" w:eastAsiaTheme="minorEastAsia" w:hAnsiTheme="minorHAnsi" w:cstheme="minorBidi"/>
            <w:noProof/>
            <w:sz w:val="22"/>
            <w:szCs w:val="22"/>
          </w:rPr>
          <w:tab/>
        </w:r>
        <w:r w:rsidRPr="00D149E9">
          <w:rPr>
            <w:rStyle w:val="Hyperlink"/>
            <w:noProof/>
          </w:rPr>
          <w:t>General Syntax</w:t>
        </w:r>
        <w:r>
          <w:rPr>
            <w:noProof/>
            <w:webHidden/>
          </w:rPr>
          <w:tab/>
        </w:r>
        <w:r>
          <w:rPr>
            <w:noProof/>
            <w:webHidden/>
          </w:rPr>
          <w:fldChar w:fldCharType="begin"/>
        </w:r>
        <w:r>
          <w:rPr>
            <w:noProof/>
            <w:webHidden/>
          </w:rPr>
          <w:instrText xml:space="preserve"> PAGEREF _Toc332724593 \h </w:instrText>
        </w:r>
        <w:r>
          <w:rPr>
            <w:noProof/>
            <w:webHidden/>
          </w:rPr>
        </w:r>
        <w:r>
          <w:rPr>
            <w:noProof/>
            <w:webHidden/>
          </w:rPr>
          <w:fldChar w:fldCharType="separate"/>
        </w:r>
        <w:r>
          <w:rPr>
            <w:noProof/>
            <w:webHidden/>
          </w:rPr>
          <w:t>176</w:t>
        </w:r>
        <w:r>
          <w:rPr>
            <w:noProof/>
            <w:webHidden/>
          </w:rPr>
          <w:fldChar w:fldCharType="end"/>
        </w:r>
      </w:hyperlink>
    </w:p>
    <w:p w14:paraId="6348B807"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94" w:history="1">
        <w:r w:rsidRPr="00D149E9">
          <w:rPr>
            <w:rStyle w:val="Hyperlink"/>
            <w:noProof/>
          </w:rPr>
          <w:t>23.4</w:t>
        </w:r>
        <w:r>
          <w:rPr>
            <w:rFonts w:asciiTheme="minorHAnsi" w:eastAsiaTheme="minorEastAsia" w:hAnsiTheme="minorHAnsi" w:cstheme="minorBidi"/>
            <w:noProof/>
            <w:sz w:val="22"/>
            <w:szCs w:val="22"/>
          </w:rPr>
          <w:tab/>
        </w:r>
        <w:r w:rsidRPr="00D149E9">
          <w:rPr>
            <w:rStyle w:val="Hyperlink"/>
            <w:noProof/>
          </w:rPr>
          <w:t>DFDL Expression Syntax</w:t>
        </w:r>
        <w:r>
          <w:rPr>
            <w:noProof/>
            <w:webHidden/>
          </w:rPr>
          <w:tab/>
        </w:r>
        <w:r>
          <w:rPr>
            <w:noProof/>
            <w:webHidden/>
          </w:rPr>
          <w:fldChar w:fldCharType="begin"/>
        </w:r>
        <w:r>
          <w:rPr>
            <w:noProof/>
            <w:webHidden/>
          </w:rPr>
          <w:instrText xml:space="preserve"> PAGEREF _Toc332724594 \h </w:instrText>
        </w:r>
        <w:r>
          <w:rPr>
            <w:noProof/>
            <w:webHidden/>
          </w:rPr>
        </w:r>
        <w:r>
          <w:rPr>
            <w:noProof/>
            <w:webHidden/>
          </w:rPr>
          <w:fldChar w:fldCharType="separate"/>
        </w:r>
        <w:r>
          <w:rPr>
            <w:noProof/>
            <w:webHidden/>
          </w:rPr>
          <w:t>176</w:t>
        </w:r>
        <w:r>
          <w:rPr>
            <w:noProof/>
            <w:webHidden/>
          </w:rPr>
          <w:fldChar w:fldCharType="end"/>
        </w:r>
      </w:hyperlink>
    </w:p>
    <w:p w14:paraId="77C8BFBA"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597" w:history="1">
        <w:r w:rsidRPr="00D149E9">
          <w:rPr>
            <w:rStyle w:val="Hyperlink"/>
            <w:noProof/>
          </w:rPr>
          <w:t>23.5</w:t>
        </w:r>
        <w:r>
          <w:rPr>
            <w:rFonts w:asciiTheme="minorHAnsi" w:eastAsiaTheme="minorEastAsia" w:hAnsiTheme="minorHAnsi" w:cstheme="minorBidi"/>
            <w:noProof/>
            <w:sz w:val="22"/>
            <w:szCs w:val="22"/>
          </w:rPr>
          <w:tab/>
        </w:r>
        <w:r w:rsidRPr="00D149E9">
          <w:rPr>
            <w:rStyle w:val="Hyperlink"/>
            <w:noProof/>
          </w:rPr>
          <w:t>Constructors, Functions and Operators</w:t>
        </w:r>
        <w:r>
          <w:rPr>
            <w:noProof/>
            <w:webHidden/>
          </w:rPr>
          <w:tab/>
        </w:r>
        <w:r>
          <w:rPr>
            <w:noProof/>
            <w:webHidden/>
          </w:rPr>
          <w:fldChar w:fldCharType="begin"/>
        </w:r>
        <w:r>
          <w:rPr>
            <w:noProof/>
            <w:webHidden/>
          </w:rPr>
          <w:instrText xml:space="preserve"> PAGEREF _Toc332724597 \h </w:instrText>
        </w:r>
        <w:r>
          <w:rPr>
            <w:noProof/>
            <w:webHidden/>
          </w:rPr>
        </w:r>
        <w:r>
          <w:rPr>
            <w:noProof/>
            <w:webHidden/>
          </w:rPr>
          <w:fldChar w:fldCharType="separate"/>
        </w:r>
        <w:r>
          <w:rPr>
            <w:noProof/>
            <w:webHidden/>
          </w:rPr>
          <w:t>178</w:t>
        </w:r>
        <w:r>
          <w:rPr>
            <w:noProof/>
            <w:webHidden/>
          </w:rPr>
          <w:fldChar w:fldCharType="end"/>
        </w:r>
      </w:hyperlink>
    </w:p>
    <w:p w14:paraId="6B7044F1"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599" w:history="1">
        <w:r w:rsidRPr="00D149E9">
          <w:rPr>
            <w:rStyle w:val="Hyperlink"/>
            <w:noProof/>
          </w:rPr>
          <w:t>23.5.1</w:t>
        </w:r>
        <w:r>
          <w:rPr>
            <w:rFonts w:asciiTheme="minorHAnsi" w:eastAsiaTheme="minorEastAsia" w:hAnsiTheme="minorHAnsi" w:cstheme="minorBidi"/>
            <w:noProof/>
            <w:sz w:val="22"/>
            <w:szCs w:val="22"/>
          </w:rPr>
          <w:tab/>
        </w:r>
        <w:r w:rsidRPr="00D149E9">
          <w:rPr>
            <w:rStyle w:val="Hyperlink"/>
            <w:noProof/>
          </w:rPr>
          <w:t>Constructor Functions for XML Schema Built-in Types</w:t>
        </w:r>
        <w:r>
          <w:rPr>
            <w:noProof/>
            <w:webHidden/>
          </w:rPr>
          <w:tab/>
        </w:r>
        <w:r>
          <w:rPr>
            <w:noProof/>
            <w:webHidden/>
          </w:rPr>
          <w:fldChar w:fldCharType="begin"/>
        </w:r>
        <w:r>
          <w:rPr>
            <w:noProof/>
            <w:webHidden/>
          </w:rPr>
          <w:instrText xml:space="preserve"> PAGEREF _Toc332724599 \h </w:instrText>
        </w:r>
        <w:r>
          <w:rPr>
            <w:noProof/>
            <w:webHidden/>
          </w:rPr>
        </w:r>
        <w:r>
          <w:rPr>
            <w:noProof/>
            <w:webHidden/>
          </w:rPr>
          <w:fldChar w:fldCharType="separate"/>
        </w:r>
        <w:r>
          <w:rPr>
            <w:noProof/>
            <w:webHidden/>
          </w:rPr>
          <w:t>178</w:t>
        </w:r>
        <w:r>
          <w:rPr>
            <w:noProof/>
            <w:webHidden/>
          </w:rPr>
          <w:fldChar w:fldCharType="end"/>
        </w:r>
      </w:hyperlink>
    </w:p>
    <w:p w14:paraId="4D11D3DA"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604" w:history="1">
        <w:r w:rsidRPr="00D149E9">
          <w:rPr>
            <w:rStyle w:val="Hyperlink"/>
            <w:noProof/>
          </w:rPr>
          <w:t>23.5.2</w:t>
        </w:r>
        <w:r>
          <w:rPr>
            <w:rFonts w:asciiTheme="minorHAnsi" w:eastAsiaTheme="minorEastAsia" w:hAnsiTheme="minorHAnsi" w:cstheme="minorBidi"/>
            <w:noProof/>
            <w:sz w:val="22"/>
            <w:szCs w:val="22"/>
          </w:rPr>
          <w:tab/>
        </w:r>
        <w:r w:rsidRPr="00D149E9">
          <w:rPr>
            <w:rStyle w:val="Hyperlink"/>
            <w:noProof/>
          </w:rPr>
          <w:t>Standard XPath Functions</w:t>
        </w:r>
        <w:r>
          <w:rPr>
            <w:noProof/>
            <w:webHidden/>
          </w:rPr>
          <w:tab/>
        </w:r>
        <w:r>
          <w:rPr>
            <w:noProof/>
            <w:webHidden/>
          </w:rPr>
          <w:fldChar w:fldCharType="begin"/>
        </w:r>
        <w:r>
          <w:rPr>
            <w:noProof/>
            <w:webHidden/>
          </w:rPr>
          <w:instrText xml:space="preserve"> PAGEREF _Toc332724604 \h </w:instrText>
        </w:r>
        <w:r>
          <w:rPr>
            <w:noProof/>
            <w:webHidden/>
          </w:rPr>
        </w:r>
        <w:r>
          <w:rPr>
            <w:noProof/>
            <w:webHidden/>
          </w:rPr>
          <w:fldChar w:fldCharType="separate"/>
        </w:r>
        <w:r>
          <w:rPr>
            <w:noProof/>
            <w:webHidden/>
          </w:rPr>
          <w:t>179</w:t>
        </w:r>
        <w:r>
          <w:rPr>
            <w:noProof/>
            <w:webHidden/>
          </w:rPr>
          <w:fldChar w:fldCharType="end"/>
        </w:r>
      </w:hyperlink>
    </w:p>
    <w:p w14:paraId="3FF9273D" w14:textId="77777777" w:rsidR="007D321A" w:rsidRDefault="007D321A">
      <w:pPr>
        <w:pStyle w:val="TOC3"/>
        <w:tabs>
          <w:tab w:val="left" w:pos="1200"/>
          <w:tab w:val="right" w:leader="dot" w:pos="8630"/>
        </w:tabs>
        <w:rPr>
          <w:rFonts w:asciiTheme="minorHAnsi" w:eastAsiaTheme="minorEastAsia" w:hAnsiTheme="minorHAnsi" w:cstheme="minorBidi"/>
          <w:noProof/>
          <w:sz w:val="22"/>
          <w:szCs w:val="22"/>
        </w:rPr>
      </w:pPr>
      <w:hyperlink w:anchor="_Toc332724607" w:history="1">
        <w:r w:rsidRPr="00D149E9">
          <w:rPr>
            <w:rStyle w:val="Hyperlink"/>
            <w:noProof/>
          </w:rPr>
          <w:t>23.5.3</w:t>
        </w:r>
        <w:r>
          <w:rPr>
            <w:rFonts w:asciiTheme="minorHAnsi" w:eastAsiaTheme="minorEastAsia" w:hAnsiTheme="minorHAnsi" w:cstheme="minorBidi"/>
            <w:noProof/>
            <w:sz w:val="22"/>
            <w:szCs w:val="22"/>
          </w:rPr>
          <w:tab/>
        </w:r>
        <w:r w:rsidRPr="00D149E9">
          <w:rPr>
            <w:rStyle w:val="Hyperlink"/>
            <w:noProof/>
          </w:rPr>
          <w:t>DFDL Functions</w:t>
        </w:r>
        <w:r>
          <w:rPr>
            <w:noProof/>
            <w:webHidden/>
          </w:rPr>
          <w:tab/>
        </w:r>
        <w:r>
          <w:rPr>
            <w:noProof/>
            <w:webHidden/>
          </w:rPr>
          <w:fldChar w:fldCharType="begin"/>
        </w:r>
        <w:r>
          <w:rPr>
            <w:noProof/>
            <w:webHidden/>
          </w:rPr>
          <w:instrText xml:space="preserve"> PAGEREF _Toc332724607 \h </w:instrText>
        </w:r>
        <w:r>
          <w:rPr>
            <w:noProof/>
            <w:webHidden/>
          </w:rPr>
        </w:r>
        <w:r>
          <w:rPr>
            <w:noProof/>
            <w:webHidden/>
          </w:rPr>
          <w:fldChar w:fldCharType="separate"/>
        </w:r>
        <w:r>
          <w:rPr>
            <w:noProof/>
            <w:webHidden/>
          </w:rPr>
          <w:t>182</w:t>
        </w:r>
        <w:r>
          <w:rPr>
            <w:noProof/>
            <w:webHidden/>
          </w:rPr>
          <w:fldChar w:fldCharType="end"/>
        </w:r>
      </w:hyperlink>
    </w:p>
    <w:p w14:paraId="54632F38"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08" w:history="1">
        <w:r w:rsidRPr="00D149E9">
          <w:rPr>
            <w:rStyle w:val="Hyperlink"/>
            <w:noProof/>
          </w:rPr>
          <w:t>24.</w:t>
        </w:r>
        <w:r>
          <w:rPr>
            <w:rFonts w:asciiTheme="minorHAnsi" w:eastAsiaTheme="minorEastAsia" w:hAnsiTheme="minorHAnsi" w:cstheme="minorBidi"/>
            <w:noProof/>
            <w:sz w:val="22"/>
            <w:szCs w:val="22"/>
          </w:rPr>
          <w:tab/>
        </w:r>
        <w:r w:rsidRPr="00D149E9">
          <w:rPr>
            <w:rStyle w:val="Hyperlink"/>
            <w:noProof/>
          </w:rPr>
          <w:t>DFDL Regular Expressions</w:t>
        </w:r>
        <w:r>
          <w:rPr>
            <w:noProof/>
            <w:webHidden/>
          </w:rPr>
          <w:tab/>
        </w:r>
        <w:r>
          <w:rPr>
            <w:noProof/>
            <w:webHidden/>
          </w:rPr>
          <w:fldChar w:fldCharType="begin"/>
        </w:r>
        <w:r>
          <w:rPr>
            <w:noProof/>
            <w:webHidden/>
          </w:rPr>
          <w:instrText xml:space="preserve"> PAGEREF _Toc332724608 \h </w:instrText>
        </w:r>
        <w:r>
          <w:rPr>
            <w:noProof/>
            <w:webHidden/>
          </w:rPr>
        </w:r>
        <w:r>
          <w:rPr>
            <w:noProof/>
            <w:webHidden/>
          </w:rPr>
          <w:fldChar w:fldCharType="separate"/>
        </w:r>
        <w:r>
          <w:rPr>
            <w:noProof/>
            <w:webHidden/>
          </w:rPr>
          <w:t>185</w:t>
        </w:r>
        <w:r>
          <w:rPr>
            <w:noProof/>
            <w:webHidden/>
          </w:rPr>
          <w:fldChar w:fldCharType="end"/>
        </w:r>
      </w:hyperlink>
    </w:p>
    <w:p w14:paraId="7C174BEF"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09" w:history="1">
        <w:r w:rsidRPr="00D149E9">
          <w:rPr>
            <w:rStyle w:val="Hyperlink"/>
            <w:noProof/>
          </w:rPr>
          <w:t>25.</w:t>
        </w:r>
        <w:r>
          <w:rPr>
            <w:rFonts w:asciiTheme="minorHAnsi" w:eastAsiaTheme="minorEastAsia" w:hAnsiTheme="minorHAnsi" w:cstheme="minorBidi"/>
            <w:noProof/>
            <w:sz w:val="22"/>
            <w:szCs w:val="22"/>
          </w:rPr>
          <w:tab/>
        </w:r>
        <w:r w:rsidRPr="00D149E9">
          <w:rPr>
            <w:rStyle w:val="Hyperlink"/>
            <w:noProof/>
          </w:rPr>
          <w:t>Security Considerations</w:t>
        </w:r>
        <w:r>
          <w:rPr>
            <w:noProof/>
            <w:webHidden/>
          </w:rPr>
          <w:tab/>
        </w:r>
        <w:r>
          <w:rPr>
            <w:noProof/>
            <w:webHidden/>
          </w:rPr>
          <w:fldChar w:fldCharType="begin"/>
        </w:r>
        <w:r>
          <w:rPr>
            <w:noProof/>
            <w:webHidden/>
          </w:rPr>
          <w:instrText xml:space="preserve"> PAGEREF _Toc332724609 \h </w:instrText>
        </w:r>
        <w:r>
          <w:rPr>
            <w:noProof/>
            <w:webHidden/>
          </w:rPr>
        </w:r>
        <w:r>
          <w:rPr>
            <w:noProof/>
            <w:webHidden/>
          </w:rPr>
          <w:fldChar w:fldCharType="separate"/>
        </w:r>
        <w:r>
          <w:rPr>
            <w:noProof/>
            <w:webHidden/>
          </w:rPr>
          <w:t>186</w:t>
        </w:r>
        <w:r>
          <w:rPr>
            <w:noProof/>
            <w:webHidden/>
          </w:rPr>
          <w:fldChar w:fldCharType="end"/>
        </w:r>
      </w:hyperlink>
    </w:p>
    <w:p w14:paraId="24C912CD"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10" w:history="1">
        <w:r w:rsidRPr="00D149E9">
          <w:rPr>
            <w:rStyle w:val="Hyperlink"/>
            <w:noProof/>
          </w:rPr>
          <w:t>26.</w:t>
        </w:r>
        <w:r>
          <w:rPr>
            <w:rFonts w:asciiTheme="minorHAnsi" w:eastAsiaTheme="minorEastAsia" w:hAnsiTheme="minorHAnsi" w:cstheme="minorBidi"/>
            <w:noProof/>
            <w:sz w:val="22"/>
            <w:szCs w:val="22"/>
          </w:rPr>
          <w:tab/>
        </w:r>
        <w:r w:rsidRPr="00D149E9">
          <w:rPr>
            <w:rStyle w:val="Hyperlink"/>
            <w:noProof/>
          </w:rPr>
          <w:t>Authors and Contributors</w:t>
        </w:r>
        <w:r>
          <w:rPr>
            <w:noProof/>
            <w:webHidden/>
          </w:rPr>
          <w:tab/>
        </w:r>
        <w:r>
          <w:rPr>
            <w:noProof/>
            <w:webHidden/>
          </w:rPr>
          <w:fldChar w:fldCharType="begin"/>
        </w:r>
        <w:r>
          <w:rPr>
            <w:noProof/>
            <w:webHidden/>
          </w:rPr>
          <w:instrText xml:space="preserve"> PAGEREF _Toc332724610 \h </w:instrText>
        </w:r>
        <w:r>
          <w:rPr>
            <w:noProof/>
            <w:webHidden/>
          </w:rPr>
        </w:r>
        <w:r>
          <w:rPr>
            <w:noProof/>
            <w:webHidden/>
          </w:rPr>
          <w:fldChar w:fldCharType="separate"/>
        </w:r>
        <w:r>
          <w:rPr>
            <w:noProof/>
            <w:webHidden/>
          </w:rPr>
          <w:t>187</w:t>
        </w:r>
        <w:r>
          <w:rPr>
            <w:noProof/>
            <w:webHidden/>
          </w:rPr>
          <w:fldChar w:fldCharType="end"/>
        </w:r>
      </w:hyperlink>
    </w:p>
    <w:p w14:paraId="50E3096E"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14" w:history="1">
        <w:r w:rsidRPr="00D149E9">
          <w:rPr>
            <w:rStyle w:val="Hyperlink"/>
            <w:noProof/>
          </w:rPr>
          <w:t>27.</w:t>
        </w:r>
        <w:r>
          <w:rPr>
            <w:rFonts w:asciiTheme="minorHAnsi" w:eastAsiaTheme="minorEastAsia" w:hAnsiTheme="minorHAnsi" w:cstheme="minorBidi"/>
            <w:noProof/>
            <w:sz w:val="22"/>
            <w:szCs w:val="22"/>
          </w:rPr>
          <w:tab/>
        </w:r>
        <w:r w:rsidRPr="00D149E9">
          <w:rPr>
            <w:rStyle w:val="Hyperlink"/>
            <w:noProof/>
          </w:rPr>
          <w:t>Intellectual Property Statement</w:t>
        </w:r>
        <w:r>
          <w:rPr>
            <w:noProof/>
            <w:webHidden/>
          </w:rPr>
          <w:tab/>
        </w:r>
        <w:r>
          <w:rPr>
            <w:noProof/>
            <w:webHidden/>
          </w:rPr>
          <w:fldChar w:fldCharType="begin"/>
        </w:r>
        <w:r>
          <w:rPr>
            <w:noProof/>
            <w:webHidden/>
          </w:rPr>
          <w:instrText xml:space="preserve"> PAGEREF _Toc332724614 \h </w:instrText>
        </w:r>
        <w:r>
          <w:rPr>
            <w:noProof/>
            <w:webHidden/>
          </w:rPr>
        </w:r>
        <w:r>
          <w:rPr>
            <w:noProof/>
            <w:webHidden/>
          </w:rPr>
          <w:fldChar w:fldCharType="separate"/>
        </w:r>
        <w:r>
          <w:rPr>
            <w:noProof/>
            <w:webHidden/>
          </w:rPr>
          <w:t>188</w:t>
        </w:r>
        <w:r>
          <w:rPr>
            <w:noProof/>
            <w:webHidden/>
          </w:rPr>
          <w:fldChar w:fldCharType="end"/>
        </w:r>
      </w:hyperlink>
    </w:p>
    <w:p w14:paraId="30ED9B53"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15" w:history="1">
        <w:r w:rsidRPr="00D149E9">
          <w:rPr>
            <w:rStyle w:val="Hyperlink"/>
            <w:noProof/>
          </w:rPr>
          <w:t>28.</w:t>
        </w:r>
        <w:r>
          <w:rPr>
            <w:rFonts w:asciiTheme="minorHAnsi" w:eastAsiaTheme="minorEastAsia" w:hAnsiTheme="minorHAnsi" w:cstheme="minorBidi"/>
            <w:noProof/>
            <w:sz w:val="22"/>
            <w:szCs w:val="22"/>
          </w:rPr>
          <w:tab/>
        </w:r>
        <w:r w:rsidRPr="00D149E9">
          <w:rPr>
            <w:rStyle w:val="Hyperlink"/>
            <w:noProof/>
          </w:rPr>
          <w:t>Disclaimer</w:t>
        </w:r>
        <w:r>
          <w:rPr>
            <w:noProof/>
            <w:webHidden/>
          </w:rPr>
          <w:tab/>
        </w:r>
        <w:r>
          <w:rPr>
            <w:noProof/>
            <w:webHidden/>
          </w:rPr>
          <w:fldChar w:fldCharType="begin"/>
        </w:r>
        <w:r>
          <w:rPr>
            <w:noProof/>
            <w:webHidden/>
          </w:rPr>
          <w:instrText xml:space="preserve"> PAGEREF _Toc332724615 \h </w:instrText>
        </w:r>
        <w:r>
          <w:rPr>
            <w:noProof/>
            <w:webHidden/>
          </w:rPr>
        </w:r>
        <w:r>
          <w:rPr>
            <w:noProof/>
            <w:webHidden/>
          </w:rPr>
          <w:fldChar w:fldCharType="separate"/>
        </w:r>
        <w:r>
          <w:rPr>
            <w:noProof/>
            <w:webHidden/>
          </w:rPr>
          <w:t>189</w:t>
        </w:r>
        <w:r>
          <w:rPr>
            <w:noProof/>
            <w:webHidden/>
          </w:rPr>
          <w:fldChar w:fldCharType="end"/>
        </w:r>
      </w:hyperlink>
    </w:p>
    <w:p w14:paraId="266C9B3E"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16" w:history="1">
        <w:r w:rsidRPr="00D149E9">
          <w:rPr>
            <w:rStyle w:val="Hyperlink"/>
            <w:noProof/>
          </w:rPr>
          <w:t>29.</w:t>
        </w:r>
        <w:r>
          <w:rPr>
            <w:rFonts w:asciiTheme="minorHAnsi" w:eastAsiaTheme="minorEastAsia" w:hAnsiTheme="minorHAnsi" w:cstheme="minorBidi"/>
            <w:noProof/>
            <w:sz w:val="22"/>
            <w:szCs w:val="22"/>
          </w:rPr>
          <w:tab/>
        </w:r>
        <w:r w:rsidRPr="00D149E9">
          <w:rPr>
            <w:rStyle w:val="Hyperlink"/>
            <w:noProof/>
          </w:rPr>
          <w:t>Full Copyright Notice</w:t>
        </w:r>
        <w:r>
          <w:rPr>
            <w:noProof/>
            <w:webHidden/>
          </w:rPr>
          <w:tab/>
        </w:r>
        <w:r>
          <w:rPr>
            <w:noProof/>
            <w:webHidden/>
          </w:rPr>
          <w:fldChar w:fldCharType="begin"/>
        </w:r>
        <w:r>
          <w:rPr>
            <w:noProof/>
            <w:webHidden/>
          </w:rPr>
          <w:instrText xml:space="preserve"> PAGEREF _Toc332724616 \h </w:instrText>
        </w:r>
        <w:r>
          <w:rPr>
            <w:noProof/>
            <w:webHidden/>
          </w:rPr>
        </w:r>
        <w:r>
          <w:rPr>
            <w:noProof/>
            <w:webHidden/>
          </w:rPr>
          <w:fldChar w:fldCharType="separate"/>
        </w:r>
        <w:r>
          <w:rPr>
            <w:noProof/>
            <w:webHidden/>
          </w:rPr>
          <w:t>190</w:t>
        </w:r>
        <w:r>
          <w:rPr>
            <w:noProof/>
            <w:webHidden/>
          </w:rPr>
          <w:fldChar w:fldCharType="end"/>
        </w:r>
      </w:hyperlink>
    </w:p>
    <w:p w14:paraId="2F8C5611"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19" w:history="1">
        <w:r w:rsidRPr="00D149E9">
          <w:rPr>
            <w:rStyle w:val="Hyperlink"/>
            <w:noProof/>
          </w:rPr>
          <w:t>30.</w:t>
        </w:r>
        <w:r>
          <w:rPr>
            <w:rFonts w:asciiTheme="minorHAnsi" w:eastAsiaTheme="minorEastAsia" w:hAnsiTheme="minorHAnsi" w:cstheme="minorBidi"/>
            <w:noProof/>
            <w:sz w:val="22"/>
            <w:szCs w:val="22"/>
          </w:rPr>
          <w:tab/>
        </w:r>
        <w:r w:rsidRPr="00D149E9">
          <w:rPr>
            <w:rStyle w:val="Hyperlink"/>
            <w:noProof/>
          </w:rPr>
          <w:t>References</w:t>
        </w:r>
        <w:r>
          <w:rPr>
            <w:noProof/>
            <w:webHidden/>
          </w:rPr>
          <w:tab/>
        </w:r>
        <w:r>
          <w:rPr>
            <w:noProof/>
            <w:webHidden/>
          </w:rPr>
          <w:fldChar w:fldCharType="begin"/>
        </w:r>
        <w:r>
          <w:rPr>
            <w:noProof/>
            <w:webHidden/>
          </w:rPr>
          <w:instrText xml:space="preserve"> PAGEREF _Toc332724619 \h </w:instrText>
        </w:r>
        <w:r>
          <w:rPr>
            <w:noProof/>
            <w:webHidden/>
          </w:rPr>
        </w:r>
        <w:r>
          <w:rPr>
            <w:noProof/>
            <w:webHidden/>
          </w:rPr>
          <w:fldChar w:fldCharType="separate"/>
        </w:r>
        <w:r>
          <w:rPr>
            <w:noProof/>
            <w:webHidden/>
          </w:rPr>
          <w:t>191</w:t>
        </w:r>
        <w:r>
          <w:rPr>
            <w:noProof/>
            <w:webHidden/>
          </w:rPr>
          <w:fldChar w:fldCharType="end"/>
        </w:r>
      </w:hyperlink>
    </w:p>
    <w:p w14:paraId="35CE9B06"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20" w:history="1">
        <w:r w:rsidRPr="00D149E9">
          <w:rPr>
            <w:rStyle w:val="Hyperlink"/>
            <w:noProof/>
          </w:rPr>
          <w:t>31.</w:t>
        </w:r>
        <w:r>
          <w:rPr>
            <w:rFonts w:asciiTheme="minorHAnsi" w:eastAsiaTheme="minorEastAsia" w:hAnsiTheme="minorHAnsi" w:cstheme="minorBidi"/>
            <w:noProof/>
            <w:sz w:val="22"/>
            <w:szCs w:val="22"/>
          </w:rPr>
          <w:tab/>
        </w:r>
        <w:r w:rsidRPr="00D149E9">
          <w:rPr>
            <w:rStyle w:val="Hyperlink"/>
            <w:noProof/>
          </w:rPr>
          <w:t>Appendix A:Escape Scheme Use Cases</w:t>
        </w:r>
        <w:r>
          <w:rPr>
            <w:noProof/>
            <w:webHidden/>
          </w:rPr>
          <w:tab/>
        </w:r>
        <w:r>
          <w:rPr>
            <w:noProof/>
            <w:webHidden/>
          </w:rPr>
          <w:fldChar w:fldCharType="begin"/>
        </w:r>
        <w:r>
          <w:rPr>
            <w:noProof/>
            <w:webHidden/>
          </w:rPr>
          <w:instrText xml:space="preserve"> PAGEREF _Toc332724620 \h </w:instrText>
        </w:r>
        <w:r>
          <w:rPr>
            <w:noProof/>
            <w:webHidden/>
          </w:rPr>
        </w:r>
        <w:r>
          <w:rPr>
            <w:noProof/>
            <w:webHidden/>
          </w:rPr>
          <w:fldChar w:fldCharType="separate"/>
        </w:r>
        <w:r>
          <w:rPr>
            <w:noProof/>
            <w:webHidden/>
          </w:rPr>
          <w:t>192</w:t>
        </w:r>
        <w:r>
          <w:rPr>
            <w:noProof/>
            <w:webHidden/>
          </w:rPr>
          <w:fldChar w:fldCharType="end"/>
        </w:r>
      </w:hyperlink>
    </w:p>
    <w:p w14:paraId="521E0EA5"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622" w:history="1">
        <w:r w:rsidRPr="00D149E9">
          <w:rPr>
            <w:rStyle w:val="Hyperlink"/>
            <w:noProof/>
          </w:rPr>
          <w:t>31.1</w:t>
        </w:r>
        <w:r>
          <w:rPr>
            <w:rFonts w:asciiTheme="minorHAnsi" w:eastAsiaTheme="minorEastAsia" w:hAnsiTheme="minorHAnsi" w:cstheme="minorBidi"/>
            <w:noProof/>
            <w:sz w:val="22"/>
            <w:szCs w:val="22"/>
          </w:rPr>
          <w:tab/>
        </w:r>
        <w:r w:rsidRPr="00D149E9">
          <w:rPr>
            <w:rStyle w:val="Hyperlink"/>
            <w:noProof/>
          </w:rPr>
          <w:t>Escape Character same as dfdl:escapeEscapeCharacater</w:t>
        </w:r>
        <w:r>
          <w:rPr>
            <w:noProof/>
            <w:webHidden/>
          </w:rPr>
          <w:tab/>
        </w:r>
        <w:r>
          <w:rPr>
            <w:noProof/>
            <w:webHidden/>
          </w:rPr>
          <w:fldChar w:fldCharType="begin"/>
        </w:r>
        <w:r>
          <w:rPr>
            <w:noProof/>
            <w:webHidden/>
          </w:rPr>
          <w:instrText xml:space="preserve"> PAGEREF _Toc332724622 \h </w:instrText>
        </w:r>
        <w:r>
          <w:rPr>
            <w:noProof/>
            <w:webHidden/>
          </w:rPr>
        </w:r>
        <w:r>
          <w:rPr>
            <w:noProof/>
            <w:webHidden/>
          </w:rPr>
          <w:fldChar w:fldCharType="separate"/>
        </w:r>
        <w:r>
          <w:rPr>
            <w:noProof/>
            <w:webHidden/>
          </w:rPr>
          <w:t>192</w:t>
        </w:r>
        <w:r>
          <w:rPr>
            <w:noProof/>
            <w:webHidden/>
          </w:rPr>
          <w:fldChar w:fldCharType="end"/>
        </w:r>
      </w:hyperlink>
    </w:p>
    <w:p w14:paraId="6624A522"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624" w:history="1">
        <w:r w:rsidRPr="00D149E9">
          <w:rPr>
            <w:rStyle w:val="Hyperlink"/>
            <w:noProof/>
          </w:rPr>
          <w:t>31.2</w:t>
        </w:r>
        <w:r>
          <w:rPr>
            <w:rFonts w:asciiTheme="minorHAnsi" w:eastAsiaTheme="minorEastAsia" w:hAnsiTheme="minorHAnsi" w:cstheme="minorBidi"/>
            <w:noProof/>
            <w:sz w:val="22"/>
            <w:szCs w:val="22"/>
          </w:rPr>
          <w:tab/>
        </w:r>
        <w:r w:rsidRPr="00D149E9">
          <w:rPr>
            <w:rStyle w:val="Hyperlink"/>
            <w:noProof/>
          </w:rPr>
          <w:t>Escape Character different from dfdl:escapeEscapeCharacater</w:t>
        </w:r>
        <w:r>
          <w:rPr>
            <w:noProof/>
            <w:webHidden/>
          </w:rPr>
          <w:tab/>
        </w:r>
        <w:r>
          <w:rPr>
            <w:noProof/>
            <w:webHidden/>
          </w:rPr>
          <w:fldChar w:fldCharType="begin"/>
        </w:r>
        <w:r>
          <w:rPr>
            <w:noProof/>
            <w:webHidden/>
          </w:rPr>
          <w:instrText xml:space="preserve"> PAGEREF _Toc332724624 \h </w:instrText>
        </w:r>
        <w:r>
          <w:rPr>
            <w:noProof/>
            <w:webHidden/>
          </w:rPr>
        </w:r>
        <w:r>
          <w:rPr>
            <w:noProof/>
            <w:webHidden/>
          </w:rPr>
          <w:fldChar w:fldCharType="separate"/>
        </w:r>
        <w:r>
          <w:rPr>
            <w:noProof/>
            <w:webHidden/>
          </w:rPr>
          <w:t>192</w:t>
        </w:r>
        <w:r>
          <w:rPr>
            <w:noProof/>
            <w:webHidden/>
          </w:rPr>
          <w:fldChar w:fldCharType="end"/>
        </w:r>
      </w:hyperlink>
    </w:p>
    <w:p w14:paraId="26DFF759"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626" w:history="1">
        <w:r w:rsidRPr="00D149E9">
          <w:rPr>
            <w:rStyle w:val="Hyperlink"/>
            <w:noProof/>
          </w:rPr>
          <w:t>31.3</w:t>
        </w:r>
        <w:r>
          <w:rPr>
            <w:rFonts w:asciiTheme="minorHAnsi" w:eastAsiaTheme="minorEastAsia" w:hAnsiTheme="minorHAnsi" w:cstheme="minorBidi"/>
            <w:noProof/>
            <w:sz w:val="22"/>
            <w:szCs w:val="22"/>
          </w:rPr>
          <w:tab/>
        </w:r>
        <w:r w:rsidRPr="00D149E9">
          <w:rPr>
            <w:rStyle w:val="Hyperlink"/>
            <w:noProof/>
          </w:rPr>
          <w:t>Escape block with different start and end characters</w:t>
        </w:r>
        <w:r>
          <w:rPr>
            <w:noProof/>
            <w:webHidden/>
          </w:rPr>
          <w:tab/>
        </w:r>
        <w:r>
          <w:rPr>
            <w:noProof/>
            <w:webHidden/>
          </w:rPr>
          <w:fldChar w:fldCharType="begin"/>
        </w:r>
        <w:r>
          <w:rPr>
            <w:noProof/>
            <w:webHidden/>
          </w:rPr>
          <w:instrText xml:space="preserve"> PAGEREF _Toc332724626 \h </w:instrText>
        </w:r>
        <w:r>
          <w:rPr>
            <w:noProof/>
            <w:webHidden/>
          </w:rPr>
        </w:r>
        <w:r>
          <w:rPr>
            <w:noProof/>
            <w:webHidden/>
          </w:rPr>
          <w:fldChar w:fldCharType="separate"/>
        </w:r>
        <w:r>
          <w:rPr>
            <w:noProof/>
            <w:webHidden/>
          </w:rPr>
          <w:t>193</w:t>
        </w:r>
        <w:r>
          <w:rPr>
            <w:noProof/>
            <w:webHidden/>
          </w:rPr>
          <w:fldChar w:fldCharType="end"/>
        </w:r>
      </w:hyperlink>
    </w:p>
    <w:p w14:paraId="7920DDAE" w14:textId="77777777" w:rsidR="007D321A" w:rsidRDefault="007D321A">
      <w:pPr>
        <w:pStyle w:val="TOC2"/>
        <w:tabs>
          <w:tab w:val="left" w:pos="1000"/>
          <w:tab w:val="right" w:leader="dot" w:pos="8630"/>
        </w:tabs>
        <w:rPr>
          <w:rFonts w:asciiTheme="minorHAnsi" w:eastAsiaTheme="minorEastAsia" w:hAnsiTheme="minorHAnsi" w:cstheme="minorBidi"/>
          <w:noProof/>
          <w:sz w:val="22"/>
          <w:szCs w:val="22"/>
        </w:rPr>
      </w:pPr>
      <w:hyperlink w:anchor="_Toc332724627" w:history="1">
        <w:r w:rsidRPr="00D149E9">
          <w:rPr>
            <w:rStyle w:val="Hyperlink"/>
            <w:noProof/>
          </w:rPr>
          <w:t>31.4</w:t>
        </w:r>
        <w:r>
          <w:rPr>
            <w:rFonts w:asciiTheme="minorHAnsi" w:eastAsiaTheme="minorEastAsia" w:hAnsiTheme="minorHAnsi" w:cstheme="minorBidi"/>
            <w:noProof/>
            <w:sz w:val="22"/>
            <w:szCs w:val="22"/>
          </w:rPr>
          <w:tab/>
        </w:r>
        <w:r w:rsidRPr="00D149E9">
          <w:rPr>
            <w:rStyle w:val="Hyperlink"/>
            <w:noProof/>
          </w:rPr>
          <w:t>Escape block with same start and end characters</w:t>
        </w:r>
        <w:r>
          <w:rPr>
            <w:noProof/>
            <w:webHidden/>
          </w:rPr>
          <w:tab/>
        </w:r>
        <w:r>
          <w:rPr>
            <w:noProof/>
            <w:webHidden/>
          </w:rPr>
          <w:fldChar w:fldCharType="begin"/>
        </w:r>
        <w:r>
          <w:rPr>
            <w:noProof/>
            <w:webHidden/>
          </w:rPr>
          <w:instrText xml:space="preserve"> PAGEREF _Toc332724627 \h </w:instrText>
        </w:r>
        <w:r>
          <w:rPr>
            <w:noProof/>
            <w:webHidden/>
          </w:rPr>
        </w:r>
        <w:r>
          <w:rPr>
            <w:noProof/>
            <w:webHidden/>
          </w:rPr>
          <w:fldChar w:fldCharType="separate"/>
        </w:r>
        <w:r>
          <w:rPr>
            <w:noProof/>
            <w:webHidden/>
          </w:rPr>
          <w:t>194</w:t>
        </w:r>
        <w:r>
          <w:rPr>
            <w:noProof/>
            <w:webHidden/>
          </w:rPr>
          <w:fldChar w:fldCharType="end"/>
        </w:r>
      </w:hyperlink>
    </w:p>
    <w:p w14:paraId="7CE55FEE" w14:textId="77777777" w:rsidR="007D321A" w:rsidRDefault="007D321A">
      <w:pPr>
        <w:pStyle w:val="TOC1"/>
        <w:tabs>
          <w:tab w:val="left" w:pos="600"/>
          <w:tab w:val="right" w:leader="dot" w:pos="8630"/>
        </w:tabs>
        <w:rPr>
          <w:rFonts w:asciiTheme="minorHAnsi" w:eastAsiaTheme="minorEastAsia" w:hAnsiTheme="minorHAnsi" w:cstheme="minorBidi"/>
          <w:noProof/>
          <w:sz w:val="22"/>
          <w:szCs w:val="22"/>
        </w:rPr>
      </w:pPr>
      <w:hyperlink w:anchor="_Toc332724631" w:history="1">
        <w:r w:rsidRPr="00D149E9">
          <w:rPr>
            <w:rStyle w:val="Hyperlink"/>
            <w:noProof/>
          </w:rPr>
          <w:t>32.</w:t>
        </w:r>
        <w:r>
          <w:rPr>
            <w:rFonts w:asciiTheme="minorHAnsi" w:eastAsiaTheme="minorEastAsia" w:hAnsiTheme="minorHAnsi" w:cstheme="minorBidi"/>
            <w:noProof/>
            <w:sz w:val="22"/>
            <w:szCs w:val="22"/>
          </w:rPr>
          <w:tab/>
        </w:r>
        <w:r w:rsidRPr="00D149E9">
          <w:rPr>
            <w:rStyle w:val="Hyperlink"/>
            <w:noProof/>
          </w:rPr>
          <w:t xml:space="preserve">Appendix B: </w:t>
        </w:r>
        <w:r w:rsidRPr="00D149E9">
          <w:rPr>
            <w:rStyle w:val="Hyperlink"/>
            <w:rFonts w:eastAsia="MS Mincho"/>
            <w:noProof/>
            <w:lang w:eastAsia="ja-JP" w:bidi="he-IL"/>
          </w:rPr>
          <w:t>Encoding of delimiters different to encoding of data (eg, initiator and terminator different to data)</w:t>
        </w:r>
        <w:r>
          <w:rPr>
            <w:noProof/>
            <w:webHidden/>
          </w:rPr>
          <w:tab/>
        </w:r>
        <w:r>
          <w:rPr>
            <w:noProof/>
            <w:webHidden/>
          </w:rPr>
          <w:fldChar w:fldCharType="begin"/>
        </w:r>
        <w:r>
          <w:rPr>
            <w:noProof/>
            <w:webHidden/>
          </w:rPr>
          <w:instrText xml:space="preserve"> PAGEREF _Toc332724631 \h </w:instrText>
        </w:r>
        <w:r>
          <w:rPr>
            <w:noProof/>
            <w:webHidden/>
          </w:rPr>
        </w:r>
        <w:r>
          <w:rPr>
            <w:noProof/>
            <w:webHidden/>
          </w:rPr>
          <w:fldChar w:fldCharType="separate"/>
        </w:r>
        <w:r>
          <w:rPr>
            <w:noProof/>
            <w:webHidden/>
          </w:rPr>
          <w:t>196</w:t>
        </w:r>
        <w:r>
          <w:rPr>
            <w:noProof/>
            <w:webHidden/>
          </w:rPr>
          <w:fldChar w:fldCharType="end"/>
        </w:r>
      </w:hyperlink>
    </w:p>
    <w:p w14:paraId="74F2B9BE" w14:textId="77777777" w:rsidR="00987E46" w:rsidRPr="005223F4" w:rsidRDefault="00987E46" w:rsidP="00987E46">
      <w:pPr>
        <w:pStyle w:val="TOC2"/>
        <w:tabs>
          <w:tab w:val="left" w:pos="1000"/>
          <w:tab w:val="right" w:leader="dot" w:pos="8630"/>
        </w:tabs>
        <w:rPr>
          <w:b/>
          <w:bCs/>
        </w:rPr>
      </w:pPr>
      <w:r w:rsidRPr="005223F4">
        <w:rPr>
          <w:b/>
          <w:bCs/>
        </w:rPr>
        <w:fldChar w:fldCharType="end"/>
      </w:r>
    </w:p>
    <w:p w14:paraId="1ECCA815" w14:textId="77777777" w:rsidR="001571F5" w:rsidRPr="005223F4" w:rsidRDefault="001571F5" w:rsidP="0058086F">
      <w:pPr>
        <w:pStyle w:val="Heading1"/>
      </w:pPr>
      <w:bookmarkStart w:id="36" w:name="_Toc177399014"/>
      <w:bookmarkStart w:id="37" w:name="_Toc175057300"/>
      <w:bookmarkStart w:id="38" w:name="_Toc199516207"/>
      <w:bookmarkStart w:id="39" w:name="_Toc194983888"/>
      <w:bookmarkStart w:id="40" w:name="_Toc243112726"/>
      <w:bookmarkStart w:id="41" w:name="_Ref255463832"/>
      <w:bookmarkStart w:id="42" w:name="_Ref275431279"/>
      <w:bookmarkStart w:id="43" w:name="_Toc332724333"/>
      <w:r w:rsidRPr="005223F4">
        <w:t>Introduction</w:t>
      </w:r>
      <w:bookmarkEnd w:id="36"/>
      <w:bookmarkEnd w:id="37"/>
      <w:bookmarkEnd w:id="38"/>
      <w:bookmarkEnd w:id="39"/>
      <w:bookmarkEnd w:id="40"/>
      <w:bookmarkEnd w:id="41"/>
      <w:bookmarkEnd w:id="42"/>
      <w:bookmarkEnd w:id="43"/>
    </w:p>
    <w:p w14:paraId="2C59036C" w14:textId="77777777" w:rsidR="00E27523" w:rsidRPr="005223F4" w:rsidRDefault="00E27523" w:rsidP="007170DA">
      <w:bookmarkStart w:id="44"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77777777" w:rsidR="00E27523" w:rsidRPr="005223F4" w:rsidRDefault="00E27523" w:rsidP="009439D6">
      <w:pPr>
        <w:pStyle w:val="ListBullet"/>
        <w:numPr>
          <w:ilvl w:val="0"/>
          <w:numId w:val="71"/>
        </w:numPr>
      </w:pPr>
      <w:r w:rsidRPr="005223F4">
        <w:t>Textual data</w:t>
      </w:r>
      <w:r w:rsidR="00C204B1" w:rsidRPr="005223F4">
        <w:t xml:space="preserve"> defined by a format specific schema such as XML or JSON.</w:t>
      </w:r>
    </w:p>
    <w:p w14:paraId="578F3611" w14:textId="77777777" w:rsidR="00E27523" w:rsidRPr="005223F4" w:rsidRDefault="00E27523" w:rsidP="009439D6">
      <w:pPr>
        <w:pStyle w:val="ListBullet"/>
        <w:numPr>
          <w:ilvl w:val="0"/>
          <w:numId w:val="71"/>
        </w:numPr>
      </w:pPr>
      <w:r w:rsidRPr="005223F4">
        <w:t xml:space="preserve">Binary data in standard formats. </w:t>
      </w:r>
    </w:p>
    <w:p w14:paraId="2C1A219D" w14:textId="77777777" w:rsidR="00E27523" w:rsidRPr="005223F4" w:rsidRDefault="00E27523" w:rsidP="009439D6">
      <w:pPr>
        <w:pStyle w:val="ListBullet"/>
        <w:numPr>
          <w:ilvl w:val="0"/>
          <w:numId w:val="71"/>
        </w:numPr>
      </w:pPr>
      <w:r w:rsidRPr="005223F4">
        <w:t>Data with DFDL descriptors</w:t>
      </w:r>
      <w:r w:rsidR="001D1B6A" w:rsidRPr="005223F4">
        <w:t>.</w:t>
      </w:r>
      <w:r w:rsidRPr="005223F4">
        <w:t xml:space="preserve"> </w:t>
      </w:r>
    </w:p>
    <w:p w14:paraId="01884C0C" w14:textId="77777777"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data are</w:t>
      </w:r>
      <w:r w:rsidRPr="005223F4">
        <w:t xml:space="preserve"> also relatively new, and is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 or the use of XDR. These techniques lack the self-describing nature of XML-data. Scientific formats</w:t>
      </w:r>
      <w:r w:rsidR="005D4C14" w:rsidRPr="005223F4">
        <w:t>,</w:t>
      </w:r>
      <w:r w:rsidRPr="005223F4">
        <w:t xml:space="preserve"> such as NetCDF and HDF are used </w:t>
      </w:r>
      <w:r w:rsidR="005D4C14" w:rsidRPr="005223F4">
        <w:t>by</w:t>
      </w:r>
      <w:r w:rsidRPr="005223F4">
        <w:t xml:space="preserve"> some communities </w:t>
      </w:r>
      <w:r w:rsidR="00BA6DF1" w:rsidRPr="005223F4">
        <w:t xml:space="preserve">to </w:t>
      </w:r>
      <w:r w:rsidRPr="005223F4">
        <w:t>provide self-describing binary data. In the future</w:t>
      </w:r>
      <w:r w:rsidR="005D4C14" w:rsidRPr="005223F4">
        <w:t>,</w:t>
      </w:r>
      <w:r w:rsidRPr="005223F4">
        <w:t xml:space="preserve"> there may be </w:t>
      </w:r>
      <w:r w:rsidR="00BA6DF1" w:rsidRPr="005223F4">
        <w:t xml:space="preserve">standardized </w:t>
      </w:r>
      <w:r w:rsidRPr="005223F4">
        <w:t xml:space="preserve">binary-encoded XML data as there is a </w:t>
      </w:r>
      <w:r w:rsidR="00BA6DF1" w:rsidRPr="005223F4">
        <w:t xml:space="preserve">W3C </w:t>
      </w:r>
      <w:r w:rsidRPr="005223F4">
        <w:t xml:space="preserve">working group that has been formed on this subject. </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5223F4">
        <w:rPr>
          <w:i/>
          <w:iC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5223F4">
        <w:rPr>
          <w:i/>
          <w:iC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77777777" w:rsidR="00E27523" w:rsidRPr="005223F4" w:rsidRDefault="00E27523" w:rsidP="009439D6">
      <w:pPr>
        <w:pStyle w:val="ListBullet"/>
        <w:numPr>
          <w:ilvl w:val="0"/>
          <w:numId w:val="72"/>
        </w:numPr>
      </w:pPr>
      <w:r w:rsidRPr="005223F4">
        <w:t>Density</w:t>
      </w:r>
      <w:r w:rsidR="000616F9" w:rsidRPr="005223F4">
        <w:t>.</w:t>
      </w:r>
      <w:r w:rsidRPr="005223F4">
        <w:t xml:space="preserve"> </w:t>
      </w:r>
      <w:r w:rsidR="000616F9" w:rsidRPr="005223F4">
        <w:t>F</w:t>
      </w:r>
      <w:r w:rsidRPr="005223F4">
        <w:t>ewest bytes to represent information content (without resorting to compression). Fastest possible I/O.</w:t>
      </w:r>
    </w:p>
    <w:p w14:paraId="6F1B7D61" w14:textId="77777777" w:rsidR="00E27523" w:rsidRPr="005223F4" w:rsidRDefault="00E27523" w:rsidP="009439D6">
      <w:pPr>
        <w:pStyle w:val="ListBullet"/>
        <w:numPr>
          <w:ilvl w:val="0"/>
          <w:numId w:val="72"/>
        </w:numPr>
      </w:pPr>
      <w:r w:rsidRPr="005223F4">
        <w:t xml:space="preserve">Optimized I/O. Applications can write data aligned to byte, word, or even page boundaries and to use memory-mapped I/O to insure access to data content with the smallest number of machine cycles for common use cases without sacrificing general access. </w:t>
      </w:r>
    </w:p>
    <w:p w14:paraId="0CA5F48B" w14:textId="77777777" w:rsidR="001E1A5B" w:rsidRPr="005223F4" w:rsidRDefault="001E1A5B" w:rsidP="001E1A5B">
      <w:pPr>
        <w:pStyle w:val="ListBullet"/>
        <w:tabs>
          <w:tab w:val="clear" w:pos="360"/>
        </w:tabs>
        <w:ind w:left="0" w:firstLine="0"/>
      </w:pPr>
    </w:p>
    <w:p w14:paraId="55A3272D" w14:textId="77777777" w:rsidR="00E27523" w:rsidRPr="005223F4" w:rsidRDefault="00E27523" w:rsidP="001E1A5B">
      <w:pPr>
        <w:pStyle w:val="ListBullet"/>
        <w:tabs>
          <w:tab w:val="clear" w:pos="360"/>
        </w:tabs>
        <w:ind w:left="0" w:firstLine="0"/>
      </w:pPr>
      <w:r w:rsidRPr="005223F4">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For example, </w:t>
      </w:r>
      <w:r w:rsidR="00531F3A" w:rsidRPr="005223F4">
        <w:t xml:space="preserve">DFDL can provide </w:t>
      </w:r>
      <w:r w:rsidRPr="005223F4">
        <w:t>multiple representations</w:t>
      </w:r>
      <w:r w:rsidR="00531F3A" w:rsidRPr="005223F4">
        <w:t xml:space="preserve"> </w:t>
      </w:r>
      <w:r w:rsidR="00C232D1" w:rsidRPr="005223F4">
        <w:t>of</w:t>
      </w:r>
      <w:r w:rsidR="00531F3A" w:rsidRPr="005223F4">
        <w:t xml:space="preserve"> the same logical data </w:t>
      </w:r>
      <w:r w:rsidR="00C232D1" w:rsidRPr="005223F4">
        <w:t>and</w:t>
      </w:r>
      <w:r w:rsidR="00531F3A" w:rsidRPr="005223F4">
        <w:t xml:space="preserve"> </w:t>
      </w:r>
      <w:r w:rsidRPr="005223F4">
        <w:t xml:space="preserve">that </w:t>
      </w:r>
      <w:r w:rsidR="00C232D1" w:rsidRPr="005223F4">
        <w:t>data</w:t>
      </w:r>
      <w:r w:rsidRPr="005223F4">
        <w:t xml:space="preserve"> are optimized for specific uses.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5223F4" w:rsidRDefault="00880AA2">
      <w:pPr>
        <w:pStyle w:val="Heading2"/>
      </w:pPr>
      <w:bookmarkStart w:id="45" w:name="_Toc177399015"/>
      <w:bookmarkStart w:id="46" w:name="_Toc175057301"/>
      <w:bookmarkStart w:id="47" w:name="_Toc199516208"/>
      <w:bookmarkStart w:id="48" w:name="_Toc194983889"/>
      <w:bookmarkStart w:id="49" w:name="_Toc243112727"/>
      <w:bookmarkStart w:id="50" w:name="_Toc332724334"/>
      <w:r w:rsidRPr="005223F4">
        <w:t>Why is DFDL Needed?</w:t>
      </w:r>
      <w:bookmarkEnd w:id="45"/>
      <w:bookmarkEnd w:id="46"/>
      <w:bookmarkEnd w:id="47"/>
      <w:bookmarkEnd w:id="48"/>
      <w:bookmarkEnd w:id="49"/>
      <w:bookmarkEnd w:id="50"/>
    </w:p>
    <w:p w14:paraId="24956F61" w14:textId="77777777" w:rsidR="00880AA2" w:rsidRPr="005223F4" w:rsidRDefault="00CF3196" w:rsidP="00880AA2">
      <w:pPr>
        <w:pStyle w:val="nobreak"/>
      </w:pPr>
      <w:ins w:id="51" w:author="mbeckerle" w:date="2012-03-24T14:05:00Z">
        <w:r>
          <w:t xml:space="preserve">The question arises of why DFDL is needed in an era when there are so many standard data formats available. Ultimately, it is because </w:t>
        </w:r>
      </w:ins>
      <w:del w:id="52" w:author="mbeckerle" w:date="2012-03-24T13:30:00Z">
        <w:r w:rsidR="00880AA2" w:rsidRPr="005223F4" w:rsidDel="00815A7A">
          <w:delText>DFDL is needed in an era where there are so many standard data formats available</w:delText>
        </w:r>
        <w:r w:rsidR="007A470E" w:rsidRPr="005223F4" w:rsidDel="00815A7A">
          <w:delText>, because</w:delText>
        </w:r>
        <w:r w:rsidR="00880AA2" w:rsidRPr="005223F4" w:rsidDel="00815A7A">
          <w:delText xml:space="preserve"> </w:delText>
        </w:r>
        <w:r w:rsidR="007A470E" w:rsidRPr="005223F4" w:rsidDel="00815A7A">
          <w:delText>t</w:delText>
        </w:r>
      </w:del>
      <w:ins w:id="53" w:author="mbeckerle" w:date="2012-03-24T14:06:00Z">
        <w:r>
          <w:t>t</w:t>
        </w:r>
      </w:ins>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77777777"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5223F4">
        <w:rPr>
          <w:i/>
        </w:rPr>
        <w:t>longer</w:t>
      </w:r>
      <w:r w:rsidR="00202CCD" w:rsidRPr="005223F4">
        <w:t xml:space="preserve"> to program, but at least it's </w:t>
      </w:r>
      <w:r w:rsidR="00202CCD" w:rsidRPr="005223F4">
        <w:rPr>
          <w:i/>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77777777"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'important'.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pPr>
        <w:pStyle w:val="Heading2"/>
      </w:pPr>
      <w:bookmarkStart w:id="54" w:name="_Toc177399016"/>
      <w:bookmarkStart w:id="55" w:name="_Toc175057302"/>
      <w:bookmarkStart w:id="56" w:name="_Toc199516209"/>
      <w:bookmarkStart w:id="57" w:name="_Toc194983890"/>
      <w:bookmarkStart w:id="58" w:name="_Toc243112728"/>
      <w:bookmarkStart w:id="59" w:name="_Toc332724335"/>
      <w:r w:rsidRPr="005223F4">
        <w:t>What is DFDL?</w:t>
      </w:r>
      <w:bookmarkEnd w:id="54"/>
      <w:bookmarkEnd w:id="55"/>
      <w:bookmarkEnd w:id="56"/>
      <w:bookmarkEnd w:id="57"/>
      <w:bookmarkEnd w:id="58"/>
      <w:bookmarkEnd w:id="59"/>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77777777"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852983" w:rsidRPr="005223F4">
        <w:t xml:space="preserve"> </w:t>
      </w:r>
      <w:r w:rsidR="00592DD6" w:rsidRPr="005223F4">
        <w:t xml:space="preserve"> [XSDLV1]</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4857A6">
      <w:pPr>
        <w:pStyle w:val="Heading3"/>
      </w:pPr>
      <w:bookmarkStart w:id="60" w:name="_Toc177399017"/>
      <w:bookmarkStart w:id="61" w:name="_Toc175057303"/>
      <w:bookmarkStart w:id="62" w:name="_Toc199516210"/>
      <w:bookmarkStart w:id="63" w:name="_Toc194983891"/>
      <w:bookmarkStart w:id="64" w:name="_Toc243112729"/>
      <w:bookmarkStart w:id="65" w:name="_Toc332724336"/>
      <w:r w:rsidRPr="005223F4">
        <w:t>Simple Example</w:t>
      </w:r>
      <w:bookmarkEnd w:id="60"/>
      <w:bookmarkEnd w:id="61"/>
      <w:bookmarkEnd w:id="62"/>
      <w:bookmarkEnd w:id="63"/>
      <w:bookmarkEnd w:id="64"/>
      <w:bookmarkEnd w:id="65"/>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704888">
      <w:pPr>
        <w:pStyle w:val="XMLExcerpt"/>
        <w:rPr>
          <w:lang w:val="de-DE"/>
        </w:rPr>
      </w:pPr>
      <w:r w:rsidRPr="00014CEC">
        <w:rPr>
          <w:lang w:val="de-DE"/>
        </w:rPr>
        <w:t>&lt;w&gt;5&lt;/w&gt;</w:t>
      </w:r>
    </w:p>
    <w:p w14:paraId="08BF999F" w14:textId="77777777" w:rsidR="007441C5" w:rsidRPr="00014CEC" w:rsidRDefault="007441C5" w:rsidP="00704888">
      <w:pPr>
        <w:pStyle w:val="XMLExcerpt"/>
        <w:rPr>
          <w:lang w:val="de-DE"/>
        </w:rPr>
      </w:pPr>
      <w:r w:rsidRPr="00014CEC">
        <w:rPr>
          <w:lang w:val="de-DE"/>
        </w:rPr>
        <w:t>&lt;x&gt;7839372&lt;/x&gt;</w:t>
      </w:r>
    </w:p>
    <w:p w14:paraId="39751EA3" w14:textId="77777777" w:rsidR="007441C5" w:rsidRPr="00014CEC" w:rsidRDefault="007441C5" w:rsidP="00704888">
      <w:pPr>
        <w:pStyle w:val="XMLExcerpt"/>
        <w:rPr>
          <w:lang w:val="de-DE"/>
        </w:rPr>
      </w:pPr>
      <w:r w:rsidRPr="00014CEC">
        <w:rPr>
          <w:lang w:val="de-DE"/>
        </w:rPr>
        <w:t>&lt;y&gt;8.6E-200&lt;/y&gt;</w:t>
      </w:r>
    </w:p>
    <w:p w14:paraId="5D251DB1" w14:textId="77777777" w:rsidR="007441C5" w:rsidRPr="00014CEC" w:rsidRDefault="007441C5" w:rsidP="00704888">
      <w:pPr>
        <w:pStyle w:val="XMLExcerpt"/>
        <w:rPr>
          <w:lang w:val="de-DE"/>
        </w:rPr>
      </w:pPr>
      <w:r w:rsidRPr="00014CEC">
        <w:rPr>
          <w:lang w:val="de-DE"/>
        </w:rPr>
        <w:t>&lt;z&gt;-7.1E8&lt;/z&gt;</w:t>
      </w:r>
    </w:p>
    <w:p w14:paraId="73F0FE44" w14:textId="77777777" w:rsidR="007441C5" w:rsidRPr="00014CEC" w:rsidRDefault="007441C5" w:rsidP="007441C5">
      <w:pPr>
        <w:rPr>
          <w:lang w:val="de-DE"/>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77777777" w:rsidR="00CD30CE" w:rsidRPr="005223F4" w:rsidRDefault="000E1BC8" w:rsidP="00E83E4F">
      <w:pPr>
        <w:pStyle w:val="XMLExcerpt"/>
        <w:rPr>
          <w:sz w:val="18"/>
          <w:szCs w:val="18"/>
          <w:lang w:val="en-US"/>
        </w:rPr>
      </w:pPr>
      <w:del w:id="66" w:author="Steve Hanson" w:date="2012-02-23T10:31:00Z">
        <w:r w:rsidRPr="005223F4" w:rsidDel="00014CEC">
          <w:rPr>
            <w:sz w:val="18"/>
            <w:szCs w:val="18"/>
            <w:lang w:val="en-US"/>
          </w:rPr>
          <w:delText xml:space="preserve">  </w:delText>
        </w:r>
      </w:del>
      <w:ins w:id="67" w:author="Steve Hanson" w:date="2012-02-23T10:32:00Z">
        <w:r w:rsidR="00014CEC">
          <w:rPr>
            <w:sz w:val="18"/>
            <w:szCs w:val="18"/>
            <w:lang w:val="en-US"/>
          </w:rPr>
          <w:t xml:space="preserve">  </w:t>
        </w:r>
      </w:ins>
      <w:r w:rsidR="00C07A9E" w:rsidRPr="005223F4">
        <w:rPr>
          <w:sz w:val="18"/>
          <w:szCs w:val="18"/>
          <w:lang w:val="en-US"/>
        </w:rPr>
        <w:t>&lt;xs:complexType</w:t>
      </w:r>
      <w:r w:rsidRPr="005223F4">
        <w:rPr>
          <w:sz w:val="18"/>
          <w:szCs w:val="18"/>
          <w:lang w:val="en-US"/>
        </w:rPr>
        <w:t xml:space="preserve"> name="example1"&gt;</w:t>
      </w:r>
    </w:p>
    <w:p w14:paraId="4AC2428F" w14:textId="77777777" w:rsidR="007441C5" w:rsidDel="00014CEC" w:rsidRDefault="00014CEC" w:rsidP="00E83E4F">
      <w:pPr>
        <w:pStyle w:val="XMLExcerpt"/>
        <w:rPr>
          <w:del w:id="68" w:author="Unknown"/>
          <w:sz w:val="18"/>
          <w:szCs w:val="18"/>
          <w:lang w:val="en-US"/>
        </w:rPr>
      </w:pPr>
      <w:ins w:id="69" w:author="Steve Hanson" w:date="2012-02-23T10:32:00Z">
        <w:r>
          <w:rPr>
            <w:sz w:val="18"/>
            <w:szCs w:val="18"/>
            <w:lang w:val="en-US"/>
          </w:rPr>
          <w:t xml:space="preserve">    </w:t>
        </w:r>
      </w:ins>
      <w:r w:rsidR="007441C5" w:rsidRPr="005223F4">
        <w:rPr>
          <w:sz w:val="18"/>
          <w:szCs w:val="18"/>
          <w:lang w:val="en-US"/>
        </w:rPr>
        <w:t>&lt;xs:sequence&gt;</w:t>
      </w:r>
    </w:p>
    <w:p w14:paraId="19803F05" w14:textId="77777777" w:rsidR="00014CEC" w:rsidRPr="005223F4" w:rsidRDefault="00014CEC" w:rsidP="004C4665">
      <w:pPr>
        <w:pStyle w:val="XMLExcerpt"/>
        <w:rPr>
          <w:ins w:id="70" w:author="Steve Hanson" w:date="2012-02-23T10:32:00Z"/>
          <w:sz w:val="18"/>
          <w:szCs w:val="18"/>
          <w:lang w:val="en-US"/>
        </w:rPr>
      </w:pPr>
    </w:p>
    <w:p w14:paraId="67FE58D6" w14:textId="77777777" w:rsidR="007441C5" w:rsidRPr="005223F4" w:rsidRDefault="00014CEC" w:rsidP="00E83E4F">
      <w:pPr>
        <w:pStyle w:val="XMLExcerpt"/>
        <w:rPr>
          <w:sz w:val="18"/>
          <w:szCs w:val="18"/>
          <w:lang w:val="en-US"/>
        </w:rPr>
      </w:pPr>
      <w:ins w:id="71" w:author="Steve Hanson" w:date="2012-02-23T10:32:00Z">
        <w:r>
          <w:rPr>
            <w:sz w:val="18"/>
            <w:szCs w:val="18"/>
            <w:lang w:val="en-US"/>
          </w:rPr>
          <w:t xml:space="preserve">      </w:t>
        </w:r>
      </w:ins>
      <w:del w:id="72" w:author="Steve Hanson" w:date="2012-02-23T10:32:00Z">
        <w:r w:rsidR="007441C5" w:rsidRPr="005223F4" w:rsidDel="00014CEC">
          <w:rPr>
            <w:sz w:val="18"/>
            <w:szCs w:val="18"/>
            <w:lang w:val="en-US"/>
          </w:rPr>
          <w:delText xml:space="preserve"> </w:delText>
        </w:r>
        <w:r w:rsidR="00E83E4F" w:rsidRPr="005223F4" w:rsidDel="00014CEC">
          <w:rPr>
            <w:sz w:val="18"/>
            <w:szCs w:val="18"/>
            <w:lang w:val="en-US"/>
          </w:rPr>
          <w:tab/>
        </w:r>
        <w:r w:rsidR="007441C5" w:rsidRPr="005223F4" w:rsidDel="00014CEC">
          <w:rPr>
            <w:sz w:val="18"/>
            <w:szCs w:val="18"/>
            <w:lang w:val="en-US"/>
          </w:rPr>
          <w:delText xml:space="preserve"> </w:delText>
        </w:r>
      </w:del>
      <w:r w:rsidR="007441C5" w:rsidRPr="005223F4">
        <w:rPr>
          <w:sz w:val="18"/>
          <w:szCs w:val="18"/>
          <w:lang w:val="en-US"/>
        </w:rPr>
        <w:t>&lt;xs:element name="w" type=</w:t>
      </w:r>
      <w:r w:rsidR="00BF450E" w:rsidRPr="005223F4">
        <w:rPr>
          <w:sz w:val="18"/>
          <w:szCs w:val="18"/>
          <w:lang w:val="en-US"/>
        </w:rPr>
        <w:t>"xs:int"</w:t>
      </w:r>
      <w:r w:rsidR="007441C5" w:rsidRPr="005223F4">
        <w:rPr>
          <w:sz w:val="18"/>
          <w:szCs w:val="18"/>
          <w:lang w:val="en-US"/>
        </w:rPr>
        <w:t>/&gt;</w:t>
      </w:r>
    </w:p>
    <w:p w14:paraId="23A30886" w14:textId="77777777" w:rsidR="007441C5" w:rsidRPr="005223F4" w:rsidRDefault="007441C5" w:rsidP="00E83E4F">
      <w:pPr>
        <w:pStyle w:val="XMLExcerpt"/>
        <w:rPr>
          <w:sz w:val="18"/>
          <w:szCs w:val="18"/>
          <w:lang w:val="en-US"/>
        </w:rPr>
      </w:pPr>
      <w:r w:rsidRPr="005223F4">
        <w:rPr>
          <w:sz w:val="18"/>
          <w:szCs w:val="18"/>
          <w:lang w:val="en-US"/>
        </w:rPr>
        <w:t xml:space="preserve"> </w:t>
      </w:r>
      <w:del w:id="73" w:author="Steve Hanson" w:date="2012-02-23T10:32:00Z">
        <w:r w:rsidR="00E83E4F" w:rsidRPr="005223F4" w:rsidDel="00014CEC">
          <w:rPr>
            <w:sz w:val="18"/>
            <w:szCs w:val="18"/>
            <w:lang w:val="en-US"/>
          </w:rPr>
          <w:tab/>
        </w:r>
        <w:r w:rsidRPr="005223F4" w:rsidDel="00014CEC">
          <w:rPr>
            <w:sz w:val="18"/>
            <w:szCs w:val="18"/>
            <w:lang w:val="en-US"/>
          </w:rPr>
          <w:delText xml:space="preserve"> </w:delText>
        </w:r>
      </w:del>
      <w:ins w:id="74" w:author="Steve Hanson" w:date="2012-02-23T10:32:00Z">
        <w:r w:rsidR="00014CEC">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408ABD0B" w14:textId="77777777" w:rsidR="007441C5" w:rsidRPr="005223F4" w:rsidRDefault="007441C5" w:rsidP="00E83E4F">
      <w:pPr>
        <w:pStyle w:val="XMLExcerpt"/>
        <w:rPr>
          <w:sz w:val="18"/>
          <w:szCs w:val="18"/>
          <w:lang w:val="en-US"/>
        </w:rPr>
      </w:pPr>
      <w:del w:id="75" w:author="Steve Hanson" w:date="2012-02-23T10:32:00Z">
        <w:r w:rsidRPr="005223F4" w:rsidDel="00014CEC">
          <w:rPr>
            <w:sz w:val="18"/>
            <w:szCs w:val="18"/>
            <w:lang w:val="en-US"/>
          </w:rPr>
          <w:delText xml:space="preserve"> </w:delText>
        </w:r>
        <w:r w:rsidR="00E83E4F" w:rsidRPr="005223F4" w:rsidDel="00014CEC">
          <w:rPr>
            <w:sz w:val="18"/>
            <w:szCs w:val="18"/>
            <w:lang w:val="en-US"/>
          </w:rPr>
          <w:tab/>
        </w:r>
      </w:del>
      <w:ins w:id="76" w:author="Steve Hanson" w:date="2012-02-23T10:32:00Z">
        <w:r w:rsidR="00014CEC">
          <w:rPr>
            <w:sz w:val="18"/>
            <w:szCs w:val="18"/>
            <w:lang w:val="en-US"/>
          </w:rPr>
          <w:t xml:space="preserve">     </w:t>
        </w:r>
      </w:ins>
      <w:r w:rsidRPr="005223F4">
        <w:rPr>
          <w:sz w:val="18"/>
          <w:szCs w:val="18"/>
          <w:lang w:val="en-US"/>
        </w:rPr>
        <w:t xml:space="preserve"> &lt;xs:element name="y" type=</w:t>
      </w:r>
      <w:r w:rsidR="00BF450E" w:rsidRPr="005223F4">
        <w:rPr>
          <w:sz w:val="18"/>
          <w:szCs w:val="18"/>
          <w:lang w:val="en-US"/>
        </w:rPr>
        <w:t>"xs:double"</w:t>
      </w:r>
      <w:r w:rsidRPr="005223F4">
        <w:rPr>
          <w:sz w:val="18"/>
          <w:szCs w:val="18"/>
          <w:lang w:val="en-US"/>
        </w:rPr>
        <w:t>/&gt;</w:t>
      </w:r>
    </w:p>
    <w:p w14:paraId="258329F6" w14:textId="77777777" w:rsidR="007441C5" w:rsidRPr="005223F4" w:rsidRDefault="007441C5" w:rsidP="00E83E4F">
      <w:pPr>
        <w:pStyle w:val="XMLExcerpt"/>
        <w:rPr>
          <w:sz w:val="18"/>
          <w:szCs w:val="18"/>
          <w:lang w:val="en-US"/>
        </w:rPr>
      </w:pPr>
      <w:del w:id="77" w:author="Steve Hanson" w:date="2012-02-23T10:32:00Z">
        <w:r w:rsidRPr="005223F4" w:rsidDel="00014CEC">
          <w:rPr>
            <w:sz w:val="18"/>
            <w:szCs w:val="18"/>
            <w:lang w:val="en-US"/>
          </w:rPr>
          <w:delText xml:space="preserve"> </w:delText>
        </w:r>
        <w:r w:rsidR="00E83E4F" w:rsidRPr="005223F4" w:rsidDel="00014CEC">
          <w:rPr>
            <w:sz w:val="18"/>
            <w:szCs w:val="18"/>
            <w:lang w:val="en-US"/>
          </w:rPr>
          <w:tab/>
        </w:r>
        <w:r w:rsidRPr="005223F4" w:rsidDel="00014CEC">
          <w:rPr>
            <w:sz w:val="18"/>
            <w:szCs w:val="18"/>
            <w:lang w:val="en-US"/>
          </w:rPr>
          <w:delText xml:space="preserve"> </w:delText>
        </w:r>
      </w:del>
      <w:ins w:id="78" w:author="Steve Hanson" w:date="2012-02-23T10:32:00Z">
        <w:r w:rsidR="00014CEC">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33ED897A" w14:textId="77777777" w:rsidR="007441C5" w:rsidRPr="005223F4" w:rsidRDefault="00014CEC" w:rsidP="004C4665">
      <w:pPr>
        <w:pStyle w:val="XMLExcerpt"/>
        <w:rPr>
          <w:sz w:val="18"/>
          <w:szCs w:val="18"/>
          <w:lang w:val="en-US"/>
        </w:rPr>
      </w:pPr>
      <w:ins w:id="79" w:author="Steve Hanson" w:date="2012-02-23T10:32:00Z">
        <w:r>
          <w:rPr>
            <w:sz w:val="18"/>
            <w:szCs w:val="18"/>
            <w:lang w:val="en-US"/>
          </w:rPr>
          <w:t xml:space="preserve">    </w:t>
        </w:r>
      </w:ins>
      <w:r w:rsidR="007441C5" w:rsidRPr="005223F4">
        <w:rPr>
          <w:sz w:val="18"/>
          <w:szCs w:val="18"/>
          <w:lang w:val="en-US"/>
        </w:rPr>
        <w:t>&lt;/xs:sequence&gt;</w:t>
      </w:r>
    </w:p>
    <w:p w14:paraId="3ABFCF42" w14:textId="77777777" w:rsidR="000E1BC8" w:rsidRPr="005223F4" w:rsidRDefault="00014CEC" w:rsidP="00E83E4F">
      <w:pPr>
        <w:pStyle w:val="XMLExcerpt"/>
        <w:rPr>
          <w:sz w:val="18"/>
          <w:szCs w:val="18"/>
          <w:lang w:val="en-US"/>
        </w:rPr>
      </w:pPr>
      <w:ins w:id="80" w:author="Steve Hanson" w:date="2012-02-23T10:33:00Z">
        <w:r>
          <w:rPr>
            <w:sz w:val="18"/>
            <w:szCs w:val="18"/>
            <w:lang w:val="en-US"/>
          </w:rPr>
          <w:t xml:space="preserve">  </w:t>
        </w:r>
      </w:ins>
      <w:del w:id="81" w:author="Steve Hanson" w:date="2012-02-23T10:33:00Z">
        <w:r w:rsidR="000E1BC8" w:rsidRPr="005223F4" w:rsidDel="00014CEC">
          <w:rPr>
            <w:sz w:val="18"/>
            <w:szCs w:val="18"/>
            <w:lang w:val="en-US"/>
          </w:rPr>
          <w:delText xml:space="preserve">  </w:delText>
        </w:r>
      </w:del>
      <w:r w:rsidR="000E1BC8" w:rsidRPr="005223F4">
        <w:rPr>
          <w:sz w:val="18"/>
          <w:szCs w:val="18"/>
          <w:lang w:val="en-US"/>
        </w:rPr>
        <w:t>&lt;/</w:t>
      </w:r>
      <w:r w:rsidR="00C07A9E" w:rsidRPr="005223F4">
        <w:rPr>
          <w:sz w:val="18"/>
          <w:szCs w:val="18"/>
          <w:lang w:val="en-US"/>
        </w:rPr>
        <w:t>xs:</w:t>
      </w:r>
      <w:r w:rsidR="000E1BC8" w:rsidRPr="005223F4">
        <w:rPr>
          <w:sz w:val="18"/>
          <w:szCs w:val="18"/>
          <w:lang w:val="en-US"/>
        </w:rPr>
        <w:t>complexType&gt;</w:t>
      </w:r>
    </w:p>
    <w:p w14:paraId="6B7EEAD2" w14:textId="77777777" w:rsidR="007441C5" w:rsidRPr="005223F4" w:rsidRDefault="007441C5" w:rsidP="007441C5"/>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0C68C6">
      <w:pPr>
        <w:pStyle w:val="CodeBlock"/>
      </w:pPr>
      <w:r w:rsidRPr="005223F4">
        <w:t xml:space="preserve">0000 0005 0077 9e8c </w:t>
      </w:r>
    </w:p>
    <w:p w14:paraId="5C3AE747" w14:textId="77777777" w:rsidR="000C68C6" w:rsidRPr="005223F4" w:rsidRDefault="000C68C6" w:rsidP="000C68C6">
      <w:pPr>
        <w:pStyle w:val="CodeBlock"/>
      </w:pPr>
      <w:r w:rsidRPr="005223F4">
        <w:t xml:space="preserve">169a 54dd 0a1b 4a3f </w:t>
      </w:r>
    </w:p>
    <w:p w14:paraId="5AC76675" w14:textId="77777777" w:rsidR="000C68C6" w:rsidRPr="005223F4" w:rsidRDefault="000C68C6" w:rsidP="000C68C6">
      <w:pPr>
        <w:pStyle w:val="CodeBlock"/>
      </w:pPr>
      <w:r w:rsidRPr="005223F4">
        <w:t>ce29 46f6</w:t>
      </w:r>
    </w:p>
    <w:p w14:paraId="2EB28446" w14:textId="77777777" w:rsidR="000C68C6" w:rsidRPr="005223F4" w:rsidRDefault="000C68C6" w:rsidP="00BB466F">
      <w:pPr>
        <w:pStyle w:val="nobreak"/>
        <w:rPr>
          <w:rFonts w:ascii="Courier" w:hAnsi="Courier"/>
          <w:noProof/>
          <w:sz w:val="18"/>
          <w:szCs w:val="18"/>
        </w:rPr>
      </w:pP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77777777" w:rsidR="00C52CA4" w:rsidRPr="005223F4" w:rsidRDefault="00C52CA4" w:rsidP="00E2087E">
      <w:pPr>
        <w:pStyle w:val="XMLExcerpt"/>
        <w:rPr>
          <w:b/>
          <w:sz w:val="18"/>
          <w:szCs w:val="18"/>
          <w:lang w:val="en-US"/>
        </w:rPr>
      </w:pPr>
      <w:r w:rsidRPr="005223F4">
        <w:rPr>
          <w:sz w:val="18"/>
          <w:szCs w:val="18"/>
          <w:lang w:val="en-US"/>
        </w:rPr>
        <w:t xml:space="preserve">  </w:t>
      </w:r>
      <w:del w:id="82" w:author="Steve Hanson" w:date="2012-02-23T10:33:00Z">
        <w:r w:rsidRPr="005223F4" w:rsidDel="00014CEC">
          <w:rPr>
            <w:sz w:val="18"/>
            <w:szCs w:val="18"/>
            <w:lang w:val="en-US"/>
          </w:rPr>
          <w:delText xml:space="preserve"> </w:delText>
        </w:r>
      </w:del>
      <w:r w:rsidRPr="005223F4">
        <w:rPr>
          <w:sz w:val="18"/>
          <w:szCs w:val="18"/>
          <w:lang w:val="en-US"/>
        </w:rPr>
        <w:t>&lt;xs:complexType &gt;</w:t>
      </w:r>
      <w:r w:rsidR="0024540C" w:rsidRPr="005223F4">
        <w:rPr>
          <w:b/>
          <w:sz w:val="18"/>
          <w:szCs w:val="18"/>
          <w:lang w:val="en-US"/>
        </w:rPr>
        <w:t xml:space="preserve">                    </w:t>
      </w:r>
    </w:p>
    <w:p w14:paraId="4D418341" w14:textId="77777777" w:rsidR="00C52CA4" w:rsidRPr="005223F4" w:rsidRDefault="00C52CA4" w:rsidP="00E2087E">
      <w:pPr>
        <w:pStyle w:val="XMLExcerpt"/>
        <w:rPr>
          <w:sz w:val="18"/>
          <w:szCs w:val="18"/>
          <w:lang w:val="en-US"/>
        </w:rPr>
      </w:pPr>
      <w:del w:id="83" w:author="Steve Hanson" w:date="2012-02-23T10:33:00Z">
        <w:r w:rsidRPr="005223F4" w:rsidDel="00014CEC">
          <w:rPr>
            <w:sz w:val="18"/>
            <w:szCs w:val="18"/>
            <w:lang w:val="en-US"/>
          </w:rPr>
          <w:tab/>
          <w:delText xml:space="preserve">  </w:delText>
        </w:r>
      </w:del>
      <w:ins w:id="84" w:author="Steve Hanson" w:date="2012-02-23T10:33:00Z">
        <w:r w:rsidR="00014CEC">
          <w:rPr>
            <w:sz w:val="18"/>
            <w:szCs w:val="18"/>
            <w:lang w:val="en-US"/>
          </w:rPr>
          <w:t xml:space="preserve">    </w:t>
        </w:r>
      </w:ins>
      <w:r w:rsidRPr="005223F4">
        <w:rPr>
          <w:sz w:val="18"/>
          <w:szCs w:val="18"/>
          <w:lang w:val="en-US"/>
        </w:rPr>
        <w:t>&lt;xs:sequence</w:t>
      </w:r>
      <w:r w:rsidR="00E2087E" w:rsidRPr="005223F4">
        <w:rPr>
          <w:sz w:val="18"/>
          <w:szCs w:val="18"/>
          <w:lang w:val="en-US"/>
        </w:rPr>
        <w:t xml:space="preserve"> </w:t>
      </w:r>
      <w:r w:rsidR="00E2087E" w:rsidRPr="005223F4">
        <w:rPr>
          <w:rFonts w:eastAsia="MS Mincho"/>
          <w:sz w:val="18"/>
          <w:szCs w:val="18"/>
          <w:lang w:val="en-US" w:eastAsia="ja-JP"/>
        </w:rPr>
        <w:t>dfdl:byteOrder="bigEndian"</w:t>
      </w:r>
      <w:r w:rsidRPr="005223F4">
        <w:rPr>
          <w:sz w:val="18"/>
          <w:szCs w:val="18"/>
          <w:lang w:val="en-US"/>
        </w:rPr>
        <w:t>&gt;</w:t>
      </w:r>
    </w:p>
    <w:p w14:paraId="655536B1" w14:textId="77777777" w:rsidR="00C52CA4" w:rsidRPr="005223F4" w:rsidRDefault="00353B78" w:rsidP="00353B78">
      <w:pPr>
        <w:pStyle w:val="XMLExcerpt"/>
        <w:rPr>
          <w:sz w:val="18"/>
          <w:szCs w:val="18"/>
          <w:lang w:val="en-US"/>
        </w:rPr>
      </w:pPr>
      <w:del w:id="85" w:author="Steve Hanson" w:date="2012-02-23T10:33:00Z">
        <w:r w:rsidRPr="005223F4" w:rsidDel="00014CEC">
          <w:rPr>
            <w:sz w:val="18"/>
            <w:szCs w:val="18"/>
            <w:lang w:val="en-US"/>
          </w:rPr>
          <w:delText xml:space="preserve">      </w:delText>
        </w:r>
        <w:r w:rsidR="00C52CA4" w:rsidRPr="005223F4" w:rsidDel="00014CEC">
          <w:rPr>
            <w:sz w:val="18"/>
            <w:szCs w:val="18"/>
            <w:lang w:val="en-US"/>
          </w:rPr>
          <w:delText xml:space="preserve">    </w:delText>
        </w:r>
      </w:del>
      <w:ins w:id="86" w:author="Steve Hanson" w:date="2012-02-23T10:33:00Z">
        <w:r w:rsidR="00014CEC">
          <w:rPr>
            <w:sz w:val="18"/>
            <w:szCs w:val="18"/>
            <w:lang w:val="en-US"/>
          </w:rPr>
          <w:t xml:space="preserve">      </w:t>
        </w:r>
      </w:ins>
      <w:r w:rsidR="00C52CA4" w:rsidRPr="005223F4">
        <w:rPr>
          <w:sz w:val="18"/>
          <w:szCs w:val="18"/>
          <w:lang w:val="en-US"/>
        </w:rPr>
        <w:t>&lt;xs:element name="w" type="</w:t>
      </w:r>
      <w:r w:rsidR="00845FC6" w:rsidRPr="005223F4">
        <w:rPr>
          <w:sz w:val="18"/>
          <w:szCs w:val="18"/>
          <w:lang w:val="en-US"/>
        </w:rPr>
        <w:t>xs:</w:t>
      </w:r>
      <w:r w:rsidR="00C52CA4" w:rsidRPr="005223F4">
        <w:rPr>
          <w:sz w:val="18"/>
          <w:szCs w:val="18"/>
          <w:lang w:val="en-US"/>
        </w:rPr>
        <w:t>int"&gt;</w:t>
      </w:r>
    </w:p>
    <w:p w14:paraId="11201B97" w14:textId="77777777" w:rsidR="00EC1C17" w:rsidRPr="005223F4" w:rsidRDefault="00353B78" w:rsidP="00EC1C17">
      <w:pPr>
        <w:pStyle w:val="XMLExcerpt"/>
        <w:rPr>
          <w:rStyle w:val="CodeCharacter"/>
          <w:b/>
          <w:bCs/>
          <w:szCs w:val="18"/>
          <w:lang w:val="en-US"/>
        </w:rPr>
      </w:pPr>
      <w:del w:id="87" w:author="Steve Hanson" w:date="2012-02-23T10:33:00Z">
        <w:r w:rsidRPr="005223F4" w:rsidDel="00014CEC">
          <w:rPr>
            <w:rStyle w:val="CodeCharacter"/>
            <w:b/>
            <w:bCs/>
            <w:szCs w:val="18"/>
            <w:lang w:val="en-US"/>
          </w:rPr>
          <w:delText xml:space="preserve">         </w:delText>
        </w:r>
        <w:r w:rsidR="00EC1C17" w:rsidRPr="005223F4" w:rsidDel="00014CEC">
          <w:rPr>
            <w:rStyle w:val="CodeCharacter"/>
            <w:b/>
            <w:bCs/>
            <w:szCs w:val="18"/>
            <w:lang w:val="en-US"/>
          </w:rPr>
          <w:delText xml:space="preserve">    </w:delText>
        </w:r>
      </w:del>
      <w:ins w:id="88" w:author="Steve Hanson" w:date="2012-02-23T10:33:00Z">
        <w:r w:rsidR="00014CEC">
          <w:rPr>
            <w:rStyle w:val="CodeCharacter"/>
            <w:b/>
            <w:bCs/>
            <w:szCs w:val="18"/>
            <w:lang w:val="en-US"/>
          </w:rPr>
          <w:t xml:space="preserve">        </w:t>
        </w:r>
      </w:ins>
      <w:r w:rsidR="00EC1C17" w:rsidRPr="005223F4">
        <w:rPr>
          <w:rStyle w:val="CodeCharacter"/>
          <w:b/>
          <w:bCs/>
          <w:szCs w:val="18"/>
          <w:lang w:val="en-US"/>
        </w:rPr>
        <w:t>&lt;xs:annotation&gt;</w:t>
      </w:r>
    </w:p>
    <w:p w14:paraId="17CF29ED" w14:textId="77777777" w:rsidR="00EC1C17" w:rsidRPr="005223F4" w:rsidRDefault="00EC1C17" w:rsidP="00EC1C17">
      <w:pPr>
        <w:pStyle w:val="XMLExcerpt"/>
        <w:rPr>
          <w:rStyle w:val="CodeCharacter"/>
          <w:b/>
          <w:bCs/>
          <w:szCs w:val="18"/>
          <w:lang w:val="en-US"/>
        </w:rPr>
      </w:pPr>
      <w:del w:id="89" w:author="Steve Hanson" w:date="2012-02-23T10:33:00Z">
        <w:r w:rsidRPr="005223F4" w:rsidDel="00014CEC">
          <w:rPr>
            <w:rStyle w:val="CodeCharacter"/>
            <w:b/>
            <w:bCs/>
            <w:szCs w:val="18"/>
            <w:lang w:val="en-US"/>
          </w:rPr>
          <w:delText xml:space="preserve"> </w:delText>
        </w:r>
        <w:r w:rsidR="00353B78" w:rsidRPr="005223F4" w:rsidDel="00014CEC">
          <w:rPr>
            <w:rStyle w:val="CodeCharacter"/>
            <w:b/>
            <w:bCs/>
            <w:szCs w:val="18"/>
            <w:lang w:val="en-US"/>
          </w:rPr>
          <w:delText xml:space="preserve">         </w:delText>
        </w:r>
        <w:r w:rsidRPr="005223F4" w:rsidDel="00014CEC">
          <w:rPr>
            <w:rStyle w:val="CodeCharacter"/>
            <w:b/>
            <w:bCs/>
            <w:szCs w:val="18"/>
            <w:lang w:val="en-US"/>
          </w:rPr>
          <w:delText xml:space="preserve">     </w:delText>
        </w:r>
      </w:del>
      <w:ins w:id="90" w:author="Steve Hanson" w:date="2012-02-23T10:33: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1883A2D" w14:textId="77777777" w:rsidR="00845FC6" w:rsidRPr="005223F4" w:rsidRDefault="00353B78" w:rsidP="00845FC6">
      <w:pPr>
        <w:pStyle w:val="XMLExcerpt"/>
        <w:rPr>
          <w:b/>
          <w:bCs/>
          <w:sz w:val="18"/>
          <w:szCs w:val="18"/>
          <w:lang w:val="en-US"/>
        </w:rPr>
      </w:pPr>
      <w:del w:id="91" w:author="Steve Hanson" w:date="2012-02-23T10:33: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92" w:author="Steve Hanson" w:date="2012-02-23T10:33:00Z">
        <w:r w:rsidR="00014CEC">
          <w:rPr>
            <w:b/>
            <w:bCs/>
            <w:sz w:val="18"/>
            <w:szCs w:val="18"/>
            <w:lang w:val="en-US"/>
          </w:rPr>
          <w:t xml:space="preserve">            </w:t>
        </w:r>
      </w:ins>
      <w:r w:rsidR="00EC1C17" w:rsidRPr="005223F4">
        <w:rPr>
          <w:b/>
          <w:bCs/>
          <w:sz w:val="18"/>
          <w:szCs w:val="18"/>
          <w:lang w:val="en-US"/>
        </w:rPr>
        <w:t>&lt;dfdl:</w:t>
      </w:r>
      <w:r w:rsidRPr="005223F4">
        <w:rPr>
          <w:b/>
          <w:bCs/>
          <w:sz w:val="18"/>
          <w:szCs w:val="18"/>
          <w:lang w:val="en-US"/>
        </w:rPr>
        <w:t>element</w:t>
      </w:r>
      <w:r w:rsidR="00EC1C17" w:rsidRPr="005223F4">
        <w:rPr>
          <w:b/>
          <w:bCs/>
          <w:sz w:val="18"/>
          <w:szCs w:val="18"/>
          <w:lang w:val="en-US"/>
        </w:rPr>
        <w:t xml:space="preserve"> representation="binary"</w:t>
      </w:r>
    </w:p>
    <w:p w14:paraId="622C71FD" w14:textId="77777777" w:rsidR="00EC1C17" w:rsidRPr="005223F4" w:rsidRDefault="00845FC6" w:rsidP="00845FC6">
      <w:pPr>
        <w:pStyle w:val="XMLExcerpt"/>
        <w:rPr>
          <w:b/>
          <w:bCs/>
          <w:sz w:val="18"/>
          <w:szCs w:val="18"/>
          <w:lang w:val="en-US"/>
        </w:rPr>
      </w:pPr>
      <w:r w:rsidRPr="005223F4">
        <w:rPr>
          <w:b/>
          <w:bCs/>
          <w:sz w:val="18"/>
          <w:szCs w:val="18"/>
          <w:lang w:val="en-US"/>
        </w:rPr>
        <w:t xml:space="preserve">                      binaryNumberRep="binary"</w:t>
      </w:r>
    </w:p>
    <w:p w14:paraId="5E1DE61A" w14:textId="77777777" w:rsidR="00EC1C17" w:rsidRPr="005223F4" w:rsidRDefault="00EC1C17" w:rsidP="00EC1C17">
      <w:pPr>
        <w:pStyle w:val="XMLExcerpt"/>
        <w:rPr>
          <w:b/>
          <w:bCs/>
          <w:sz w:val="18"/>
          <w:szCs w:val="18"/>
          <w:lang w:val="en-US"/>
        </w:rPr>
      </w:pPr>
      <w:r w:rsidRPr="005223F4">
        <w:rPr>
          <w:b/>
          <w:bCs/>
          <w:sz w:val="18"/>
          <w:szCs w:val="18"/>
          <w:lang w:val="en-US"/>
        </w:rPr>
        <w:t xml:space="preserve">                      byteOrder="bigEndian" </w:t>
      </w:r>
    </w:p>
    <w:p w14:paraId="3C116E07" w14:textId="77777777" w:rsidR="00EC1C17" w:rsidRPr="005223F4" w:rsidRDefault="00EC1C17" w:rsidP="00353B78">
      <w:pPr>
        <w:pStyle w:val="XMLExcerpt"/>
        <w:rPr>
          <w:b/>
          <w:bCs/>
          <w:sz w:val="18"/>
          <w:szCs w:val="18"/>
          <w:lang w:val="en-US"/>
        </w:rPr>
      </w:pPr>
      <w:r w:rsidRPr="005223F4">
        <w:rPr>
          <w:b/>
          <w:bCs/>
          <w:sz w:val="18"/>
          <w:szCs w:val="18"/>
          <w:lang w:val="en-US"/>
        </w:rPr>
        <w:t xml:space="preserve">                      lengthKind="implicit"/&gt;                   </w:t>
      </w:r>
    </w:p>
    <w:p w14:paraId="03B6E2AE" w14:textId="77777777" w:rsidR="00EC1C17" w:rsidRPr="005223F4" w:rsidRDefault="00353B78" w:rsidP="00EC1C17">
      <w:pPr>
        <w:pStyle w:val="XMLExcerpt"/>
        <w:rPr>
          <w:b/>
          <w:bCs/>
          <w:sz w:val="18"/>
          <w:szCs w:val="18"/>
          <w:lang w:val="en-US"/>
        </w:rPr>
      </w:pPr>
      <w:del w:id="93"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94" w:author="Steve Hanson" w:date="2012-02-23T10:34:00Z">
        <w:r w:rsidR="00014CEC">
          <w:rPr>
            <w:b/>
            <w:bCs/>
            <w:sz w:val="18"/>
            <w:szCs w:val="18"/>
            <w:lang w:val="en-US"/>
          </w:rPr>
          <w:t xml:space="preserve">          </w:t>
        </w:r>
      </w:ins>
      <w:r w:rsidR="00EC1C17" w:rsidRPr="005223F4">
        <w:rPr>
          <w:b/>
          <w:bCs/>
          <w:sz w:val="18"/>
          <w:szCs w:val="18"/>
          <w:lang w:val="en-US"/>
        </w:rPr>
        <w:t>&lt;/xs:appinfo&gt;</w:t>
      </w:r>
    </w:p>
    <w:p w14:paraId="1A22E26A" w14:textId="77777777" w:rsidR="00EC1C17" w:rsidRPr="005223F4" w:rsidRDefault="00353B78" w:rsidP="00EC1C17">
      <w:pPr>
        <w:pStyle w:val="XMLExcerpt"/>
        <w:rPr>
          <w:b/>
          <w:bCs/>
          <w:sz w:val="18"/>
          <w:szCs w:val="18"/>
          <w:lang w:val="en-US"/>
        </w:rPr>
      </w:pPr>
      <w:del w:id="95"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delText xml:space="preserve">     </w:delText>
        </w:r>
      </w:del>
      <w:ins w:id="96" w:author="Steve Hanson" w:date="2012-02-23T10:34:00Z">
        <w:r w:rsidR="00014CEC">
          <w:rPr>
            <w:b/>
            <w:bCs/>
            <w:sz w:val="18"/>
            <w:szCs w:val="18"/>
            <w:lang w:val="en-US"/>
          </w:rPr>
          <w:t xml:space="preserve">        </w:t>
        </w:r>
      </w:ins>
      <w:r w:rsidR="00EC1C17" w:rsidRPr="005223F4">
        <w:rPr>
          <w:b/>
          <w:bCs/>
          <w:sz w:val="18"/>
          <w:szCs w:val="18"/>
          <w:lang w:val="en-US"/>
        </w:rPr>
        <w:t>&lt;/xs:annotation&gt;</w:t>
      </w:r>
    </w:p>
    <w:p w14:paraId="4754AEA2" w14:textId="77777777" w:rsidR="00353B78" w:rsidRPr="005223F4" w:rsidRDefault="00353B78" w:rsidP="00EC1C17">
      <w:pPr>
        <w:pStyle w:val="XMLExcerpt"/>
        <w:rPr>
          <w:sz w:val="18"/>
          <w:szCs w:val="18"/>
          <w:lang w:val="en-US"/>
        </w:rPr>
      </w:pPr>
      <w:del w:id="97" w:author="Steve Hanson" w:date="2012-02-23T10:34:00Z">
        <w:r w:rsidRPr="005223F4" w:rsidDel="00014CEC">
          <w:rPr>
            <w:sz w:val="18"/>
            <w:szCs w:val="18"/>
            <w:lang w:val="en-US"/>
          </w:rPr>
          <w:delText xml:space="preserve">          </w:delText>
        </w:r>
      </w:del>
      <w:ins w:id="98" w:author="Steve Hanson" w:date="2012-02-23T10:34:00Z">
        <w:r w:rsidR="00014CEC">
          <w:rPr>
            <w:sz w:val="18"/>
            <w:szCs w:val="18"/>
            <w:lang w:val="en-US"/>
          </w:rPr>
          <w:t xml:space="preserve">      </w:t>
        </w:r>
      </w:ins>
      <w:r w:rsidRPr="005223F4">
        <w:rPr>
          <w:sz w:val="18"/>
          <w:szCs w:val="18"/>
          <w:lang w:val="en-US"/>
        </w:rPr>
        <w:t>&lt;/xs:element&gt;</w:t>
      </w:r>
    </w:p>
    <w:p w14:paraId="16BC6A8D" w14:textId="77777777" w:rsidR="00C52CA4" w:rsidRPr="005223F4" w:rsidRDefault="00C52CA4" w:rsidP="00EC1C17">
      <w:pPr>
        <w:pStyle w:val="XMLExcerpt"/>
        <w:rPr>
          <w:sz w:val="18"/>
          <w:szCs w:val="18"/>
          <w:lang w:val="en-US"/>
        </w:rPr>
      </w:pPr>
      <w:del w:id="99" w:author="Steve Hanson" w:date="2012-02-23T10:34:00Z">
        <w:r w:rsidRPr="005223F4" w:rsidDel="00014CEC">
          <w:rPr>
            <w:sz w:val="18"/>
            <w:szCs w:val="18"/>
            <w:lang w:val="en-US"/>
          </w:rPr>
          <w:tab/>
          <w:delText xml:space="preserve">    </w:delText>
        </w:r>
      </w:del>
      <w:ins w:id="100" w:author="Steve Hanson" w:date="2012-02-23T10:34:00Z">
        <w:r w:rsidR="00014CEC">
          <w:rPr>
            <w:sz w:val="18"/>
            <w:szCs w:val="18"/>
            <w:lang w:val="en-US"/>
          </w:rPr>
          <w:t xml:space="preserve">      </w:t>
        </w:r>
      </w:ins>
      <w:r w:rsidRPr="005223F4">
        <w:rPr>
          <w:sz w:val="18"/>
          <w:szCs w:val="18"/>
          <w:lang w:val="en-US"/>
        </w:rPr>
        <w:t>&lt;xs:element name="x" type="</w:t>
      </w:r>
      <w:r w:rsidR="00845FC6" w:rsidRPr="005223F4">
        <w:rPr>
          <w:sz w:val="18"/>
          <w:szCs w:val="18"/>
          <w:lang w:val="en-US"/>
        </w:rPr>
        <w:t>xs:</w:t>
      </w:r>
      <w:r w:rsidRPr="005223F4">
        <w:rPr>
          <w:sz w:val="18"/>
          <w:szCs w:val="18"/>
          <w:lang w:val="en-US"/>
        </w:rPr>
        <w:t>int "&gt;</w:t>
      </w:r>
    </w:p>
    <w:p w14:paraId="555053B3" w14:textId="77777777" w:rsidR="00353B78" w:rsidRPr="005223F4" w:rsidRDefault="00353B78" w:rsidP="00353B78">
      <w:pPr>
        <w:pStyle w:val="XMLExcerpt"/>
        <w:rPr>
          <w:rStyle w:val="CodeCharacter"/>
          <w:b/>
          <w:bCs/>
          <w:szCs w:val="18"/>
          <w:lang w:val="en-US"/>
        </w:rPr>
      </w:pPr>
      <w:del w:id="101" w:author="Steve Hanson" w:date="2012-02-23T10:34:00Z">
        <w:r w:rsidRPr="005223F4" w:rsidDel="00014CEC">
          <w:rPr>
            <w:rStyle w:val="CodeCharacter"/>
            <w:b/>
            <w:bCs/>
            <w:szCs w:val="18"/>
            <w:lang w:val="en-US"/>
          </w:rPr>
          <w:delText xml:space="preserve">             </w:delText>
        </w:r>
      </w:del>
      <w:ins w:id="102" w:author="Steve Hanson" w:date="2012-02-23T10:34:00Z">
        <w:r w:rsidR="00014CEC">
          <w:rPr>
            <w:rStyle w:val="CodeCharacter"/>
            <w:b/>
            <w:bCs/>
            <w:szCs w:val="18"/>
            <w:lang w:val="en-US"/>
          </w:rPr>
          <w:t xml:space="preserve">        </w:t>
        </w:r>
      </w:ins>
      <w:r w:rsidRPr="005223F4">
        <w:rPr>
          <w:rStyle w:val="CodeCharacter"/>
          <w:b/>
          <w:bCs/>
          <w:szCs w:val="18"/>
          <w:lang w:val="en-US"/>
        </w:rPr>
        <w:t>&lt;xs:annotation&gt;</w:t>
      </w:r>
    </w:p>
    <w:p w14:paraId="05A7E7E0" w14:textId="77777777" w:rsidR="00353B78" w:rsidRPr="005223F4" w:rsidRDefault="00353B78" w:rsidP="00353B78">
      <w:pPr>
        <w:pStyle w:val="XMLExcerpt"/>
        <w:rPr>
          <w:rStyle w:val="CodeCharacter"/>
          <w:b/>
          <w:bCs/>
          <w:szCs w:val="18"/>
          <w:lang w:val="en-US"/>
        </w:rPr>
      </w:pPr>
      <w:del w:id="103" w:author="Steve Hanson" w:date="2012-02-23T10:34:00Z">
        <w:r w:rsidRPr="005223F4" w:rsidDel="00014CEC">
          <w:rPr>
            <w:rStyle w:val="CodeCharacter"/>
            <w:b/>
            <w:bCs/>
            <w:szCs w:val="18"/>
            <w:lang w:val="en-US"/>
          </w:rPr>
          <w:delText xml:space="preserve">               </w:delText>
        </w:r>
      </w:del>
      <w:ins w:id="104" w:author="Steve Hanson" w:date="2012-02-23T10:34: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5773ACB" w14:textId="77777777" w:rsidR="00845FC6" w:rsidRPr="005223F4" w:rsidRDefault="00353B78" w:rsidP="00353B78">
      <w:pPr>
        <w:pStyle w:val="XMLExcerpt"/>
        <w:rPr>
          <w:b/>
          <w:bCs/>
          <w:sz w:val="18"/>
          <w:szCs w:val="18"/>
          <w:lang w:val="en-US"/>
        </w:rPr>
      </w:pPr>
      <w:del w:id="105" w:author="Steve Hanson" w:date="2012-02-23T10:34: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06" w:author="Steve Hanson" w:date="2012-02-23T10:34:00Z">
        <w:r w:rsidR="00014CEC">
          <w:rPr>
            <w:b/>
            <w:bCs/>
            <w:sz w:val="18"/>
            <w:szCs w:val="18"/>
            <w:lang w:val="en-US"/>
          </w:rPr>
          <w:t xml:space="preserve">            </w:t>
        </w:r>
      </w:ins>
      <w:r w:rsidRPr="005223F4">
        <w:rPr>
          <w:b/>
          <w:bCs/>
          <w:sz w:val="18"/>
          <w:szCs w:val="18"/>
          <w:lang w:val="en-US"/>
        </w:rPr>
        <w:t>&lt;dfdl:element representation="binary"</w:t>
      </w:r>
    </w:p>
    <w:p w14:paraId="1A173CFD" w14:textId="77777777" w:rsidR="00353B78" w:rsidRPr="005223F4" w:rsidRDefault="00845FC6" w:rsidP="00353B78">
      <w:pPr>
        <w:pStyle w:val="XMLExcerpt"/>
        <w:rPr>
          <w:b/>
          <w:bCs/>
          <w:sz w:val="18"/>
          <w:szCs w:val="18"/>
          <w:lang w:val="en-US"/>
        </w:rPr>
      </w:pPr>
      <w:r w:rsidRPr="005223F4">
        <w:rPr>
          <w:b/>
          <w:bCs/>
          <w:sz w:val="18"/>
          <w:szCs w:val="18"/>
          <w:lang w:val="en-US"/>
        </w:rPr>
        <w:t xml:space="preserve">                      binaryNumberRep="binary"</w:t>
      </w:r>
      <w:r w:rsidR="00353B78" w:rsidRPr="005223F4">
        <w:rPr>
          <w:b/>
          <w:bCs/>
          <w:sz w:val="18"/>
          <w:szCs w:val="18"/>
          <w:lang w:val="en-US"/>
        </w:rPr>
        <w:t xml:space="preserve"> </w:t>
      </w:r>
    </w:p>
    <w:p w14:paraId="088B7514"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69173876"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3ADDE98C" w14:textId="77777777" w:rsidR="00353B78" w:rsidRPr="005223F4" w:rsidRDefault="00353B78" w:rsidP="00353B78">
      <w:pPr>
        <w:pStyle w:val="XMLExcerpt"/>
        <w:rPr>
          <w:b/>
          <w:bCs/>
          <w:sz w:val="18"/>
          <w:szCs w:val="18"/>
          <w:lang w:val="en-US"/>
        </w:rPr>
      </w:pPr>
      <w:del w:id="107" w:author="Steve Hanson" w:date="2012-02-23T10:35: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08" w:author="Steve Hanson" w:date="2012-02-23T10:35:00Z">
        <w:r w:rsidR="00014CEC">
          <w:rPr>
            <w:b/>
            <w:bCs/>
            <w:sz w:val="18"/>
            <w:szCs w:val="18"/>
            <w:lang w:val="en-US"/>
          </w:rPr>
          <w:t xml:space="preserve">          </w:t>
        </w:r>
      </w:ins>
      <w:r w:rsidRPr="005223F4">
        <w:rPr>
          <w:b/>
          <w:bCs/>
          <w:sz w:val="18"/>
          <w:szCs w:val="18"/>
          <w:lang w:val="en-US"/>
        </w:rPr>
        <w:t>&lt;/xs:appinfo&gt;</w:t>
      </w:r>
    </w:p>
    <w:p w14:paraId="6E55822A" w14:textId="77777777" w:rsidR="00353B78" w:rsidRPr="005223F4" w:rsidRDefault="00353B78" w:rsidP="00353B78">
      <w:pPr>
        <w:pStyle w:val="XMLExcerpt"/>
        <w:rPr>
          <w:b/>
          <w:bCs/>
          <w:sz w:val="18"/>
          <w:szCs w:val="18"/>
          <w:lang w:val="en-US"/>
        </w:rPr>
      </w:pPr>
      <w:del w:id="109" w:author="Steve Hanson" w:date="2012-02-23T10:35:00Z">
        <w:r w:rsidRPr="005223F4" w:rsidDel="00014CEC">
          <w:rPr>
            <w:b/>
            <w:bCs/>
            <w:sz w:val="18"/>
            <w:szCs w:val="18"/>
            <w:lang w:val="en-US"/>
          </w:rPr>
          <w:delText xml:space="preserve">             </w:delText>
        </w:r>
      </w:del>
      <w:ins w:id="110" w:author="Steve Hanson" w:date="2012-02-23T10:35:00Z">
        <w:r w:rsidR="00014CEC">
          <w:rPr>
            <w:b/>
            <w:bCs/>
            <w:sz w:val="18"/>
            <w:szCs w:val="18"/>
            <w:lang w:val="en-US"/>
          </w:rPr>
          <w:t xml:space="preserve">        </w:t>
        </w:r>
      </w:ins>
      <w:r w:rsidRPr="005223F4">
        <w:rPr>
          <w:b/>
          <w:bCs/>
          <w:sz w:val="18"/>
          <w:szCs w:val="18"/>
          <w:lang w:val="en-US"/>
        </w:rPr>
        <w:t>&lt;/xs:annotation&gt;</w:t>
      </w:r>
    </w:p>
    <w:p w14:paraId="616F6B15" w14:textId="77777777" w:rsidR="00EC1C17" w:rsidRPr="005223F4" w:rsidRDefault="00353B78" w:rsidP="00EC1C17">
      <w:pPr>
        <w:pStyle w:val="XMLExcerpt"/>
        <w:rPr>
          <w:sz w:val="18"/>
          <w:szCs w:val="18"/>
          <w:lang w:val="en-US"/>
        </w:rPr>
      </w:pPr>
      <w:del w:id="111" w:author="Steve Hanson" w:date="2012-02-23T10:35:00Z">
        <w:r w:rsidRPr="005223F4" w:rsidDel="00014CEC">
          <w:rPr>
            <w:sz w:val="18"/>
            <w:szCs w:val="18"/>
            <w:lang w:val="en-US"/>
          </w:rPr>
          <w:delText xml:space="preserve">          </w:delText>
        </w:r>
      </w:del>
      <w:ins w:id="112" w:author="Steve Hanson" w:date="2012-02-23T10:35:00Z">
        <w:r w:rsidR="00014CEC">
          <w:rPr>
            <w:sz w:val="18"/>
            <w:szCs w:val="18"/>
            <w:lang w:val="en-US"/>
          </w:rPr>
          <w:t xml:space="preserve">      </w:t>
        </w:r>
      </w:ins>
      <w:r w:rsidRPr="005223F4">
        <w:rPr>
          <w:sz w:val="18"/>
          <w:szCs w:val="18"/>
          <w:lang w:val="en-US"/>
        </w:rPr>
        <w:t>&lt;/xs:element&gt;</w:t>
      </w:r>
    </w:p>
    <w:p w14:paraId="0A6BFF24" w14:textId="77777777" w:rsidR="006C13FE" w:rsidRPr="005223F4" w:rsidRDefault="00C52CA4" w:rsidP="00EC1C17">
      <w:pPr>
        <w:pStyle w:val="XMLExcerpt"/>
        <w:rPr>
          <w:sz w:val="18"/>
          <w:szCs w:val="18"/>
          <w:lang w:val="en-US"/>
        </w:rPr>
      </w:pPr>
      <w:del w:id="113" w:author="Steve Hanson" w:date="2012-02-23T10:35:00Z">
        <w:r w:rsidRPr="005223F4" w:rsidDel="00E7772E">
          <w:rPr>
            <w:sz w:val="18"/>
            <w:szCs w:val="18"/>
            <w:lang w:val="en-US"/>
          </w:rPr>
          <w:tab/>
          <w:delText xml:space="preserve">    </w:delText>
        </w:r>
      </w:del>
      <w:ins w:id="114" w:author="Steve Hanson" w:date="2012-02-23T10:35:00Z">
        <w:r w:rsidR="00E7772E">
          <w:rPr>
            <w:sz w:val="18"/>
            <w:szCs w:val="18"/>
            <w:lang w:val="en-US"/>
          </w:rPr>
          <w:t xml:space="preserve">      </w:t>
        </w:r>
      </w:ins>
      <w:r w:rsidRPr="005223F4">
        <w:rPr>
          <w:sz w:val="18"/>
          <w:szCs w:val="18"/>
          <w:lang w:val="en-US"/>
        </w:rPr>
        <w:t>&lt;xs:element name="y" type="</w:t>
      </w:r>
      <w:r w:rsidR="00845FC6" w:rsidRPr="005223F4">
        <w:rPr>
          <w:sz w:val="18"/>
          <w:szCs w:val="18"/>
          <w:lang w:val="en-US"/>
        </w:rPr>
        <w:t>xs:</w:t>
      </w:r>
      <w:r w:rsidRPr="005223F4">
        <w:rPr>
          <w:sz w:val="18"/>
          <w:szCs w:val="18"/>
          <w:lang w:val="en-US"/>
        </w:rPr>
        <w:t>double"&gt;</w:t>
      </w:r>
    </w:p>
    <w:p w14:paraId="6C27BAE1" w14:textId="77777777" w:rsidR="00353B78" w:rsidRPr="005223F4" w:rsidRDefault="00353B78" w:rsidP="00353B78">
      <w:pPr>
        <w:pStyle w:val="XMLExcerpt"/>
        <w:rPr>
          <w:rStyle w:val="CodeCharacter"/>
          <w:b/>
          <w:bCs/>
          <w:szCs w:val="18"/>
          <w:lang w:val="en-US"/>
        </w:rPr>
      </w:pPr>
      <w:del w:id="115" w:author="Steve Hanson" w:date="2012-02-23T10:35:00Z">
        <w:r w:rsidRPr="005223F4" w:rsidDel="00E7772E">
          <w:rPr>
            <w:rStyle w:val="CodeCharacter"/>
            <w:b/>
            <w:bCs/>
            <w:szCs w:val="18"/>
            <w:lang w:val="en-US"/>
          </w:rPr>
          <w:delText xml:space="preserve">             </w:delText>
        </w:r>
      </w:del>
      <w:ins w:id="116" w:author="Steve Hanson" w:date="2012-02-23T10:35:00Z">
        <w:r w:rsidR="00E7772E">
          <w:rPr>
            <w:rStyle w:val="CodeCharacter"/>
            <w:b/>
            <w:bCs/>
            <w:szCs w:val="18"/>
            <w:lang w:val="en-US"/>
          </w:rPr>
          <w:t xml:space="preserve">       </w:t>
        </w:r>
      </w:ins>
      <w:ins w:id="117"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4B39296C" w14:textId="77777777" w:rsidR="00353B78" w:rsidRPr="005223F4" w:rsidRDefault="00353B78" w:rsidP="00353B78">
      <w:pPr>
        <w:pStyle w:val="XMLExcerpt"/>
        <w:rPr>
          <w:rStyle w:val="CodeCharacter"/>
          <w:b/>
          <w:bCs/>
          <w:szCs w:val="18"/>
          <w:lang w:val="en-US"/>
        </w:rPr>
      </w:pPr>
      <w:del w:id="118" w:author="Steve Hanson" w:date="2012-02-23T10:35:00Z">
        <w:r w:rsidRPr="005223F4" w:rsidDel="00E7772E">
          <w:rPr>
            <w:rStyle w:val="CodeCharacter"/>
            <w:b/>
            <w:bCs/>
            <w:szCs w:val="18"/>
            <w:lang w:val="en-US"/>
          </w:rPr>
          <w:delText xml:space="preserve">               </w:delText>
        </w:r>
      </w:del>
      <w:ins w:id="119" w:author="Steve Hanson" w:date="2012-02-23T10:35:00Z">
        <w:r w:rsidR="00E7772E">
          <w:rPr>
            <w:rStyle w:val="CodeCharacter"/>
            <w:b/>
            <w:bCs/>
            <w:szCs w:val="18"/>
            <w:lang w:val="en-US"/>
          </w:rPr>
          <w:t xml:space="preserve">         </w:t>
        </w:r>
      </w:ins>
      <w:ins w:id="120"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6AF6EC6C" w14:textId="77777777" w:rsidR="00353B78" w:rsidRPr="005223F4" w:rsidRDefault="00353B78" w:rsidP="00353B78">
      <w:pPr>
        <w:pStyle w:val="XMLExcerpt"/>
        <w:rPr>
          <w:b/>
          <w:bCs/>
          <w:sz w:val="18"/>
          <w:szCs w:val="18"/>
          <w:lang w:val="en-US"/>
        </w:rPr>
      </w:pPr>
      <w:del w:id="121"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22" w:author="Steve Hanson" w:date="2012-02-23T10:36:00Z">
        <w:r w:rsidR="00E7772E">
          <w:rPr>
            <w:b/>
            <w:bCs/>
            <w:sz w:val="18"/>
            <w:szCs w:val="18"/>
            <w:lang w:val="en-US"/>
          </w:rPr>
          <w:t xml:space="preserve">            </w:t>
        </w:r>
      </w:ins>
      <w:r w:rsidRPr="005223F4">
        <w:rPr>
          <w:b/>
          <w:bCs/>
          <w:sz w:val="18"/>
          <w:szCs w:val="18"/>
          <w:lang w:val="en-US"/>
        </w:rPr>
        <w:t xml:space="preserve">&lt;dfdl:element representation="binary" </w:t>
      </w:r>
    </w:p>
    <w:p w14:paraId="1DD8E36C" w14:textId="77777777" w:rsidR="00845FC6" w:rsidRPr="005223F4" w:rsidRDefault="00845FC6" w:rsidP="00C64BE0">
      <w:pPr>
        <w:pStyle w:val="XMLExcerpt"/>
        <w:rPr>
          <w:b/>
          <w:bCs/>
          <w:sz w:val="18"/>
          <w:szCs w:val="18"/>
          <w:lang w:val="en-US"/>
        </w:rPr>
      </w:pPr>
      <w:r w:rsidRPr="005223F4">
        <w:rPr>
          <w:b/>
          <w:bCs/>
          <w:sz w:val="18"/>
          <w:szCs w:val="18"/>
          <w:lang w:val="en-US"/>
        </w:rPr>
        <w:t xml:space="preserve">                      binary</w:t>
      </w:r>
      <w:r w:rsidR="00C64BE0" w:rsidRPr="005223F4">
        <w:rPr>
          <w:b/>
          <w:bCs/>
          <w:sz w:val="18"/>
          <w:szCs w:val="18"/>
          <w:lang w:val="en-US"/>
        </w:rPr>
        <w:t>Float</w:t>
      </w:r>
      <w:r w:rsidRPr="005223F4">
        <w:rPr>
          <w:b/>
          <w:bCs/>
          <w:sz w:val="18"/>
          <w:szCs w:val="18"/>
          <w:lang w:val="en-US"/>
        </w:rPr>
        <w:t>Rep="</w:t>
      </w:r>
      <w:r w:rsidR="00C64BE0" w:rsidRPr="005223F4">
        <w:rPr>
          <w:b/>
          <w:bCs/>
          <w:sz w:val="18"/>
          <w:szCs w:val="18"/>
          <w:lang w:val="en-US"/>
        </w:rPr>
        <w:t>ieee</w:t>
      </w:r>
      <w:r w:rsidRPr="005223F4">
        <w:rPr>
          <w:b/>
          <w:bCs/>
          <w:sz w:val="18"/>
          <w:szCs w:val="18"/>
          <w:lang w:val="en-US"/>
        </w:rPr>
        <w:t>"</w:t>
      </w:r>
    </w:p>
    <w:p w14:paraId="24996733"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2C18D583"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4FC3CF17" w14:textId="77777777" w:rsidR="00353B78" w:rsidRPr="005223F4" w:rsidRDefault="00353B78" w:rsidP="00353B78">
      <w:pPr>
        <w:pStyle w:val="XMLExcerpt"/>
        <w:rPr>
          <w:b/>
          <w:bCs/>
          <w:sz w:val="18"/>
          <w:szCs w:val="18"/>
          <w:lang w:val="en-US"/>
        </w:rPr>
      </w:pPr>
      <w:del w:id="123"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24" w:author="Steve Hanson" w:date="2012-02-23T10:36:00Z">
        <w:r w:rsidR="00E7772E">
          <w:rPr>
            <w:b/>
            <w:bCs/>
            <w:sz w:val="18"/>
            <w:szCs w:val="18"/>
            <w:lang w:val="en-US"/>
          </w:rPr>
          <w:t xml:space="preserve">          </w:t>
        </w:r>
      </w:ins>
      <w:r w:rsidRPr="005223F4">
        <w:rPr>
          <w:b/>
          <w:bCs/>
          <w:sz w:val="18"/>
          <w:szCs w:val="18"/>
          <w:lang w:val="en-US"/>
        </w:rPr>
        <w:t>&lt;/xs:appinfo&gt;</w:t>
      </w:r>
    </w:p>
    <w:p w14:paraId="25EC90A8" w14:textId="77777777" w:rsidR="00353B78" w:rsidRPr="005223F4" w:rsidRDefault="00353B78" w:rsidP="00353B78">
      <w:pPr>
        <w:pStyle w:val="XMLExcerpt"/>
        <w:rPr>
          <w:b/>
          <w:bCs/>
          <w:sz w:val="18"/>
          <w:szCs w:val="18"/>
          <w:lang w:val="en-US"/>
        </w:rPr>
      </w:pPr>
      <w:del w:id="125" w:author="Steve Hanson" w:date="2012-02-23T10:36:00Z">
        <w:r w:rsidRPr="005223F4" w:rsidDel="00E7772E">
          <w:rPr>
            <w:b/>
            <w:bCs/>
            <w:sz w:val="18"/>
            <w:szCs w:val="18"/>
            <w:lang w:val="en-US"/>
          </w:rPr>
          <w:delText xml:space="preserve">             </w:delText>
        </w:r>
      </w:del>
      <w:ins w:id="126" w:author="Steve Hanson" w:date="2012-02-23T10:36:00Z">
        <w:r w:rsidR="00E7772E">
          <w:rPr>
            <w:b/>
            <w:bCs/>
            <w:sz w:val="18"/>
            <w:szCs w:val="18"/>
            <w:lang w:val="en-US"/>
          </w:rPr>
          <w:t xml:space="preserve">        </w:t>
        </w:r>
      </w:ins>
      <w:r w:rsidRPr="005223F4">
        <w:rPr>
          <w:b/>
          <w:bCs/>
          <w:sz w:val="18"/>
          <w:szCs w:val="18"/>
          <w:lang w:val="en-US"/>
        </w:rPr>
        <w:t>&lt;/xs:annotation&gt;</w:t>
      </w:r>
    </w:p>
    <w:p w14:paraId="7F7634B3" w14:textId="77777777" w:rsidR="00EC1C17" w:rsidRPr="005223F4" w:rsidRDefault="00353B78" w:rsidP="00EC1C17">
      <w:pPr>
        <w:pStyle w:val="XMLExcerpt"/>
        <w:rPr>
          <w:sz w:val="18"/>
          <w:szCs w:val="18"/>
          <w:lang w:val="en-US"/>
        </w:rPr>
      </w:pPr>
      <w:del w:id="127" w:author="Steve Hanson" w:date="2012-02-23T10:36:00Z">
        <w:r w:rsidRPr="005223F4" w:rsidDel="00E7772E">
          <w:rPr>
            <w:sz w:val="18"/>
            <w:szCs w:val="18"/>
            <w:lang w:val="en-US"/>
          </w:rPr>
          <w:delText xml:space="preserve">          </w:delText>
        </w:r>
      </w:del>
      <w:ins w:id="128" w:author="Steve Hanson" w:date="2012-02-23T10:36:00Z">
        <w:r w:rsidR="00E7772E">
          <w:rPr>
            <w:sz w:val="18"/>
            <w:szCs w:val="18"/>
            <w:lang w:val="en-US"/>
          </w:rPr>
          <w:t xml:space="preserve">      </w:t>
        </w:r>
      </w:ins>
      <w:r w:rsidRPr="005223F4">
        <w:rPr>
          <w:sz w:val="18"/>
          <w:szCs w:val="18"/>
          <w:lang w:val="en-US"/>
        </w:rPr>
        <w:t>&lt;/xs:element&gt;</w:t>
      </w:r>
    </w:p>
    <w:p w14:paraId="74D0B5A7" w14:textId="77777777" w:rsidR="00C52CA4" w:rsidRPr="005223F4" w:rsidRDefault="00C52CA4" w:rsidP="00EC1C17">
      <w:pPr>
        <w:pStyle w:val="XMLExcerpt"/>
        <w:rPr>
          <w:sz w:val="18"/>
          <w:szCs w:val="18"/>
          <w:lang w:val="en-US"/>
        </w:rPr>
      </w:pPr>
      <w:del w:id="129" w:author="Steve Hanson" w:date="2012-02-23T10:36:00Z">
        <w:r w:rsidRPr="005223F4" w:rsidDel="00E7772E">
          <w:rPr>
            <w:sz w:val="18"/>
            <w:szCs w:val="18"/>
            <w:lang w:val="en-US"/>
          </w:rPr>
          <w:tab/>
          <w:delText xml:space="preserve">    </w:delText>
        </w:r>
      </w:del>
      <w:ins w:id="130" w:author="Steve Hanson" w:date="2012-02-23T10:36:00Z">
        <w:r w:rsidR="00E7772E">
          <w:rPr>
            <w:sz w:val="18"/>
            <w:szCs w:val="18"/>
            <w:lang w:val="en-US"/>
          </w:rPr>
          <w:t xml:space="preserve">      </w:t>
        </w:r>
      </w:ins>
      <w:r w:rsidRPr="005223F4">
        <w:rPr>
          <w:sz w:val="18"/>
          <w:szCs w:val="18"/>
          <w:lang w:val="en-US"/>
        </w:rPr>
        <w:t>&lt;xs:element name="z" type="</w:t>
      </w:r>
      <w:r w:rsidR="00845FC6" w:rsidRPr="005223F4">
        <w:rPr>
          <w:sz w:val="18"/>
          <w:szCs w:val="18"/>
          <w:lang w:val="en-US"/>
        </w:rPr>
        <w:t>xs:</w:t>
      </w:r>
      <w:r w:rsidRPr="005223F4">
        <w:rPr>
          <w:sz w:val="18"/>
          <w:szCs w:val="18"/>
          <w:lang w:val="en-US"/>
        </w:rPr>
        <w:t>float"</w:t>
      </w:r>
      <w:r w:rsidR="00C7233C" w:rsidRPr="005223F4">
        <w:rPr>
          <w:sz w:val="18"/>
          <w:szCs w:val="18"/>
          <w:lang w:val="en-US"/>
        </w:rPr>
        <w:t xml:space="preserve"> </w:t>
      </w:r>
      <w:r w:rsidRPr="005223F4">
        <w:rPr>
          <w:sz w:val="18"/>
          <w:szCs w:val="18"/>
          <w:lang w:val="en-US"/>
        </w:rPr>
        <w:t>&gt;</w:t>
      </w:r>
    </w:p>
    <w:p w14:paraId="05D5C6FA" w14:textId="77777777" w:rsidR="00353B78" w:rsidRPr="005223F4" w:rsidRDefault="00353B78" w:rsidP="00353B78">
      <w:pPr>
        <w:pStyle w:val="XMLExcerpt"/>
        <w:rPr>
          <w:rStyle w:val="CodeCharacter"/>
          <w:b/>
          <w:bCs/>
          <w:szCs w:val="18"/>
          <w:lang w:val="en-US"/>
        </w:rPr>
      </w:pPr>
      <w:del w:id="131" w:author="Steve Hanson" w:date="2012-02-23T10:36:00Z">
        <w:r w:rsidRPr="005223F4" w:rsidDel="00E7772E">
          <w:rPr>
            <w:rStyle w:val="CodeCharacter"/>
            <w:b/>
            <w:bCs/>
            <w:szCs w:val="18"/>
            <w:lang w:val="en-US"/>
          </w:rPr>
          <w:delText xml:space="preserve">             </w:delText>
        </w:r>
      </w:del>
      <w:ins w:id="132"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753F094F" w14:textId="77777777" w:rsidR="00353B78" w:rsidRPr="005223F4" w:rsidRDefault="00353B78" w:rsidP="00353B78">
      <w:pPr>
        <w:pStyle w:val="XMLExcerpt"/>
        <w:rPr>
          <w:rStyle w:val="CodeCharacter"/>
          <w:b/>
          <w:bCs/>
          <w:szCs w:val="18"/>
          <w:lang w:val="en-US"/>
        </w:rPr>
      </w:pPr>
      <w:del w:id="133" w:author="Steve Hanson" w:date="2012-02-23T10:36:00Z">
        <w:r w:rsidRPr="005223F4" w:rsidDel="00E7772E">
          <w:rPr>
            <w:rStyle w:val="CodeCharacter"/>
            <w:b/>
            <w:bCs/>
            <w:szCs w:val="18"/>
            <w:lang w:val="en-US"/>
          </w:rPr>
          <w:delText xml:space="preserve">               </w:delText>
        </w:r>
      </w:del>
      <w:ins w:id="134"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550726" w14:textId="77777777" w:rsidR="00845FC6" w:rsidRPr="005223F4" w:rsidRDefault="00353B78" w:rsidP="00353B78">
      <w:pPr>
        <w:pStyle w:val="XMLExcerpt"/>
        <w:rPr>
          <w:b/>
          <w:bCs/>
          <w:sz w:val="18"/>
          <w:szCs w:val="18"/>
          <w:lang w:val="en-US"/>
        </w:rPr>
      </w:pPr>
      <w:del w:id="135" w:author="Steve Hanson" w:date="2012-02-23T10:36:00Z">
        <w:r w:rsidRPr="005223F4" w:rsidDel="00E7772E">
          <w:rPr>
            <w:b/>
            <w:bCs/>
            <w:sz w:val="18"/>
            <w:szCs w:val="18"/>
            <w:lang w:val="en-US"/>
          </w:rPr>
          <w:delText xml:space="preserve"> </w:delText>
        </w:r>
      </w:del>
      <w:del w:id="136" w:author="Steve Hanson" w:date="2012-02-23T10:37: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37" w:author="Steve Hanson" w:date="2012-02-23T10:37:00Z">
        <w:r w:rsidR="00E7772E">
          <w:rPr>
            <w:b/>
            <w:bCs/>
            <w:sz w:val="18"/>
            <w:szCs w:val="18"/>
            <w:lang w:val="en-US"/>
          </w:rPr>
          <w:t xml:space="preserve">            </w:t>
        </w:r>
      </w:ins>
      <w:r w:rsidRPr="005223F4">
        <w:rPr>
          <w:b/>
          <w:bCs/>
          <w:sz w:val="18"/>
          <w:szCs w:val="18"/>
          <w:lang w:val="en-US"/>
        </w:rPr>
        <w:t>&lt;dfdl:element representation="binary"</w:t>
      </w:r>
    </w:p>
    <w:p w14:paraId="6F00028F" w14:textId="77777777" w:rsidR="00353B78" w:rsidRPr="005223F4" w:rsidRDefault="00E2087E" w:rsidP="00C64BE0">
      <w:pPr>
        <w:pStyle w:val="XMLExcerpt"/>
        <w:rPr>
          <w:b/>
          <w:bCs/>
          <w:sz w:val="18"/>
          <w:szCs w:val="18"/>
          <w:lang w:val="en-US"/>
        </w:rPr>
      </w:pPr>
      <w:del w:id="138" w:author="Steve Hanson" w:date="2012-02-23T10:37:00Z">
        <w:r w:rsidRPr="005223F4" w:rsidDel="00E7772E">
          <w:rPr>
            <w:rFonts w:eastAsia="MS Mincho"/>
            <w:lang w:val="en-US" w:eastAsia="ja-JP"/>
          </w:rPr>
          <w:delText xml:space="preserve">                    </w:delText>
        </w:r>
      </w:del>
      <w:ins w:id="139" w:author="Steve Hanson" w:date="2012-02-23T10:37:00Z">
        <w:r w:rsidR="00E7772E">
          <w:rPr>
            <w:rFonts w:eastAsia="MS Mincho"/>
            <w:lang w:val="en-US" w:eastAsia="ja-JP"/>
          </w:rPr>
          <w:t xml:space="preserve">                    </w:t>
        </w:r>
      </w:ins>
      <w:r w:rsidR="00353B78" w:rsidRPr="005223F4">
        <w:rPr>
          <w:b/>
          <w:bCs/>
          <w:sz w:val="18"/>
          <w:szCs w:val="18"/>
          <w:lang w:val="en-US"/>
        </w:rPr>
        <w:t xml:space="preserve">byteOrder="bigEndian" </w:t>
      </w:r>
    </w:p>
    <w:p w14:paraId="6E6F2C45"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w:t>
      </w:r>
    </w:p>
    <w:p w14:paraId="3A024AE1" w14:textId="77777777" w:rsidR="00353B78" w:rsidRPr="005223F4" w:rsidRDefault="00353B78" w:rsidP="00353B78">
      <w:pPr>
        <w:pStyle w:val="XMLExcerpt"/>
        <w:rPr>
          <w:b/>
          <w:bCs/>
          <w:sz w:val="18"/>
          <w:szCs w:val="18"/>
          <w:lang w:val="en-US"/>
        </w:rPr>
      </w:pPr>
      <w:r w:rsidRPr="005223F4">
        <w:rPr>
          <w:b/>
          <w:bCs/>
          <w:sz w:val="18"/>
          <w:szCs w:val="18"/>
          <w:lang w:val="en-US"/>
        </w:rPr>
        <w:t xml:space="preserve">                      binaryFloatRep="ieee" /&gt;                   </w:t>
      </w:r>
    </w:p>
    <w:p w14:paraId="04FF5E4D" w14:textId="77777777" w:rsidR="00353B78" w:rsidRPr="005223F4" w:rsidRDefault="00353B78" w:rsidP="00353B78">
      <w:pPr>
        <w:pStyle w:val="XMLExcerpt"/>
        <w:rPr>
          <w:b/>
          <w:bCs/>
          <w:color w:val="000000"/>
          <w:sz w:val="18"/>
          <w:szCs w:val="18"/>
          <w:lang w:val="en-US"/>
        </w:rPr>
      </w:pPr>
      <w:del w:id="140" w:author="Steve Hanson" w:date="2012-02-23T10:37:00Z">
        <w:r w:rsidRPr="005223F4" w:rsidDel="00E7772E">
          <w:rPr>
            <w:b/>
            <w:bCs/>
            <w:color w:val="000000"/>
            <w:sz w:val="18"/>
            <w:szCs w:val="18"/>
            <w:lang w:val="en-US"/>
          </w:rPr>
          <w:delText xml:space="preserve">       </w:delText>
        </w:r>
        <w:r w:rsidRPr="005223F4" w:rsidDel="00E7772E">
          <w:rPr>
            <w:b/>
            <w:bCs/>
            <w:color w:val="000000"/>
            <w:sz w:val="18"/>
            <w:szCs w:val="18"/>
            <w:lang w:val="en-US"/>
          </w:rPr>
          <w:tab/>
          <w:delText xml:space="preserve">    </w:delText>
        </w:r>
      </w:del>
      <w:ins w:id="141" w:author="Steve Hanson" w:date="2012-02-23T10:37:00Z">
        <w:r w:rsidR="00E7772E">
          <w:rPr>
            <w:b/>
            <w:bCs/>
            <w:color w:val="000000"/>
            <w:sz w:val="18"/>
            <w:szCs w:val="18"/>
            <w:lang w:val="en-US"/>
          </w:rPr>
          <w:t xml:space="preserve">          </w:t>
        </w:r>
      </w:ins>
      <w:r w:rsidRPr="005223F4">
        <w:rPr>
          <w:b/>
          <w:bCs/>
          <w:sz w:val="18"/>
          <w:szCs w:val="18"/>
          <w:lang w:val="en-US"/>
        </w:rPr>
        <w:t>&lt;/xs:appinfo&gt;</w:t>
      </w:r>
    </w:p>
    <w:p w14:paraId="53D16B2A" w14:textId="77777777" w:rsidR="00353B78" w:rsidRPr="005223F4" w:rsidRDefault="00353B78" w:rsidP="00353B78">
      <w:pPr>
        <w:pStyle w:val="XMLExcerpt"/>
        <w:rPr>
          <w:b/>
          <w:bCs/>
          <w:color w:val="000000"/>
          <w:sz w:val="18"/>
          <w:szCs w:val="18"/>
          <w:lang w:val="en-US"/>
        </w:rPr>
      </w:pPr>
      <w:del w:id="142" w:author="Steve Hanson" w:date="2012-02-23T10:37:00Z">
        <w:r w:rsidRPr="005223F4" w:rsidDel="00E7772E">
          <w:rPr>
            <w:b/>
            <w:bCs/>
            <w:color w:val="000000"/>
            <w:sz w:val="18"/>
            <w:szCs w:val="18"/>
            <w:lang w:val="en-US"/>
          </w:rPr>
          <w:delText xml:space="preserve">             </w:delText>
        </w:r>
      </w:del>
      <w:ins w:id="143" w:author="Steve Hanson" w:date="2012-02-23T10:37:00Z">
        <w:r w:rsidR="00E7772E">
          <w:rPr>
            <w:b/>
            <w:bCs/>
            <w:color w:val="000000"/>
            <w:sz w:val="18"/>
            <w:szCs w:val="18"/>
            <w:lang w:val="en-US"/>
          </w:rPr>
          <w:t xml:space="preserve">        </w:t>
        </w:r>
      </w:ins>
      <w:r w:rsidRPr="005223F4">
        <w:rPr>
          <w:b/>
          <w:bCs/>
          <w:sz w:val="18"/>
          <w:szCs w:val="18"/>
          <w:lang w:val="en-US"/>
        </w:rPr>
        <w:t>&lt;/xs:annotation&gt;</w:t>
      </w:r>
    </w:p>
    <w:p w14:paraId="24091721" w14:textId="77777777" w:rsidR="00353B78" w:rsidRPr="005223F4" w:rsidRDefault="00353B78" w:rsidP="00353B78">
      <w:pPr>
        <w:pStyle w:val="XMLExcerpt"/>
        <w:rPr>
          <w:color w:val="000000"/>
          <w:sz w:val="18"/>
          <w:szCs w:val="18"/>
          <w:lang w:val="en-US"/>
        </w:rPr>
      </w:pPr>
      <w:del w:id="144" w:author="Steve Hanson" w:date="2012-02-23T10:37:00Z">
        <w:r w:rsidRPr="005223F4" w:rsidDel="00E7772E">
          <w:rPr>
            <w:color w:val="000000"/>
            <w:sz w:val="18"/>
            <w:szCs w:val="18"/>
            <w:lang w:val="en-US"/>
          </w:rPr>
          <w:delText xml:space="preserve">          </w:delText>
        </w:r>
      </w:del>
      <w:ins w:id="145" w:author="Steve Hanson" w:date="2012-02-23T10:37:00Z">
        <w:r w:rsidR="00E7772E">
          <w:rPr>
            <w:color w:val="000000"/>
            <w:sz w:val="18"/>
            <w:szCs w:val="18"/>
            <w:lang w:val="en-US"/>
          </w:rPr>
          <w:t xml:space="preserve">      </w:t>
        </w:r>
      </w:ins>
      <w:r w:rsidRPr="005223F4">
        <w:rPr>
          <w:sz w:val="18"/>
          <w:szCs w:val="18"/>
          <w:lang w:val="en-US"/>
        </w:rPr>
        <w:t>&lt;/xs:element&gt;</w:t>
      </w:r>
    </w:p>
    <w:p w14:paraId="0BC923E9" w14:textId="77777777" w:rsidR="00C52CA4" w:rsidRPr="005223F4" w:rsidRDefault="00C52CA4" w:rsidP="00EC1C17">
      <w:pPr>
        <w:pStyle w:val="XMLExcerpt"/>
        <w:rPr>
          <w:color w:val="000000"/>
          <w:sz w:val="18"/>
          <w:szCs w:val="18"/>
          <w:lang w:val="en-US"/>
        </w:rPr>
      </w:pPr>
      <w:del w:id="146" w:author="Steve Hanson" w:date="2012-02-23T10:37:00Z">
        <w:r w:rsidRPr="005223F4" w:rsidDel="00E7772E">
          <w:rPr>
            <w:color w:val="000000"/>
            <w:sz w:val="18"/>
            <w:szCs w:val="18"/>
            <w:lang w:val="en-US"/>
          </w:rPr>
          <w:tab/>
          <w:delText xml:space="preserve">  </w:delText>
        </w:r>
      </w:del>
      <w:ins w:id="147" w:author="Steve Hanson" w:date="2012-02-23T10:37:00Z">
        <w:r w:rsidR="00E7772E">
          <w:rPr>
            <w:color w:val="000000"/>
            <w:sz w:val="18"/>
            <w:szCs w:val="18"/>
            <w:lang w:val="en-US"/>
          </w:rPr>
          <w:t xml:space="preserve">    </w:t>
        </w:r>
      </w:ins>
      <w:r w:rsidRPr="005223F4">
        <w:rPr>
          <w:sz w:val="18"/>
          <w:szCs w:val="18"/>
          <w:lang w:val="en-US"/>
        </w:rPr>
        <w:t>&lt;/xs:sequence&gt;</w:t>
      </w:r>
    </w:p>
    <w:p w14:paraId="3E7349BB" w14:textId="77777777" w:rsidR="00C52CA4" w:rsidRPr="004C4665" w:rsidDel="00157CEC" w:rsidRDefault="00C52CA4" w:rsidP="00EC1C17">
      <w:pPr>
        <w:pStyle w:val="XMLExcerpt"/>
        <w:rPr>
          <w:del w:id="148" w:author="Steve Hanson" w:date="2012-02-23T10:45:00Z"/>
          <w:b/>
          <w:bCs/>
          <w:sz w:val="18"/>
          <w:szCs w:val="18"/>
          <w:lang w:val="en-US"/>
        </w:rPr>
      </w:pPr>
      <w:del w:id="149" w:author="Steve Hanson" w:date="2012-02-23T10:37:00Z">
        <w:r w:rsidRPr="004C4665" w:rsidDel="00E7772E">
          <w:rPr>
            <w:b/>
            <w:bCs/>
            <w:sz w:val="18"/>
            <w:szCs w:val="18"/>
          </w:rPr>
          <w:tab/>
        </w:r>
      </w:del>
      <w:ins w:id="150" w:author="Steve Hanson" w:date="2012-02-23T10:37:00Z">
        <w:r w:rsidR="00E7772E" w:rsidRPr="004C4665">
          <w:rPr>
            <w:b/>
            <w:bCs/>
            <w:sz w:val="18"/>
            <w:szCs w:val="18"/>
          </w:rPr>
          <w:t xml:space="preserve">  </w:t>
        </w:r>
      </w:ins>
      <w:r w:rsidRPr="004C4665">
        <w:rPr>
          <w:b/>
          <w:bCs/>
          <w:sz w:val="18"/>
          <w:szCs w:val="18"/>
        </w:rPr>
        <w:t>&lt;/xs:complexType&gt;</w:t>
      </w:r>
    </w:p>
    <w:p w14:paraId="67E06B97" w14:textId="77777777" w:rsidR="00C52CA4" w:rsidRPr="004C4665" w:rsidRDefault="00C52CA4" w:rsidP="00EC1C17">
      <w:pPr>
        <w:pStyle w:val="XMLExcerpt"/>
        <w:rPr>
          <w:b/>
          <w:bCs/>
          <w:sz w:val="18"/>
          <w:szCs w:val="18"/>
          <w:lang w:val="en-US"/>
        </w:rPr>
      </w:pPr>
    </w:p>
    <w:p w14:paraId="278C65D6"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502B7E62" w14:textId="77777777" w:rsidR="00C52CA4"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2F9C65EC"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530870CB" w14:textId="77777777" w:rsidR="008066C7" w:rsidRPr="005223F4" w:rsidRDefault="008066C7" w:rsidP="00C96F45">
      <w:pPr>
        <w:pStyle w:val="CodeBlock"/>
      </w:pPr>
      <w:r w:rsidRPr="005223F4">
        <w:t>5,7839372,8.6E-200,-7.1E8</w:t>
      </w:r>
    </w:p>
    <w:p w14:paraId="05DC0DA4"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60403A6"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430CE48D" w14:textId="77777777" w:rsidR="00357D4D" w:rsidRPr="005223F4" w:rsidRDefault="00357D4D"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0A8C89E" w14:textId="77777777" w:rsidR="008066C7" w:rsidRPr="005223F4" w:rsidRDefault="00E7772E" w:rsidP="00E2087E">
      <w:pPr>
        <w:pStyle w:val="XMLExcerpt"/>
        <w:rPr>
          <w:sz w:val="18"/>
          <w:szCs w:val="18"/>
          <w:lang w:val="en-US"/>
        </w:rPr>
      </w:pPr>
      <w:ins w:id="151" w:author="Steve Hanson" w:date="2012-02-23T10:38:00Z">
        <w:r>
          <w:rPr>
            <w:sz w:val="18"/>
            <w:szCs w:val="18"/>
            <w:lang w:val="en-US"/>
          </w:rPr>
          <w:t xml:space="preserve">  </w:t>
        </w:r>
      </w:ins>
      <w:r w:rsidR="008066C7" w:rsidRPr="005223F4">
        <w:rPr>
          <w:sz w:val="18"/>
          <w:szCs w:val="18"/>
          <w:lang w:val="en-US"/>
        </w:rPr>
        <w:t>&lt;xs:complexType &gt;</w:t>
      </w:r>
    </w:p>
    <w:p w14:paraId="4625359B" w14:textId="77777777" w:rsidR="008066C7" w:rsidRPr="005223F4" w:rsidRDefault="008066C7" w:rsidP="0051699D">
      <w:pPr>
        <w:pStyle w:val="XMLExcerpt"/>
        <w:rPr>
          <w:sz w:val="18"/>
          <w:szCs w:val="18"/>
          <w:lang w:val="en-US"/>
        </w:rPr>
      </w:pPr>
      <w:del w:id="152" w:author="Steve Hanson" w:date="2012-02-23T10:38:00Z">
        <w:r w:rsidRPr="005223F4" w:rsidDel="00E7772E">
          <w:rPr>
            <w:sz w:val="18"/>
            <w:szCs w:val="18"/>
            <w:lang w:val="en-US"/>
          </w:rPr>
          <w:tab/>
        </w:r>
      </w:del>
      <w:ins w:id="153" w:author="Steve Hanson" w:date="2012-02-23T10:38:00Z">
        <w:r w:rsidR="00E7772E">
          <w:rPr>
            <w:sz w:val="18"/>
            <w:szCs w:val="18"/>
            <w:lang w:val="en-US"/>
          </w:rPr>
          <w:t xml:space="preserve">    </w:t>
        </w:r>
      </w:ins>
      <w:r w:rsidRPr="005223F4">
        <w:rPr>
          <w:sz w:val="18"/>
          <w:szCs w:val="18"/>
          <w:lang w:val="en-US"/>
        </w:rPr>
        <w:t>&lt;xs:sequence</w:t>
      </w:r>
      <w:r w:rsidR="0051699D" w:rsidRPr="005223F4">
        <w:rPr>
          <w:sz w:val="18"/>
          <w:szCs w:val="18"/>
          <w:lang w:val="en-US"/>
        </w:rPr>
        <w:t xml:space="preserve"> </w:t>
      </w:r>
      <w:r w:rsidRPr="005223F4">
        <w:rPr>
          <w:sz w:val="18"/>
          <w:szCs w:val="18"/>
          <w:lang w:val="en-US"/>
        </w:rPr>
        <w:t>&gt;</w:t>
      </w:r>
    </w:p>
    <w:p w14:paraId="1C865DD7" w14:textId="77777777" w:rsidR="009B2EC4" w:rsidRPr="005223F4" w:rsidRDefault="009B2EC4" w:rsidP="009B2EC4">
      <w:pPr>
        <w:pStyle w:val="XMLExcerpt"/>
        <w:rPr>
          <w:rStyle w:val="CodeCharacter"/>
          <w:b/>
          <w:bCs/>
          <w:szCs w:val="18"/>
          <w:lang w:val="en-US"/>
        </w:rPr>
      </w:pPr>
      <w:del w:id="154" w:author="Steve Hanson" w:date="2012-02-23T10:38:00Z">
        <w:r w:rsidRPr="005223F4" w:rsidDel="00E7772E">
          <w:rPr>
            <w:rStyle w:val="CodeCharacter"/>
            <w:b/>
            <w:bCs/>
            <w:szCs w:val="18"/>
            <w:lang w:val="en-US"/>
          </w:rPr>
          <w:delText xml:space="preserve">             </w:delText>
        </w:r>
      </w:del>
      <w:ins w:id="155" w:author="Steve Hanson" w:date="2012-02-23T10:38:00Z">
        <w:r w:rsidR="00E7772E">
          <w:rPr>
            <w:rStyle w:val="CodeCharacter"/>
            <w:b/>
            <w:bCs/>
            <w:szCs w:val="18"/>
            <w:lang w:val="en-US"/>
          </w:rPr>
          <w:t xml:space="preserve">      </w:t>
        </w:r>
      </w:ins>
      <w:r w:rsidRPr="005223F4">
        <w:rPr>
          <w:rStyle w:val="CodeCharacter"/>
          <w:b/>
          <w:bCs/>
          <w:szCs w:val="18"/>
          <w:lang w:val="en-US"/>
        </w:rPr>
        <w:t>&lt;xs:annotation&gt;</w:t>
      </w:r>
    </w:p>
    <w:p w14:paraId="69CAD579" w14:textId="77777777" w:rsidR="009B2EC4" w:rsidRPr="005223F4" w:rsidRDefault="009B2EC4" w:rsidP="009B2EC4">
      <w:pPr>
        <w:pStyle w:val="XMLExcerpt"/>
        <w:rPr>
          <w:rStyle w:val="CodeCharacter"/>
          <w:b/>
          <w:bCs/>
          <w:szCs w:val="18"/>
          <w:lang w:val="en-US"/>
        </w:rPr>
      </w:pPr>
      <w:del w:id="156" w:author="Steve Hanson" w:date="2012-02-23T10:38:00Z">
        <w:r w:rsidRPr="005223F4" w:rsidDel="00E7772E">
          <w:rPr>
            <w:rStyle w:val="CodeCharacter"/>
            <w:b/>
            <w:bCs/>
            <w:szCs w:val="18"/>
            <w:lang w:val="en-US"/>
          </w:rPr>
          <w:delText xml:space="preserve">               </w:delText>
        </w:r>
      </w:del>
      <w:ins w:id="157" w:author="Steve Hanson" w:date="2012-02-23T10:38: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256C7107" w14:textId="77777777" w:rsidR="0051699D" w:rsidRPr="005223F4" w:rsidRDefault="009B2EC4" w:rsidP="00501585">
      <w:pPr>
        <w:pStyle w:val="XMLExcerpt"/>
        <w:rPr>
          <w:b/>
          <w:bCs/>
          <w:sz w:val="18"/>
          <w:szCs w:val="18"/>
          <w:lang w:val="en-US"/>
        </w:rPr>
      </w:pPr>
      <w:del w:id="158" w:author="Steve Hanson" w:date="2012-02-23T10:38: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59" w:author="Steve Hanson" w:date="2012-02-23T10:38:00Z">
        <w:r w:rsidR="00E7772E">
          <w:rPr>
            <w:b/>
            <w:bCs/>
            <w:sz w:val="18"/>
            <w:szCs w:val="18"/>
            <w:lang w:val="en-US"/>
          </w:rPr>
          <w:t xml:space="preserve">          </w:t>
        </w:r>
      </w:ins>
      <w:r w:rsidRPr="005223F4">
        <w:rPr>
          <w:b/>
          <w:bCs/>
          <w:sz w:val="18"/>
          <w:szCs w:val="18"/>
          <w:lang w:val="en-US"/>
        </w:rPr>
        <w:t>&lt;dfdl:sequence</w:t>
      </w:r>
      <w:r w:rsidR="0051699D" w:rsidRPr="005223F4">
        <w:rPr>
          <w:b/>
          <w:bCs/>
          <w:sz w:val="18"/>
          <w:szCs w:val="18"/>
          <w:lang w:val="en-US"/>
        </w:rPr>
        <w:t xml:space="preserve"> encoding=“UTF-8” </w:t>
      </w:r>
      <w:r w:rsidR="0051699D" w:rsidRPr="005223F4">
        <w:rPr>
          <w:rFonts w:eastAsia="MS Mincho"/>
          <w:sz w:val="18"/>
          <w:szCs w:val="18"/>
          <w:lang w:val="en-US" w:eastAsia="ja-JP"/>
        </w:rPr>
        <w:t>byteOrder="bigEndian"</w:t>
      </w:r>
      <w:r w:rsidRPr="005223F4">
        <w:rPr>
          <w:b/>
          <w:bCs/>
          <w:sz w:val="18"/>
          <w:szCs w:val="18"/>
          <w:lang w:val="en-US"/>
        </w:rPr>
        <w:t xml:space="preserve"> </w:t>
      </w:r>
    </w:p>
    <w:p w14:paraId="4C38ECDD" w14:textId="77777777" w:rsidR="009B2EC4" w:rsidRPr="005223F4" w:rsidRDefault="0051699D" w:rsidP="00501585">
      <w:pPr>
        <w:pStyle w:val="XMLExcerpt"/>
        <w:rPr>
          <w:b/>
          <w:bCs/>
          <w:sz w:val="18"/>
          <w:szCs w:val="18"/>
          <w:lang w:val="en-US"/>
        </w:rPr>
      </w:pPr>
      <w:r w:rsidRPr="005223F4">
        <w:rPr>
          <w:b/>
          <w:bCs/>
          <w:sz w:val="18"/>
          <w:szCs w:val="18"/>
          <w:lang w:val="en-US"/>
        </w:rPr>
        <w:t xml:space="preserve">          </w:t>
      </w:r>
      <w:del w:id="160" w:author="Steve Hanson" w:date="2012-02-23T10:38:00Z">
        <w:r w:rsidRPr="005223F4" w:rsidDel="00E7772E">
          <w:rPr>
            <w:b/>
            <w:bCs/>
            <w:sz w:val="18"/>
            <w:szCs w:val="18"/>
            <w:lang w:val="en-US"/>
          </w:rPr>
          <w:delText xml:space="preserve">     </w:delText>
        </w:r>
      </w:del>
      <w:del w:id="161" w:author="Steve Hanson" w:date="2012-02-23T10:39:00Z">
        <w:r w:rsidRPr="005223F4" w:rsidDel="00E7772E">
          <w:rPr>
            <w:b/>
            <w:bCs/>
            <w:sz w:val="18"/>
            <w:szCs w:val="18"/>
            <w:lang w:val="en-US"/>
          </w:rPr>
          <w:delText xml:space="preserve">             </w:delText>
        </w:r>
      </w:del>
      <w:ins w:id="162" w:author="Steve Hanson" w:date="2012-02-23T10:39:00Z">
        <w:r w:rsidR="00E7772E">
          <w:rPr>
            <w:b/>
            <w:bCs/>
            <w:sz w:val="18"/>
            <w:szCs w:val="18"/>
            <w:lang w:val="en-US"/>
          </w:rPr>
          <w:t xml:space="preserve">               </w:t>
        </w:r>
      </w:ins>
      <w:r w:rsidR="009B2EC4" w:rsidRPr="005223F4">
        <w:rPr>
          <w:b/>
          <w:bCs/>
          <w:sz w:val="18"/>
          <w:szCs w:val="18"/>
          <w:lang w:val="en-US"/>
        </w:rPr>
        <w:t xml:space="preserve">separator="," /&gt;                   </w:t>
      </w:r>
    </w:p>
    <w:p w14:paraId="3EE3B386" w14:textId="77777777" w:rsidR="009B2EC4" w:rsidRPr="005223F4" w:rsidRDefault="009B2EC4" w:rsidP="009B2EC4">
      <w:pPr>
        <w:pStyle w:val="XMLExcerpt"/>
        <w:rPr>
          <w:b/>
          <w:bCs/>
          <w:sz w:val="18"/>
          <w:szCs w:val="18"/>
          <w:lang w:val="en-US"/>
        </w:rPr>
      </w:pPr>
      <w:del w:id="163"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64" w:author="Steve Hanson" w:date="2012-02-23T10:39:00Z">
        <w:r w:rsidR="00E7772E">
          <w:rPr>
            <w:b/>
            <w:bCs/>
            <w:sz w:val="18"/>
            <w:szCs w:val="18"/>
            <w:lang w:val="en-US"/>
          </w:rPr>
          <w:t xml:space="preserve">        </w:t>
        </w:r>
      </w:ins>
      <w:r w:rsidRPr="005223F4">
        <w:rPr>
          <w:b/>
          <w:bCs/>
          <w:sz w:val="18"/>
          <w:szCs w:val="18"/>
          <w:lang w:val="en-US"/>
        </w:rPr>
        <w:t>&lt;/xs:appinfo&gt;</w:t>
      </w:r>
    </w:p>
    <w:p w14:paraId="406B0255" w14:textId="77777777" w:rsidR="009B2EC4" w:rsidRPr="005223F4" w:rsidRDefault="009B2EC4" w:rsidP="009B2EC4">
      <w:pPr>
        <w:pStyle w:val="XMLExcerpt"/>
        <w:rPr>
          <w:b/>
          <w:bCs/>
          <w:sz w:val="18"/>
          <w:szCs w:val="18"/>
          <w:lang w:val="en-US"/>
        </w:rPr>
      </w:pPr>
      <w:del w:id="165" w:author="Steve Hanson" w:date="2012-02-23T10:39:00Z">
        <w:r w:rsidRPr="005223F4" w:rsidDel="00E7772E">
          <w:rPr>
            <w:b/>
            <w:bCs/>
            <w:sz w:val="18"/>
            <w:szCs w:val="18"/>
            <w:lang w:val="en-US"/>
          </w:rPr>
          <w:delText xml:space="preserve">             </w:delText>
        </w:r>
      </w:del>
      <w:ins w:id="166" w:author="Steve Hanson" w:date="2012-02-23T10:39:00Z">
        <w:r w:rsidR="00E7772E">
          <w:rPr>
            <w:b/>
            <w:bCs/>
            <w:sz w:val="18"/>
            <w:szCs w:val="18"/>
            <w:lang w:val="en-US"/>
          </w:rPr>
          <w:t xml:space="preserve">      </w:t>
        </w:r>
      </w:ins>
      <w:r w:rsidRPr="005223F4">
        <w:rPr>
          <w:b/>
          <w:bCs/>
          <w:sz w:val="18"/>
          <w:szCs w:val="18"/>
          <w:lang w:val="en-US"/>
        </w:rPr>
        <w:t>&lt;/xs:annotation&gt;</w:t>
      </w:r>
    </w:p>
    <w:p w14:paraId="64454ADF" w14:textId="77777777" w:rsidR="009B2EC4" w:rsidRPr="005223F4" w:rsidDel="00E7772E" w:rsidRDefault="009B2EC4" w:rsidP="00ED05E8">
      <w:pPr>
        <w:pStyle w:val="XMLExcerpt"/>
        <w:rPr>
          <w:del w:id="167" w:author="Steve Hanson" w:date="2012-02-23T10:41:00Z"/>
          <w:sz w:val="18"/>
          <w:szCs w:val="18"/>
          <w:lang w:val="en-US"/>
        </w:rPr>
      </w:pPr>
    </w:p>
    <w:p w14:paraId="51563E9A" w14:textId="77777777" w:rsidR="008066C7" w:rsidRPr="005223F4" w:rsidRDefault="008066C7" w:rsidP="00E2087E">
      <w:pPr>
        <w:pStyle w:val="XMLExcerpt"/>
        <w:rPr>
          <w:sz w:val="18"/>
          <w:szCs w:val="18"/>
          <w:lang w:val="en-US"/>
        </w:rPr>
      </w:pPr>
      <w:del w:id="168" w:author="Steve Hanson" w:date="2012-02-23T10:39:00Z">
        <w:r w:rsidRPr="005223F4" w:rsidDel="00E7772E">
          <w:rPr>
            <w:sz w:val="18"/>
            <w:szCs w:val="18"/>
            <w:lang w:val="en-US"/>
          </w:rPr>
          <w:tab/>
        </w:r>
        <w:r w:rsidRPr="005223F4" w:rsidDel="00E7772E">
          <w:rPr>
            <w:sz w:val="18"/>
            <w:szCs w:val="18"/>
            <w:lang w:val="en-US"/>
          </w:rPr>
          <w:tab/>
        </w:r>
      </w:del>
      <w:ins w:id="169" w:author="Steve Hanson" w:date="2012-02-23T10:39:00Z">
        <w:r w:rsidR="00E7772E">
          <w:rPr>
            <w:sz w:val="18"/>
            <w:szCs w:val="18"/>
            <w:lang w:val="en-US"/>
          </w:rPr>
          <w:t xml:space="preserve">      </w:t>
        </w:r>
      </w:ins>
      <w:r w:rsidRPr="005223F4">
        <w:rPr>
          <w:sz w:val="18"/>
          <w:szCs w:val="18"/>
          <w:lang w:val="en-US"/>
        </w:rPr>
        <w:t>&lt;xs:element name="w" type=</w:t>
      </w:r>
      <w:r w:rsidR="00BF450E" w:rsidRPr="005223F4">
        <w:rPr>
          <w:sz w:val="18"/>
          <w:szCs w:val="18"/>
          <w:lang w:val="en-US"/>
        </w:rPr>
        <w:t>"xs:int"</w:t>
      </w:r>
      <w:r w:rsidRPr="005223F4">
        <w:rPr>
          <w:sz w:val="18"/>
          <w:szCs w:val="18"/>
          <w:lang w:val="en-US"/>
        </w:rPr>
        <w:t>&gt;</w:t>
      </w:r>
    </w:p>
    <w:p w14:paraId="74AC81DE" w14:textId="77777777" w:rsidR="00FE795C" w:rsidRPr="005223F4" w:rsidRDefault="00FE795C" w:rsidP="00FE795C">
      <w:pPr>
        <w:pStyle w:val="XMLExcerpt"/>
        <w:rPr>
          <w:rStyle w:val="CodeCharacter"/>
          <w:b/>
          <w:bCs/>
          <w:szCs w:val="18"/>
          <w:lang w:val="en-US"/>
        </w:rPr>
      </w:pPr>
      <w:del w:id="170" w:author="Steve Hanson" w:date="2012-02-23T10:39:00Z">
        <w:r w:rsidRPr="005223F4" w:rsidDel="00E7772E">
          <w:rPr>
            <w:rStyle w:val="CodeCharacter"/>
            <w:b/>
            <w:bCs/>
            <w:szCs w:val="18"/>
            <w:lang w:val="en-US"/>
          </w:rPr>
          <w:delText xml:space="preserve">               </w:delText>
        </w:r>
      </w:del>
      <w:ins w:id="171" w:author="Steve Hanson" w:date="2012-02-23T10:39:00Z">
        <w:r w:rsidR="00E7772E">
          <w:rPr>
            <w:rStyle w:val="CodeCharacter"/>
            <w:b/>
            <w:bCs/>
            <w:szCs w:val="18"/>
            <w:lang w:val="en-US"/>
          </w:rPr>
          <w:t xml:space="preserve">        </w:t>
        </w:r>
      </w:ins>
      <w:r w:rsidRPr="005223F4">
        <w:rPr>
          <w:rStyle w:val="CodeCharacter"/>
          <w:b/>
          <w:bCs/>
          <w:szCs w:val="18"/>
          <w:lang w:val="en-US"/>
        </w:rPr>
        <w:t>&lt;xs:annotation&gt;</w:t>
      </w:r>
    </w:p>
    <w:p w14:paraId="18FF1F61" w14:textId="77777777" w:rsidR="00FE795C" w:rsidRPr="005223F4" w:rsidRDefault="00FE795C" w:rsidP="00FE795C">
      <w:pPr>
        <w:pStyle w:val="XMLExcerpt"/>
        <w:rPr>
          <w:rStyle w:val="CodeCharacter"/>
          <w:b/>
          <w:bCs/>
          <w:szCs w:val="18"/>
          <w:lang w:val="en-US"/>
        </w:rPr>
      </w:pPr>
      <w:del w:id="172" w:author="Steve Hanson" w:date="2012-02-23T10:39:00Z">
        <w:r w:rsidRPr="005223F4" w:rsidDel="00E7772E">
          <w:rPr>
            <w:rStyle w:val="CodeCharacter"/>
            <w:b/>
            <w:bCs/>
            <w:szCs w:val="18"/>
            <w:lang w:val="en-US"/>
          </w:rPr>
          <w:delText xml:space="preserve">                 </w:delText>
        </w:r>
      </w:del>
      <w:ins w:id="173" w:author="Steve Hanson" w:date="2012-02-23T10:39: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639E4A" w14:textId="77777777" w:rsidR="00FE795C" w:rsidRPr="005223F4" w:rsidRDefault="00FE795C" w:rsidP="007D3ECA">
      <w:pPr>
        <w:pStyle w:val="XMLExcerpt"/>
        <w:rPr>
          <w:b/>
          <w:bCs/>
          <w:sz w:val="18"/>
          <w:szCs w:val="18"/>
          <w:lang w:val="en-US"/>
        </w:rPr>
      </w:pPr>
      <w:del w:id="174"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75" w:author="Steve Hanson" w:date="2012-02-23T10:39: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element</w:t>
      </w:r>
      <w:r w:rsidRPr="005223F4">
        <w:rPr>
          <w:b/>
          <w:bCs/>
          <w:sz w:val="18"/>
          <w:szCs w:val="18"/>
          <w:lang w:val="en-US"/>
        </w:rPr>
        <w:t xml:space="preserve"> representation=“text” </w:t>
      </w:r>
    </w:p>
    <w:p w14:paraId="1EBC2C64"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33FFB1F3" w14:textId="77777777" w:rsidR="00FE795C" w:rsidDel="00E7772E" w:rsidRDefault="00FE795C" w:rsidP="006742F8">
      <w:pPr>
        <w:pStyle w:val="XMLExcerpt"/>
        <w:rPr>
          <w:del w:id="176" w:author="Unknown"/>
          <w:rFonts w:eastAsia="MS Mincho"/>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Pr="005223F4">
        <w:rPr>
          <w:b/>
          <w:bCs/>
          <w:sz w:val="18"/>
          <w:szCs w:val="18"/>
          <w:lang w:val="en-US"/>
        </w:rPr>
        <w:t>="</w:t>
      </w:r>
      <w:r w:rsidR="000D4E4E" w:rsidRPr="005223F4">
        <w:rPr>
          <w:b/>
          <w:bCs/>
          <w:sz w:val="18"/>
          <w:szCs w:val="18"/>
          <w:lang w:val="en-US"/>
        </w:rPr>
        <w:t>standard</w:t>
      </w:r>
      <w:r w:rsidRPr="005223F4">
        <w:rPr>
          <w:b/>
          <w:bCs/>
          <w:sz w:val="18"/>
          <w:szCs w:val="18"/>
          <w:lang w:val="en-US"/>
        </w:rPr>
        <w:t>"</w:t>
      </w:r>
    </w:p>
    <w:p w14:paraId="735A84E6" w14:textId="77777777" w:rsidR="00E7772E" w:rsidRPr="005223F4" w:rsidRDefault="00E7772E" w:rsidP="000D4E4E">
      <w:pPr>
        <w:pStyle w:val="XMLExcerpt"/>
        <w:rPr>
          <w:ins w:id="177" w:author="Steve Hanson" w:date="2012-02-23T10:44:00Z"/>
          <w:b/>
          <w:bCs/>
          <w:sz w:val="18"/>
          <w:szCs w:val="18"/>
          <w:lang w:val="en-US"/>
        </w:rPr>
      </w:pPr>
      <w:ins w:id="178" w:author="Steve Hanson" w:date="2012-02-23T10:44:00Z">
        <w:r>
          <w:rPr>
            <w:rFonts w:eastAsia="MS Mincho"/>
            <w:lang w:val="en-US"/>
          </w:rPr>
          <w:t xml:space="preserve"> </w:t>
        </w:r>
      </w:ins>
    </w:p>
    <w:p w14:paraId="72A972A6" w14:textId="77777777" w:rsidR="00357D4D" w:rsidRPr="005223F4" w:rsidRDefault="00E7772E" w:rsidP="006742F8">
      <w:pPr>
        <w:pStyle w:val="XMLExcerpt"/>
        <w:rPr>
          <w:rFonts w:eastAsia="MS Mincho"/>
          <w:b/>
          <w:bCs/>
          <w:sz w:val="18"/>
          <w:szCs w:val="18"/>
          <w:lang w:val="en-US"/>
        </w:rPr>
      </w:pPr>
      <w:ins w:id="179" w:author="Steve Hanson" w:date="2012-02-23T10:44:00Z">
        <w:r>
          <w:rPr>
            <w:rFonts w:eastAsia="MS Mincho"/>
            <w:lang w:val="en-US"/>
          </w:rPr>
          <w:t xml:space="preserve">                      </w:t>
        </w:r>
      </w:ins>
      <w:del w:id="180" w:author="Steve Hanson" w:date="2012-02-23T10:44:00Z">
        <w:r w:rsidR="00357D4D" w:rsidRPr="005223F4" w:rsidDel="00E7772E">
          <w:rPr>
            <w:rFonts w:eastAsia="MS Mincho"/>
            <w:lang w:val="en-US"/>
          </w:rPr>
          <w:delText xml:space="preserve">                 </w:delText>
        </w:r>
      </w:del>
      <w:del w:id="181" w:author="Steve Hanson" w:date="2012-02-23T10:40:00Z">
        <w:r w:rsidR="00357D4D" w:rsidRPr="005223F4" w:rsidDel="00E7772E">
          <w:rPr>
            <w:rFonts w:eastAsia="MS Mincho"/>
            <w:lang w:val="en-US"/>
          </w:rPr>
          <w:delText xml:space="preserve">     </w:delText>
        </w:r>
      </w:del>
      <w:r w:rsidR="00357D4D" w:rsidRPr="005223F4">
        <w:rPr>
          <w:rFonts w:eastAsia="MS Mincho"/>
          <w:b/>
          <w:bCs/>
          <w:sz w:val="18"/>
          <w:szCs w:val="18"/>
          <w:lang w:val="en-US"/>
        </w:rPr>
        <w:t>text</w:t>
      </w:r>
      <w:r w:rsidR="0080536D" w:rsidRPr="005223F4">
        <w:rPr>
          <w:rFonts w:eastAsia="MS Mincho"/>
          <w:b/>
          <w:bCs/>
          <w:sz w:val="18"/>
          <w:szCs w:val="18"/>
          <w:lang w:val="en-US"/>
        </w:rPr>
        <w:t>N</w:t>
      </w:r>
      <w:r w:rsidR="00357D4D" w:rsidRPr="005223F4">
        <w:rPr>
          <w:rFonts w:eastAsia="MS Mincho"/>
          <w:b/>
          <w:bCs/>
          <w:sz w:val="18"/>
          <w:szCs w:val="18"/>
          <w:lang w:val="en-US"/>
        </w:rPr>
        <w:t>umberPattern="</w:t>
      </w:r>
      <w:r w:rsidR="0080536D" w:rsidRPr="005223F4">
        <w:rPr>
          <w:rFonts w:eastAsia="MS Mincho"/>
          <w:b/>
          <w:bCs/>
          <w:sz w:val="18"/>
          <w:szCs w:val="18"/>
          <w:lang w:val="en-US"/>
        </w:rPr>
        <w:t>##</w:t>
      </w:r>
      <w:r w:rsidR="006742F8" w:rsidRPr="005223F4">
        <w:rPr>
          <w:rFonts w:eastAsia="MS Mincho"/>
          <w:b/>
          <w:bCs/>
          <w:sz w:val="18"/>
          <w:szCs w:val="18"/>
          <w:lang w:val="en-US"/>
        </w:rPr>
        <w:t>##</w:t>
      </w:r>
      <w:r w:rsidR="0080536D" w:rsidRPr="005223F4">
        <w:rPr>
          <w:rFonts w:eastAsia="MS Mincho"/>
          <w:b/>
          <w:bCs/>
          <w:sz w:val="18"/>
          <w:szCs w:val="18"/>
          <w:lang w:val="en-US"/>
        </w:rPr>
        <w:t>0</w:t>
      </w:r>
      <w:r w:rsidR="00357D4D" w:rsidRPr="005223F4">
        <w:rPr>
          <w:rFonts w:eastAsia="MS Mincho"/>
          <w:b/>
          <w:bCs/>
          <w:sz w:val="18"/>
          <w:szCs w:val="18"/>
          <w:lang w:val="en-US"/>
        </w:rPr>
        <w:t>"</w:t>
      </w:r>
    </w:p>
    <w:p w14:paraId="69A03753" w14:textId="77777777" w:rsidR="0080536D" w:rsidRPr="005223F4" w:rsidRDefault="00357D4D" w:rsidP="0080536D">
      <w:pPr>
        <w:pStyle w:val="XMLExcerpt"/>
        <w:rPr>
          <w:rFonts w:eastAsia="MS Mincho"/>
          <w:b/>
          <w:bCs/>
          <w:sz w:val="18"/>
          <w:szCs w:val="18"/>
          <w:lang w:val="en-US" w:eastAsia="ja-JP"/>
        </w:rPr>
      </w:pPr>
      <w:del w:id="182" w:author="Steve Hanson" w:date="2012-02-23T10:43:00Z">
        <w:r w:rsidRPr="005223F4" w:rsidDel="00E7772E">
          <w:rPr>
            <w:rFonts w:eastAsia="MS Mincho"/>
            <w:b/>
            <w:bCs/>
            <w:sz w:val="18"/>
            <w:szCs w:val="18"/>
            <w:lang w:val="en-US" w:eastAsia="ja-JP"/>
          </w:rPr>
          <w:tab/>
        </w:r>
      </w:del>
      <w:r w:rsidR="0080536D" w:rsidRPr="005223F4">
        <w:rPr>
          <w:rFonts w:eastAsia="MS Mincho"/>
          <w:b/>
          <w:bCs/>
          <w:sz w:val="18"/>
          <w:szCs w:val="18"/>
          <w:lang w:val="en-US" w:eastAsia="ja-JP"/>
        </w:rPr>
        <w:t xml:space="preserve">  </w:t>
      </w:r>
      <w:del w:id="183" w:author="Steve Hanson" w:date="2012-02-23T10:43:00Z">
        <w:r w:rsidRPr="005223F4" w:rsidDel="00E7772E">
          <w:rPr>
            <w:rFonts w:eastAsia="MS Mincho"/>
            <w:b/>
            <w:bCs/>
            <w:sz w:val="18"/>
            <w:szCs w:val="18"/>
            <w:lang w:val="en-US" w:eastAsia="ja-JP"/>
          </w:rPr>
          <w:tab/>
        </w:r>
      </w:del>
      <w:r w:rsidR="0080536D" w:rsidRPr="005223F4">
        <w:rPr>
          <w:rFonts w:eastAsia="MS Mincho"/>
          <w:b/>
          <w:bCs/>
          <w:sz w:val="18"/>
          <w:szCs w:val="18"/>
          <w:lang w:val="en-US" w:eastAsia="ja-JP"/>
        </w:rPr>
        <w:t xml:space="preserve">           </w:t>
      </w:r>
      <w:ins w:id="184" w:author="Steve Hanson" w:date="2012-02-23T10:44:00Z">
        <w:r w:rsidR="00E7772E">
          <w:rPr>
            <w:rFonts w:eastAsia="MS Mincho"/>
            <w:b/>
            <w:bCs/>
            <w:sz w:val="18"/>
            <w:szCs w:val="18"/>
            <w:lang w:val="en-US" w:eastAsia="ja-JP"/>
          </w:rPr>
          <w:t xml:space="preserve">           </w:t>
        </w:r>
      </w:ins>
      <w:r w:rsidR="00820532" w:rsidRPr="005223F4">
        <w:rPr>
          <w:rFonts w:eastAsia="MS Mincho"/>
          <w:b/>
          <w:bCs/>
          <w:sz w:val="18"/>
          <w:szCs w:val="18"/>
          <w:lang w:val="en-US" w:eastAsia="ja-JP"/>
        </w:rPr>
        <w:t>textStandardGroupingSeparator</w:t>
      </w:r>
      <w:r w:rsidRPr="005223F4">
        <w:rPr>
          <w:rFonts w:eastAsia="MS Mincho"/>
          <w:b/>
          <w:bCs/>
          <w:sz w:val="18"/>
          <w:szCs w:val="18"/>
          <w:lang w:val="en-US" w:eastAsia="ja-JP"/>
        </w:rPr>
        <w:t>=","</w:t>
      </w:r>
    </w:p>
    <w:p w14:paraId="42775015" w14:textId="77777777" w:rsidR="00357D4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357D4D" w:rsidRPr="005223F4">
        <w:rPr>
          <w:rFonts w:eastAsia="MS Mincho"/>
          <w:b/>
          <w:bCs/>
          <w:sz w:val="18"/>
          <w:szCs w:val="18"/>
          <w:lang w:val="en-US" w:eastAsia="ja-JP"/>
        </w:rPr>
        <w:t xml:space="preserve"> </w:t>
      </w: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00357D4D" w:rsidRPr="005223F4">
        <w:rPr>
          <w:rFonts w:eastAsia="MS Mincho"/>
          <w:b/>
          <w:bCs/>
          <w:sz w:val="18"/>
          <w:szCs w:val="18"/>
          <w:lang w:val="en-US" w:eastAsia="ja-JP"/>
        </w:rPr>
        <w:t>="."</w:t>
      </w:r>
    </w:p>
    <w:p w14:paraId="764802C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43A0761F"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185" w:author="Steve Hanson" w:date="2012-02-23T10:40:00Z">
        <w:r w:rsidR="00E7772E">
          <w:rPr>
            <w:b/>
            <w:bCs/>
            <w:sz w:val="18"/>
            <w:szCs w:val="18"/>
            <w:lang w:val="en-US"/>
          </w:rPr>
          <w:t xml:space="preserve"> </w:t>
        </w:r>
      </w:ins>
      <w:del w:id="186" w:author="Steve Hanson" w:date="2012-02-23T10:40:00Z">
        <w:r w:rsidRPr="005223F4" w:rsidDel="00E7772E">
          <w:rPr>
            <w:b/>
            <w:bCs/>
            <w:sz w:val="18"/>
            <w:szCs w:val="18"/>
            <w:lang w:val="en-US"/>
          </w:rPr>
          <w:delText xml:space="preserve">         </w:delText>
        </w:r>
      </w:del>
      <w:r w:rsidRPr="005223F4">
        <w:rPr>
          <w:b/>
          <w:bCs/>
          <w:sz w:val="18"/>
          <w:szCs w:val="18"/>
          <w:lang w:val="en-US"/>
        </w:rPr>
        <w:t>&lt;/xs:appinfo&gt;</w:t>
      </w:r>
    </w:p>
    <w:p w14:paraId="7DE062A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187" w:author="Steve Hanson" w:date="2012-02-23T10:40:00Z">
        <w:r w:rsidRPr="005223F4" w:rsidDel="00E7772E">
          <w:rPr>
            <w:b/>
            <w:bCs/>
            <w:sz w:val="18"/>
            <w:szCs w:val="18"/>
            <w:lang w:val="en-US"/>
          </w:rPr>
          <w:delText xml:space="preserve">         </w:delText>
        </w:r>
      </w:del>
      <w:r w:rsidRPr="005223F4">
        <w:rPr>
          <w:b/>
          <w:bCs/>
          <w:sz w:val="18"/>
          <w:szCs w:val="18"/>
          <w:lang w:val="en-US"/>
        </w:rPr>
        <w:t>&lt;/xs:annotation&gt;</w:t>
      </w:r>
    </w:p>
    <w:p w14:paraId="2435368D" w14:textId="77777777" w:rsidR="00FE795C" w:rsidRPr="005223F4" w:rsidRDefault="00FE795C" w:rsidP="00FE795C">
      <w:pPr>
        <w:pStyle w:val="XMLExcerpt"/>
        <w:rPr>
          <w:sz w:val="18"/>
          <w:szCs w:val="18"/>
          <w:lang w:val="en-US"/>
        </w:rPr>
      </w:pPr>
      <w:r w:rsidRPr="005223F4">
        <w:rPr>
          <w:sz w:val="18"/>
          <w:szCs w:val="18"/>
          <w:lang w:val="en-US"/>
        </w:rPr>
        <w:t xml:space="preserve">      </w:t>
      </w:r>
      <w:del w:id="188" w:author="Steve Hanson" w:date="2012-02-23T10:40:00Z">
        <w:r w:rsidRPr="005223F4" w:rsidDel="00E7772E">
          <w:rPr>
            <w:sz w:val="18"/>
            <w:szCs w:val="18"/>
            <w:lang w:val="en-US"/>
          </w:rPr>
          <w:delText xml:space="preserve">         </w:delText>
        </w:r>
      </w:del>
      <w:r w:rsidRPr="005223F4">
        <w:rPr>
          <w:sz w:val="18"/>
          <w:szCs w:val="18"/>
          <w:lang w:val="en-US"/>
        </w:rPr>
        <w:t>&lt;/xs:element&gt;</w:t>
      </w:r>
    </w:p>
    <w:p w14:paraId="287A7433" w14:textId="77777777" w:rsidR="00FE795C" w:rsidRPr="005223F4" w:rsidDel="00E7772E" w:rsidRDefault="00FE795C" w:rsidP="00ED05E8">
      <w:pPr>
        <w:pStyle w:val="XMLExcerpt"/>
        <w:rPr>
          <w:del w:id="189" w:author="Steve Hanson" w:date="2012-02-23T10:41:00Z"/>
          <w:sz w:val="18"/>
          <w:szCs w:val="18"/>
          <w:lang w:val="en-US"/>
        </w:rPr>
      </w:pPr>
    </w:p>
    <w:p w14:paraId="7CC88C1C" w14:textId="77777777" w:rsidR="008066C7" w:rsidRPr="005223F4" w:rsidRDefault="008066C7" w:rsidP="00ED05E8">
      <w:pPr>
        <w:pStyle w:val="XMLExcerpt"/>
        <w:rPr>
          <w:sz w:val="18"/>
          <w:szCs w:val="18"/>
          <w:lang w:val="en-US"/>
        </w:rPr>
      </w:pPr>
      <w:del w:id="190" w:author="Steve Hanson" w:date="2012-02-23T10:41:00Z">
        <w:r w:rsidRPr="005223F4" w:rsidDel="00E7772E">
          <w:rPr>
            <w:sz w:val="18"/>
            <w:szCs w:val="18"/>
            <w:lang w:val="en-US"/>
          </w:rPr>
          <w:tab/>
        </w:r>
        <w:r w:rsidRPr="005223F4" w:rsidDel="00E7772E">
          <w:rPr>
            <w:sz w:val="18"/>
            <w:szCs w:val="18"/>
            <w:lang w:val="en-US"/>
          </w:rPr>
          <w:tab/>
        </w:r>
      </w:del>
      <w:ins w:id="191" w:author="Steve Hanson" w:date="2012-02-23T10:41:00Z">
        <w:r w:rsidR="00E7772E">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34B4083B"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192" w:author="Steve Hanson" w:date="2012-02-23T10:41:00Z">
        <w:r w:rsidR="00E7772E">
          <w:rPr>
            <w:b/>
            <w:bCs/>
            <w:sz w:val="18"/>
            <w:szCs w:val="18"/>
            <w:lang w:val="en-US"/>
          </w:rPr>
          <w:t xml:space="preserve">  </w:t>
        </w:r>
      </w:ins>
      <w:del w:id="193"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79AC9539"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194" w:author="Steve Hanson" w:date="2012-02-23T10:41:00Z">
        <w:r w:rsidRPr="005223F4" w:rsidDel="00E7772E">
          <w:rPr>
            <w:b/>
            <w:bCs/>
            <w:sz w:val="18"/>
            <w:szCs w:val="18"/>
            <w:lang w:val="en-US"/>
          </w:rPr>
          <w:delText xml:space="preserve">       </w:delText>
        </w:r>
      </w:del>
      <w:r w:rsidRPr="005223F4">
        <w:rPr>
          <w:b/>
          <w:bCs/>
          <w:sz w:val="18"/>
          <w:szCs w:val="18"/>
          <w:lang w:val="en-US"/>
        </w:rPr>
        <w:t>&lt;xs:appinfo source=”</w:t>
      </w:r>
      <w:r w:rsidRPr="005223F4">
        <w:rPr>
          <w:b/>
          <w:bCs/>
          <w:i/>
          <w:sz w:val="18"/>
          <w:szCs w:val="18"/>
          <w:lang w:val="en-US"/>
        </w:rPr>
        <w:t>http://www.ogf.org/dfdl/</w:t>
      </w:r>
      <w:r w:rsidRPr="005223F4">
        <w:rPr>
          <w:b/>
          <w:bCs/>
          <w:sz w:val="18"/>
          <w:szCs w:val="18"/>
          <w:lang w:val="en-US"/>
        </w:rPr>
        <w:t>”&gt;</w:t>
      </w:r>
    </w:p>
    <w:p w14:paraId="6CE5AB15" w14:textId="77777777" w:rsidR="00FE795C" w:rsidRPr="005223F4" w:rsidRDefault="00FE795C" w:rsidP="00E2087E">
      <w:pPr>
        <w:pStyle w:val="XMLExcerpt"/>
        <w:rPr>
          <w:b/>
          <w:bCs/>
          <w:sz w:val="18"/>
          <w:szCs w:val="18"/>
          <w:lang w:val="en-US"/>
        </w:rPr>
      </w:pPr>
      <w:r w:rsidRPr="005223F4">
        <w:rPr>
          <w:b/>
          <w:bCs/>
          <w:sz w:val="18"/>
          <w:szCs w:val="18"/>
          <w:lang w:val="en-US"/>
        </w:rPr>
        <w:t xml:space="preserve">       </w:t>
      </w:r>
      <w:del w:id="195" w:author="Steve Hanson" w:date="2012-02-23T10:41:00Z">
        <w:r w:rsidRPr="005223F4" w:rsidDel="00E7772E">
          <w:rPr>
            <w:b/>
            <w:bCs/>
            <w:sz w:val="18"/>
            <w:szCs w:val="18"/>
            <w:lang w:val="en-US"/>
          </w:rPr>
          <w:tab/>
          <w:delText xml:space="preserve">      </w:delText>
        </w:r>
      </w:del>
      <w:ins w:id="196" w:author="Steve Hanson" w:date="2012-02-23T10:41: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 xml:space="preserve">element </w:t>
      </w:r>
      <w:r w:rsidRPr="005223F4">
        <w:rPr>
          <w:b/>
          <w:bCs/>
          <w:sz w:val="18"/>
          <w:szCs w:val="18"/>
          <w:lang w:val="en-US"/>
        </w:rPr>
        <w:t xml:space="preserve">representation=“text” </w:t>
      </w:r>
    </w:p>
    <w:p w14:paraId="41E13CBD"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78E3FF17"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5DBE0CCA" w14:textId="77777777" w:rsidR="0080536D" w:rsidRPr="005223F4" w:rsidRDefault="0080536D" w:rsidP="006742F8">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6D0C4F" w:rsidRPr="005223F4">
        <w:rPr>
          <w:rFonts w:eastAsia="MS Mincho"/>
          <w:b/>
          <w:bCs/>
          <w:sz w:val="18"/>
          <w:szCs w:val="18"/>
          <w:lang w:val="en-US"/>
        </w:rPr>
        <w:t>###</w:t>
      </w:r>
      <w:r w:rsidRPr="005223F4">
        <w:rPr>
          <w:rFonts w:eastAsia="MS Mincho"/>
          <w:b/>
          <w:bCs/>
          <w:sz w:val="18"/>
          <w:szCs w:val="18"/>
          <w:lang w:val="en-US"/>
        </w:rPr>
        <w:t>##</w:t>
      </w:r>
      <w:r w:rsidR="006742F8" w:rsidRPr="005223F4">
        <w:rPr>
          <w:rFonts w:eastAsia="MS Mincho"/>
          <w:b/>
          <w:bCs/>
          <w:sz w:val="18"/>
          <w:szCs w:val="18"/>
          <w:lang w:val="en-US"/>
        </w:rPr>
        <w:t>##</w:t>
      </w:r>
      <w:r w:rsidRPr="005223F4">
        <w:rPr>
          <w:rFonts w:eastAsia="MS Mincho"/>
          <w:b/>
          <w:bCs/>
          <w:sz w:val="18"/>
          <w:szCs w:val="18"/>
          <w:lang w:val="en-US"/>
        </w:rPr>
        <w:t>0"</w:t>
      </w:r>
    </w:p>
    <w:p w14:paraId="5EFD8FE7" w14:textId="77777777" w:rsidR="0080536D" w:rsidRPr="005223F4" w:rsidRDefault="0080536D" w:rsidP="0080536D">
      <w:pPr>
        <w:pStyle w:val="XMLExcerpt"/>
        <w:rPr>
          <w:rFonts w:eastAsia="MS Mincho"/>
          <w:b/>
          <w:bCs/>
          <w:sz w:val="18"/>
          <w:szCs w:val="18"/>
          <w:lang w:val="en-US" w:eastAsia="ja-JP"/>
        </w:rPr>
      </w:pPr>
      <w:del w:id="197" w:author="Steve Hanson" w:date="2012-02-23T10:44:00Z">
        <w:r w:rsidRPr="005223F4" w:rsidDel="00E7772E">
          <w:rPr>
            <w:rFonts w:eastAsia="MS Mincho"/>
            <w:b/>
            <w:bCs/>
            <w:sz w:val="18"/>
            <w:szCs w:val="18"/>
            <w:lang w:val="en-US" w:eastAsia="ja-JP"/>
          </w:rPr>
          <w:tab/>
          <w:delText xml:space="preserve">  </w:delText>
        </w:r>
        <w:r w:rsidRPr="005223F4" w:rsidDel="00E7772E">
          <w:rPr>
            <w:rFonts w:eastAsia="MS Mincho"/>
            <w:b/>
            <w:bCs/>
            <w:sz w:val="18"/>
            <w:szCs w:val="18"/>
            <w:lang w:val="en-US" w:eastAsia="ja-JP"/>
          </w:rPr>
          <w:tab/>
          <w:delText xml:space="preserve">           </w:delText>
        </w:r>
      </w:del>
      <w:ins w:id="198" w:author="Steve Hanson" w:date="2012-02-23T10:44:00Z">
        <w:r w:rsidR="00E7772E">
          <w:rPr>
            <w:rFonts w:eastAsia="MS Mincho"/>
            <w:b/>
            <w:bCs/>
            <w:sz w:val="18"/>
            <w:szCs w:val="18"/>
            <w:lang w:val="en-US" w:eastAsia="ja-JP"/>
          </w:rPr>
          <w:t xml:space="preserve">                        </w:t>
        </w:r>
      </w:ins>
      <w:r w:rsidR="00820532" w:rsidRPr="005223F4">
        <w:rPr>
          <w:rFonts w:eastAsia="MS Mincho"/>
          <w:b/>
          <w:bCs/>
          <w:sz w:val="18"/>
          <w:szCs w:val="18"/>
          <w:lang w:val="en-US" w:eastAsia="ja-JP"/>
        </w:rPr>
        <w:t>textStandardGroupingSeparator</w:t>
      </w:r>
      <w:r w:rsidRPr="005223F4">
        <w:rPr>
          <w:rFonts w:eastAsia="MS Mincho"/>
          <w:b/>
          <w:bCs/>
          <w:sz w:val="18"/>
          <w:szCs w:val="18"/>
          <w:lang w:val="en-US" w:eastAsia="ja-JP"/>
        </w:rPr>
        <w:t>=","</w:t>
      </w:r>
    </w:p>
    <w:p w14:paraId="408667AF" w14:textId="77777777" w:rsidR="0080536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7F448B72"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3A6A3AE"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199" w:author="Steve Hanson" w:date="2012-02-23T10:41:00Z">
        <w:r w:rsidRPr="005223F4" w:rsidDel="00E7772E">
          <w:rPr>
            <w:b/>
            <w:bCs/>
            <w:sz w:val="18"/>
            <w:szCs w:val="18"/>
            <w:lang w:val="en-US"/>
          </w:rPr>
          <w:delText xml:space="preserve">        </w:delText>
        </w:r>
      </w:del>
      <w:r w:rsidRPr="005223F4">
        <w:rPr>
          <w:b/>
          <w:bCs/>
          <w:sz w:val="18"/>
          <w:szCs w:val="18"/>
          <w:lang w:val="en-US"/>
        </w:rPr>
        <w:t>&lt;/xs:appinfo&gt;</w:t>
      </w:r>
    </w:p>
    <w:p w14:paraId="2AE2091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00"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3C8306F4" w14:textId="77777777" w:rsidR="00FE795C" w:rsidRPr="005223F4" w:rsidRDefault="00FE795C" w:rsidP="00FE795C">
      <w:pPr>
        <w:pStyle w:val="XMLExcerpt"/>
        <w:rPr>
          <w:sz w:val="18"/>
          <w:szCs w:val="18"/>
          <w:lang w:val="en-US"/>
        </w:rPr>
      </w:pPr>
      <w:r w:rsidRPr="005223F4">
        <w:rPr>
          <w:sz w:val="18"/>
          <w:szCs w:val="18"/>
          <w:lang w:val="en-US"/>
        </w:rPr>
        <w:t xml:space="preserve">      </w:t>
      </w:r>
      <w:del w:id="201" w:author="Steve Hanson" w:date="2012-02-23T10:42:00Z">
        <w:r w:rsidRPr="005223F4" w:rsidDel="00E7772E">
          <w:rPr>
            <w:sz w:val="18"/>
            <w:szCs w:val="18"/>
            <w:lang w:val="en-US"/>
          </w:rPr>
          <w:delText xml:space="preserve">         </w:delText>
        </w:r>
      </w:del>
      <w:r w:rsidRPr="005223F4">
        <w:rPr>
          <w:sz w:val="18"/>
          <w:szCs w:val="18"/>
          <w:lang w:val="en-US"/>
        </w:rPr>
        <w:t>&lt;/xs:element&gt;</w:t>
      </w:r>
    </w:p>
    <w:p w14:paraId="09AE8B72" w14:textId="77777777" w:rsidR="00FE795C" w:rsidRPr="005223F4" w:rsidDel="00E7772E" w:rsidRDefault="00FE795C" w:rsidP="00FE795C">
      <w:pPr>
        <w:pStyle w:val="XMLExcerpt"/>
        <w:rPr>
          <w:del w:id="202" w:author="Steve Hanson" w:date="2012-02-23T10:42:00Z"/>
          <w:sz w:val="18"/>
          <w:szCs w:val="18"/>
          <w:lang w:val="en-US"/>
        </w:rPr>
      </w:pPr>
    </w:p>
    <w:p w14:paraId="08284EDD" w14:textId="77777777" w:rsidR="008066C7" w:rsidRPr="005223F4" w:rsidRDefault="008066C7" w:rsidP="00ED05E8">
      <w:pPr>
        <w:pStyle w:val="XMLExcerpt"/>
        <w:rPr>
          <w:sz w:val="18"/>
          <w:szCs w:val="18"/>
          <w:lang w:val="en-US"/>
        </w:rPr>
      </w:pPr>
      <w:del w:id="203" w:author="Steve Hanson" w:date="2012-02-23T10:42:00Z">
        <w:r w:rsidRPr="005223F4" w:rsidDel="00E7772E">
          <w:rPr>
            <w:sz w:val="18"/>
            <w:szCs w:val="18"/>
            <w:lang w:val="en-US"/>
          </w:rPr>
          <w:tab/>
        </w:r>
      </w:del>
      <w:ins w:id="204" w:author="Steve Hanson" w:date="2012-02-23T10:42:00Z">
        <w:r w:rsidR="00E7772E">
          <w:rPr>
            <w:sz w:val="18"/>
            <w:szCs w:val="18"/>
            <w:lang w:val="en-US"/>
          </w:rPr>
          <w:t xml:space="preserve">      </w:t>
        </w:r>
      </w:ins>
      <w:del w:id="205" w:author="Steve Hanson" w:date="2012-02-23T10:42:00Z">
        <w:r w:rsidRPr="005223F4" w:rsidDel="00E7772E">
          <w:rPr>
            <w:sz w:val="18"/>
            <w:szCs w:val="18"/>
            <w:lang w:val="en-US"/>
          </w:rPr>
          <w:tab/>
        </w:r>
      </w:del>
      <w:r w:rsidRPr="005223F4">
        <w:rPr>
          <w:sz w:val="18"/>
          <w:szCs w:val="18"/>
          <w:lang w:val="en-US"/>
        </w:rPr>
        <w:t>&lt;xs:element name="y" type=</w:t>
      </w:r>
      <w:r w:rsidR="00BF450E" w:rsidRPr="005223F4">
        <w:rPr>
          <w:sz w:val="18"/>
          <w:szCs w:val="18"/>
          <w:lang w:val="en-US"/>
        </w:rPr>
        <w:t>"xs:double"</w:t>
      </w:r>
      <w:r w:rsidRPr="005223F4">
        <w:rPr>
          <w:sz w:val="18"/>
          <w:szCs w:val="18"/>
          <w:lang w:val="en-US"/>
        </w:rPr>
        <w:t>&gt;</w:t>
      </w:r>
    </w:p>
    <w:p w14:paraId="0D661B7A" w14:textId="77777777" w:rsidR="00FE795C" w:rsidRPr="005223F4" w:rsidRDefault="00FE795C" w:rsidP="00FE795C">
      <w:pPr>
        <w:pStyle w:val="XMLExcerpt"/>
        <w:rPr>
          <w:rStyle w:val="CodeCharacter"/>
          <w:b/>
          <w:bCs/>
          <w:szCs w:val="18"/>
          <w:lang w:val="en-US"/>
        </w:rPr>
      </w:pPr>
      <w:del w:id="206" w:author="Steve Hanson" w:date="2012-02-23T10:42:00Z">
        <w:r w:rsidRPr="005223F4" w:rsidDel="00E7772E">
          <w:rPr>
            <w:rStyle w:val="CodeCharacter"/>
            <w:b/>
            <w:bCs/>
            <w:szCs w:val="18"/>
            <w:lang w:val="en-US"/>
          </w:rPr>
          <w:delText xml:space="preserve">         </w:delText>
        </w:r>
      </w:del>
      <w:ins w:id="207" w:author="Steve Hanson" w:date="2012-02-23T10:42:00Z">
        <w:r w:rsidR="00E7772E">
          <w:rPr>
            <w:rStyle w:val="CodeCharacter"/>
            <w:b/>
            <w:bCs/>
            <w:szCs w:val="18"/>
            <w:lang w:val="en-US"/>
          </w:rPr>
          <w:t xml:space="preserve">  </w:t>
        </w:r>
      </w:ins>
      <w:r w:rsidRPr="005223F4">
        <w:rPr>
          <w:rStyle w:val="CodeCharacter"/>
          <w:b/>
          <w:bCs/>
          <w:szCs w:val="18"/>
          <w:lang w:val="en-US"/>
        </w:rPr>
        <w:t xml:space="preserve">      &lt;xs:annotation&gt;</w:t>
      </w:r>
    </w:p>
    <w:p w14:paraId="2138CAB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ins w:id="208" w:author="Steve Hanson" w:date="2012-02-23T10:42:00Z">
        <w:r w:rsidR="00E7772E">
          <w:rPr>
            <w:rStyle w:val="CodeCharacter"/>
            <w:b/>
            <w:bCs/>
            <w:szCs w:val="18"/>
            <w:lang w:val="en-US"/>
          </w:rPr>
          <w:t xml:space="preserve">  </w:t>
        </w:r>
      </w:ins>
      <w:del w:id="209" w:author="Steve Hanson" w:date="2012-02-23T10:42: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AC5E5EA" w14:textId="77777777" w:rsidR="00FE795C" w:rsidRPr="005223F4" w:rsidRDefault="00FE795C" w:rsidP="00E2087E">
      <w:pPr>
        <w:pStyle w:val="XMLExcerpt"/>
        <w:rPr>
          <w:b/>
          <w:bCs/>
          <w:sz w:val="18"/>
          <w:szCs w:val="18"/>
          <w:lang w:val="en-US"/>
        </w:rPr>
      </w:pPr>
      <w:del w:id="210" w:author="Steve Hanson" w:date="2012-02-23T10:42: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3511F928"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0D904163"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72291BDF" w14:textId="77777777" w:rsidR="0080536D" w:rsidDel="00E7772E" w:rsidRDefault="0080536D" w:rsidP="0080536D">
      <w:pPr>
        <w:pStyle w:val="XMLExcerpt"/>
        <w:rPr>
          <w:del w:id="211" w:author="Unknown"/>
          <w:rFonts w:eastAsia="MS Mincho"/>
          <w:b/>
          <w:bCs/>
          <w:sz w:val="18"/>
          <w:szCs w:val="18"/>
          <w:lang w:val="en-US" w:eastAsia="ja-JP"/>
        </w:rPr>
      </w:pPr>
      <w:r w:rsidRPr="005223F4">
        <w:rPr>
          <w:rFonts w:eastAsia="MS Mincho"/>
          <w:lang w:val="en-US"/>
        </w:rPr>
        <w:t xml:space="preserve">                      </w:t>
      </w:r>
      <w:r w:rsidRPr="005223F4">
        <w:rPr>
          <w:rFonts w:eastAsia="MS Mincho"/>
          <w:b/>
          <w:bCs/>
          <w:sz w:val="18"/>
          <w:szCs w:val="18"/>
          <w:lang w:val="en-US"/>
        </w:rPr>
        <w:t>textNumberPattern="</w:t>
      </w:r>
      <w:bookmarkStart w:id="212" w:name="OLE_LINK5"/>
      <w:r w:rsidR="00B63902" w:rsidRPr="005223F4">
        <w:rPr>
          <w:rFonts w:eastAsia="MS Mincho"/>
          <w:b/>
          <w:bCs/>
          <w:sz w:val="18"/>
          <w:szCs w:val="18"/>
          <w:lang w:val="en-US"/>
        </w:rPr>
        <w:t>0.0E+000</w:t>
      </w:r>
      <w:bookmarkEnd w:id="212"/>
      <w:r w:rsidRPr="005223F4">
        <w:rPr>
          <w:rFonts w:eastAsia="MS Mincho"/>
          <w:b/>
          <w:bCs/>
          <w:sz w:val="18"/>
          <w:szCs w:val="18"/>
          <w:lang w:val="en-US"/>
        </w:rPr>
        <w:t>"</w:t>
      </w:r>
    </w:p>
    <w:p w14:paraId="2E1F40F6" w14:textId="77777777" w:rsidR="00E7772E" w:rsidRPr="005223F4" w:rsidRDefault="00E7772E" w:rsidP="00B63902">
      <w:pPr>
        <w:pStyle w:val="XMLExcerpt"/>
        <w:rPr>
          <w:ins w:id="213" w:author="Steve Hanson" w:date="2012-02-23T10:45:00Z"/>
          <w:rFonts w:eastAsia="MS Mincho"/>
          <w:b/>
          <w:bCs/>
          <w:sz w:val="18"/>
          <w:szCs w:val="18"/>
          <w:lang w:val="en-US"/>
        </w:rPr>
      </w:pPr>
    </w:p>
    <w:p w14:paraId="000BD618" w14:textId="77777777" w:rsidR="0080536D" w:rsidRPr="005223F4" w:rsidRDefault="00E7772E" w:rsidP="0080536D">
      <w:pPr>
        <w:pStyle w:val="XMLExcerpt"/>
        <w:rPr>
          <w:rFonts w:eastAsia="MS Mincho"/>
          <w:b/>
          <w:bCs/>
          <w:sz w:val="18"/>
          <w:szCs w:val="18"/>
          <w:lang w:val="en-US" w:eastAsia="ja-JP"/>
        </w:rPr>
      </w:pPr>
      <w:ins w:id="214" w:author="Steve Hanson" w:date="2012-02-23T10:45:00Z">
        <w:r>
          <w:rPr>
            <w:rFonts w:eastAsia="MS Mincho"/>
            <w:b/>
            <w:bCs/>
            <w:sz w:val="18"/>
            <w:szCs w:val="18"/>
            <w:lang w:val="en-US" w:eastAsia="ja-JP"/>
          </w:rPr>
          <w:t xml:space="preserve">                        </w:t>
        </w:r>
      </w:ins>
      <w:del w:id="215" w:author="Steve Hanson" w:date="2012-02-23T10:45:00Z">
        <w:r w:rsidR="0080536D" w:rsidRPr="005223F4" w:rsidDel="00E7772E">
          <w:rPr>
            <w:rFonts w:eastAsia="MS Mincho"/>
            <w:b/>
            <w:bCs/>
            <w:sz w:val="18"/>
            <w:szCs w:val="18"/>
            <w:lang w:val="en-US" w:eastAsia="ja-JP"/>
          </w:rPr>
          <w:tab/>
          <w:delText xml:space="preserve">  </w:delText>
        </w:r>
        <w:r w:rsidR="0080536D" w:rsidRPr="005223F4" w:rsidDel="00E7772E">
          <w:rPr>
            <w:rFonts w:eastAsia="MS Mincho"/>
            <w:b/>
            <w:bCs/>
            <w:sz w:val="18"/>
            <w:szCs w:val="18"/>
            <w:lang w:val="en-US" w:eastAsia="ja-JP"/>
          </w:rPr>
          <w:tab/>
          <w:delText xml:space="preserve">           </w:delText>
        </w:r>
      </w:del>
      <w:r w:rsidR="00820532" w:rsidRPr="005223F4">
        <w:rPr>
          <w:rFonts w:eastAsia="MS Mincho"/>
          <w:b/>
          <w:bCs/>
          <w:sz w:val="18"/>
          <w:szCs w:val="18"/>
          <w:lang w:val="en-US" w:eastAsia="ja-JP"/>
        </w:rPr>
        <w:t>textStandardGroupingSeparator</w:t>
      </w:r>
      <w:r w:rsidR="0080536D" w:rsidRPr="005223F4">
        <w:rPr>
          <w:rFonts w:eastAsia="MS Mincho"/>
          <w:b/>
          <w:bCs/>
          <w:sz w:val="18"/>
          <w:szCs w:val="18"/>
          <w:lang w:val="en-US" w:eastAsia="ja-JP"/>
        </w:rPr>
        <w:t>=","</w:t>
      </w:r>
    </w:p>
    <w:p w14:paraId="6120F716" w14:textId="77777777" w:rsidR="0080536D" w:rsidRPr="005223F4" w:rsidRDefault="0080536D" w:rsidP="0080536D">
      <w:pPr>
        <w:pStyle w:val="XMLExcerpt"/>
        <w:rPr>
          <w:b/>
          <w:bCs/>
          <w:sz w:val="18"/>
          <w:szCs w:val="18"/>
          <w:lang w:val="en-US"/>
        </w:rPr>
      </w:pPr>
      <w:r w:rsidRPr="005223F4">
        <w:rPr>
          <w:rFonts w:eastAsia="MS Mincho"/>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48B3F2D1"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3A770BA6" w14:textId="77777777" w:rsidR="00FE795C" w:rsidRPr="005223F4" w:rsidRDefault="00FE795C" w:rsidP="00FE795C">
      <w:pPr>
        <w:pStyle w:val="XMLExcerpt"/>
        <w:rPr>
          <w:b/>
          <w:bCs/>
          <w:sz w:val="18"/>
          <w:szCs w:val="18"/>
          <w:lang w:val="en-US"/>
        </w:rPr>
      </w:pPr>
      <w:del w:id="216"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&lt;/xs:appinfo&gt;</w:t>
      </w:r>
    </w:p>
    <w:p w14:paraId="0406C357" w14:textId="77777777" w:rsidR="00FE795C" w:rsidRPr="005223F4" w:rsidRDefault="00FE795C" w:rsidP="00FE795C">
      <w:pPr>
        <w:pStyle w:val="XMLExcerpt"/>
        <w:rPr>
          <w:b/>
          <w:bCs/>
          <w:sz w:val="18"/>
          <w:szCs w:val="18"/>
          <w:lang w:val="en-US"/>
        </w:rPr>
      </w:pPr>
      <w:del w:id="217"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&lt;/xs:annotation&gt;</w:t>
      </w:r>
    </w:p>
    <w:p w14:paraId="12808087" w14:textId="77777777" w:rsidR="00FE795C" w:rsidRPr="005223F4" w:rsidRDefault="00FE795C" w:rsidP="00FE795C">
      <w:pPr>
        <w:pStyle w:val="XMLExcerpt"/>
        <w:rPr>
          <w:sz w:val="18"/>
          <w:szCs w:val="18"/>
          <w:lang w:val="en-US"/>
        </w:rPr>
      </w:pPr>
      <w:del w:id="218" w:author="Steve Hanson" w:date="2012-02-23T10:42:00Z">
        <w:r w:rsidRPr="005223F4" w:rsidDel="00E7772E">
          <w:rPr>
            <w:sz w:val="18"/>
            <w:szCs w:val="18"/>
            <w:lang w:val="en-US"/>
          </w:rPr>
          <w:delText xml:space="preserve">         </w:delText>
        </w:r>
      </w:del>
      <w:r w:rsidRPr="005223F4">
        <w:rPr>
          <w:sz w:val="18"/>
          <w:szCs w:val="18"/>
          <w:lang w:val="en-US"/>
        </w:rPr>
        <w:t xml:space="preserve">      &lt;/xs:element&gt;</w:t>
      </w:r>
    </w:p>
    <w:p w14:paraId="66CF7D0E" w14:textId="77777777" w:rsidR="00FE795C" w:rsidRPr="005223F4" w:rsidDel="00E7772E" w:rsidRDefault="00FE795C" w:rsidP="00FE795C">
      <w:pPr>
        <w:pStyle w:val="XMLExcerpt"/>
        <w:rPr>
          <w:del w:id="219" w:author="Steve Hanson" w:date="2012-02-23T10:42:00Z"/>
          <w:sz w:val="18"/>
          <w:szCs w:val="18"/>
          <w:lang w:val="en-US"/>
        </w:rPr>
      </w:pPr>
    </w:p>
    <w:p w14:paraId="40FD5CE6" w14:textId="77777777" w:rsidR="008066C7" w:rsidRPr="005223F4" w:rsidRDefault="008066C7" w:rsidP="00AB266D">
      <w:pPr>
        <w:pStyle w:val="XMLExcerpt"/>
        <w:rPr>
          <w:sz w:val="18"/>
          <w:szCs w:val="18"/>
          <w:lang w:val="en-US"/>
        </w:rPr>
      </w:pPr>
      <w:del w:id="220" w:author="Steve Hanson" w:date="2012-02-23T10:43:00Z">
        <w:r w:rsidRPr="005223F4" w:rsidDel="00E7772E">
          <w:rPr>
            <w:sz w:val="18"/>
            <w:szCs w:val="18"/>
            <w:lang w:val="en-US"/>
          </w:rPr>
          <w:tab/>
        </w:r>
        <w:r w:rsidRPr="005223F4" w:rsidDel="00E7772E">
          <w:rPr>
            <w:sz w:val="18"/>
            <w:szCs w:val="18"/>
            <w:lang w:val="en-US"/>
          </w:rPr>
          <w:tab/>
        </w:r>
      </w:del>
      <w:ins w:id="221" w:author="Steve Hanson" w:date="2012-02-23T10:43:00Z">
        <w:r w:rsidR="00E7772E">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52E1C316"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222"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&lt;xs:annotation&gt;</w:t>
      </w:r>
    </w:p>
    <w:p w14:paraId="3A06138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223"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w:t>
      </w:r>
      <w:del w:id="224"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62841DE" w14:textId="77777777" w:rsidR="00FE795C" w:rsidRPr="005223F4" w:rsidRDefault="00FE795C" w:rsidP="00E2087E">
      <w:pPr>
        <w:pStyle w:val="XMLExcerpt"/>
        <w:rPr>
          <w:b/>
          <w:bCs/>
          <w:sz w:val="18"/>
          <w:szCs w:val="18"/>
          <w:lang w:val="en-US"/>
        </w:rPr>
      </w:pPr>
      <w:del w:id="225" w:author="Steve Hanson" w:date="2012-02-23T10:43: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2173A5FC"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6CB38132"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3D705466" w14:textId="77777777" w:rsidR="0051699D" w:rsidRPr="005223F4" w:rsidRDefault="0051699D" w:rsidP="00B63902">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B63902" w:rsidRPr="005223F4">
        <w:rPr>
          <w:rFonts w:eastAsia="MS Mincho"/>
          <w:b/>
          <w:bCs/>
          <w:sz w:val="18"/>
          <w:szCs w:val="18"/>
          <w:lang w:val="en-US"/>
        </w:rPr>
        <w:t>0.0E0</w:t>
      </w:r>
      <w:r w:rsidRPr="005223F4">
        <w:rPr>
          <w:rFonts w:eastAsia="MS Mincho"/>
          <w:b/>
          <w:bCs/>
          <w:sz w:val="18"/>
          <w:szCs w:val="18"/>
          <w:lang w:val="en-US"/>
        </w:rPr>
        <w:t>"</w:t>
      </w:r>
    </w:p>
    <w:p w14:paraId="1962A300" w14:textId="77777777" w:rsidR="0051699D" w:rsidRPr="005223F4" w:rsidRDefault="0051699D" w:rsidP="0051699D">
      <w:pPr>
        <w:pStyle w:val="XMLExcerpt"/>
        <w:rPr>
          <w:rFonts w:eastAsia="MS Mincho"/>
          <w:b/>
          <w:bCs/>
          <w:sz w:val="18"/>
          <w:szCs w:val="18"/>
          <w:lang w:val="en-US" w:eastAsia="ja-JP"/>
        </w:rPr>
      </w:pPr>
      <w:del w:id="226" w:author="Steve Hanson" w:date="2012-02-23T10:43:00Z">
        <w:r w:rsidRPr="005223F4" w:rsidDel="00E7772E">
          <w:rPr>
            <w:rFonts w:eastAsia="MS Mincho"/>
            <w:sz w:val="18"/>
            <w:szCs w:val="18"/>
            <w:lang w:val="en-US" w:eastAsia="ja-JP"/>
          </w:rPr>
          <w:tab/>
          <w:delText xml:space="preserve"> </w:delText>
        </w:r>
      </w:del>
      <w:del w:id="227" w:author="Steve Hanson" w:date="2012-02-23T10:45:00Z">
        <w:r w:rsidRPr="005223F4" w:rsidDel="00E7772E">
          <w:rPr>
            <w:rFonts w:eastAsia="MS Mincho"/>
            <w:sz w:val="18"/>
            <w:szCs w:val="18"/>
            <w:lang w:val="en-US" w:eastAsia="ja-JP"/>
          </w:rPr>
          <w:delText xml:space="preserve"> </w:delText>
        </w:r>
      </w:del>
      <w:del w:id="228" w:author="Steve Hanson" w:date="2012-02-23T10:43:00Z">
        <w:r w:rsidRPr="005223F4" w:rsidDel="00E7772E">
          <w:rPr>
            <w:rFonts w:eastAsia="MS Mincho"/>
            <w:sz w:val="18"/>
            <w:szCs w:val="18"/>
            <w:lang w:val="en-US" w:eastAsia="ja-JP"/>
          </w:rPr>
          <w:tab/>
        </w:r>
      </w:del>
      <w:del w:id="229" w:author="Steve Hanson" w:date="2012-02-23T10:45:00Z">
        <w:r w:rsidRPr="005223F4" w:rsidDel="00E7772E">
          <w:rPr>
            <w:rFonts w:eastAsia="MS Mincho"/>
            <w:sz w:val="18"/>
            <w:szCs w:val="18"/>
            <w:lang w:val="en-US" w:eastAsia="ja-JP"/>
          </w:rPr>
          <w:delText xml:space="preserve">           </w:delText>
        </w:r>
      </w:del>
      <w:ins w:id="230" w:author="Steve Hanson" w:date="2012-02-23T10:45:00Z">
        <w:r w:rsidR="00E7772E">
          <w:rPr>
            <w:rFonts w:eastAsia="MS Mincho"/>
            <w:sz w:val="18"/>
            <w:szCs w:val="18"/>
            <w:lang w:val="en-US" w:eastAsia="ja-JP"/>
          </w:rPr>
          <w:t xml:space="preserve">                        </w:t>
        </w:r>
      </w:ins>
      <w:r w:rsidR="00820532" w:rsidRPr="005223F4">
        <w:rPr>
          <w:rFonts w:eastAsia="MS Mincho"/>
          <w:b/>
          <w:bCs/>
          <w:sz w:val="18"/>
          <w:szCs w:val="18"/>
          <w:lang w:val="en-US" w:eastAsia="ja-JP"/>
        </w:rPr>
        <w:t>textStandardGroupingSeparator</w:t>
      </w:r>
      <w:r w:rsidRPr="005223F4">
        <w:rPr>
          <w:rFonts w:eastAsia="MS Mincho"/>
          <w:b/>
          <w:bCs/>
          <w:sz w:val="18"/>
          <w:szCs w:val="18"/>
          <w:lang w:val="en-US" w:eastAsia="ja-JP"/>
        </w:rPr>
        <w:t>=","</w:t>
      </w:r>
    </w:p>
    <w:p w14:paraId="7813F796" w14:textId="77777777" w:rsidR="0051699D" w:rsidRPr="005223F4" w:rsidRDefault="0051699D" w:rsidP="0051699D">
      <w:pPr>
        <w:pStyle w:val="XMLExcerpt"/>
        <w:rPr>
          <w:b/>
          <w:bCs/>
          <w:sz w:val="18"/>
          <w:szCs w:val="18"/>
          <w:lang w:val="en-US"/>
        </w:rPr>
      </w:pPr>
      <w:r w:rsidRPr="005223F4">
        <w:rPr>
          <w:rFonts w:eastAsia="MS Mincho"/>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310E255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6BC1B9C" w14:textId="77777777" w:rsidR="00FE795C" w:rsidRPr="005223F4" w:rsidRDefault="00FE795C" w:rsidP="00FE795C">
      <w:pPr>
        <w:pStyle w:val="XMLExcerpt"/>
        <w:rPr>
          <w:b/>
          <w:bCs/>
          <w:sz w:val="18"/>
          <w:szCs w:val="18"/>
          <w:lang w:val="en-US"/>
        </w:rPr>
      </w:pPr>
      <w:del w:id="231"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&lt;/xs:appinfo&gt;</w:t>
      </w:r>
    </w:p>
    <w:p w14:paraId="797BD356" w14:textId="77777777" w:rsidR="00FE795C" w:rsidRPr="005223F4" w:rsidRDefault="00FE795C" w:rsidP="00FE795C">
      <w:pPr>
        <w:pStyle w:val="XMLExcerpt"/>
        <w:rPr>
          <w:b/>
          <w:bCs/>
          <w:sz w:val="18"/>
          <w:szCs w:val="18"/>
          <w:lang w:val="en-US"/>
        </w:rPr>
      </w:pPr>
      <w:del w:id="232"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&lt;/xs:annotation&gt;</w:t>
      </w:r>
    </w:p>
    <w:p w14:paraId="1E6775C4" w14:textId="77777777" w:rsidR="00FE795C" w:rsidRPr="005223F4" w:rsidRDefault="00FE795C" w:rsidP="00FE795C">
      <w:pPr>
        <w:pStyle w:val="XMLExcerpt"/>
        <w:rPr>
          <w:sz w:val="18"/>
          <w:szCs w:val="18"/>
          <w:lang w:val="en-US"/>
        </w:rPr>
      </w:pPr>
      <w:del w:id="233" w:author="Steve Hanson" w:date="2012-02-23T10:45:00Z">
        <w:r w:rsidRPr="005223F4" w:rsidDel="00E7772E">
          <w:rPr>
            <w:sz w:val="18"/>
            <w:szCs w:val="18"/>
            <w:lang w:val="en-US"/>
          </w:rPr>
          <w:delText xml:space="preserve">             </w:delText>
        </w:r>
      </w:del>
      <w:ins w:id="234" w:author="Steve Hanson" w:date="2012-02-23T10:45:00Z">
        <w:r w:rsidR="00E7772E">
          <w:rPr>
            <w:sz w:val="18"/>
            <w:szCs w:val="18"/>
            <w:lang w:val="en-US"/>
          </w:rPr>
          <w:t xml:space="preserve">      </w:t>
        </w:r>
      </w:ins>
      <w:r w:rsidRPr="005223F4">
        <w:rPr>
          <w:sz w:val="18"/>
          <w:szCs w:val="18"/>
          <w:lang w:val="en-US"/>
        </w:rPr>
        <w:t>&lt;/xs:element&gt;</w:t>
      </w:r>
    </w:p>
    <w:p w14:paraId="021DACDC" w14:textId="77777777" w:rsidR="00FE795C" w:rsidRPr="005223F4" w:rsidDel="00E7772E" w:rsidRDefault="00FE795C" w:rsidP="00ED05E8">
      <w:pPr>
        <w:pStyle w:val="XMLExcerpt"/>
        <w:rPr>
          <w:del w:id="235" w:author="Steve Hanson" w:date="2012-02-23T10:45:00Z"/>
          <w:sz w:val="18"/>
          <w:szCs w:val="18"/>
          <w:lang w:val="en-US"/>
        </w:rPr>
      </w:pPr>
    </w:p>
    <w:p w14:paraId="477D206E" w14:textId="77777777" w:rsidR="008066C7" w:rsidRPr="005223F4" w:rsidRDefault="008066C7" w:rsidP="00ED05E8">
      <w:pPr>
        <w:pStyle w:val="XMLExcerpt"/>
        <w:rPr>
          <w:sz w:val="18"/>
          <w:szCs w:val="18"/>
          <w:lang w:val="en-US"/>
        </w:rPr>
      </w:pPr>
      <w:del w:id="236" w:author="Steve Hanson" w:date="2012-02-23T10:45:00Z">
        <w:r w:rsidRPr="005223F4" w:rsidDel="00E7772E">
          <w:rPr>
            <w:sz w:val="18"/>
            <w:szCs w:val="18"/>
            <w:lang w:val="en-US"/>
          </w:rPr>
          <w:tab/>
        </w:r>
      </w:del>
      <w:ins w:id="237" w:author="Steve Hanson" w:date="2012-02-23T10:45:00Z">
        <w:r w:rsidR="00E7772E">
          <w:rPr>
            <w:sz w:val="18"/>
            <w:szCs w:val="18"/>
            <w:lang w:val="en-US"/>
          </w:rPr>
          <w:t xml:space="preserve">    </w:t>
        </w:r>
      </w:ins>
      <w:r w:rsidRPr="005223F4">
        <w:rPr>
          <w:sz w:val="18"/>
          <w:szCs w:val="18"/>
          <w:lang w:val="en-US"/>
        </w:rPr>
        <w:t>&lt;/xs:sequence&gt;</w:t>
      </w:r>
    </w:p>
    <w:p w14:paraId="2651F1C2" w14:textId="77777777" w:rsidR="00E7772E" w:rsidRPr="005223F4" w:rsidRDefault="00E7772E" w:rsidP="00ED05E8">
      <w:pPr>
        <w:pStyle w:val="XMLExcerpt"/>
        <w:rPr>
          <w:sz w:val="18"/>
          <w:szCs w:val="18"/>
          <w:lang w:val="en-US"/>
        </w:rPr>
      </w:pPr>
      <w:ins w:id="238" w:author="Steve Hanson" w:date="2012-02-23T10:45:00Z">
        <w:r>
          <w:rPr>
            <w:sz w:val="18"/>
            <w:szCs w:val="18"/>
            <w:lang w:val="en-US"/>
          </w:rPr>
          <w:t xml:space="preserve">  </w:t>
        </w:r>
      </w:ins>
      <w:r w:rsidR="008066C7" w:rsidRPr="005223F4">
        <w:rPr>
          <w:sz w:val="18"/>
          <w:szCs w:val="18"/>
          <w:lang w:val="en-US"/>
        </w:rPr>
        <w:t>&lt;/xs:complexType&gt;</w:t>
      </w:r>
    </w:p>
    <w:p w14:paraId="30B46922" w14:textId="01E4171B" w:rsidR="00C52CA4" w:rsidRPr="005223F4" w:rsidDel="001D4C1A" w:rsidRDefault="00C52CA4" w:rsidP="00C52CA4">
      <w:pPr>
        <w:rPr>
          <w:del w:id="239" w:author="mbeckerle" w:date="2012-04-22T21:37:00Z"/>
        </w:rPr>
      </w:pPr>
      <w:bookmarkStart w:id="240" w:name="_Toc322911475"/>
      <w:bookmarkStart w:id="241" w:name="_Toc322912014"/>
      <w:bookmarkStart w:id="242" w:name="_Toc329092897"/>
      <w:bookmarkStart w:id="243" w:name="_Toc332701410"/>
      <w:bookmarkStart w:id="244" w:name="_Toc332701717"/>
      <w:bookmarkStart w:id="245" w:name="_Toc332711511"/>
      <w:bookmarkStart w:id="246" w:name="_Toc332711819"/>
      <w:bookmarkStart w:id="247" w:name="_Toc332712121"/>
      <w:bookmarkStart w:id="248" w:name="_Toc332724037"/>
      <w:bookmarkStart w:id="249" w:name="_Toc332724337"/>
      <w:bookmarkEnd w:id="240"/>
      <w:bookmarkEnd w:id="241"/>
      <w:bookmarkEnd w:id="242"/>
      <w:bookmarkEnd w:id="243"/>
      <w:bookmarkEnd w:id="244"/>
      <w:bookmarkEnd w:id="245"/>
      <w:bookmarkEnd w:id="246"/>
      <w:bookmarkEnd w:id="247"/>
      <w:bookmarkEnd w:id="248"/>
      <w:bookmarkEnd w:id="249"/>
    </w:p>
    <w:p w14:paraId="14320609" w14:textId="26571AF7" w:rsidR="000C68C6" w:rsidRPr="005223F4" w:rsidDel="001D4C1A" w:rsidRDefault="000C68C6" w:rsidP="000C68C6">
      <w:pPr>
        <w:rPr>
          <w:del w:id="250" w:author="mbeckerle" w:date="2012-04-22T21:37:00Z"/>
        </w:rPr>
      </w:pPr>
      <w:bookmarkStart w:id="251" w:name="_Toc322911476"/>
      <w:bookmarkStart w:id="252" w:name="_Toc322912015"/>
      <w:bookmarkStart w:id="253" w:name="_Toc329092898"/>
      <w:bookmarkStart w:id="254" w:name="_Toc332701411"/>
      <w:bookmarkStart w:id="255" w:name="_Toc332701718"/>
      <w:bookmarkStart w:id="256" w:name="_Toc332711512"/>
      <w:bookmarkStart w:id="257" w:name="_Toc332711820"/>
      <w:bookmarkStart w:id="258" w:name="_Toc332712122"/>
      <w:bookmarkStart w:id="259" w:name="_Toc332724038"/>
      <w:bookmarkStart w:id="260" w:name="_Toc332724338"/>
      <w:bookmarkEnd w:id="251"/>
      <w:bookmarkEnd w:id="252"/>
      <w:bookmarkEnd w:id="253"/>
      <w:bookmarkEnd w:id="254"/>
      <w:bookmarkEnd w:id="255"/>
      <w:bookmarkEnd w:id="256"/>
      <w:bookmarkEnd w:id="257"/>
      <w:bookmarkEnd w:id="258"/>
      <w:bookmarkEnd w:id="259"/>
      <w:bookmarkEnd w:id="260"/>
    </w:p>
    <w:p w14:paraId="5E1E4216" w14:textId="77777777" w:rsidR="000C68C6" w:rsidRPr="005223F4" w:rsidRDefault="00F00206">
      <w:pPr>
        <w:pStyle w:val="Heading2"/>
      </w:pPr>
      <w:bookmarkStart w:id="261" w:name="_Toc177399018"/>
      <w:bookmarkStart w:id="262" w:name="_Toc175057304"/>
      <w:bookmarkStart w:id="263" w:name="_Toc199516211"/>
      <w:bookmarkStart w:id="264" w:name="_Toc194983892"/>
      <w:bookmarkStart w:id="265" w:name="_Toc243112730"/>
      <w:bookmarkStart w:id="266" w:name="_Toc332724339"/>
      <w:r w:rsidRPr="005223F4">
        <w:t>What DFDL is not</w:t>
      </w:r>
      <w:bookmarkEnd w:id="261"/>
      <w:bookmarkEnd w:id="262"/>
      <w:bookmarkEnd w:id="263"/>
      <w:bookmarkEnd w:id="264"/>
      <w:bookmarkEnd w:id="265"/>
      <w:bookmarkEnd w:id="266"/>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EB2893">
      <w:pPr>
        <w:numPr>
          <w:ilvl w:val="0"/>
          <w:numId w:val="23"/>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F00206">
      <w:pPr>
        <w:numPr>
          <w:ilvl w:val="0"/>
          <w:numId w:val="23"/>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7777777" w:rsidR="00D47BFD" w:rsidRPr="005223F4" w:rsidRDefault="00D47BFD" w:rsidP="00D47BFD">
      <w:r w:rsidRPr="005223F4">
        <w:t xml:space="preserve">This latter point deserves some elaboration. The XML schema used must be suitable for describing the physical data format. There must be a correspondence between the XML schema's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pPr>
        <w:pStyle w:val="Heading2"/>
      </w:pPr>
      <w:bookmarkStart w:id="267" w:name="_Toc177399019"/>
      <w:bookmarkStart w:id="268" w:name="_Toc175057305"/>
      <w:bookmarkStart w:id="269" w:name="_Toc199516212"/>
      <w:bookmarkStart w:id="270" w:name="_Toc194983893"/>
      <w:bookmarkStart w:id="271" w:name="_Toc243112731"/>
      <w:bookmarkStart w:id="272" w:name="_Toc332724340"/>
      <w:r w:rsidRPr="005223F4">
        <w:t>Scope of version 1.0</w:t>
      </w:r>
      <w:bookmarkEnd w:id="267"/>
      <w:bookmarkEnd w:id="268"/>
      <w:bookmarkEnd w:id="269"/>
      <w:bookmarkEnd w:id="270"/>
      <w:bookmarkEnd w:id="271"/>
      <w:bookmarkEnd w:id="272"/>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402750">
      <w:pPr>
        <w:numPr>
          <w:ilvl w:val="0"/>
          <w:numId w:val="21"/>
        </w:numPr>
      </w:pPr>
      <w:r w:rsidRPr="005223F4">
        <w:t>Leverage XML technology and concepts</w:t>
      </w:r>
    </w:p>
    <w:p w14:paraId="72FC89E5" w14:textId="77777777" w:rsidR="00402750" w:rsidRPr="005223F4" w:rsidRDefault="00402750" w:rsidP="00402750">
      <w:pPr>
        <w:numPr>
          <w:ilvl w:val="0"/>
          <w:numId w:val="21"/>
        </w:numPr>
      </w:pPr>
      <w:r w:rsidRPr="005223F4">
        <w:t>Support very efficient parsers/formatters</w:t>
      </w:r>
    </w:p>
    <w:p w14:paraId="5D4305AF" w14:textId="77777777" w:rsidR="00402750" w:rsidRPr="005223F4" w:rsidRDefault="00402750" w:rsidP="00C204B1">
      <w:pPr>
        <w:numPr>
          <w:ilvl w:val="0"/>
          <w:numId w:val="21"/>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402750">
      <w:pPr>
        <w:numPr>
          <w:ilvl w:val="0"/>
          <w:numId w:val="21"/>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402750">
      <w:pPr>
        <w:numPr>
          <w:ilvl w:val="0"/>
          <w:numId w:val="21"/>
        </w:numPr>
      </w:pPr>
      <w:r w:rsidRPr="005223F4">
        <w:t>Keep simple cases simple</w:t>
      </w:r>
    </w:p>
    <w:p w14:paraId="63C0B681" w14:textId="77777777" w:rsidR="00402750" w:rsidRPr="005223F4" w:rsidRDefault="00402750" w:rsidP="0091319F">
      <w:pPr>
        <w:numPr>
          <w:ilvl w:val="0"/>
          <w:numId w:val="21"/>
        </w:numPr>
      </w:pPr>
      <w:r w:rsidRPr="005223F4">
        <w:t xml:space="preserve">Simple descriptions should be "human readable"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54281D">
      <w:pPr>
        <w:numPr>
          <w:ilvl w:val="0"/>
          <w:numId w:val="20"/>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402750">
      <w:pPr>
        <w:numPr>
          <w:ilvl w:val="0"/>
          <w:numId w:val="20"/>
        </w:numPr>
      </w:pPr>
      <w:r w:rsidRPr="005223F4">
        <w:t>Validate the data when parsing</w:t>
      </w:r>
      <w:r w:rsidR="002776C2" w:rsidRPr="005223F4">
        <w:t xml:space="preserve"> and unparsing</w:t>
      </w:r>
      <w:r w:rsidRPr="005223F4">
        <w:t xml:space="preserve"> using XSDL validation.</w:t>
      </w:r>
    </w:p>
    <w:p w14:paraId="7A64D4BA" w14:textId="77777777" w:rsidR="00402750" w:rsidRPr="005223F4" w:rsidRDefault="00402750" w:rsidP="00402750">
      <w:pPr>
        <w:numPr>
          <w:ilvl w:val="0"/>
          <w:numId w:val="20"/>
        </w:numPr>
      </w:pPr>
      <w:r w:rsidRPr="005223F4">
        <w:t>Defaulted input</w:t>
      </w:r>
      <w:r w:rsidR="002776C2" w:rsidRPr="005223F4">
        <w:t xml:space="preserve"> and output</w:t>
      </w:r>
      <w:r w:rsidRPr="005223F4">
        <w:t xml:space="preserve"> for missing values</w:t>
      </w:r>
    </w:p>
    <w:p w14:paraId="0941EE7E" w14:textId="77777777" w:rsidR="00402750" w:rsidRPr="005223F4" w:rsidRDefault="00402750" w:rsidP="00402750">
      <w:pPr>
        <w:numPr>
          <w:ilvl w:val="0"/>
          <w:numId w:val="20"/>
        </w:numPr>
      </w:pPr>
      <w:r w:rsidRPr="005223F4">
        <w:t>Reference – use of a previously read value in subsequent expressions</w:t>
      </w:r>
    </w:p>
    <w:p w14:paraId="41670242" w14:textId="77777777" w:rsidR="00402750" w:rsidRPr="005223F4" w:rsidRDefault="00402750" w:rsidP="00F04839">
      <w:pPr>
        <w:numPr>
          <w:ilvl w:val="0"/>
          <w:numId w:val="20"/>
        </w:numPr>
      </w:pPr>
      <w:r w:rsidRPr="005223F4">
        <w:t xml:space="preserve">Choice – </w:t>
      </w:r>
      <w:r w:rsidR="00F04839" w:rsidRPr="005223F4">
        <w:t xml:space="preserve">capability </w:t>
      </w:r>
      <w:r w:rsidRPr="005223F4">
        <w:t>to select among format variations</w:t>
      </w:r>
    </w:p>
    <w:p w14:paraId="27CE7771" w14:textId="77777777" w:rsidR="00402750" w:rsidRPr="005223F4" w:rsidRDefault="000F2A2D" w:rsidP="00820CB7">
      <w:pPr>
        <w:numPr>
          <w:ilvl w:val="0"/>
          <w:numId w:val="20"/>
        </w:numPr>
      </w:pPr>
      <w:r w:rsidRPr="005223F4">
        <w:rPr>
          <w:rStyle w:val="CommentReference"/>
          <w:sz w:val="20"/>
          <w:szCs w:val="20"/>
        </w:rPr>
        <w:t xml:space="preserve">Hidden </w:t>
      </w:r>
      <w:r w:rsidR="00820CB7" w:rsidRPr="005223F4">
        <w:rPr>
          <w:rStyle w:val="CommentReference"/>
          <w:sz w:val="20"/>
          <w:szCs w:val="20"/>
        </w:rPr>
        <w:t>sequence of e</w:t>
      </w:r>
      <w:r w:rsidRPr="005223F4">
        <w:rPr>
          <w:rStyle w:val="CommentReference"/>
          <w:sz w:val="20"/>
          <w:szCs w:val="20"/>
        </w:rPr>
        <w:t>lements</w:t>
      </w:r>
      <w:r w:rsidR="002950E4" w:rsidRPr="005223F4">
        <w:rPr>
          <w:rStyle w:val="CommentReference"/>
          <w:sz w:val="20"/>
          <w:szCs w:val="20"/>
        </w:rPr>
        <w:t xml:space="preserve"> - </w:t>
      </w:r>
      <w:r w:rsidR="002950E4" w:rsidRPr="005223F4">
        <w:rPr>
          <w:rStyle w:val="CommentReference"/>
          <w:vanish/>
          <w:sz w:val="20"/>
          <w:szCs w:val="20"/>
        </w:rPr>
        <w:t>Basic Layering</w:t>
      </w:r>
      <w:r w:rsidR="00402750" w:rsidRPr="005223F4">
        <w:t xml:space="preserve"> description of an intermediate representation not exposed in the final result</w:t>
      </w:r>
    </w:p>
    <w:p w14:paraId="36C8FF3F" w14:textId="77777777" w:rsidR="00402750" w:rsidRPr="005223F4" w:rsidRDefault="00402750" w:rsidP="00402750">
      <w:pPr>
        <w:numPr>
          <w:ilvl w:val="0"/>
          <w:numId w:val="20"/>
        </w:numPr>
      </w:pPr>
      <w:r w:rsidRPr="005223F4">
        <w:t>Basic Math – in DFDL expressions</w:t>
      </w:r>
    </w:p>
    <w:p w14:paraId="57F4DB84" w14:textId="77777777" w:rsidR="00A566D0" w:rsidRPr="005223F4" w:rsidRDefault="00A566D0" w:rsidP="00402750">
      <w:pPr>
        <w:numPr>
          <w:ilvl w:val="0"/>
          <w:numId w:val="20"/>
        </w:numPr>
      </w:pPr>
      <w:r w:rsidRPr="005223F4">
        <w:t>Out-of-band value handling</w:t>
      </w:r>
    </w:p>
    <w:p w14:paraId="679649AB" w14:textId="77777777" w:rsidR="00A566D0" w:rsidRPr="005223F4" w:rsidRDefault="00A566D0" w:rsidP="00402750">
      <w:pPr>
        <w:numPr>
          <w:ilvl w:val="0"/>
          <w:numId w:val="20"/>
        </w:numPr>
      </w:pPr>
      <w:r w:rsidRPr="005223F4">
        <w:t>Speculative parsing to resolve uncertainty.</w:t>
      </w:r>
    </w:p>
    <w:p w14:paraId="0B95027C" w14:textId="77777777" w:rsidR="00402750" w:rsidRPr="005223F4" w:rsidRDefault="00402750" w:rsidP="00402750">
      <w:pPr>
        <w:numPr>
          <w:ilvl w:val="0"/>
          <w:numId w:val="20"/>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BB466F">
      <w:pPr>
        <w:numPr>
          <w:ilvl w:val="0"/>
          <w:numId w:val="19"/>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77777777" w:rsidR="00BB466F" w:rsidRPr="005223F4" w:rsidRDefault="002950E4" w:rsidP="000F2A2D">
      <w:pPr>
        <w:numPr>
          <w:ilvl w:val="0"/>
          <w:numId w:val="19"/>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element's </w:t>
      </w:r>
      <w:r w:rsidR="000F2A2D" w:rsidRPr="005223F4">
        <w:t xml:space="preserve">value content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pPr>
        <w:pStyle w:val="Heading2"/>
      </w:pPr>
      <w:bookmarkStart w:id="273" w:name="_Toc322911479"/>
      <w:bookmarkStart w:id="274" w:name="_Toc322912018"/>
      <w:bookmarkStart w:id="275" w:name="_Toc177399020"/>
      <w:bookmarkStart w:id="276" w:name="_Toc175057306"/>
      <w:bookmarkStart w:id="277" w:name="_Toc199516213"/>
      <w:bookmarkStart w:id="278" w:name="_Toc194983894"/>
      <w:bookmarkStart w:id="279" w:name="_Toc243112732"/>
      <w:bookmarkStart w:id="280" w:name="_Toc332724341"/>
      <w:bookmarkEnd w:id="273"/>
      <w:bookmarkEnd w:id="274"/>
      <w:r w:rsidRPr="005223F4">
        <w:t>Related standards</w:t>
      </w:r>
      <w:bookmarkEnd w:id="275"/>
      <w:bookmarkEnd w:id="276"/>
      <w:bookmarkEnd w:id="277"/>
      <w:bookmarkEnd w:id="278"/>
      <w:bookmarkEnd w:id="279"/>
      <w:bookmarkEnd w:id="280"/>
    </w:p>
    <w:p w14:paraId="344CF6E9" w14:textId="3DCA6BD5" w:rsidR="00857EB5" w:rsidRPr="005223F4" w:rsidRDefault="00BB466F" w:rsidP="00857EB5">
      <w:pPr>
        <w:pStyle w:val="nobreak"/>
        <w:numPr>
          <w:ilvl w:val="0"/>
          <w:numId w:val="22"/>
        </w:numPr>
      </w:pPr>
      <w:commentRangeStart w:id="281"/>
      <w:commentRangeStart w:id="282"/>
      <w:r w:rsidRPr="005223F4">
        <w:t>Prescriptive systems</w:t>
      </w:r>
      <w:commentRangeEnd w:id="281"/>
      <w:r w:rsidR="00B12D70">
        <w:rPr>
          <w:rStyle w:val="CommentReference"/>
        </w:rPr>
        <w:commentReference w:id="281"/>
      </w:r>
      <w:commentRangeEnd w:id="282"/>
      <w:r w:rsidR="00072CA1">
        <w:rPr>
          <w:rStyle w:val="CommentReference"/>
        </w:rPr>
        <w:commentReference w:id="282"/>
      </w:r>
      <w:r w:rsidRPr="005223F4">
        <w:t>:</w:t>
      </w:r>
      <w:r w:rsidR="00857EB5" w:rsidRPr="005223F4">
        <w:t xml:space="preserve"> </w:t>
      </w:r>
    </w:p>
    <w:p w14:paraId="07A924F6" w14:textId="77777777" w:rsidR="002556EF" w:rsidRPr="005223F4" w:rsidRDefault="002556EF" w:rsidP="00857EB5">
      <w:pPr>
        <w:pStyle w:val="nobreak"/>
        <w:numPr>
          <w:ilvl w:val="1"/>
          <w:numId w:val="22"/>
        </w:numPr>
      </w:pPr>
      <w:r w:rsidRPr="005223F4">
        <w:t>JSON</w:t>
      </w:r>
    </w:p>
    <w:p w14:paraId="494A7822" w14:textId="77777777" w:rsidR="003B7497" w:rsidRDefault="00BB466F">
      <w:pPr>
        <w:pStyle w:val="nobreak"/>
        <w:numPr>
          <w:ilvl w:val="1"/>
          <w:numId w:val="22"/>
        </w:numPr>
        <w:rPr>
          <w:ins w:id="283" w:author="mbeckerle" w:date="2012-04-22T15:11:00Z"/>
        </w:rPr>
      </w:pPr>
      <w:r w:rsidRPr="005223F4">
        <w:t>W3C binary XML (</w:t>
      </w:r>
      <w:hyperlink r:id="rId13" w:history="1">
        <w:r w:rsidR="002556EF" w:rsidRPr="005223F4">
          <w:rPr>
            <w:rStyle w:val="Hyperlink"/>
          </w:rPr>
          <w:t>http://www.w3.org/XML/Binary/</w:t>
        </w:r>
      </w:hyperlink>
      <w:ins w:id="284" w:author="mbeckerle" w:date="2012-04-22T15:11:00Z">
        <w:r w:rsidR="003B7497">
          <w:t>)</w:t>
        </w:r>
      </w:ins>
    </w:p>
    <w:p w14:paraId="5C843A7A" w14:textId="092C6070" w:rsidR="003B7497" w:rsidRPr="004C4665" w:rsidRDefault="003B7497">
      <w:pPr>
        <w:pStyle w:val="nobreak"/>
        <w:numPr>
          <w:ilvl w:val="1"/>
          <w:numId w:val="22"/>
        </w:numPr>
        <w:rPr>
          <w:ins w:id="285" w:author="mbeckerle" w:date="2012-04-22T15:11:00Z"/>
          <w:lang w:val="de-DE"/>
        </w:rPr>
      </w:pPr>
      <w:ins w:id="286" w:author="mbeckerle" w:date="2012-04-22T15:11:00Z">
        <w:r w:rsidRPr="004C4665">
          <w:rPr>
            <w:lang w:val="de-DE"/>
          </w:rPr>
          <w:t>Thrift (</w:t>
        </w:r>
      </w:ins>
      <w:r>
        <w:fldChar w:fldCharType="begin"/>
      </w:r>
      <w:r w:rsidRPr="004C4665">
        <w:rPr>
          <w:lang w:val="de-DE"/>
        </w:rPr>
        <w:instrText xml:space="preserve"> HYPERLINK "http://thrift.apache.org/static/files/thrift-20070401.pdf" </w:instrText>
      </w:r>
      <w:r>
        <w:fldChar w:fldCharType="separate"/>
      </w:r>
      <w:ins w:id="287" w:author="mbeckerle" w:date="2012-04-22T15:11:00Z">
        <w:r w:rsidRPr="004C4665">
          <w:rPr>
            <w:rStyle w:val="Hyperlink"/>
            <w:lang w:val="de-DE"/>
          </w:rPr>
          <w:t>http://thrift.apache.org/static/files/thrift-20070401.pdf</w:t>
        </w:r>
        <w:r>
          <w:fldChar w:fldCharType="end"/>
        </w:r>
        <w:r w:rsidRPr="004C4665">
          <w:rPr>
            <w:lang w:val="de-DE"/>
          </w:rPr>
          <w:t>)</w:t>
        </w:r>
      </w:ins>
    </w:p>
    <w:p w14:paraId="394A07B9" w14:textId="77777777" w:rsidR="00887F4F" w:rsidRDefault="003B7497">
      <w:pPr>
        <w:pStyle w:val="nobreak"/>
        <w:numPr>
          <w:ilvl w:val="1"/>
          <w:numId w:val="22"/>
        </w:numPr>
        <w:rPr>
          <w:ins w:id="288" w:author="mbeckerle" w:date="2012-04-22T15:21:00Z"/>
        </w:rPr>
      </w:pPr>
      <w:ins w:id="289" w:author="mbeckerle" w:date="2012-04-22T15:11:00Z">
        <w:r>
          <w:t xml:space="preserve">Avro </w:t>
        </w:r>
      </w:ins>
      <w:ins w:id="290" w:author="mbeckerle" w:date="2012-04-22T15:12:00Z">
        <w:r>
          <w:t>(</w:t>
        </w:r>
        <w:r>
          <w:fldChar w:fldCharType="begin"/>
        </w:r>
        <w:r>
          <w:instrText xml:space="preserve"> HYPERLINK "</w:instrText>
        </w:r>
        <w:r w:rsidRPr="003B7497">
          <w:instrText>http://avro.apache.org/docs/1.3.0/spec.html</w:instrText>
        </w:r>
        <w:r>
          <w:instrText xml:space="preserve">" </w:instrText>
        </w:r>
        <w:r>
          <w:fldChar w:fldCharType="separate"/>
        </w:r>
        <w:r w:rsidRPr="00B5082D">
          <w:rPr>
            <w:rStyle w:val="Hyperlink"/>
          </w:rPr>
          <w:t>http://avro.apache.org/docs/1.3.0/spec.html</w:t>
        </w:r>
        <w:r>
          <w:fldChar w:fldCharType="end"/>
        </w:r>
        <w:r>
          <w:t>)</w:t>
        </w:r>
      </w:ins>
    </w:p>
    <w:p w14:paraId="3139A4C9" w14:textId="4B2E001D" w:rsidR="003B7497" w:rsidRPr="003B7497" w:rsidRDefault="00887F4F">
      <w:pPr>
        <w:pStyle w:val="nobreak"/>
        <w:numPr>
          <w:ilvl w:val="1"/>
          <w:numId w:val="22"/>
        </w:numPr>
      </w:pPr>
      <w:ins w:id="291" w:author="mbeckerle" w:date="2012-04-22T15:21:00Z">
        <w:r>
          <w:t xml:space="preserve">ASN.1 with </w:t>
        </w:r>
      </w:ins>
      <w:ins w:id="292" w:author="mbeckerle" w:date="2012-04-22T15:26:00Z">
        <w:r>
          <w:t xml:space="preserve">any of the prescribed encoding rules: </w:t>
        </w:r>
      </w:ins>
      <w:ins w:id="293" w:author="mbeckerle" w:date="2012-04-22T15:22:00Z">
        <w:r>
          <w:t>Basic Encoding Rules (BER)</w:t>
        </w:r>
      </w:ins>
      <w:ins w:id="294" w:author="mbeckerle" w:date="2012-04-22T15:23:00Z">
        <w:r>
          <w:t>, Distinguished Encoding Rules (DER),</w:t>
        </w:r>
      </w:ins>
      <w:ins w:id="295" w:author="mbeckerle" w:date="2012-04-22T15:25:00Z">
        <w:r>
          <w:t xml:space="preserve"> Canonical Encoding Rules(CER) </w:t>
        </w:r>
      </w:ins>
      <w:ins w:id="296" w:author="mbeckerle" w:date="2012-04-22T15:27:00Z">
        <w:r>
          <w:t>(</w:t>
        </w:r>
        <w:r>
          <w:fldChar w:fldCharType="begin"/>
        </w:r>
        <w:r>
          <w:instrText xml:space="preserve"> HYPERLINK "</w:instrText>
        </w:r>
        <w:r w:rsidRPr="00887F4F">
          <w:instrText>http://www.itu.int/rec/T-REC-X.690-200811-I/en</w:instrText>
        </w:r>
        <w:r>
          <w:instrText xml:space="preserve">" </w:instrText>
        </w:r>
        <w:r>
          <w:fldChar w:fldCharType="separate"/>
        </w:r>
        <w:r w:rsidRPr="00B5082D">
          <w:rPr>
            <w:rStyle w:val="Hyperlink"/>
          </w:rPr>
          <w:t>http://www.itu.int/rec/T-REC-X.690-200811-I/en</w:t>
        </w:r>
        <w:r>
          <w:fldChar w:fldCharType="end"/>
        </w:r>
        <w:r>
          <w:t xml:space="preserve">) </w:t>
        </w:r>
      </w:ins>
      <w:ins w:id="297" w:author="mbeckerle" w:date="2012-04-22T15:22:00Z">
        <w:r>
          <w:t xml:space="preserve">or </w:t>
        </w:r>
      </w:ins>
      <w:ins w:id="298" w:author="mbeckerle" w:date="2012-04-22T15:21:00Z">
        <w:r>
          <w:t>Packed Encoding Rules (PER)</w:t>
        </w:r>
      </w:ins>
      <w:ins w:id="299" w:author="mbeckerle" w:date="2012-04-22T15:27:00Z">
        <w:r>
          <w:t xml:space="preserve"> (</w:t>
        </w:r>
        <w:r w:rsidRPr="00887F4F">
          <w:t>http://www.itu.int/rec/T-REC-X.691-200811-I/en</w:t>
        </w:r>
        <w:r>
          <w:t>)</w:t>
        </w:r>
      </w:ins>
      <w:del w:id="300" w:author="mbeckerle" w:date="2012-04-22T15:11:00Z">
        <w:r w:rsidR="00BB466F" w:rsidRPr="005223F4" w:rsidDel="003B7497">
          <w:delText>)</w:delText>
        </w:r>
      </w:del>
    </w:p>
    <w:p w14:paraId="48761EDD" w14:textId="77777777" w:rsidR="00BB466F" w:rsidRPr="005223F4" w:rsidRDefault="00BB466F" w:rsidP="00857EB5">
      <w:pPr>
        <w:pStyle w:val="nobreak"/>
        <w:numPr>
          <w:ilvl w:val="0"/>
          <w:numId w:val="22"/>
        </w:numPr>
      </w:pPr>
      <w:r w:rsidRPr="005223F4">
        <w:t>Descriptive systems:</w:t>
      </w:r>
    </w:p>
    <w:p w14:paraId="768ADCD9" w14:textId="41731F5F" w:rsidR="00BB466F" w:rsidRPr="005223F4" w:rsidDel="003B7497" w:rsidRDefault="00BB466F">
      <w:pPr>
        <w:pStyle w:val="nobreak"/>
        <w:numPr>
          <w:ilvl w:val="1"/>
          <w:numId w:val="22"/>
        </w:numPr>
        <w:rPr>
          <w:del w:id="301" w:author="mbeckerle" w:date="2012-04-22T15:15:00Z"/>
        </w:rPr>
      </w:pPr>
      <w:commentRangeStart w:id="302"/>
      <w:commentRangeStart w:id="303"/>
      <w:r w:rsidRPr="005223F4">
        <w:t>ASN1 Encoding Control Notation</w:t>
      </w:r>
      <w:commentRangeEnd w:id="302"/>
      <w:r w:rsidR="00F12886">
        <w:rPr>
          <w:rStyle w:val="CommentReference"/>
        </w:rPr>
        <w:commentReference w:id="302"/>
      </w:r>
      <w:commentRangeEnd w:id="303"/>
      <w:ins w:id="304" w:author="mbeckerle" w:date="2012-04-22T15:15:00Z">
        <w:r w:rsidR="003B7497">
          <w:t xml:space="preserve"> (also known as </w:t>
        </w:r>
      </w:ins>
      <w:r w:rsidR="003B7497">
        <w:rPr>
          <w:rStyle w:val="CommentReference"/>
        </w:rPr>
        <w:commentReference w:id="303"/>
      </w:r>
    </w:p>
    <w:p w14:paraId="4847657F" w14:textId="7206DE3F" w:rsidR="00BB466F" w:rsidRPr="004C4665" w:rsidRDefault="00BB466F">
      <w:pPr>
        <w:pStyle w:val="nobreak"/>
        <w:numPr>
          <w:ilvl w:val="1"/>
          <w:numId w:val="22"/>
        </w:numPr>
        <w:rPr>
          <w:lang w:val="de-DE"/>
        </w:rPr>
      </w:pPr>
      <w:r w:rsidRPr="004C4665">
        <w:rPr>
          <w:lang w:val="de-DE"/>
        </w:rPr>
        <w:t>ITU-T X.692</w:t>
      </w:r>
      <w:ins w:id="305" w:author="mbeckerle" w:date="2012-04-22T15:15:00Z">
        <w:r w:rsidR="003B7497" w:rsidRPr="004C4665">
          <w:rPr>
            <w:lang w:val="de-DE"/>
          </w:rPr>
          <w:t>)</w:t>
        </w:r>
      </w:ins>
      <w:ins w:id="306" w:author="mbeckerle" w:date="2012-04-22T15:18:00Z">
        <w:r w:rsidR="003B7497" w:rsidRPr="004C4665">
          <w:rPr>
            <w:lang w:val="de-DE"/>
          </w:rPr>
          <w:t xml:space="preserve"> (http://www.itu.int/rec/T-REC-X.692-200811-I)</w:t>
        </w:r>
      </w:ins>
    </w:p>
    <w:p w14:paraId="760D8BEE" w14:textId="77777777" w:rsidR="001571F5" w:rsidRPr="005223F4" w:rsidDel="00C07625" w:rsidRDefault="001571F5" w:rsidP="00DC6F37">
      <w:pPr>
        <w:pStyle w:val="Heading1"/>
      </w:pPr>
      <w:bookmarkStart w:id="307" w:name="_Toc177399021"/>
      <w:bookmarkStart w:id="308" w:name="_Toc175057307"/>
      <w:bookmarkStart w:id="309" w:name="_Toc199516214"/>
      <w:bookmarkStart w:id="310" w:name="_Toc194983895"/>
      <w:bookmarkStart w:id="311" w:name="_Toc243112733"/>
      <w:bookmarkStart w:id="312" w:name="_Toc332724342"/>
      <w:r w:rsidRPr="005223F4" w:rsidDel="00C07625">
        <w:t xml:space="preserve">Notational </w:t>
      </w:r>
      <w:r w:rsidR="008637D7" w:rsidRPr="005223F4">
        <w:t xml:space="preserve">and Definitional </w:t>
      </w:r>
      <w:r w:rsidRPr="005223F4" w:rsidDel="00C07625">
        <w:t>Conventions</w:t>
      </w:r>
      <w:bookmarkEnd w:id="44"/>
      <w:bookmarkEnd w:id="307"/>
      <w:bookmarkEnd w:id="308"/>
      <w:bookmarkEnd w:id="309"/>
      <w:bookmarkEnd w:id="310"/>
      <w:bookmarkEnd w:id="311"/>
      <w:bookmarkEnd w:id="312"/>
    </w:p>
    <w:p w14:paraId="00BE1EA7" w14:textId="77777777" w:rsidR="001571F5" w:rsidRPr="005223F4" w:rsidRDefault="001571F5" w:rsidP="002556EF">
      <w:r w:rsidRPr="005223F4">
        <w:t xml:space="preserve">The key words </w:t>
      </w:r>
      <w:r w:rsidRPr="005223F4">
        <w:rPr>
          <w:i/>
        </w:rPr>
        <w:t>must</w:t>
      </w:r>
      <w:r w:rsidRPr="005223F4">
        <w:t xml:space="preserve">, </w:t>
      </w:r>
      <w:r w:rsidRPr="005223F4">
        <w:rPr>
          <w:i/>
        </w:rPr>
        <w:t>must not</w:t>
      </w:r>
      <w:r w:rsidRPr="005223F4">
        <w:t xml:space="preserve">, </w:t>
      </w:r>
      <w:r w:rsidRPr="005223F4">
        <w:rPr>
          <w:i/>
        </w:rPr>
        <w:t>required</w:t>
      </w:r>
      <w:r w:rsidRPr="005223F4">
        <w:t xml:space="preserve">, </w:t>
      </w:r>
      <w:r w:rsidRPr="005223F4">
        <w:rPr>
          <w:i/>
        </w:rPr>
        <w:t>shall</w:t>
      </w:r>
      <w:r w:rsidRPr="005223F4">
        <w:t xml:space="preserve">, </w:t>
      </w:r>
      <w:r w:rsidRPr="005223F4">
        <w:rPr>
          <w:i/>
        </w:rPr>
        <w:t>shall not</w:t>
      </w:r>
      <w:r w:rsidRPr="005223F4">
        <w:t xml:space="preserve">, </w:t>
      </w:r>
      <w:r w:rsidRPr="005223F4">
        <w:rPr>
          <w:i/>
        </w:rPr>
        <w:t>should</w:t>
      </w:r>
      <w:r w:rsidRPr="005223F4">
        <w:t xml:space="preserve">, </w:t>
      </w:r>
      <w:r w:rsidRPr="005223F4">
        <w:rPr>
          <w:i/>
        </w:rPr>
        <w:t>should not</w:t>
      </w:r>
      <w:r w:rsidRPr="005223F4">
        <w:t xml:space="preserve">, </w:t>
      </w:r>
      <w:r w:rsidRPr="005223F4">
        <w:rPr>
          <w:i/>
        </w:rPr>
        <w:t>recommended</w:t>
      </w:r>
      <w:r w:rsidRPr="005223F4">
        <w:t xml:space="preserve">, </w:t>
      </w:r>
      <w:r w:rsidRPr="005223F4">
        <w:rPr>
          <w:i/>
        </w:rPr>
        <w:t>may</w:t>
      </w:r>
      <w:r w:rsidRPr="005223F4">
        <w:t xml:space="preserve">, </w:t>
      </w:r>
      <w:r w:rsidR="0054281D" w:rsidRPr="005223F4">
        <w:rPr>
          <w:i/>
          <w:iCs/>
        </w:rPr>
        <w:t xml:space="preserve">may not </w:t>
      </w:r>
      <w:r w:rsidRPr="005223F4">
        <w:t xml:space="preserve">and </w:t>
      </w:r>
      <w:r w:rsidRPr="005223F4">
        <w:rPr>
          <w:i/>
        </w:rPr>
        <w:t>optional</w:t>
      </w:r>
      <w:r w:rsidRPr="005223F4">
        <w:t xml:space="preserve"> in this </w:t>
      </w:r>
      <w:r w:rsidR="0054281D" w:rsidRPr="005223F4">
        <w:t>document</w:t>
      </w:r>
      <w:r w:rsidRPr="005223F4">
        <w:t xml:space="preserve"> are to be interpreted as described in [</w:t>
      </w:r>
      <w:r w:rsidR="00FC2FDD" w:rsidRPr="005223F4">
        <w:t>RFC 2119</w:t>
      </w:r>
      <w:r w:rsidRPr="005223F4">
        <w:t xml:space="preserve">]. Note that for reasons of </w:t>
      </w:r>
      <w:r w:rsidR="002556EF" w:rsidRPr="005223F4">
        <w:t xml:space="preserve">clarity </w:t>
      </w:r>
      <w:r w:rsidRPr="005223F4">
        <w:t xml:space="preserve">these words </w:t>
      </w:r>
      <w:r w:rsidR="002556EF" w:rsidRPr="005223F4">
        <w:t>do not always include all the required</w:t>
      </w:r>
      <w:r w:rsidR="00712BB9" w:rsidRPr="005223F4">
        <w:t xml:space="preserve"> </w:t>
      </w:r>
      <w:r w:rsidRPr="005223F4">
        <w:t>capitalized in this document.</w:t>
      </w:r>
    </w:p>
    <w:p w14:paraId="654CF76C" w14:textId="77777777" w:rsidR="001344AA" w:rsidRPr="005223F4" w:rsidRDefault="001344AA" w:rsidP="001344AA">
      <w:r w:rsidRPr="005223F4">
        <w:t>Examples are for illustration purposes only and for clarity do not included the required DFDL properties.</w:t>
      </w:r>
    </w:p>
    <w:p w14:paraId="54BCD99D" w14:textId="77777777" w:rsidR="00FF1C9B" w:rsidRPr="005223F4" w:rsidRDefault="00FF1C9B">
      <w:pPr>
        <w:pStyle w:val="Heading2"/>
      </w:pPr>
      <w:bookmarkStart w:id="313" w:name="_Toc177399022"/>
      <w:bookmarkStart w:id="314" w:name="_Toc175057308"/>
      <w:bookmarkStart w:id="315" w:name="_Toc199516215"/>
      <w:bookmarkStart w:id="316" w:name="_Toc194983896"/>
      <w:bookmarkStart w:id="317" w:name="_Toc243112734"/>
      <w:bookmarkStart w:id="318" w:name="_Toc332724343"/>
      <w:r w:rsidRPr="005223F4">
        <w:t>Failure Types</w:t>
      </w:r>
      <w:bookmarkEnd w:id="313"/>
      <w:bookmarkEnd w:id="314"/>
      <w:bookmarkEnd w:id="315"/>
      <w:bookmarkEnd w:id="316"/>
      <w:bookmarkEnd w:id="317"/>
      <w:bookmarkEnd w:id="318"/>
    </w:p>
    <w:p w14:paraId="6BF5496E" w14:textId="77777777" w:rsidR="00531F3A" w:rsidRPr="005223F4" w:rsidRDefault="005B5881" w:rsidP="009439D6">
      <w:pPr>
        <w:pStyle w:val="ListBullet"/>
      </w:pPr>
      <w:r w:rsidRPr="005223F4">
        <w:t>W</w:t>
      </w:r>
      <w:r w:rsidR="001571F5" w:rsidRPr="005223F4">
        <w:t>here the phrase "must be consistent with"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39D6">
      <w:pPr>
        <w:pStyle w:val="ListBullet"/>
      </w:pPr>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pPr>
        <w:pStyle w:val="Heading2"/>
      </w:pPr>
      <w:bookmarkStart w:id="319" w:name="_Ref140935774"/>
      <w:bookmarkStart w:id="320" w:name="_Toc177399023"/>
      <w:bookmarkStart w:id="321" w:name="_Toc175057309"/>
      <w:bookmarkStart w:id="322" w:name="_Toc199516216"/>
      <w:bookmarkStart w:id="323" w:name="_Toc194983897"/>
      <w:bookmarkStart w:id="324" w:name="_Toc243112735"/>
      <w:bookmarkStart w:id="325" w:name="_Toc332724344"/>
      <w:r w:rsidRPr="005223F4">
        <w:t>Schema Definition Error</w:t>
      </w:r>
      <w:bookmarkEnd w:id="319"/>
      <w:bookmarkEnd w:id="320"/>
      <w:bookmarkEnd w:id="321"/>
      <w:bookmarkEnd w:id="322"/>
      <w:bookmarkEnd w:id="323"/>
      <w:bookmarkEnd w:id="324"/>
      <w:bookmarkEnd w:id="325"/>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77777777" w:rsidR="00531F3A" w:rsidRPr="005223F4" w:rsidRDefault="00DD6CEB" w:rsidP="00FC2FDD">
      <w:r w:rsidRPr="005223F4">
        <w:t>When a Schema definition error can be detected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 section </w:t>
      </w:r>
      <w:r w:rsidR="005C2222" w:rsidRPr="005223F4">
        <w:fldChar w:fldCharType="begin"/>
      </w:r>
      <w:r w:rsidR="005C2222" w:rsidRPr="005223F4">
        <w:instrText xml:space="preserve"> REF _Ref249772718 \r \h </w:instrText>
      </w:r>
      <w:r w:rsidR="005C2222" w:rsidRPr="005223F4">
        <w:fldChar w:fldCharType="separate"/>
      </w:r>
      <w:r w:rsidR="00D04199">
        <w:rPr>
          <w:cs/>
        </w:rPr>
        <w:t>‎</w:t>
      </w:r>
      <w:r w:rsidR="00D04199">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D04199"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000F489F" w14:textId="77777777" w:rsidR="00D332F1" w:rsidRPr="005223F4" w:rsidRDefault="00D332F1" w:rsidP="004862E5">
      <w:r w:rsidRPr="005223F4">
        <w:t>Note that schema definition errors can</w:t>
      </w:r>
      <w:r w:rsidR="004862E5">
        <w:t>not</w:t>
      </w:r>
      <w:r w:rsidRPr="005223F4">
        <w:t xml:space="preserve"> be suppressed by points of uncertainty. </w:t>
      </w:r>
    </w:p>
    <w:p w14:paraId="6FA387CC" w14:textId="77777777" w:rsidR="00A5400C" w:rsidRDefault="00F12886" w:rsidP="00A5400C">
      <w:pPr>
        <w:autoSpaceDE w:val="0"/>
        <w:rPr>
          <w:ins w:id="326" w:author="mbeckerle" w:date="2012-03-25T11:22:00Z"/>
          <w:rFonts w:ascii="Helv" w:hAnsi="Helv" w:cs="Helv"/>
          <w:color w:val="000000"/>
        </w:rPr>
      </w:pPr>
      <w:r>
        <w:rPr>
          <w:rStyle w:val="CommentReference"/>
        </w:rPr>
        <w:commentReference w:id="327"/>
      </w:r>
      <w:ins w:id="328" w:author="mbeckerle" w:date="2012-03-25T11:22:00Z">
        <w:r w:rsidR="00A5400C">
          <w:rPr>
            <w:rFonts w:ascii="Helv" w:hAnsi="Helv" w:cs="Helv"/>
            <w:color w:val="000000"/>
          </w:rPr>
          <w:t>In addition, a</w:t>
        </w:r>
        <w:r w:rsidR="00A5400C">
          <w:rPr>
            <w:rFonts w:ascii="Helv" w:eastAsia="Helv" w:hAnsi="Helv" w:cs="Helv"/>
            <w:color w:val="000000"/>
          </w:rPr>
          <w:t xml:space="preserve"> </w:t>
        </w:r>
        <w:r w:rsidR="00A5400C">
          <w:rPr>
            <w:rFonts w:ascii="Helv" w:hAnsi="Helv" w:cs="Helv"/>
            <w:color w:val="000000"/>
          </w:rPr>
          <w:t>DFDL</w:t>
        </w:r>
        <w:r w:rsidR="00A5400C">
          <w:rPr>
            <w:rFonts w:ascii="Helv" w:eastAsia="Helv" w:hAnsi="Helv" w:cs="Helv"/>
            <w:color w:val="000000"/>
          </w:rPr>
          <w:t xml:space="preserve"> </w:t>
        </w:r>
        <w:r w:rsidR="00A5400C">
          <w:rPr>
            <w:rFonts w:ascii="Helv" w:hAnsi="Helv" w:cs="Helv"/>
            <w:color w:val="000000"/>
          </w:rPr>
          <w:t>processor:</w:t>
        </w:r>
      </w:ins>
    </w:p>
    <w:p w14:paraId="6F9D8987" w14:textId="77777777" w:rsidR="00A5400C" w:rsidRDefault="00A5400C" w:rsidP="00A5400C">
      <w:pPr>
        <w:numPr>
          <w:ilvl w:val="0"/>
          <w:numId w:val="118"/>
        </w:numPr>
        <w:suppressAutoHyphens/>
        <w:autoSpaceDE w:val="0"/>
        <w:rPr>
          <w:ins w:id="329" w:author="mbeckerle" w:date="2012-03-25T11:22:00Z"/>
          <w:rFonts w:ascii="Helv" w:hAnsi="Helv" w:cs="Helv"/>
          <w:color w:val="000000"/>
        </w:rPr>
      </w:pPr>
      <w:ins w:id="330" w:author="mbeckerle" w:date="2012-03-25T11:22:00Z">
        <w:r>
          <w:rPr>
            <w:rFonts w:ascii="Helv" w:hAnsi="Helv" w:cs="Helv"/>
            <w:color w:val="000000"/>
          </w:rPr>
          <w:t>That</w:t>
        </w:r>
        <w:r>
          <w:rPr>
            <w:rFonts w:ascii="Helv" w:eastAsia="Helv" w:hAnsi="Helv" w:cs="Helv"/>
            <w:color w:val="000000"/>
          </w:rPr>
          <w:t xml:space="preserve"> </w:t>
        </w:r>
        <w:r>
          <w:rPr>
            <w:rFonts w:ascii="Helv" w:hAnsi="Helv" w:cs="Helv"/>
            <w:color w:val="000000"/>
          </w:rPr>
          <w:t>only</w:t>
        </w:r>
        <w:r>
          <w:rPr>
            <w:rFonts w:ascii="Helv" w:eastAsia="Helv" w:hAnsi="Helv" w:cs="Helv"/>
            <w:color w:val="000000"/>
          </w:rPr>
          <w:t xml:space="preserve"> </w:t>
        </w:r>
        <w:r>
          <w:rPr>
            <w:rFonts w:ascii="Helv" w:hAnsi="Helv" w:cs="Helv"/>
            <w:color w:val="000000"/>
          </w:rPr>
          <w:t>implements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ins>
      <w:ins w:id="331" w:author="mbeckerle" w:date="2012-03-25T11:23:00Z">
        <w:r>
          <w:rPr>
            <w:rFonts w:ascii="Helv" w:hAnsi="Helv" w:cs="Helv"/>
            <w:color w:val="000000"/>
          </w:rPr>
          <w:t>check (for schema definition errors)</w:t>
        </w:r>
      </w:ins>
      <w:ins w:id="332" w:author="mbeckerle" w:date="2012-03-25T11:22:00Z">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solely</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unparsing,</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ins>
    </w:p>
    <w:p w14:paraId="09B1F9F4" w14:textId="77777777" w:rsidR="00A5400C" w:rsidRDefault="00A5400C" w:rsidP="00A5400C">
      <w:pPr>
        <w:numPr>
          <w:ilvl w:val="0"/>
          <w:numId w:val="118"/>
        </w:numPr>
        <w:suppressAutoHyphens/>
        <w:autoSpaceDE w:val="0"/>
        <w:rPr>
          <w:ins w:id="333" w:author="mbeckerle" w:date="2012-03-25T11:22:00Z"/>
          <w:rFonts w:ascii="Helv" w:hAnsi="Helv" w:cs="Helv"/>
          <w:color w:val="000000"/>
        </w:rPr>
      </w:pPr>
      <w:ins w:id="334" w:author="mbeckerle" w:date="2012-03-25T11:22:00Z">
        <w:r>
          <w:rPr>
            <w:rFonts w:ascii="Helv" w:hAnsi="Helv" w:cs="Helv"/>
            <w:color w:val="000000"/>
          </w:rPr>
          <w:t>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ins>
      <w:ins w:id="335" w:author="mbeckerle" w:date="2012-03-25T11:23:00Z">
        <w:r>
          <w:rPr>
            <w:rFonts w:ascii="Helv" w:hAnsi="Helv" w:cs="Helv"/>
            <w:color w:val="000000"/>
          </w:rPr>
          <w:t>check</w:t>
        </w:r>
      </w:ins>
      <w:ins w:id="336" w:author="mbeckerle" w:date="2012-03-25T11:22:00Z">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ins>
    </w:p>
    <w:p w14:paraId="0BCECD80" w14:textId="77777777" w:rsidR="00A5400C" w:rsidRDefault="00A5400C" w:rsidP="00A5400C">
      <w:pPr>
        <w:numPr>
          <w:ilvl w:val="0"/>
          <w:numId w:val="118"/>
        </w:numPr>
        <w:suppressAutoHyphens/>
        <w:autoSpaceDE w:val="0"/>
        <w:rPr>
          <w:ins w:id="337" w:author="mbeckerle" w:date="2012-03-25T11:25:00Z"/>
          <w:rFonts w:ascii="Helv" w:hAnsi="Helv" w:cs="Helv"/>
          <w:color w:val="000000"/>
        </w:rPr>
      </w:pPr>
      <w:ins w:id="338" w:author="mbeckerle" w:date="2012-03-25T11:22:00Z">
        <w:r>
          <w:rPr>
            <w:rFonts w:ascii="Helv" w:hAnsi="Helv" w:cs="Helv"/>
            <w:color w:val="000000"/>
          </w:rPr>
          <w:t>Need</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ins>
      <w:ins w:id="339" w:author="mbeckerle" w:date="2012-03-25T11:23:00Z">
        <w:r>
          <w:rPr>
            <w:rFonts w:ascii="Helv" w:hAnsi="Helv" w:cs="Helv"/>
            <w:color w:val="000000"/>
          </w:rPr>
          <w:t>check</w:t>
        </w:r>
      </w:ins>
      <w:ins w:id="340" w:author="mbeckerle" w:date="2012-03-25T11:22:00Z">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objects</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they</w:t>
        </w:r>
        <w:r>
          <w:rPr>
            <w:rFonts w:ascii="Helv" w:eastAsia="Helv" w:hAnsi="Helv" w:cs="Helv"/>
            <w:color w:val="000000"/>
          </w:rPr>
          <w:t xml:space="preserve"> </w:t>
        </w:r>
        <w:r>
          <w:rPr>
            <w:rFonts w:ascii="Helv" w:hAnsi="Helv" w:cs="Helv"/>
            <w:color w:val="000000"/>
          </w:rPr>
          <w:t>may</w:t>
        </w:r>
        <w:r>
          <w:rPr>
            <w:rFonts w:ascii="Helv" w:eastAsia="Helv" w:hAnsi="Helv" w:cs="Helv"/>
            <w:color w:val="000000"/>
          </w:rPr>
          <w:t xml:space="preserve"> </w:t>
        </w:r>
        <w:r>
          <w:rPr>
            <w:rFonts w:ascii="Helv" w:hAnsi="Helv" w:cs="Helv"/>
            <w:color w:val="000000"/>
          </w:rPr>
          <w:t>legitimately</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incomplete</w:t>
        </w:r>
      </w:ins>
      <w:ins w:id="341" w:author="mbeckerle" w:date="2012-03-25T11:24:00Z">
        <w:r>
          <w:rPr>
            <w:rFonts w:ascii="Helv" w:hAnsi="Helv" w:cs="Helv"/>
            <w:color w:val="000000"/>
          </w:rPr>
          <w:t xml:space="preserve"> due to properties intended to be supplied based on scoping rules and the context at the point of use</w:t>
        </w:r>
      </w:ins>
      <w:ins w:id="342" w:author="mbeckerle" w:date="2012-03-25T11:22:00Z">
        <w:r>
          <w:rPr>
            <w:rFonts w:ascii="Helv" w:hAnsi="Helv" w:cs="Helv"/>
            <w:color w:val="000000"/>
          </w:rPr>
          <w:t>,</w:t>
        </w:r>
      </w:ins>
    </w:p>
    <w:p w14:paraId="17AE6265" w14:textId="77777777" w:rsidR="00A5400C" w:rsidRDefault="00A5400C" w:rsidP="004C4665">
      <w:pPr>
        <w:suppressAutoHyphens/>
        <w:autoSpaceDE w:val="0"/>
        <w:ind w:left="720"/>
        <w:rPr>
          <w:ins w:id="343" w:author="mbeckerle" w:date="2012-03-25T11:22:00Z"/>
          <w:rFonts w:ascii="Helv" w:hAnsi="Helv" w:cs="Helv"/>
          <w:color w:val="000000"/>
        </w:rPr>
      </w:pPr>
      <w:ins w:id="344" w:author="mbeckerle" w:date="2012-03-25T11:25:00Z">
        <w:r>
          <w:rPr>
            <w:rFonts w:ascii="Helv" w:hAnsi="Helv" w:cs="Helv"/>
            <w:color w:val="000000"/>
          </w:rPr>
          <w:t xml:space="preserve">There are two exceptions to this, </w:t>
        </w:r>
      </w:ins>
      <w:ins w:id="345" w:author="mbeckerle" w:date="2012-03-25T11:22:00Z">
        <w:r>
          <w:rPr>
            <w:rFonts w:ascii="Helv" w:hAnsi="Helv" w:cs="Helv"/>
            <w:color w:val="000000"/>
          </w:rPr>
          <w:t>which</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ins>
      <w:ins w:id="346" w:author="mbeckerle" w:date="2012-03-25T11:23:00Z">
        <w:r>
          <w:rPr>
            <w:rFonts w:ascii="Helv" w:hAnsi="Helv" w:cs="Helv"/>
            <w:color w:val="000000"/>
          </w:rPr>
          <w:t>checked</w:t>
        </w:r>
      </w:ins>
      <w:ins w:id="347" w:author="mbeckerle" w:date="2012-03-25T11:22:00Z">
        <w:r>
          <w:rPr>
            <w:rFonts w:ascii="Helv" w:hAnsi="Helv" w:cs="Helv"/>
            <w:color w:val="000000"/>
          </w:rPr>
          <w:t>:</w:t>
        </w:r>
      </w:ins>
    </w:p>
    <w:p w14:paraId="18018DB1" w14:textId="77777777" w:rsidR="00A5400C" w:rsidRDefault="00A5400C" w:rsidP="00A5400C">
      <w:pPr>
        <w:numPr>
          <w:ilvl w:val="1"/>
          <w:numId w:val="114"/>
        </w:numPr>
        <w:tabs>
          <w:tab w:val="clear" w:pos="1440"/>
          <w:tab w:val="num" w:pos="0"/>
        </w:tabs>
        <w:suppressAutoHyphens/>
        <w:autoSpaceDE w:val="0"/>
        <w:ind w:left="1440" w:hanging="360"/>
        <w:rPr>
          <w:ins w:id="348" w:author="mbeckerle" w:date="2012-03-25T11:22:00Z"/>
          <w:rFonts w:ascii="Helv" w:hAnsi="Helv" w:cs="Helv"/>
          <w:color w:val="000000"/>
        </w:rPr>
      </w:pPr>
      <w:ins w:id="349" w:author="mbeckerle" w:date="2012-03-25T11:22:00Z">
        <w:r>
          <w:rPr>
            <w:rFonts w:ascii="Helv" w:hAnsi="Helv" w:cs="Helv"/>
            <w:color w:val="000000"/>
          </w:rPr>
          <w:t>Global</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referenced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prefixLengthType</w:t>
        </w:r>
        <w:r>
          <w:rPr>
            <w:rFonts w:ascii="Helv" w:eastAsia="Helv" w:hAnsi="Helv" w:cs="Helv"/>
            <w:color w:val="000000"/>
          </w:rPr>
          <w:t xml:space="preserve"> </w:t>
        </w:r>
        <w:r>
          <w:rPr>
            <w:rFonts w:ascii="Helv" w:hAnsi="Helv" w:cs="Helv"/>
            <w:color w:val="000000"/>
          </w:rPr>
          <w:t>property</w:t>
        </w:r>
      </w:ins>
    </w:p>
    <w:p w14:paraId="0EA58058" w14:textId="77777777" w:rsidR="00A5400C" w:rsidRDefault="00A5400C" w:rsidP="00A5400C">
      <w:pPr>
        <w:numPr>
          <w:ilvl w:val="1"/>
          <w:numId w:val="114"/>
        </w:numPr>
        <w:tabs>
          <w:tab w:val="clear" w:pos="1440"/>
          <w:tab w:val="num" w:pos="0"/>
        </w:tabs>
        <w:suppressAutoHyphens/>
        <w:autoSpaceDE w:val="0"/>
        <w:ind w:left="1440" w:hanging="360"/>
        <w:rPr>
          <w:ins w:id="350" w:author="mbeckerle" w:date="2012-03-25T11:22:00Z"/>
          <w:rFonts w:ascii="Helv" w:hAnsi="Helv" w:cs="Helv"/>
          <w:color w:val="000000"/>
        </w:rPr>
      </w:pPr>
      <w:ins w:id="351" w:author="mbeckerle" w:date="2012-03-25T11:22:00Z">
        <w:r>
          <w:rPr>
            <w:rFonts w:ascii="Helv" w:hAnsi="Helv" w:cs="Helv"/>
            <w:color w:val="000000"/>
          </w:rPr>
          <w:t>Global</w:t>
        </w:r>
        <w:r>
          <w:rPr>
            <w:rFonts w:ascii="Helv" w:eastAsia="Helv" w:hAnsi="Helv" w:cs="Helv"/>
            <w:color w:val="000000"/>
          </w:rPr>
          <w:t xml:space="preserve"> </w:t>
        </w:r>
        <w:r>
          <w:rPr>
            <w:rFonts w:ascii="Helv" w:hAnsi="Helv" w:cs="Helv"/>
            <w:color w:val="000000"/>
          </w:rPr>
          <w:t>elements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root.</w:t>
        </w:r>
      </w:ins>
    </w:p>
    <w:p w14:paraId="78BA7454" w14:textId="77777777" w:rsidR="00A5400C" w:rsidRDefault="00A5400C" w:rsidP="00A5400C">
      <w:pPr>
        <w:autoSpaceDE w:val="0"/>
        <w:rPr>
          <w:ins w:id="352" w:author="mbeckerle" w:date="2012-03-25T11:26:00Z"/>
          <w:rFonts w:ascii="Helv" w:hAnsi="Helv" w:cs="Helv"/>
          <w:color w:val="000000"/>
        </w:rPr>
      </w:pPr>
      <w:ins w:id="353" w:author="mbeckerle" w:date="2012-03-25T11:28:00Z">
        <w:r>
          <w:rPr>
            <w:rFonts w:ascii="Helv" w:hAnsi="Helv" w:cs="Helv"/>
            <w:color w:val="000000"/>
          </w:rPr>
          <w:t>Some situations suggest likely errors, but a DFDL processor cannot be certain. In these situations, a DFDL processor may issue warnings to assist a DFDL schema author in identifying likely errors.</w:t>
        </w:r>
      </w:ins>
      <w:ins w:id="354" w:author="mbeckerle" w:date="2012-03-25T11:30:00Z">
        <w:r>
          <w:rPr>
            <w:rFonts w:ascii="Helv" w:hAnsi="Helv" w:cs="Helv"/>
            <w:color w:val="000000"/>
          </w:rPr>
          <w:t xml:space="preserve"> An important case of this is when the DFDL processor </w:t>
        </w:r>
      </w:ins>
      <w:ins w:id="355" w:author="mbeckerle" w:date="2012-03-25T11:26:00Z">
        <w:r>
          <w:rPr>
            <w:rFonts w:ascii="Helv" w:hAnsi="Helv" w:cs="Helv"/>
            <w:color w:val="000000"/>
          </w:rPr>
          <w:t>encounters</w:t>
        </w:r>
        <w:r>
          <w:rPr>
            <w:rFonts w:ascii="Helv" w:eastAsia="Helv" w:hAnsi="Helv" w:cs="Helv"/>
            <w:color w:val="000000"/>
          </w:rPr>
          <w:t xml:space="preserve"> </w:t>
        </w:r>
        <w:r>
          <w:rPr>
            <w:rFonts w:ascii="Helv" w:hAnsi="Helv" w:cs="Helv"/>
            <w:color w:val="000000"/>
          </w:rPr>
          <w:t xml:space="preserve">a schema </w:t>
        </w:r>
      </w:ins>
      <w:ins w:id="356" w:author="mbeckerle" w:date="2012-03-25T11:27:00Z">
        <w:r>
          <w:rPr>
            <w:rFonts w:ascii="Helv" w:hAnsi="Helv" w:cs="Helv"/>
            <w:color w:val="000000"/>
          </w:rPr>
          <w:t>component</w:t>
        </w:r>
      </w:ins>
      <w:ins w:id="357" w:author="mbeckerle" w:date="2012-03-25T11:26:00Z">
        <w:r>
          <w:rPr>
            <w:rFonts w:ascii="Helv" w:hAnsi="Helv" w:cs="Helv"/>
            <w:color w:val="000000"/>
          </w:rPr>
          <w:t xml:space="preserve"> and </w:t>
        </w:r>
      </w:ins>
      <w:ins w:id="358" w:author="mbeckerle" w:date="2012-03-25T11:27:00Z">
        <w:r>
          <w:rPr>
            <w:rFonts w:ascii="Helv" w:hAnsi="Helv" w:cs="Helv"/>
            <w:color w:val="000000"/>
          </w:rPr>
          <w:t>annotation</w:t>
        </w:r>
      </w:ins>
      <w:ins w:id="359" w:author="mbeckerle" w:date="2012-03-25T11:26:00Z">
        <w:r>
          <w:rPr>
            <w:rFonts w:ascii="Helv" w:hAnsi="Helv" w:cs="Helv"/>
            <w:color w:val="000000"/>
          </w:rPr>
          <w:t xml:space="preserve"> </w:t>
        </w:r>
      </w:ins>
      <w:ins w:id="360" w:author="mbeckerle" w:date="2012-03-25T11:27:00Z">
        <w:r>
          <w:rPr>
            <w:rFonts w:ascii="Helv" w:hAnsi="Helv" w:cs="Helv"/>
            <w:color w:val="000000"/>
          </w:rPr>
          <w:t xml:space="preserve">where there are explicitly </w:t>
        </w:r>
      </w:ins>
      <w:ins w:id="361" w:author="mbeckerle" w:date="2012-03-25T11:26:00Z">
        <w:r>
          <w:rPr>
            <w:rFonts w:ascii="Helv" w:hAnsi="Helv" w:cs="Helv"/>
            <w:color w:val="000000"/>
          </w:rPr>
          <w:t>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relevant</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ins>
      <w:ins w:id="362" w:author="mbeckerle" w:date="2012-03-25T11:27:00Z">
        <w:r>
          <w:rPr>
            <w:rFonts w:ascii="Helv" w:hAnsi="Helv" w:cs="Helv"/>
            <w:color w:val="000000"/>
          </w:rPr>
          <w:t>component</w:t>
        </w:r>
      </w:ins>
      <w:ins w:id="363" w:author="mbeckerle" w:date="2012-03-25T11:26:00Z">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defined.</w:t>
        </w:r>
      </w:ins>
      <w:ins w:id="364" w:author="mbeckerle" w:date="2012-03-25T11:30:00Z">
        <w:r>
          <w:rPr>
            <w:rFonts w:ascii="Helv" w:hAnsi="Helv" w:cs="Helv"/>
            <w:color w:val="000000"/>
          </w:rPr>
          <w:t xml:space="preserve"> Depending on the specifics of the component and property the DFDL processor can or must take certain actions. If the:</w:t>
        </w:r>
      </w:ins>
    </w:p>
    <w:p w14:paraId="240DA657" w14:textId="77777777" w:rsidR="00A5400C" w:rsidRDefault="00A5400C" w:rsidP="00A5400C">
      <w:pPr>
        <w:numPr>
          <w:ilvl w:val="0"/>
          <w:numId w:val="115"/>
        </w:numPr>
        <w:suppressAutoHyphens/>
        <w:autoSpaceDE w:val="0"/>
        <w:rPr>
          <w:ins w:id="365" w:author="mbeckerle" w:date="2012-03-25T11:26:00Z"/>
          <w:rFonts w:ascii="Helv" w:hAnsi="Helv" w:cs="Helv"/>
          <w:color w:val="000000"/>
        </w:rPr>
      </w:pPr>
      <w:ins w:id="366" w:author="mbeckerle" w:date="2012-03-25T11:26:00Z">
        <w:r>
          <w:rPr>
            <w:rFonts w:ascii="Helv" w:hAnsi="Helv" w:cs="Helv"/>
            <w:color w:val="000000"/>
          </w:rPr>
          <w:t>Property</w:t>
        </w:r>
        <w:r>
          <w:rPr>
            <w:rFonts w:ascii="Helv" w:eastAsia="Helv" w:hAnsi="Helv" w:cs="Helv"/>
            <w:color w:val="000000"/>
          </w:rPr>
          <w:t xml:space="preserve"> </w:t>
        </w:r>
      </w:ins>
      <w:ins w:id="367" w:author="mbeckerle" w:date="2012-03-25T11:31:00Z">
        <w:r>
          <w:rPr>
            <w:rFonts w:ascii="Helv" w:eastAsia="Helv" w:hAnsi="Helv" w:cs="Helv"/>
            <w:color w:val="000000"/>
          </w:rPr>
          <w:t xml:space="preserve">is </w:t>
        </w:r>
      </w:ins>
      <w:ins w:id="368"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ins>
      <w:ins w:id="369" w:author="mbeckerle" w:date="2012-03-25T11:27:00Z">
        <w:r>
          <w:rPr>
            <w:rFonts w:ascii="Helv" w:hAnsi="Helv" w:cs="Helv"/>
            <w:color w:val="000000"/>
          </w:rPr>
          <w:t>component</w:t>
        </w:r>
      </w:ins>
      <w:ins w:id="370" w:author="mbeckerle" w:date="2012-03-25T11:26:00Z">
        <w:r>
          <w:rPr>
            <w:rFonts w:ascii="Helv" w:eastAsia="Helv" w:hAnsi="Helv" w:cs="Helv"/>
            <w:color w:val="000000"/>
          </w:rPr>
          <w:t>’</w:t>
        </w:r>
        <w:r>
          <w:rPr>
            <w:rFonts w:ascii="Helv" w:hAnsi="Helv" w:cs="Helv"/>
            <w:color w:val="000000"/>
          </w:rPr>
          <w:t>s</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annotation.</w:t>
        </w:r>
      </w:ins>
    </w:p>
    <w:p w14:paraId="3AB319C5" w14:textId="77777777" w:rsidR="00A5400C" w:rsidRDefault="00A5400C" w:rsidP="00A5400C">
      <w:pPr>
        <w:autoSpaceDE w:val="0"/>
        <w:ind w:left="360"/>
        <w:rPr>
          <w:ins w:id="371" w:author="mbeckerle" w:date="2012-03-25T11:26:00Z"/>
          <w:rFonts w:ascii="Helv" w:hAnsi="Helv" w:cs="Helv"/>
          <w:color w:val="000000"/>
        </w:rPr>
      </w:pPr>
      <w:ins w:id="372" w:author="mbeckerle" w:date="2012-03-25T11:26:00Z">
        <w:r>
          <w:rPr>
            <w:rFonts w:ascii="Helv" w:hAnsi="Helv" w:cs="Helv"/>
            <w:color w:val="000000"/>
          </w:rPr>
          <w:t>Schema</w:t>
        </w:r>
        <w:r>
          <w:rPr>
            <w:rFonts w:ascii="Helv" w:eastAsia="Helv" w:hAnsi="Helv" w:cs="Helv"/>
            <w:color w:val="000000"/>
          </w:rPr>
          <w:t xml:space="preserve"> </w:t>
        </w:r>
        <w:r>
          <w:rPr>
            <w:rFonts w:ascii="Helv" w:hAnsi="Helv" w:cs="Helv"/>
            <w:color w:val="000000"/>
          </w:rPr>
          <w:t>definition</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xs:sequence.</w:t>
        </w:r>
      </w:ins>
    </w:p>
    <w:p w14:paraId="03F05CF5" w14:textId="77777777" w:rsidR="00A5400C" w:rsidRDefault="00A5400C" w:rsidP="00A5400C">
      <w:pPr>
        <w:numPr>
          <w:ilvl w:val="0"/>
          <w:numId w:val="115"/>
        </w:numPr>
        <w:suppressAutoHyphens/>
        <w:autoSpaceDE w:val="0"/>
        <w:rPr>
          <w:ins w:id="373" w:author="mbeckerle" w:date="2012-03-25T11:26:00Z"/>
          <w:rFonts w:ascii="Helv" w:eastAsia="Helv" w:hAnsi="Helv" w:cs="Helv"/>
          <w:color w:val="000000"/>
        </w:rPr>
      </w:pPr>
      <w:ins w:id="374" w:author="mbeckerle" w:date="2012-03-25T11:26:00Z">
        <w:r>
          <w:rPr>
            <w:rFonts w:ascii="Helv" w:hAnsi="Helv" w:cs="Helv"/>
            <w:color w:val="000000"/>
          </w:rPr>
          <w:t>Property</w:t>
        </w:r>
        <w:r>
          <w:rPr>
            <w:rFonts w:ascii="Helv" w:eastAsia="Helv" w:hAnsi="Helv" w:cs="Helv"/>
            <w:color w:val="000000"/>
          </w:rPr>
          <w:t xml:space="preserve"> </w:t>
        </w:r>
      </w:ins>
      <w:ins w:id="375" w:author="mbeckerle" w:date="2012-03-25T11:31:00Z">
        <w:r>
          <w:rPr>
            <w:rFonts w:ascii="Helv" w:eastAsia="Helv" w:hAnsi="Helv" w:cs="Helv"/>
            <w:color w:val="000000"/>
          </w:rPr>
          <w:t xml:space="preserve">is </w:t>
        </w:r>
      </w:ins>
      <w:ins w:id="376"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w:t>
        </w:r>
        <w:r>
          <w:rPr>
            <w:rFonts w:ascii="Helv" w:eastAsia="Helv" w:hAnsi="Helv" w:cs="Helv"/>
            <w:color w:val="000000"/>
          </w:rPr>
          <w:t xml:space="preserve"> </w:t>
        </w:r>
      </w:ins>
    </w:p>
    <w:p w14:paraId="372AD3EF" w14:textId="77777777" w:rsidR="00A5400C" w:rsidRDefault="00A5400C" w:rsidP="00A5400C">
      <w:pPr>
        <w:autoSpaceDE w:val="0"/>
        <w:ind w:left="360"/>
        <w:rPr>
          <w:ins w:id="377" w:author="mbeckerle" w:date="2012-03-25T11:26:00Z"/>
          <w:rFonts w:ascii="Helv" w:hAnsi="Helv" w:cs="Helv"/>
          <w:color w:val="000000"/>
        </w:rPr>
      </w:pPr>
      <w:ins w:id="378"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calendarPatternKind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xs:string.</w:t>
        </w:r>
      </w:ins>
    </w:p>
    <w:p w14:paraId="011142C2" w14:textId="77777777" w:rsidR="00A5400C" w:rsidRDefault="00A5400C" w:rsidP="00A5400C">
      <w:pPr>
        <w:numPr>
          <w:ilvl w:val="0"/>
          <w:numId w:val="115"/>
        </w:numPr>
        <w:suppressAutoHyphens/>
        <w:autoSpaceDE w:val="0"/>
        <w:rPr>
          <w:ins w:id="379" w:author="mbeckerle" w:date="2012-03-25T11:26:00Z"/>
          <w:rFonts w:ascii="Helv" w:eastAsia="Helv" w:hAnsi="Helv" w:cs="Helv"/>
          <w:color w:val="000000"/>
        </w:rPr>
      </w:pPr>
      <w:ins w:id="380" w:author="mbeckerle" w:date="2012-03-25T11:26:00Z">
        <w:r>
          <w:rPr>
            <w:rFonts w:ascii="Helv" w:hAnsi="Helv" w:cs="Helv"/>
            <w:color w:val="000000"/>
          </w:rPr>
          <w:t>Property</w:t>
        </w:r>
        <w:r>
          <w:rPr>
            <w:rFonts w:ascii="Helv" w:eastAsia="Helv" w:hAnsi="Helv" w:cs="Helv"/>
            <w:color w:val="000000"/>
          </w:rPr>
          <w:t xml:space="preserve"> </w:t>
        </w:r>
      </w:ins>
      <w:ins w:id="381" w:author="mbeckerle" w:date="2012-03-25T11:31:00Z">
        <w:r>
          <w:rPr>
            <w:rFonts w:ascii="Helv" w:eastAsia="Helv" w:hAnsi="Helv" w:cs="Helv"/>
            <w:color w:val="000000"/>
          </w:rPr>
          <w:t xml:space="preserve">is </w:t>
        </w:r>
      </w:ins>
      <w:ins w:id="382"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another</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setting.</w:t>
        </w:r>
        <w:r>
          <w:rPr>
            <w:rFonts w:ascii="Helv" w:eastAsia="Helv" w:hAnsi="Helv" w:cs="Helv"/>
            <w:color w:val="000000"/>
          </w:rPr>
          <w:t xml:space="preserve"> </w:t>
        </w:r>
      </w:ins>
    </w:p>
    <w:p w14:paraId="0E3AB22B" w14:textId="77777777" w:rsidR="00A5400C" w:rsidRDefault="00A5400C" w:rsidP="00A5400C">
      <w:pPr>
        <w:autoSpaceDE w:val="0"/>
        <w:ind w:left="360"/>
        <w:rPr>
          <w:ins w:id="383" w:author="mbeckerle" w:date="2012-03-25T11:26:00Z"/>
          <w:rFonts w:ascii="Helv" w:hAnsi="Helv" w:cs="Helv"/>
          <w:color w:val="000000"/>
        </w:rPr>
      </w:pPr>
      <w:ins w:id="384"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binaryNumberRep</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representation</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text.</w:t>
        </w:r>
      </w:ins>
    </w:p>
    <w:p w14:paraId="7CD1DD1B" w14:textId="77777777" w:rsidR="00A5400C" w:rsidRDefault="00A5400C" w:rsidP="00A5400C">
      <w:pPr>
        <w:numPr>
          <w:ilvl w:val="0"/>
          <w:numId w:val="115"/>
        </w:numPr>
        <w:suppressAutoHyphens/>
        <w:autoSpaceDE w:val="0"/>
        <w:rPr>
          <w:ins w:id="385" w:author="mbeckerle" w:date="2012-03-25T11:26:00Z"/>
          <w:rFonts w:ascii="Helv" w:eastAsia="Helv" w:hAnsi="Helv" w:cs="Helv"/>
          <w:color w:val="000000"/>
        </w:rPr>
      </w:pPr>
      <w:ins w:id="386" w:author="mbeckerle" w:date="2012-03-25T11:26:00Z">
        <w:r>
          <w:rPr>
            <w:rFonts w:ascii="Helv" w:hAnsi="Helv" w:cs="Helv"/>
            <w:color w:val="000000"/>
          </w:rPr>
          <w:t>Property</w:t>
        </w:r>
        <w:r>
          <w:rPr>
            <w:rFonts w:ascii="Helv" w:eastAsia="Helv" w:hAnsi="Helv" w:cs="Helv"/>
            <w:color w:val="000000"/>
          </w:rPr>
          <w:t xml:space="preserve"> </w:t>
        </w:r>
      </w:ins>
      <w:ins w:id="387" w:author="mbeckerle" w:date="2012-03-25T11:31:00Z">
        <w:r>
          <w:rPr>
            <w:rFonts w:ascii="Helv" w:eastAsia="Helv" w:hAnsi="Helv" w:cs="Helv"/>
            <w:color w:val="000000"/>
          </w:rPr>
          <w:t xml:space="preserve">is </w:t>
        </w:r>
      </w:ins>
      <w:ins w:id="388"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object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local,</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reference.</w:t>
        </w:r>
        <w:r>
          <w:rPr>
            <w:rFonts w:ascii="Helv" w:eastAsia="Helv" w:hAnsi="Helv" w:cs="Helv"/>
            <w:color w:val="000000"/>
          </w:rPr>
          <w:t xml:space="preserve"> </w:t>
        </w:r>
      </w:ins>
    </w:p>
    <w:p w14:paraId="1A1C5713" w14:textId="77777777" w:rsidR="00A5400C" w:rsidRDefault="00A5400C" w:rsidP="00A5400C">
      <w:pPr>
        <w:autoSpaceDE w:val="0"/>
        <w:ind w:left="360"/>
        <w:rPr>
          <w:ins w:id="389" w:author="mbeckerle" w:date="2012-04-22T15:29:00Z"/>
          <w:rFonts w:ascii="Helv" w:hAnsi="Helv" w:cs="Helv"/>
          <w:color w:val="000000"/>
        </w:rPr>
      </w:pPr>
      <w:ins w:id="390"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occursCountKind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xs:element.</w:t>
        </w:r>
        <w:r>
          <w:rPr>
            <w:rStyle w:val="FootnoteCharacters"/>
            <w:rFonts w:ascii="Helv" w:eastAsia="Helv" w:hAnsi="Helv" w:cs="Helv"/>
            <w:color w:val="000000"/>
          </w:rPr>
          <w:footnoteReference w:id="2"/>
        </w:r>
      </w:ins>
    </w:p>
    <w:p w14:paraId="6DDBCC01" w14:textId="77777777" w:rsidR="00DE3E70" w:rsidRPr="005223F4" w:rsidRDefault="00DE3E70" w:rsidP="004C4665">
      <w:pPr>
        <w:pStyle w:val="Heading4"/>
        <w:rPr>
          <w:ins w:id="393" w:author="mbeckerle" w:date="2012-04-22T15:29:00Z"/>
        </w:rPr>
      </w:pPr>
      <w:ins w:id="394" w:author="mbeckerle" w:date="2012-04-22T15:29:00Z">
        <w:r w:rsidRPr="005223F4">
          <w:t xml:space="preserve">Schema Component Constraint: Unique Particle </w:t>
        </w:r>
        <w:commentRangeStart w:id="395"/>
        <w:r w:rsidRPr="005223F4">
          <w:t>Attribution</w:t>
        </w:r>
      </w:ins>
      <w:commentRangeEnd w:id="395"/>
      <w:ins w:id="396" w:author="mbeckerle" w:date="2012-04-22T15:30:00Z">
        <w:r>
          <w:rPr>
            <w:rStyle w:val="CommentReference"/>
            <w:b w:val="0"/>
            <w:bCs w:val="0"/>
          </w:rPr>
          <w:commentReference w:id="395"/>
        </w:r>
      </w:ins>
    </w:p>
    <w:p w14:paraId="242E2918" w14:textId="77777777" w:rsidR="00DE3E70" w:rsidRPr="005223F4" w:rsidRDefault="00DE3E70" w:rsidP="00DE3E70">
      <w:pPr>
        <w:rPr>
          <w:ins w:id="397" w:author="mbeckerle" w:date="2012-04-22T15:29:00Z"/>
        </w:rPr>
      </w:pPr>
      <w:ins w:id="398" w:author="mbeckerle" w:date="2012-04-22T15:29:00Z">
        <w:r w:rsidRPr="005223F4">
          <w:t xml:space="preserve">A DFDL processor MUST implement the Schema Component Constraint: Unique Particle Attribution defined in </w:t>
        </w:r>
        <w:r w:rsidRPr="005223F4">
          <w:rPr>
            <w:i/>
            <w:iCs/>
          </w:rPr>
          <w:t xml:space="preserve">XML Schema Part 1: Structures </w:t>
        </w:r>
        <w:r w:rsidRPr="005223F4">
          <w:t>[XSDLV1] that applies to the DFDL schema subset.</w:t>
        </w:r>
      </w:ins>
    </w:p>
    <w:p w14:paraId="6EF91AC4" w14:textId="77777777" w:rsidR="00DE3E70" w:rsidRPr="005223F4" w:rsidRDefault="00DE3E70" w:rsidP="00DE3E70">
      <w:pPr>
        <w:rPr>
          <w:ins w:id="399" w:author="mbeckerle" w:date="2012-04-22T15:29:00Z"/>
        </w:rPr>
      </w:pPr>
      <w:ins w:id="400" w:author="mbeckerle" w:date="2012-04-22T15:29:00Z">
        <w:r w:rsidRPr="005223F4">
          <w:t xml:space="preserve">Two elements </w:t>
        </w:r>
        <w:r w:rsidRPr="005223F4">
          <w:rPr>
            <w:b/>
            <w:bCs/>
          </w:rPr>
          <w:t>overlap</w:t>
        </w:r>
        <w:r w:rsidRPr="005223F4">
          <w:t xml:space="preserve"> if </w:t>
        </w:r>
      </w:ins>
    </w:p>
    <w:p w14:paraId="6584B561" w14:textId="77777777" w:rsidR="00DE3E70" w:rsidRPr="005223F4" w:rsidRDefault="00DE3E70" w:rsidP="00DE3E70">
      <w:pPr>
        <w:numPr>
          <w:ilvl w:val="0"/>
          <w:numId w:val="60"/>
        </w:numPr>
        <w:rPr>
          <w:ins w:id="401" w:author="mbeckerle" w:date="2012-04-22T15:29:00Z"/>
        </w:rPr>
      </w:pPr>
      <w:ins w:id="402" w:author="mbeckerle" w:date="2012-04-22T15:29:00Z">
        <w:r w:rsidRPr="005223F4">
          <w:t>They are both element declaration particles whose declarations have the same name and target namespace.</w:t>
        </w:r>
      </w:ins>
    </w:p>
    <w:p w14:paraId="4372EC4B" w14:textId="77777777" w:rsidR="00DE3E70" w:rsidRPr="005223F4" w:rsidRDefault="00DE3E70" w:rsidP="00DE3E70">
      <w:pPr>
        <w:rPr>
          <w:ins w:id="403" w:author="mbeckerle" w:date="2012-04-22T15:29:00Z"/>
        </w:rPr>
      </w:pPr>
      <w:ins w:id="404" w:author="mbeckerle" w:date="2012-04-22T15:29:00Z">
        <w:r w:rsidRPr="005223F4">
          <w:t xml:space="preserve">A content model will violate the unique attribution constraint if it contains two particles which overlap and which either </w:t>
        </w:r>
      </w:ins>
    </w:p>
    <w:p w14:paraId="2ADFD0B0" w14:textId="77777777" w:rsidR="00DE3E70" w:rsidRPr="005223F4" w:rsidRDefault="00DE3E70" w:rsidP="00DE3E70">
      <w:pPr>
        <w:numPr>
          <w:ilvl w:val="0"/>
          <w:numId w:val="61"/>
        </w:numPr>
        <w:rPr>
          <w:ins w:id="405" w:author="mbeckerle" w:date="2012-04-22T15:29:00Z"/>
        </w:rPr>
      </w:pPr>
      <w:ins w:id="406" w:author="mbeckerle" w:date="2012-04-22T15:29:00Z">
        <w:r w:rsidRPr="005223F4">
          <w:t xml:space="preserve">Are both in the particles of a </w:t>
        </w:r>
        <w:r w:rsidRPr="005223F4">
          <w:rPr>
            <w:i/>
            <w:iCs/>
          </w:rPr>
          <w:t>choice</w:t>
        </w:r>
        <w:r w:rsidRPr="005223F4">
          <w:t xml:space="preserve"> group</w:t>
        </w:r>
      </w:ins>
    </w:p>
    <w:p w14:paraId="6755C8CD" w14:textId="77777777" w:rsidR="00DE3E70" w:rsidRPr="005223F4" w:rsidRDefault="00DE3E70" w:rsidP="00DE3E70">
      <w:pPr>
        <w:rPr>
          <w:ins w:id="407" w:author="mbeckerle" w:date="2012-04-22T15:29:00Z"/>
        </w:rPr>
      </w:pPr>
      <w:ins w:id="408" w:author="mbeckerle" w:date="2012-04-22T15:29:00Z">
        <w:r w:rsidRPr="005223F4">
          <w:t xml:space="preserve">Or </w:t>
        </w:r>
      </w:ins>
    </w:p>
    <w:p w14:paraId="61054AA5" w14:textId="77777777" w:rsidR="00DE3E70" w:rsidRPr="005223F4" w:rsidRDefault="00DE3E70" w:rsidP="00DE3E70">
      <w:pPr>
        <w:numPr>
          <w:ilvl w:val="0"/>
          <w:numId w:val="62"/>
        </w:numPr>
        <w:rPr>
          <w:ins w:id="409" w:author="mbeckerle" w:date="2012-04-22T15:29:00Z"/>
        </w:rPr>
      </w:pPr>
      <w:ins w:id="410" w:author="mbeckerle" w:date="2012-04-22T15:29:00Z">
        <w:r w:rsidRPr="005223F4">
          <w:t>Either may validate adjacent information items and the first has xs:minOccurs less than xs:maxOccurs.</w:t>
        </w:r>
      </w:ins>
    </w:p>
    <w:p w14:paraId="15A83308" w14:textId="77777777" w:rsidR="00FF1C9B" w:rsidRPr="005223F4" w:rsidRDefault="00FF1C9B">
      <w:pPr>
        <w:pStyle w:val="Heading2"/>
      </w:pPr>
      <w:bookmarkStart w:id="411" w:name="_Toc322911484"/>
      <w:bookmarkStart w:id="412" w:name="_Toc322912023"/>
      <w:bookmarkStart w:id="413" w:name="_Toc199515590"/>
      <w:bookmarkStart w:id="414" w:name="_Toc199515778"/>
      <w:bookmarkStart w:id="415" w:name="_Toc199516217"/>
      <w:bookmarkStart w:id="416" w:name="_Toc177399024"/>
      <w:bookmarkStart w:id="417" w:name="_Toc175057310"/>
      <w:bookmarkStart w:id="418" w:name="_Toc199516218"/>
      <w:bookmarkStart w:id="419" w:name="_Toc194983898"/>
      <w:bookmarkStart w:id="420" w:name="_Toc243112736"/>
      <w:bookmarkStart w:id="421" w:name="_Toc332724345"/>
      <w:bookmarkEnd w:id="411"/>
      <w:bookmarkEnd w:id="412"/>
      <w:bookmarkEnd w:id="413"/>
      <w:bookmarkEnd w:id="414"/>
      <w:bookmarkEnd w:id="415"/>
      <w:r w:rsidRPr="005223F4">
        <w:t>Processing Erro</w:t>
      </w:r>
      <w:r w:rsidR="004157DB" w:rsidRPr="005223F4">
        <w:t>rs</w:t>
      </w:r>
      <w:bookmarkEnd w:id="421"/>
      <w:del w:id="422" w:author="Steve Hanson" w:date="2012-02-23T10:48:00Z">
        <w:r w:rsidR="008A7792" w:rsidRPr="005223F4" w:rsidDel="00157CEC">
          <w:delText xml:space="preserve">: </w:delText>
        </w:r>
      </w:del>
      <w:bookmarkEnd w:id="416"/>
      <w:bookmarkEnd w:id="417"/>
      <w:bookmarkEnd w:id="418"/>
      <w:bookmarkEnd w:id="419"/>
      <w:bookmarkEnd w:id="420"/>
    </w:p>
    <w:p w14:paraId="3CC38619" w14:textId="4F31B6D1" w:rsidR="00695C6C" w:rsidRPr="005223F4" w:rsidRDefault="00FF1C9B" w:rsidP="004C4665">
      <w:pPr>
        <w:pStyle w:val="nobreak"/>
      </w:pPr>
      <w:r w:rsidRPr="005223F4">
        <w:t xml:space="preserve">If a DFDL schema contains no </w:t>
      </w:r>
      <w:r w:rsidR="004157DB" w:rsidRPr="005223F4">
        <w:t xml:space="preserve">schema definition errors, then there is the additional possibility that when processing data using a DFDL schema, the data do not conform to the format described by the schema. </w:t>
      </w:r>
      <w:r w:rsidR="00695C6C" w:rsidRPr="005223F4">
        <w:t>T</w:t>
      </w:r>
      <w:r w:rsidR="004157DB" w:rsidRPr="005223F4">
        <w:t xml:space="preserve">his is known as a </w:t>
      </w:r>
      <w:r w:rsidR="00695C6C" w:rsidRPr="005223F4">
        <w:rPr>
          <w:i/>
          <w:iCs/>
        </w:rPr>
        <w:t>processing</w:t>
      </w:r>
      <w:r w:rsidR="00695C6C" w:rsidRPr="005223F4">
        <w:t xml:space="preserve"> </w:t>
      </w:r>
      <w:r w:rsidR="004157DB" w:rsidRPr="005223F4">
        <w:rPr>
          <w:i/>
          <w:iCs/>
        </w:rPr>
        <w:t>error</w:t>
      </w:r>
      <w:r w:rsidR="004157DB" w:rsidRPr="005223F4">
        <w:t xml:space="preserve">. </w:t>
      </w:r>
      <w:r w:rsidR="00695C6C" w:rsidRPr="005223F4">
        <w:br/>
        <w:t xml:space="preserve">Processing </w:t>
      </w:r>
      <w:r w:rsidR="00B66A42" w:rsidRPr="005223F4">
        <w:t xml:space="preserve">errors can be suppressed </w:t>
      </w:r>
      <w:r w:rsidR="004862E5">
        <w:t xml:space="preserve">by </w:t>
      </w:r>
      <w:r w:rsidR="00D332F1" w:rsidRPr="005223F4">
        <w:t>a</w:t>
      </w:r>
      <w:r w:rsidR="00695C6C" w:rsidRPr="005223F4">
        <w:t xml:space="preserve"> point of uncertainty</w:t>
      </w:r>
      <w:r w:rsidR="00B66A42" w:rsidRPr="005223F4">
        <w:t>. See section</w:t>
      </w:r>
      <w:r w:rsidR="00695C6C" w:rsidRPr="005223F4">
        <w:t xml:space="preserve"> </w:t>
      </w:r>
      <w:r w:rsidR="00695C6C" w:rsidRPr="005223F4">
        <w:fldChar w:fldCharType="begin"/>
      </w:r>
      <w:r w:rsidR="00695C6C" w:rsidRPr="005223F4">
        <w:instrText xml:space="preserve"> REF _Ref254711270 \r \h </w:instrText>
      </w:r>
      <w:r w:rsidR="00695C6C" w:rsidRPr="005223F4">
        <w:fldChar w:fldCharType="separate"/>
      </w:r>
      <w:r w:rsidR="00D04199">
        <w:rPr>
          <w:cs/>
        </w:rPr>
        <w:t>‎</w:t>
      </w:r>
      <w:r w:rsidR="00D04199">
        <w:t>9.1.1</w:t>
      </w:r>
      <w:r w:rsidR="00695C6C" w:rsidRPr="005223F4">
        <w:fldChar w:fldCharType="end"/>
      </w:r>
      <w:r w:rsidR="00695C6C" w:rsidRPr="005223F4">
        <w:t xml:space="preserve"> </w:t>
      </w:r>
      <w:r w:rsidR="00695C6C" w:rsidRPr="005223F4">
        <w:fldChar w:fldCharType="begin"/>
      </w:r>
      <w:r w:rsidR="00695C6C" w:rsidRPr="005223F4">
        <w:instrText xml:space="preserve"> REF _Ref254711270 \h </w:instrText>
      </w:r>
      <w:r w:rsidR="00695C6C" w:rsidRPr="005223F4">
        <w:fldChar w:fldCharType="separate"/>
      </w:r>
      <w:r w:rsidR="00D04199" w:rsidRPr="005223F4">
        <w:t>Resolving Points of Uncertainty.</w:t>
      </w:r>
      <w:r w:rsidR="00695C6C" w:rsidRPr="005223F4">
        <w:fldChar w:fldCharType="end"/>
      </w:r>
      <w:r w:rsidR="006D71BC" w:rsidRPr="005223F4">
        <w:t xml:space="preserve"> </w:t>
      </w:r>
    </w:p>
    <w:p w14:paraId="71928DE2" w14:textId="77777777"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 xml:space="preserve">s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p>
    <w:p w14:paraId="1E5A1B0D" w14:textId="77777777" w:rsidR="00E81C4E" w:rsidRPr="005223F4" w:rsidRDefault="00DA38C4" w:rsidP="00B017F3">
      <w:r w:rsidRPr="005223F4">
        <w:t>Exceptions that occur in the evaluation of the DFDL expression language are processing errors.</w:t>
      </w:r>
    </w:p>
    <w:p w14:paraId="01CC969F" w14:textId="6B21B764" w:rsidR="00E36848" w:rsidRPr="005223F4" w:rsidRDefault="00DA38C4" w:rsidP="00E36848">
      <w:pPr>
        <w:pStyle w:val="nobreak"/>
      </w:pPr>
      <w:commentRangeStart w:id="423"/>
      <w:commentRangeStart w:id="424"/>
      <w:r w:rsidRPr="005223F4">
        <w:t>N</w:t>
      </w:r>
      <w:r w:rsidR="00E81C4E" w:rsidRPr="005223F4">
        <w:t xml:space="preserve">on-conformance with </w:t>
      </w:r>
      <w:r w:rsidR="00E36848" w:rsidRPr="005223F4">
        <w:t xml:space="preserve">the </w:t>
      </w:r>
      <w:r w:rsidR="0015012F" w:rsidRPr="005223F4">
        <w:rPr>
          <w:i/>
          <w:iCs/>
        </w:rPr>
        <w:t>xs:minOccurs</w:t>
      </w:r>
      <w:r w:rsidR="00E81C4E" w:rsidRPr="005223F4">
        <w:t xml:space="preserve"> </w:t>
      </w:r>
      <w:r w:rsidRPr="005223F4">
        <w:t xml:space="preserve">constraint </w:t>
      </w:r>
      <w:r w:rsidR="00E81C4E" w:rsidRPr="005223F4">
        <w:t>is a processing error.</w:t>
      </w:r>
      <w:r w:rsidR="00E36848" w:rsidRPr="005223F4">
        <w:t xml:space="preserve"> Non-conformance with the </w:t>
      </w:r>
      <w:r w:rsidR="001359BA" w:rsidRPr="005223F4">
        <w:rPr>
          <w:i/>
          <w:iCs/>
        </w:rPr>
        <w:t>xs:maxOccurs</w:t>
      </w:r>
      <w:r w:rsidR="00E36848" w:rsidRPr="005223F4">
        <w:t xml:space="preserve"> constraint is a validation error.</w:t>
      </w:r>
      <w:commentRangeEnd w:id="423"/>
      <w:r w:rsidR="00B12D70">
        <w:rPr>
          <w:rStyle w:val="CommentReference"/>
        </w:rPr>
        <w:commentReference w:id="423"/>
      </w:r>
      <w:commentRangeEnd w:id="424"/>
      <w:r w:rsidR="00072CA1">
        <w:rPr>
          <w:rStyle w:val="CommentReference"/>
        </w:rPr>
        <w:commentReference w:id="424"/>
      </w:r>
    </w:p>
    <w:p w14:paraId="409CB428" w14:textId="77777777" w:rsidR="004A7746" w:rsidRPr="005223F4" w:rsidRDefault="004A7746" w:rsidP="00AC03DB">
      <w:pPr>
        <w:pStyle w:val="Heading3"/>
      </w:pPr>
      <w:bookmarkStart w:id="425" w:name="_Toc322911486"/>
      <w:bookmarkStart w:id="426" w:name="_Toc322912025"/>
      <w:bookmarkStart w:id="427" w:name="_Ref254707057"/>
      <w:bookmarkStart w:id="428" w:name="_Toc199516219"/>
      <w:bookmarkStart w:id="429" w:name="_Toc243112737"/>
      <w:bookmarkStart w:id="430" w:name="_Ref249772673"/>
      <w:bookmarkStart w:id="431" w:name="_Ref249772718"/>
      <w:bookmarkStart w:id="432" w:name="_Toc332724346"/>
      <w:bookmarkEnd w:id="425"/>
      <w:bookmarkEnd w:id="426"/>
      <w:r w:rsidRPr="005223F4">
        <w:t>Ambiguity of Data Formats</w:t>
      </w:r>
      <w:bookmarkEnd w:id="427"/>
      <w:bookmarkEnd w:id="432"/>
    </w:p>
    <w:p w14:paraId="56B82F08" w14:textId="77777777"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 and a data format description which has fixed data requirements (some elements having required fixed values), may be ambiguous </w:t>
      </w:r>
      <w:r w:rsidR="0009757D" w:rsidRPr="005223F4">
        <w:rPr>
          <w:rFonts w:cs="Arial"/>
          <w:szCs w:val="26"/>
        </w:rPr>
        <w:t>even with fixed length elements</w:t>
      </w:r>
      <w:r w:rsidRPr="005223F4">
        <w:rPr>
          <w:rFonts w:cs="Arial"/>
          <w:szCs w:val="26"/>
        </w:rPr>
        <w:t xml:space="preserve">. </w:t>
      </w:r>
      <w:r w:rsidRPr="005223F4">
        <w:rPr>
          <w:rStyle w:val="FootnoteReference"/>
          <w:rFonts w:cs="Arial"/>
          <w:szCs w:val="26"/>
        </w:rPr>
        <w:footnoteReference w:id="3"/>
      </w:r>
      <w:r w:rsidRPr="005223F4">
        <w:rPr>
          <w:rFonts w:cs="Arial"/>
          <w:szCs w:val="26"/>
        </w:rPr>
        <w:t xml:space="preserve">  </w:t>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428"/>
      <w:bookmarkEnd w:id="429"/>
      <w:bookmarkEnd w:id="430"/>
      <w:bookmarkEnd w:id="431"/>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pPr>
        <w:pStyle w:val="Heading2"/>
      </w:pPr>
      <w:bookmarkStart w:id="433" w:name="_Toc322911488"/>
      <w:bookmarkStart w:id="434" w:name="_Toc322912027"/>
      <w:bookmarkStart w:id="435" w:name="_Toc322911489"/>
      <w:bookmarkStart w:id="436" w:name="_Toc322912028"/>
      <w:bookmarkStart w:id="437" w:name="_Toc322911490"/>
      <w:bookmarkStart w:id="438" w:name="_Toc322912029"/>
      <w:bookmarkStart w:id="439" w:name="_Toc322911491"/>
      <w:bookmarkStart w:id="440" w:name="_Toc322912030"/>
      <w:bookmarkStart w:id="441" w:name="_Toc322911492"/>
      <w:bookmarkStart w:id="442" w:name="_Toc322912031"/>
      <w:bookmarkStart w:id="443" w:name="_Toc322911493"/>
      <w:bookmarkStart w:id="444" w:name="_Toc322912032"/>
      <w:bookmarkStart w:id="445" w:name="_Toc322911494"/>
      <w:bookmarkStart w:id="446" w:name="_Toc322912033"/>
      <w:bookmarkStart w:id="447" w:name="_Toc322911495"/>
      <w:bookmarkStart w:id="448" w:name="_Toc322912034"/>
      <w:bookmarkStart w:id="449" w:name="_Toc322911496"/>
      <w:bookmarkStart w:id="450" w:name="_Toc322912035"/>
      <w:bookmarkStart w:id="451" w:name="_Toc322911497"/>
      <w:bookmarkStart w:id="452" w:name="_Toc322912036"/>
      <w:bookmarkStart w:id="453" w:name="_Toc322911498"/>
      <w:bookmarkStart w:id="454" w:name="_Toc322912037"/>
      <w:bookmarkStart w:id="455" w:name="_Toc322911499"/>
      <w:bookmarkStart w:id="456" w:name="_Toc322912038"/>
      <w:bookmarkStart w:id="457" w:name="_Toc322911500"/>
      <w:bookmarkStart w:id="458" w:name="_Toc322912039"/>
      <w:bookmarkStart w:id="459" w:name="_Toc184191909"/>
      <w:bookmarkStart w:id="460" w:name="_Toc184210449"/>
      <w:bookmarkStart w:id="461" w:name="_Toc177399025"/>
      <w:bookmarkStart w:id="462" w:name="_Toc175057311"/>
      <w:bookmarkStart w:id="463" w:name="_Toc199516220"/>
      <w:bookmarkStart w:id="464" w:name="_Toc194983899"/>
      <w:bookmarkStart w:id="465" w:name="_Toc243112738"/>
      <w:bookmarkStart w:id="466" w:name="OLE_LINK3"/>
      <w:bookmarkStart w:id="467" w:name="OLE_LINK4"/>
      <w:bookmarkStart w:id="468" w:name="_Toc332724347"/>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5223F4">
        <w:t>Validation Errors</w:t>
      </w:r>
      <w:bookmarkEnd w:id="461"/>
      <w:bookmarkEnd w:id="462"/>
      <w:bookmarkEnd w:id="463"/>
      <w:bookmarkEnd w:id="464"/>
      <w:bookmarkEnd w:id="465"/>
      <w:bookmarkEnd w:id="468"/>
    </w:p>
    <w:p w14:paraId="637F0BEB" w14:textId="77777777"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A25815" w:rsidRPr="005223F4">
        <w:t xml:space="preserve"> and </w:t>
      </w:r>
      <w:r w:rsidRPr="005223F4">
        <w:t xml:space="preserve">they </w:t>
      </w:r>
      <w:r w:rsidR="00A25815" w:rsidRPr="005223F4">
        <w:t xml:space="preserve">apply to the logical content 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 xml:space="preserve">This implies that validation errors cannot affect the ability of a DFDL processor to successfully parse or unparse data. </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0F304F55" w14:textId="77777777" w:rsidR="00B66A42" w:rsidRPr="00710BA1" w:rsidRDefault="00B66A42">
      <w:r w:rsidRPr="00710BA1">
        <w:t xml:space="preserve">The behavior of a DFDL processor </w:t>
      </w:r>
      <w:r w:rsidR="003E48C6" w:rsidRPr="00710BA1">
        <w:t>after a</w:t>
      </w:r>
      <w:r w:rsidRPr="00710BA1">
        <w:t xml:space="preserve"> validation error is not specified by the DFDL language. </w:t>
      </w:r>
    </w:p>
    <w:p w14:paraId="4B6020F5" w14:textId="77777777" w:rsidR="003D070D" w:rsidRPr="007E1D66" w:rsidRDefault="003D070D" w:rsidP="004C4665">
      <w:pPr>
        <w:rPr>
          <w:ins w:id="469" w:author="mbeckerle" w:date="2012-03-25T12:17:00Z"/>
        </w:rPr>
      </w:pPr>
      <w:ins w:id="470" w:author="mbeckerle" w:date="2012-03-25T12:17:00Z">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ins>
    </w:p>
    <w:p w14:paraId="41DD2FDE" w14:textId="1CF433D2" w:rsidR="003D070D" w:rsidRPr="005223F4" w:rsidDel="001D4C1A" w:rsidRDefault="00B66A42" w:rsidP="009B3D12">
      <w:pPr>
        <w:rPr>
          <w:del w:id="471" w:author="mbeckerle" w:date="2012-04-22T21:38:00Z"/>
        </w:rPr>
      </w:pPr>
      <w:commentRangeStart w:id="472"/>
      <w:del w:id="473" w:author="mbeckerle" w:date="2012-03-25T12:18:00Z">
        <w:r w:rsidRPr="005223F4" w:rsidDel="003D070D">
          <w:delText>An unparse validation error is defined in terms of a parse validation error.</w:delText>
        </w:r>
        <w:commentRangeEnd w:id="472"/>
        <w:r w:rsidR="00F12886" w:rsidDel="003D070D">
          <w:rPr>
            <w:rStyle w:val="CommentReference"/>
          </w:rPr>
          <w:commentReference w:id="472"/>
        </w:r>
        <w:r w:rsidRPr="005223F4" w:rsidDel="003D070D">
          <w:delText xml:space="preserve"> Specifically, an unparse validation error occurs when the physical representation being output would generate a validation error </w:delText>
        </w:r>
        <w:r w:rsidR="009B3D12" w:rsidRPr="005223F4" w:rsidDel="003D070D">
          <w:delText xml:space="preserve">when </w:delText>
        </w:r>
        <w:r w:rsidRPr="005223F4" w:rsidDel="003D070D">
          <w:delText xml:space="preserve">parsing </w:delText>
        </w:r>
        <w:r w:rsidR="009B3D12" w:rsidRPr="005223F4" w:rsidDel="003D070D">
          <w:delText xml:space="preserve">the data representation </w:delText>
        </w:r>
        <w:r w:rsidRPr="005223F4" w:rsidDel="003D070D">
          <w:delText>using the same DFDL schema.</w:delText>
        </w:r>
      </w:del>
    </w:p>
    <w:p w14:paraId="5D8241D2" w14:textId="77777777" w:rsidR="00601E19" w:rsidRPr="005223F4" w:rsidRDefault="00966E73" w:rsidP="00966E73">
      <w:r w:rsidRPr="005223F4">
        <w:t xml:space="preserve">When resolving points of uncertainty, </w:t>
      </w:r>
      <w:r w:rsidR="00B66A42" w:rsidRPr="005223F4">
        <w:t>validation errors</w:t>
      </w:r>
      <w:r w:rsidRPr="005223F4">
        <w:t xml:space="preserve"> are ignored</w:t>
      </w:r>
      <w:r w:rsidR="009E0978" w:rsidRPr="005223F4">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5565273E" w14:textId="4618C7D0" w:rsidR="00601E19" w:rsidRPr="005223F4" w:rsidDel="001D4C1A" w:rsidRDefault="00601E19" w:rsidP="00DE678B">
      <w:pPr>
        <w:rPr>
          <w:del w:id="474" w:author="mbeckerle" w:date="2012-04-22T21:38:00Z"/>
        </w:rPr>
      </w:pPr>
    </w:p>
    <w:p w14:paraId="249F6731" w14:textId="77777777" w:rsidR="00D46C7A" w:rsidRPr="005223F4" w:rsidRDefault="0091319F" w:rsidP="00D46C7A">
      <w:pPr>
        <w:numPr>
          <w:ilvl w:val="0"/>
          <w:numId w:val="14"/>
        </w:numPr>
      </w:pPr>
      <w:r w:rsidRPr="005223F4">
        <w:t>XSDL</w:t>
      </w:r>
      <w:r w:rsidR="00691319" w:rsidRPr="005223F4">
        <w:t xml:space="preserve"> </w:t>
      </w:r>
      <w:r w:rsidR="00D46C7A" w:rsidRPr="005223F4">
        <w:t>pattern facet</w:t>
      </w:r>
      <w:r w:rsidR="00601106" w:rsidRPr="005223F4">
        <w:t xml:space="preserve"> - (for xs:string type elements only)</w:t>
      </w:r>
    </w:p>
    <w:p w14:paraId="12468B56" w14:textId="77777777" w:rsidR="00D46C7A" w:rsidRPr="005223F4" w:rsidRDefault="0091319F" w:rsidP="00E13092">
      <w:pPr>
        <w:numPr>
          <w:ilvl w:val="0"/>
          <w:numId w:val="14"/>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D46C7A">
      <w:pPr>
        <w:numPr>
          <w:ilvl w:val="0"/>
          <w:numId w:val="14"/>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D46C7A">
      <w:pPr>
        <w:numPr>
          <w:ilvl w:val="0"/>
          <w:numId w:val="14"/>
        </w:numPr>
      </w:pPr>
      <w:r w:rsidRPr="005223F4">
        <w:t>XSDL</w:t>
      </w:r>
      <w:r w:rsidR="00691319" w:rsidRPr="005223F4">
        <w:t xml:space="preserve"> </w:t>
      </w:r>
      <w:r w:rsidR="00D46C7A" w:rsidRPr="005223F4">
        <w:t>enumeration</w:t>
      </w:r>
    </w:p>
    <w:p w14:paraId="2D3E0BF7" w14:textId="77777777" w:rsidR="00E36848" w:rsidRPr="005223F4" w:rsidRDefault="00EB4E44" w:rsidP="00D46C7A">
      <w:pPr>
        <w:numPr>
          <w:ilvl w:val="0"/>
          <w:numId w:val="14"/>
        </w:numPr>
      </w:pPr>
      <w:r w:rsidRPr="005223F4">
        <w:t xml:space="preserve">XSDL </w:t>
      </w:r>
      <w:r w:rsidR="00AD41C5" w:rsidRPr="005223F4">
        <w:t>maxOccurs</w:t>
      </w:r>
    </w:p>
    <w:bookmarkEnd w:id="466"/>
    <w:bookmarkEnd w:id="467"/>
    <w:p w14:paraId="6AF50971" w14:textId="77777777" w:rsidR="00B66A42" w:rsidRPr="005223F4"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7EEC99C5" w14:textId="77777777" w:rsidR="00D332F1" w:rsidRDefault="00D332F1" w:rsidP="004862E5">
      <w:r w:rsidRPr="005223F4">
        <w:t>Note that validation errors can</w:t>
      </w:r>
      <w:r w:rsidR="004862E5">
        <w:t>not</w:t>
      </w:r>
      <w:r w:rsidRPr="005223F4">
        <w:t xml:space="preserve"> be suppressed by points of uncertainty. </w:t>
      </w:r>
    </w:p>
    <w:p w14:paraId="42DD82DE" w14:textId="77777777" w:rsidR="00F12886" w:rsidRDefault="00F12886" w:rsidP="004C4665">
      <w:pPr>
        <w:pStyle w:val="Heading2"/>
        <w:rPr>
          <w:ins w:id="475" w:author="mbeckerle" w:date="2012-03-24T19:14:00Z"/>
        </w:rPr>
      </w:pPr>
      <w:bookmarkStart w:id="476" w:name="_Toc322911502"/>
      <w:bookmarkStart w:id="477" w:name="_Toc322912041"/>
      <w:bookmarkStart w:id="478" w:name="_Toc332724348"/>
      <w:bookmarkEnd w:id="476"/>
      <w:bookmarkEnd w:id="477"/>
      <w:r>
        <w:rPr>
          <w:rStyle w:val="CommentReference"/>
        </w:rPr>
        <w:commentReference w:id="479"/>
      </w:r>
      <w:ins w:id="480" w:author="mbeckerle" w:date="2012-03-24T19:13:00Z">
        <w:r w:rsidR="00D016C5">
          <w:t>Recoverable Error</w:t>
        </w:r>
      </w:ins>
      <w:bookmarkEnd w:id="478"/>
    </w:p>
    <w:p w14:paraId="46F245D5" w14:textId="77777777" w:rsidR="00D016C5" w:rsidRDefault="00D016C5" w:rsidP="00D016C5">
      <w:pPr>
        <w:autoSpaceDE w:val="0"/>
        <w:rPr>
          <w:ins w:id="481" w:author="mbeckerle" w:date="2012-03-24T19:17:00Z"/>
          <w:rFonts w:ascii="Helv" w:hAnsi="Helv" w:cs="Helv"/>
          <w:color w:val="000000"/>
        </w:rPr>
      </w:pPr>
      <w:ins w:id="482" w:author="mbeckerle" w:date="2012-03-24T19:14:00Z">
        <w:r>
          <w:t xml:space="preserve">This error type </w:t>
        </w:r>
      </w:ins>
      <w:ins w:id="483" w:author="mbeckerle" w:date="2012-03-24T19:16:00Z">
        <w:r>
          <w:t>is</w:t>
        </w:r>
      </w:ins>
      <w:ins w:id="484" w:author="mbeckerle" w:date="2012-03-24T19:14:00Z">
        <w:r>
          <w:t xml:space="preserve"> used with the dfdl:assert annotation when parsing to permit the checking of physical format constraints without terminating a parse. </w:t>
        </w:r>
        <w:r>
          <w:rPr>
            <w:rFonts w:ascii="Helv" w:hAnsi="Helv" w:cs="Helv"/>
            <w:color w:val="000000"/>
          </w:rPr>
          <w:t>For</w:t>
        </w:r>
        <w:r>
          <w:rPr>
            <w:rFonts w:ascii="Helv" w:eastAsia="Helv" w:hAnsi="Helv" w:cs="Helv"/>
            <w:color w:val="000000"/>
          </w:rPr>
          <w:t xml:space="preserve"> </w:t>
        </w:r>
        <w:r>
          <w:rPr>
            <w:rFonts w:ascii="Helv" w:hAnsi="Helv" w:cs="Helv"/>
            <w:color w:val="000000"/>
          </w:rPr>
          <w:t>example</w:t>
        </w:r>
      </w:ins>
      <w:ins w:id="485" w:author="mbeckerle" w:date="2012-03-24T19:15:00Z">
        <w:r>
          <w:rPr>
            <w:rFonts w:ascii="Helv" w:hAnsi="Helv" w:cs="Helv"/>
            <w:color w:val="000000"/>
          </w:rPr>
          <w:t xml:space="preserve">, some formats will have </w:t>
        </w:r>
        <w:r w:rsidRPr="004C4665">
          <w:rPr>
            <w:rFonts w:ascii="Helv" w:hAnsi="Helv" w:cs="Helv"/>
            <w:color w:val="FF0000"/>
          </w:rPr>
          <w:t>redundancy by having known lengths, as well as delimiters.A recoverable error can be issued</w:t>
        </w:r>
      </w:ins>
      <w:ins w:id="486" w:author="mbeckerle" w:date="2012-03-24T19:14:00Z">
        <w:r>
          <w:rPr>
            <w:rFonts w:ascii="Helv" w:hAnsi="Helv" w:cs="Helv"/>
            <w:color w:val="000000"/>
          </w:rPr>
          <w:t>,</w:t>
        </w:r>
        <w:r>
          <w:rPr>
            <w:rFonts w:ascii="Helv" w:eastAsia="Helv" w:hAnsi="Helv" w:cs="Helv"/>
            <w:color w:val="000000"/>
          </w:rPr>
          <w:t xml:space="preserve"> </w:t>
        </w:r>
        <w:r>
          <w:rPr>
            <w:rFonts w:ascii="Helv" w:hAnsi="Helv" w:cs="Helv"/>
            <w:color w:val="000000"/>
          </w:rPr>
          <w:t>using</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assert</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check</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physical</w:t>
        </w:r>
        <w:r>
          <w:rPr>
            <w:rFonts w:ascii="Helv" w:eastAsia="Helv" w:hAnsi="Helv" w:cs="Helv"/>
            <w:color w:val="000000"/>
          </w:rPr>
          <w:t xml:space="preserve"> </w:t>
        </w:r>
        <w:r>
          <w:rPr>
            <w:rFonts w:ascii="Helv" w:hAnsi="Helv" w:cs="Helv"/>
            <w:color w:val="000000"/>
          </w:rPr>
          <w:t>length</w:t>
        </w:r>
        <w:r>
          <w:rPr>
            <w:rFonts w:ascii="Helv" w:eastAsia="Helv" w:hAnsi="Helv" w:cs="Helv"/>
            <w:color w:val="000000"/>
          </w:rPr>
          <w:t xml:space="preserve"> </w:t>
        </w:r>
        <w:r>
          <w:rPr>
            <w:rFonts w:ascii="Helv" w:hAnsi="Helv" w:cs="Helv"/>
            <w:color w:val="000000"/>
          </w:rPr>
          <w:t>constraint</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'delimited'.</w:t>
        </w:r>
      </w:ins>
      <w:ins w:id="487" w:author="mbeckerle" w:date="2012-03-24T19:15:00Z">
        <w:r>
          <w:rPr>
            <w:rFonts w:ascii="Helv" w:hAnsi="Helv" w:cs="Helv"/>
            <w:color w:val="000000"/>
          </w:rPr>
          <w:t xml:space="preserve"> </w:t>
        </w:r>
      </w:ins>
    </w:p>
    <w:p w14:paraId="576DC548" w14:textId="104DB03C" w:rsidR="00D016C5" w:rsidRDefault="00D016C5" w:rsidP="00D016C5">
      <w:pPr>
        <w:autoSpaceDE w:val="0"/>
        <w:rPr>
          <w:ins w:id="488" w:author="mbeckerle" w:date="2012-03-24T19:15:00Z"/>
          <w:rFonts w:ascii="Helv" w:hAnsi="Helv" w:cs="Helv"/>
          <w:color w:val="000000"/>
        </w:rPr>
      </w:pPr>
      <w:ins w:id="489" w:author="mbeckerle" w:date="2012-03-24T19:17:00Z">
        <w:r>
          <w:rPr>
            <w:rFonts w:ascii="Helv" w:hAnsi="Helv" w:cs="Helv"/>
            <w:color w:val="000000"/>
          </w:rPr>
          <w:t>Recoverable error</w:t>
        </w:r>
        <w:r w:rsidR="00DE3E70">
          <w:rPr>
            <w:rFonts w:ascii="Helv" w:hAnsi="Helv" w:cs="Helv"/>
            <w:color w:val="000000"/>
          </w:rPr>
          <w:t>s are independent of validation</w:t>
        </w:r>
      </w:ins>
      <w:ins w:id="490" w:author="mbeckerle" w:date="2012-04-22T15:31:00Z">
        <w:r w:rsidR="00DE3E70">
          <w:rPr>
            <w:rFonts w:ascii="Helv" w:hAnsi="Helv" w:cs="Helv"/>
            <w:color w:val="000000"/>
          </w:rPr>
          <w:t>, and when resolving points of uncertainty, recoverable errors are ignored.</w:t>
        </w:r>
      </w:ins>
    </w:p>
    <w:p w14:paraId="7B329905" w14:textId="6B71F63A" w:rsidR="001571F5" w:rsidRPr="005223F4" w:rsidRDefault="0067368D" w:rsidP="00DC6F37">
      <w:pPr>
        <w:pStyle w:val="Heading1"/>
      </w:pPr>
      <w:commentRangeStart w:id="491"/>
      <w:ins w:id="492" w:author="Steve Hanson" w:date="2012-04-02T11:59:00Z">
        <w:del w:id="493" w:author="mbeckerle" w:date="2012-04-22T21:39:00Z">
          <w:r w:rsidDel="001D4C1A">
            <w:rPr>
              <w:rFonts w:ascii="Helv" w:hAnsi="Helv" w:cs="Helv"/>
              <w:color w:val="000000"/>
            </w:rPr>
            <w:delText xml:space="preserve"> </w:delText>
          </w:r>
        </w:del>
      </w:ins>
      <w:bookmarkStart w:id="494" w:name="_Toc322911504"/>
      <w:bookmarkStart w:id="495" w:name="_Toc322912043"/>
      <w:bookmarkStart w:id="496" w:name="_Toc332724349"/>
      <w:commentRangeEnd w:id="491"/>
      <w:ins w:id="497" w:author="Steve Hanson" w:date="2012-04-11T15:53:00Z">
        <w:r>
          <w:rPr>
            <w:rStyle w:val="CommentReference"/>
          </w:rPr>
          <w:commentReference w:id="491"/>
        </w:r>
      </w:ins>
      <w:bookmarkStart w:id="498" w:name="_Toc322911505"/>
      <w:bookmarkStart w:id="499" w:name="_Toc322912044"/>
      <w:bookmarkStart w:id="500" w:name="_Toc177399026"/>
      <w:bookmarkStart w:id="501" w:name="_Toc175057312"/>
      <w:bookmarkStart w:id="502" w:name="_Toc199516221"/>
      <w:bookmarkStart w:id="503" w:name="_Toc194983900"/>
      <w:bookmarkStart w:id="504" w:name="_Toc243112739"/>
      <w:bookmarkEnd w:id="494"/>
      <w:bookmarkEnd w:id="495"/>
      <w:bookmarkEnd w:id="498"/>
      <w:bookmarkEnd w:id="499"/>
      <w:r w:rsidR="001571F5" w:rsidRPr="005223F4">
        <w:t>Glossary</w:t>
      </w:r>
      <w:bookmarkEnd w:id="500"/>
      <w:bookmarkEnd w:id="501"/>
      <w:bookmarkEnd w:id="502"/>
      <w:bookmarkEnd w:id="503"/>
      <w:bookmarkEnd w:id="504"/>
      <w:bookmarkEnd w:id="496"/>
    </w:p>
    <w:p w14:paraId="3660D0CF" w14:textId="77777777" w:rsidR="003C5B56" w:rsidRPr="005223F4" w:rsidRDefault="003C5B56" w:rsidP="001E1A5B">
      <w:r w:rsidRPr="005223F4">
        <w:t>Adjacent - Two parts of the input/output stream are adjacent if they are at consecutive addresses.</w:t>
      </w:r>
    </w:p>
    <w:p w14:paraId="5652DF55" w14:textId="77777777" w:rsidR="003C5B56" w:rsidRPr="005223F4" w:rsidRDefault="003C5B56" w:rsidP="001E1A5B">
      <w:r w:rsidRPr="005223F4">
        <w:t>Addressable Unit, or Unit - This is the unit of storage that makes up the input or output stream holding the representation of the data. The units are bits, bytes, or characters.</w:t>
      </w:r>
    </w:p>
    <w:p w14:paraId="18F2BC6C" w14:textId="77777777" w:rsidR="003C5B56" w:rsidRPr="005223F4" w:rsidRDefault="003C5B56" w:rsidP="001E1A5B">
      <w:r w:rsidRPr="005223F4">
        <w:t>Applicable properties - All the DFDL properties that apply to that type of schema construct. For example all the DFDL properties that apply to an xs:simpleType.</w:t>
      </w:r>
    </w:p>
    <w:p w14:paraId="4C8879D1" w14:textId="77777777" w:rsidR="003C5B56" w:rsidRPr="005223F4" w:rsidRDefault="003C5B56" w:rsidP="00643A99">
      <w:r w:rsidRPr="005223F4">
        <w:t>Array - The set of adjacent elements whose XSDL element declaration specifies the potential for it to have more than one occurrence (</w:t>
      </w:r>
      <w:r w:rsidR="001359BA" w:rsidRPr="005223F4">
        <w:t>xs:maxOccurs</w:t>
      </w:r>
      <w:r w:rsidRPr="005223F4">
        <w:t xml:space="preserve"> &gt; 1</w:t>
      </w:r>
      <w:r w:rsidR="00FE1555">
        <w:t xml:space="preserve"> or unbounded</w:t>
      </w:r>
      <w:r w:rsidRPr="005223F4">
        <w:t xml:space="preserve">). Of course any given array instance can have any number of elements, including zero elements or exactly 1 element as long as the occurrence constraints are met. If </w:t>
      </w:r>
      <w:r w:rsidR="001359BA" w:rsidRPr="005223F4">
        <w:t>xs:maxOccurs</w:t>
      </w:r>
      <w:r w:rsidRPr="005223F4">
        <w:t xml:space="preserve"> is 'unbounded' then there is no constraint to the maximum number of occurrences. An optional element (</w:t>
      </w:r>
      <w:r w:rsidR="001359BA" w:rsidRPr="005223F4">
        <w:t>xs:maxOccurs</w:t>
      </w:r>
      <w:r w:rsidRPr="005223F4">
        <w:t xml:space="preserve">=1, </w:t>
      </w:r>
      <w:r w:rsidR="0015012F" w:rsidRPr="005223F4">
        <w:t>xs:minOccurs</w:t>
      </w:r>
      <w:r w:rsidRPr="005223F4">
        <w:t>=0) is not considered to be an array as described in this document. (The term for any variable-occurrence item, generalizing the notion of variable-</w:t>
      </w:r>
      <w:r w:rsidR="00643A99" w:rsidRPr="005223F4">
        <w:t xml:space="preserve"> occurrence </w:t>
      </w:r>
      <w:r w:rsidRPr="005223F4">
        <w:t xml:space="preserve">array and optional element is 'variable-occurrence item'.)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77777777" w:rsidR="003C5B56" w:rsidRPr="005223F4" w:rsidRDefault="003C5B56" w:rsidP="00FE1555">
      <w:r w:rsidRPr="005223F4">
        <w:t xml:space="preserve">Array Element </w:t>
      </w:r>
      <w:r w:rsidR="009A4315" w:rsidRPr="005223F4">
        <w:t xml:space="preserve"> </w:t>
      </w:r>
      <w:r w:rsidRPr="005223F4">
        <w:t xml:space="preserve">– an element declaration or reference with </w:t>
      </w:r>
      <w:r w:rsidR="001359BA" w:rsidRPr="005223F4">
        <w:t>xs:maxOccurs</w:t>
      </w:r>
      <w:r w:rsidRPr="005223F4">
        <w:t>&gt;1</w:t>
      </w:r>
      <w:r w:rsidR="00FE1555">
        <w:t xml:space="preserve"> or unbounded</w:t>
      </w:r>
      <w:r w:rsidRPr="005223F4">
        <w:t>.</w:t>
      </w:r>
    </w:p>
    <w:p w14:paraId="02998D34" w14:textId="77777777" w:rsidR="009A4315" w:rsidRPr="005223F4" w:rsidRDefault="009A4315" w:rsidP="001E1A5B">
      <w:r w:rsidRPr="005223F4">
        <w:rPr>
          <w:rFonts w:eastAsia="MS Mincho"/>
          <w:lang w:eastAsia="ja-JP" w:bidi="he-IL"/>
        </w:rPr>
        <w:t>Augmented infoset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14DB5A7E" w14:textId="77777777" w:rsidR="003C5B56" w:rsidRPr="005223F4" w:rsidRDefault="003C5B56" w:rsidP="001E1A5B">
      <w:r w:rsidRPr="005223F4">
        <w:t>Byte - The term “byte” refers to an 8-bit octet.</w:t>
      </w:r>
    </w:p>
    <w:p w14:paraId="1EC363A1" w14:textId="77777777" w:rsidR="003E417F" w:rsidRPr="005223F4" w:rsidRDefault="003E417F" w:rsidP="00AB3884">
      <w:r w:rsidRPr="005223F4">
        <w:t xml:space="preserve">Component - A </w:t>
      </w:r>
      <w:r w:rsidR="00AB3884" w:rsidRPr="005223F4">
        <w:t xml:space="preserve">construct within a DFDL schema that may </w:t>
      </w:r>
      <w:r w:rsidR="002C0EDE" w:rsidRPr="005223F4">
        <w:t>contain</w:t>
      </w:r>
      <w:r w:rsidR="00AB3884" w:rsidRPr="005223F4">
        <w:t xml:space="preserve"> a DFDL annotation.</w:t>
      </w:r>
      <w:r w:rsidRPr="005223F4">
        <w:t>.</w:t>
      </w:r>
    </w:p>
    <w:p w14:paraId="35FF1966" w14:textId="77777777" w:rsidR="00FC221E" w:rsidRPr="005223F4" w:rsidRDefault="00FC221E" w:rsidP="001E1A5B">
      <w:r w:rsidRPr="005223F4">
        <w:t>Content - The content is the bits of data that are interpreted to compute a logical value</w:t>
      </w:r>
    </w:p>
    <w:p w14:paraId="0394D978" w14:textId="77777777" w:rsidR="003C5B56" w:rsidRPr="005223F4" w:rsidRDefault="003C5B56" w:rsidP="001E1A5B">
      <w:r w:rsidRPr="005223F4">
        <w:t xml:space="preserve">Contiguous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containing 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2030E1F8" w14:textId="77777777" w:rsidR="0012239F" w:rsidRPr="005223F4" w:rsidRDefault="002C0EDE" w:rsidP="001E1A5B">
      <w:r w:rsidRPr="005223F4">
        <w:t>Delimiter -</w:t>
      </w:r>
      <w:r w:rsidR="0012239F" w:rsidRPr="005223F4">
        <w:t xml:space="preserve"> A character or string used to separate, or mark the start and end of, items of data. In DFDL, dfdl:lengthKind 'delimited' searches for separators and terminators.</w:t>
      </w:r>
    </w:p>
    <w:p w14:paraId="217CD137" w14:textId="77777777" w:rsidR="0058086F" w:rsidRPr="005223F4" w:rsidRDefault="009A4315" w:rsidP="001E1A5B">
      <w:r w:rsidRPr="005223F4">
        <w:t>Delimiter scanning - When parsing, the process of scanning for a specific item in the data which marks the end of an item, or the beginning of a subsequent item is referred to as delimiter scanning, or simply scanning for short. Scanning also takes into account escape schemes so as to allow the delimiters to appear within data if properly escaped.</w:t>
      </w:r>
    </w:p>
    <w:p w14:paraId="71EED095" w14:textId="77777777" w:rsidR="003C5B56" w:rsidRPr="005223F4" w:rsidRDefault="003C5B56" w:rsidP="001E1A5B">
      <w:r w:rsidRPr="005223F4">
        <w:t>DFDL – Data Format Description Language</w:t>
      </w:r>
    </w:p>
    <w:p w14:paraId="26594695" w14:textId="77777777" w:rsidR="001571F5" w:rsidRPr="005223F4" w:rsidRDefault="001571F5" w:rsidP="001E1A5B">
      <w:r w:rsidRPr="005223F4">
        <w:t xml:space="preserve">DFDL Processor - A program that uses DFDL </w:t>
      </w:r>
      <w:r w:rsidR="00EB4E44" w:rsidRPr="005223F4">
        <w:t>schemas</w:t>
      </w:r>
      <w:r w:rsidRPr="005223F4">
        <w:t xml:space="preserve"> in order to process data described by them.</w:t>
      </w:r>
    </w:p>
    <w:p w14:paraId="68E14AA7" w14:textId="77777777" w:rsidR="001571F5" w:rsidRPr="005223F4" w:rsidRDefault="001571F5" w:rsidP="001E1A5B">
      <w:r w:rsidRPr="005223F4">
        <w:t xml:space="preserve">DFDL Schema - an </w:t>
      </w:r>
      <w:r w:rsidR="007F5736" w:rsidRPr="005223F4">
        <w:t>XML schema</w:t>
      </w:r>
      <w:r w:rsidRPr="005223F4">
        <w:t xml:space="preserve"> containing DFDL annotations to describe data format.</w:t>
      </w:r>
    </w:p>
    <w:p w14:paraId="79F84346" w14:textId="77777777" w:rsidR="009A4315" w:rsidRPr="005223F4" w:rsidRDefault="009A4315" w:rsidP="001E1A5B">
      <w:r w:rsidRPr="005223F4">
        <w:t>Dynamic extent - This is a characteristic of the data stream. When parsing a declaration or definition, the collection of bits within the data stream that contain any aspect of the representation of that element make up the element's dynamic extent.</w:t>
      </w:r>
    </w:p>
    <w:p w14:paraId="79825DE3" w14:textId="77777777" w:rsidR="00042C4E" w:rsidRPr="005223F4" w:rsidRDefault="00042C4E" w:rsidP="001E1A5B">
      <w:r w:rsidRPr="005223F4">
        <w:t>Dynamic scope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Pr="005223F4" w:rsidRDefault="00943AA2" w:rsidP="001E1A5B">
      <w:r w:rsidRPr="005223F4">
        <w:t xml:space="preserve">Element - A part of the data described by an element declaration in the schema and presented as an element information item in the infoset. </w:t>
      </w:r>
    </w:p>
    <w:p w14:paraId="59CB0149" w14:textId="77777777" w:rsidR="003C5B56" w:rsidRPr="005223F4" w:rsidRDefault="003C5B56" w:rsidP="001E1A5B">
      <w:r w:rsidRPr="005223F4">
        <w:t>Explicit properties - The explicit properties are the combination of any defined locally on the annotation and any defined on the dfdl:defineFormat annotation reference</w:t>
      </w:r>
      <w:r w:rsidR="00AB3884" w:rsidRPr="005223F4">
        <w:t>d</w:t>
      </w:r>
      <w:r w:rsidRPr="005223F4">
        <w:t xml:space="preserve"> by a local dfdl:ref property.</w:t>
      </w:r>
    </w:p>
    <w:p w14:paraId="1CEF62A9" w14:textId="77777777" w:rsidR="00943AA2" w:rsidRPr="005223F4" w:rsidRDefault="00943AA2" w:rsidP="001E1A5B">
      <w:r w:rsidRPr="005223F4">
        <w:t xml:space="preserve">Fixed-Occurrence Item - An array has fixed number of occurrences when </w:t>
      </w:r>
      <w:r w:rsidR="0015012F" w:rsidRPr="005223F4">
        <w:t>xs:minOccurs</w:t>
      </w:r>
      <w:r w:rsidRPr="005223F4">
        <w:t xml:space="preserve"> = </w:t>
      </w:r>
      <w:r w:rsidR="001359BA" w:rsidRPr="005223F4">
        <w:t>xs:maxOccurs</w:t>
      </w:r>
      <w:r w:rsidRPr="005223F4">
        <w:t>, or when the DFDL representation properties preclude a variable number of occurrences. An optional element has a fixed number of occurrences when the DFDL representation properties preclude a variable number of occurrences.</w:t>
      </w:r>
    </w:p>
    <w:p w14:paraId="3160B7F5" w14:textId="77777777" w:rsidR="00943AA2" w:rsidRPr="005223F4" w:rsidRDefault="00943AA2" w:rsidP="001E1A5B">
      <w:r w:rsidRPr="005223F4">
        <w:t xml:space="preserve">Format Annotations - the syntactic elements by which format information is decorated onto </w:t>
      </w:r>
      <w:r w:rsidR="007F5736" w:rsidRPr="005223F4">
        <w:t>XML schema</w:t>
      </w:r>
      <w:r w:rsidRPr="005223F4">
        <w:t>s</w:t>
      </w:r>
    </w:p>
    <w:p w14:paraId="099C918B" w14:textId="77777777" w:rsidR="00943AA2" w:rsidRPr="005223F4" w:rsidRDefault="00943AA2" w:rsidP="001F0BA7">
      <w:r w:rsidRPr="005223F4">
        <w:t xml:space="preserve">Format Properties - the attributes on format annotations which specify characteristics of data format. </w:t>
      </w:r>
    </w:p>
    <w:p w14:paraId="45A0E0E2" w14:textId="77777777" w:rsidR="00FC221E" w:rsidRPr="005223F4" w:rsidRDefault="00FC221E" w:rsidP="002556EF">
      <w:r w:rsidRPr="005223F4">
        <w:t>Framing - framing is the term we use to describe the delimiters, length fields, and other parts of the data stream which are present, and may be necessary to determine the length or position of the content of an element.</w:t>
      </w:r>
    </w:p>
    <w:p w14:paraId="7B4E06DB" w14:textId="77777777" w:rsidR="00712BB9" w:rsidRPr="005223F4" w:rsidRDefault="00712BB9" w:rsidP="001E1A5B">
      <w:r w:rsidRPr="005223F4">
        <w:t xml:space="preserve">Item - A DFDL information set consists of a number of </w:t>
      </w:r>
      <w:r w:rsidRPr="005223F4">
        <w:rPr>
          <w:rStyle w:val="Strong"/>
          <w:i/>
          <w:iCs/>
        </w:rPr>
        <w:t>information items</w:t>
      </w:r>
      <w:r w:rsidRPr="005223F4">
        <w:t xml:space="preserve">; or just </w:t>
      </w:r>
      <w:r w:rsidRPr="005223F4">
        <w:rPr>
          <w:i/>
        </w:rPr>
        <w:t>items</w:t>
      </w:r>
      <w:r w:rsidRPr="005223F4">
        <w:t xml:space="preserve"> for short.</w:t>
      </w:r>
    </w:p>
    <w:p w14:paraId="2DA520A8" w14:textId="77777777" w:rsidR="00943AA2" w:rsidRPr="005223F4" w:rsidRDefault="00943AA2" w:rsidP="001E1A5B">
      <w:r w:rsidRPr="005223F4">
        <w:t>Length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or dimensionality, of the array. Any item or array has length. Only arrays and optional elements have occurrences.</w:t>
      </w:r>
    </w:p>
    <w:p w14:paraId="38E13073" w14:textId="77777777" w:rsidR="00042C4E" w:rsidRPr="005223F4" w:rsidRDefault="00042C4E" w:rsidP="001E1A5B">
      <w:r w:rsidRPr="005223F4">
        <w:t>Lexical scope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5223F4">
        <w:t>Local properties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Pr="005223F4" w:rsidRDefault="00943AA2" w:rsidP="001E1A5B">
      <w:r w:rsidRPr="005223F4">
        <w:t xml:space="preserve">Logical layer - A DFDL Schema with all the DFDL annotations ignored is an ordinary XSDL schema. The logical structure described by this XSDL is called the DFDL </w:t>
      </w:r>
      <w:r w:rsidRPr="005223F4">
        <w:rPr>
          <w:i/>
        </w:rPr>
        <w:t>logical layer</w:t>
      </w:r>
      <w:r w:rsidRPr="005223F4">
        <w:t>.</w:t>
      </w:r>
    </w:p>
    <w:p w14:paraId="67AA8DEA" w14:textId="77777777" w:rsidR="00FA2984" w:rsidRPr="005223F4" w:rsidRDefault="00FA2984" w:rsidP="001E1A5B">
      <w:r w:rsidRPr="005223F4">
        <w:t>Optional Element - this term refers to an element</w:t>
      </w:r>
      <w:r w:rsidR="00033A62" w:rsidRPr="005223F4">
        <w:t xml:space="preserve"> declaration or reference</w:t>
      </w:r>
      <w:r w:rsidRPr="005223F4">
        <w:t xml:space="preserve"> with </w:t>
      </w:r>
      <w:r w:rsidR="001359BA" w:rsidRPr="005223F4">
        <w:t>xs:maxOccurs</w:t>
      </w:r>
      <w:r w:rsidRPr="005223F4">
        <w:t>=</w:t>
      </w:r>
      <w:r w:rsidR="00EB4E44" w:rsidRPr="005223F4">
        <w:t>’</w:t>
      </w:r>
      <w:r w:rsidRPr="005223F4">
        <w:t>1</w:t>
      </w:r>
      <w:r w:rsidR="00EB4E44" w:rsidRPr="005223F4">
        <w:t>’</w:t>
      </w:r>
      <w:r w:rsidRPr="005223F4">
        <w:t xml:space="preserve">, and </w:t>
      </w:r>
      <w:r w:rsidR="0015012F" w:rsidRPr="005223F4">
        <w:t>xs:minOccurs</w:t>
      </w:r>
      <w:r w:rsidRPr="005223F4">
        <w:t>=</w:t>
      </w:r>
      <w:r w:rsidR="00EB4E44" w:rsidRPr="005223F4">
        <w:t>’</w:t>
      </w:r>
      <w:r w:rsidRPr="005223F4">
        <w:t>0</w:t>
      </w:r>
      <w:r w:rsidR="00EB4E44" w:rsidRPr="005223F4">
        <w:t>’</w:t>
      </w:r>
      <w:r w:rsidRPr="005223F4">
        <w:t>.</w:t>
      </w:r>
    </w:p>
    <w:p w14:paraId="1F71DDFF" w14:textId="77777777" w:rsidR="00EE5969" w:rsidRPr="005223F4" w:rsidRDefault="00EE5969" w:rsidP="001E1A5B">
      <w:r w:rsidRPr="005223F4">
        <w:t xml:space="preserve">Optional Item - an item with </w:t>
      </w:r>
      <w:r w:rsidR="0015012F" w:rsidRPr="005223F4">
        <w:t>xs:minOccurs</w:t>
      </w:r>
      <w:r w:rsidRPr="005223F4">
        <w:t>=</w:t>
      </w:r>
      <w:r w:rsidR="00EB4E44" w:rsidRPr="005223F4">
        <w:t>’</w:t>
      </w:r>
      <w:r w:rsidRPr="005223F4">
        <w:t>0</w:t>
      </w:r>
      <w:r w:rsidR="00EB4E44" w:rsidRPr="005223F4">
        <w:t>’</w:t>
      </w:r>
      <w:r w:rsidRPr="005223F4">
        <w:t xml:space="preserve">, so that it is in fact possible for there to be no occurrences at all. Optional Elements are optional items obviously, but Variable-occurrence arrays where </w:t>
      </w:r>
      <w:r w:rsidR="0015012F" w:rsidRPr="005223F4">
        <w:t>xs:minOccurs</w:t>
      </w:r>
      <w:r w:rsidRPr="005223F4">
        <w:t xml:space="preserve">=0 are also optional items. </w:t>
      </w:r>
    </w:p>
    <w:p w14:paraId="336D9C93" w14:textId="77777777" w:rsidR="004F3B90" w:rsidRPr="005223F4" w:rsidRDefault="004F3B90" w:rsidP="004F3B90">
      <w:r w:rsidRPr="005223F4">
        <w:t xml:space="preserve">Number of Occurrences - used to discuss dimensionality of arrays and the presence/absence of optional elements. </w:t>
      </w:r>
    </w:p>
    <w:p w14:paraId="51304590" w14:textId="77777777" w:rsidR="000745EA" w:rsidRPr="005223F4" w:rsidRDefault="000745EA" w:rsidP="001E1A5B">
      <w:r w:rsidRPr="005223F4">
        <w:rPr>
          <w:rFonts w:eastAsia="MS Mincho"/>
          <w:lang w:eastAsia="ja-JP" w:bidi="he-IL"/>
        </w:rPr>
        <w:t xml:space="preserve">Potentially represented - an element declaration in the schema describes a </w:t>
      </w:r>
      <w:r w:rsidRPr="005223F4">
        <w:rPr>
          <w:rFonts w:eastAsia="MS Mincho"/>
          <w:i/>
          <w:iCs/>
          <w:lang w:eastAsia="ja-JP" w:bidi="he-IL"/>
        </w:rPr>
        <w:t>potentially</w:t>
      </w:r>
      <w:r w:rsidRPr="005223F4">
        <w:rPr>
          <w:rFonts w:eastAsia="MS Mincho"/>
          <w:lang w:eastAsia="ja-JP" w:bidi="he-IL"/>
        </w:rPr>
        <w:t xml:space="preserve"> </w:t>
      </w:r>
      <w:r w:rsidRPr="005223F4">
        <w:rPr>
          <w:rFonts w:eastAsia="MS Mincho"/>
          <w:i/>
          <w:iCs/>
          <w:lang w:eastAsia="ja-JP" w:bidi="he-IL"/>
        </w:rPr>
        <w:t>represented</w:t>
      </w:r>
      <w:r w:rsidRPr="005223F4">
        <w:rPr>
          <w:rFonts w:eastAsia="MS Mincho"/>
          <w:lang w:eastAsia="ja-JP" w:bidi="he-IL"/>
        </w:rPr>
        <w:t xml:space="preserve"> item if that element declaration does not have an inputValueCalc property. Whether the element declaration describes an item that is actually represented or not depends on whether the element declaration is for a required or optional element, and whether the element has a corresponding value in the augmented infoset.</w:t>
      </w:r>
    </w:p>
    <w:p w14:paraId="70B141F9" w14:textId="77777777" w:rsidR="00943AA2" w:rsidRPr="005223F4" w:rsidRDefault="00943AA2" w:rsidP="001E1A5B">
      <w:r w:rsidRPr="005223F4">
        <w:t xml:space="preserve">Physical layer – A DFDL Schema adds format annotations onto an XSDL language schema. The annotations describe the physical representation or physical layer of the data. </w:t>
      </w:r>
    </w:p>
    <w:p w14:paraId="4B428078" w14:textId="77777777" w:rsidR="005F3E75" w:rsidRPr="005223F4" w:rsidRDefault="004245FF" w:rsidP="001E1A5B">
      <w:pPr>
        <w:rPr>
          <w:rFonts w:cs="Arial"/>
          <w:color w:val="000000"/>
        </w:rPr>
      </w:pPr>
      <w:r w:rsidRPr="005223F4">
        <w:rPr>
          <w:rFonts w:cs="Arial"/>
          <w:color w:val="000000"/>
        </w:rPr>
        <w:t>Point of uncertainty - A point of uncertainty occurs in the data stream when there is more than one schema component that might occur at that point.</w:t>
      </w:r>
    </w:p>
    <w:p w14:paraId="393DAE24" w14:textId="77777777" w:rsidR="00943AA2" w:rsidRPr="005223F4" w:rsidRDefault="00943AA2" w:rsidP="001E1A5B">
      <w:r w:rsidRPr="005223F4">
        <w:t>Representation Property – The properties on a component format annotations that affect the representation of the element. These are all the properties with the exception of dfdl:ref.</w:t>
      </w:r>
    </w:p>
    <w:p w14:paraId="749A3983" w14:textId="77777777" w:rsidR="00943AA2" w:rsidRPr="005223F4" w:rsidRDefault="00943AA2" w:rsidP="001E1A5B">
      <w:r w:rsidRPr="005223F4">
        <w:t xml:space="preserve">Required Element - A scalar element is required. An element of a fixed-occurrence array is required. An element of a variable-occurrence array is required if its index is less than or equal to the value of </w:t>
      </w:r>
      <w:r w:rsidR="0015012F" w:rsidRPr="005223F4">
        <w:t>xs:minOccurs</w:t>
      </w:r>
      <w:r w:rsidRPr="005223F4">
        <w:t>. All other elements are not required.</w:t>
      </w:r>
    </w:p>
    <w:p w14:paraId="632B5845" w14:textId="77777777" w:rsidR="00943AA2" w:rsidRPr="005223F4" w:rsidRDefault="00943AA2" w:rsidP="001E1A5B">
      <w:r w:rsidRPr="005223F4">
        <w:t>Required property – A DFDL property that must have a value. The required properties for each xs:schema component are listed in the Property Precedence tables in section 23.</w:t>
      </w:r>
    </w:p>
    <w:p w14:paraId="6BCFBA84" w14:textId="77777777" w:rsidR="001E69B1" w:rsidRPr="005223F4" w:rsidRDefault="001E69B1" w:rsidP="001E1A5B">
      <w:r w:rsidRPr="005223F4">
        <w:t>Scalar</w:t>
      </w:r>
      <w:r w:rsidR="00EC2C76" w:rsidRPr="005223F4">
        <w:t xml:space="preserve"> </w:t>
      </w:r>
      <w:r w:rsidR="00033A62" w:rsidRPr="005223F4">
        <w:t xml:space="preserve">Element </w:t>
      </w:r>
      <w:r w:rsidRPr="005223F4">
        <w:t>– Not an array</w:t>
      </w:r>
      <w:r w:rsidR="00431B19" w:rsidRPr="005223F4">
        <w:t xml:space="preserve"> and not optional</w:t>
      </w:r>
      <w:r w:rsidRPr="005223F4">
        <w:t xml:space="preserve">. Specifically </w:t>
      </w:r>
      <w:r w:rsidR="001359BA" w:rsidRPr="005223F4">
        <w:t>xs:maxOccurs</w:t>
      </w:r>
      <w:r w:rsidRPr="005223F4">
        <w:t xml:space="preserve">=1 and </w:t>
      </w:r>
      <w:r w:rsidR="0015012F" w:rsidRPr="005223F4">
        <w:t>xs:minOccurs</w:t>
      </w:r>
      <w:r w:rsidRPr="005223F4">
        <w:t>=1</w:t>
      </w:r>
      <w:r w:rsidR="00033A62" w:rsidRPr="005223F4">
        <w:t xml:space="preserve">. </w:t>
      </w:r>
      <w:r w:rsidRPr="005223F4">
        <w:t>Scalar is not to be confused with 'simple'. Scalar is only about the dimensionality of the data, not its complexity/simplicity.</w:t>
      </w:r>
    </w:p>
    <w:p w14:paraId="19871FC4" w14:textId="77777777" w:rsidR="004F3B90" w:rsidRPr="005223F4" w:rsidRDefault="001C1776" w:rsidP="004F3B90">
      <w:r w:rsidRPr="005223F4">
        <w:t>Scan – examine the input data bytes looking for delimiters such as separators and terminators.</w:t>
      </w:r>
    </w:p>
    <w:p w14:paraId="29E43A0B" w14:textId="77777777" w:rsidR="00943AA2" w:rsidRPr="005223F4" w:rsidRDefault="00943AA2" w:rsidP="001E1A5B">
      <w:r w:rsidRPr="005223F4">
        <w:t>Scanned length: When dfdl:lengthKind=”delimited”, or “pattern”, and additionally when dfdl:lengthKind=“endOfParent”, and the parent has scanned length (recursively).</w:t>
      </w:r>
    </w:p>
    <w:p w14:paraId="3CDBEC9C" w14:textId="77777777" w:rsidR="008C7BF6" w:rsidRPr="005223F4" w:rsidRDefault="008C7BF6" w:rsidP="001E1A5B">
      <w:r w:rsidRPr="005223F4">
        <w:t>Schema - The set of all declarations and definitions in the schema, including all included and imported schemas taken together. This includes both the XSDL declarations and definitions, and the DFDL definitions provided in the top-level DFDL annotations.</w:t>
      </w:r>
    </w:p>
    <w:p w14:paraId="0E63F895" w14:textId="77777777" w:rsidR="00943AA2" w:rsidRPr="005223F4" w:rsidRDefault="00943AA2" w:rsidP="001E1A5B">
      <w:r w:rsidRPr="005223F4">
        <w:t>Schema Definition Order – the order that the schema components are defined in a schema document.</w:t>
      </w:r>
    </w:p>
    <w:p w14:paraId="4A722684" w14:textId="77777777" w:rsidR="004F3B90" w:rsidRPr="005223F4" w:rsidRDefault="004F3B90" w:rsidP="004F3B90">
      <w:pPr>
        <w:suppressAutoHyphens/>
      </w:pPr>
      <w:r w:rsidRPr="005223F4">
        <w:t xml:space="preserve">Specified length - An item has specified length when dfdl:lengthKind=”implicit”, “explicit”, or “prefixed”, and additionally, if dfdl:lengthKind=”endOfParent”, and the parent has specified length (recursively).  </w:t>
      </w:r>
    </w:p>
    <w:p w14:paraId="64B2ECB9" w14:textId="77777777" w:rsidR="00BA5C30" w:rsidRPr="005223F4" w:rsidRDefault="00BA5C30" w:rsidP="009A4315">
      <w:r w:rsidRPr="005223F4">
        <w:t>Speculative Parsing – When the parser reaches a point of uncertainty it attempts to parse each option in turn until one is known to exist or known not to exist.</w:t>
      </w:r>
    </w:p>
    <w:p w14:paraId="3D497A87" w14:textId="77777777" w:rsidR="009A4315" w:rsidRPr="005223F4" w:rsidRDefault="009A4315" w:rsidP="009A4315">
      <w:r w:rsidRPr="005223F4">
        <w:t>Target length - When unparsing, the length (in dfdl:lengthUnits) of an item's representation is the target length. The length of the logical data item in the infoset may be shorter or longer than the target length, in which case padding or truncation may be required to make the logical data conform to the target length. Rules for when padding and truncation occur, and how they are applied is specific to simple data types, and are controlled by a number of DFDL format properties.</w:t>
      </w:r>
    </w:p>
    <w:p w14:paraId="44A2AA1E" w14:textId="77777777" w:rsidR="00943AA2" w:rsidRPr="005223F4" w:rsidRDefault="00943AA2" w:rsidP="00943AA2">
      <w:pPr>
        <w:suppressAutoHyphens/>
      </w:pPr>
      <w:r w:rsidRPr="005223F4">
        <w:rPr>
          <w:iCs/>
        </w:rPr>
        <w:t>Unpadded length -</w:t>
      </w:r>
      <w:r w:rsidRPr="005223F4">
        <w:t xml:space="preserve"> This is the length of the representation an item of the infoset, prior to any filling or padding which might be introduced due to dfdl:lengthKind="prefixed" or dfdl:lengthKind="explicit". It is equal to or smaller than the target length. </w:t>
      </w:r>
    </w:p>
    <w:p w14:paraId="611B1B4B" w14:textId="5D7FD73F" w:rsidR="003630F0" w:rsidRPr="005223F4" w:rsidRDefault="003630F0" w:rsidP="003630F0">
      <w:r w:rsidRPr="005223F4">
        <w:t>Variable-Occurrence</w:t>
      </w:r>
      <w:r w:rsidR="00DE189C" w:rsidRPr="005223F4">
        <w:t xml:space="preserve"> Item</w:t>
      </w:r>
      <w:r w:rsidRPr="005223F4">
        <w:t xml:space="preserve"> - Optional elements have a variable number of occurrences (0 or 1) and arrays also can have a variable number of occurrences (when </w:t>
      </w:r>
      <w:r w:rsidR="0015012F" w:rsidRPr="005223F4">
        <w:t>xs:minOccurs</w:t>
      </w:r>
      <w:r w:rsidRPr="005223F4">
        <w:t xml:space="preserve"> &lt; </w:t>
      </w:r>
      <w:r w:rsidR="001359BA" w:rsidRPr="005223F4">
        <w:t>xs:maxOccurs</w:t>
      </w:r>
      <w:r w:rsidRPr="005223F4">
        <w:t xml:space="preserve">). So when we say an </w:t>
      </w:r>
      <w:r w:rsidR="00DE189C" w:rsidRPr="005223F4">
        <w:t>item</w:t>
      </w:r>
      <w:r w:rsidRPr="005223F4">
        <w:t xml:space="preserve"> with a variable number of occurrences, this can mean either an optional element, or an array where </w:t>
      </w:r>
      <w:r w:rsidR="0015012F" w:rsidRPr="005223F4">
        <w:t>xs:minOccurs</w:t>
      </w:r>
      <w:r w:rsidRPr="005223F4">
        <w:t xml:space="preserve"> &lt; </w:t>
      </w:r>
      <w:r w:rsidR="001359BA" w:rsidRPr="005223F4">
        <w:t>xs:maxOccurs</w:t>
      </w:r>
      <w:r w:rsidRPr="005223F4">
        <w:t xml:space="preserve">. </w:t>
      </w:r>
      <w:commentRangeStart w:id="505"/>
      <w:commentRangeStart w:id="506"/>
      <w:del w:id="507" w:author="mbeckerle" w:date="2012-04-22T15:33:00Z">
        <w:r w:rsidR="009C5444" w:rsidRPr="005223F4" w:rsidDel="00DE3E70">
          <w:delText>In either array or optional elements</w:delText>
        </w:r>
        <w:r w:rsidR="00BA21F4" w:rsidRPr="005223F4" w:rsidDel="00DE3E70">
          <w:delText>, we have the additional constraint that the DFDL representation properties do not preclude a variable number of occurrences.</w:delText>
        </w:r>
        <w:r w:rsidR="00A0329D" w:rsidRPr="005223F4" w:rsidDel="00DE3E70">
          <w:rPr>
            <w:rStyle w:val="FootnoteReference"/>
          </w:rPr>
          <w:footnoteReference w:id="4"/>
        </w:r>
        <w:commentRangeEnd w:id="505"/>
        <w:r w:rsidR="0067368D" w:rsidDel="00DE3E70">
          <w:rPr>
            <w:rStyle w:val="CommentReference"/>
          </w:rPr>
          <w:commentReference w:id="505"/>
        </w:r>
      </w:del>
      <w:commentRangeEnd w:id="506"/>
      <w:r w:rsidR="00DE3E70">
        <w:rPr>
          <w:rStyle w:val="CommentReference"/>
        </w:rPr>
        <w:commentReference w:id="506"/>
      </w:r>
      <w:del w:id="510" w:author="mbeckerle" w:date="2012-04-22T15:33:00Z">
        <w:r w:rsidR="00BA21F4" w:rsidRPr="005223F4" w:rsidDel="00DE3E70">
          <w:delText xml:space="preserve"> </w:delText>
        </w:r>
      </w:del>
    </w:p>
    <w:p w14:paraId="4A8299D4" w14:textId="77777777" w:rsidR="00D818C9" w:rsidRPr="005223F4" w:rsidRDefault="00D818C9" w:rsidP="003E417F">
      <w:pPr>
        <w:pStyle w:val="Heading1"/>
      </w:pPr>
      <w:bookmarkStart w:id="511" w:name="_Toc322911507"/>
      <w:bookmarkStart w:id="512" w:name="_Toc322912046"/>
      <w:bookmarkStart w:id="513" w:name="_Toc322911508"/>
      <w:bookmarkStart w:id="514" w:name="_Toc322912047"/>
      <w:bookmarkStart w:id="515" w:name="_Toc322911509"/>
      <w:bookmarkStart w:id="516" w:name="_Toc322912048"/>
      <w:bookmarkStart w:id="517" w:name="_Toc184191912"/>
      <w:bookmarkStart w:id="518" w:name="_Toc184210452"/>
      <w:bookmarkStart w:id="519" w:name="_Toc184191913"/>
      <w:bookmarkStart w:id="520" w:name="_Toc184210453"/>
      <w:bookmarkStart w:id="521" w:name="_Toc184191914"/>
      <w:bookmarkStart w:id="522" w:name="_Toc184210454"/>
      <w:bookmarkStart w:id="523" w:name="_Toc165626325"/>
      <w:bookmarkStart w:id="524" w:name="_Toc165626326"/>
      <w:bookmarkStart w:id="525" w:name="_Toc165626329"/>
      <w:bookmarkStart w:id="526" w:name="_Toc165626330"/>
      <w:bookmarkStart w:id="527" w:name="_Toc165626331"/>
      <w:bookmarkStart w:id="528" w:name="_Toc165626332"/>
      <w:bookmarkStart w:id="529" w:name="_Toc165626334"/>
      <w:bookmarkStart w:id="530" w:name="_Toc165626335"/>
      <w:bookmarkStart w:id="531" w:name="_Toc165626336"/>
      <w:bookmarkStart w:id="532" w:name="_Toc165626337"/>
      <w:bookmarkStart w:id="533" w:name="_Toc165626349"/>
      <w:bookmarkStart w:id="534" w:name="_Toc165626360"/>
      <w:bookmarkStart w:id="535" w:name="_Toc199516222"/>
      <w:bookmarkStart w:id="536" w:name="_Toc194983901"/>
      <w:bookmarkStart w:id="537" w:name="_Toc243112740"/>
      <w:bookmarkStart w:id="538" w:name="_Toc177399027"/>
      <w:bookmarkStart w:id="539" w:name="_Toc175057314"/>
      <w:bookmarkStart w:id="540" w:name="_Toc20156277"/>
      <w:bookmarkStart w:id="541" w:name="_Toc33272435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Pr="005223F4">
        <w:t>The DFDL Information Set (Infoset)</w:t>
      </w:r>
      <w:bookmarkEnd w:id="535"/>
      <w:bookmarkEnd w:id="536"/>
      <w:bookmarkEnd w:id="537"/>
      <w:bookmarkEnd w:id="541"/>
    </w:p>
    <w:p w14:paraId="0F54295E" w14:textId="77777777"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Its purpose is to define the content that must be provided:</w:t>
      </w:r>
    </w:p>
    <w:p w14:paraId="321D0A22" w14:textId="77777777" w:rsidR="00D818C9" w:rsidRPr="005223F4" w:rsidRDefault="00C953CC" w:rsidP="00C953CC">
      <w:pPr>
        <w:numPr>
          <w:ilvl w:val="0"/>
          <w:numId w:val="70"/>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C953CC">
      <w:pPr>
        <w:numPr>
          <w:ilvl w:val="0"/>
          <w:numId w:val="70"/>
        </w:numPr>
      </w:pPr>
      <w:r w:rsidRPr="005223F4">
        <w:t>T</w:t>
      </w:r>
      <w:r w:rsidR="00D818C9" w:rsidRPr="005223F4">
        <w:t>o a DFDL unparser by an invoking application when generating DFDL-described data using a DFDL Schema</w:t>
      </w:r>
    </w:p>
    <w:p w14:paraId="265233DA" w14:textId="77777777"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5223F4">
        <w:rPr>
          <w:i/>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D04199">
        <w:rPr>
          <w:cs/>
        </w:rPr>
        <w:t>‎</w:t>
      </w:r>
      <w:r w:rsidR="00D04199">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77777777" w:rsidR="00D818C9" w:rsidRPr="005223F4" w:rsidRDefault="00D818C9" w:rsidP="007151D0">
      <w:r w:rsidRPr="005223F4">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3A5C6AA9" w14:textId="77777777" w:rsidR="00EC7C98" w:rsidRPr="005223F4" w:rsidRDefault="00EC7C98" w:rsidP="007151D0">
      <w:r w:rsidRPr="005223F4">
        <w:t xml:space="preserve">The DFDL Information Set is similar in purpose to the XML Information Set </w:t>
      </w:r>
      <w:r w:rsidR="00A91670" w:rsidRPr="005223F4">
        <w:t>[XMLInfo]</w:t>
      </w:r>
      <w:r w:rsidRPr="005223F4">
        <w:t xml:space="preserve">, however, it is not identical, nor a perfect subset, as there are important differences. </w:t>
      </w:r>
    </w:p>
    <w:p w14:paraId="0674B17C" w14:textId="77777777" w:rsidR="00D818C9" w:rsidRPr="005223F4" w:rsidRDefault="00D818C9">
      <w:pPr>
        <w:pStyle w:val="Heading2"/>
      </w:pPr>
      <w:bookmarkStart w:id="542" w:name="_Information_Items"/>
      <w:bookmarkStart w:id="543" w:name="infoitem"/>
      <w:bookmarkStart w:id="544" w:name="_Toc199516224"/>
      <w:bookmarkStart w:id="545" w:name="_Toc194983903"/>
      <w:bookmarkStart w:id="546" w:name="_Toc243112741"/>
      <w:bookmarkStart w:id="547" w:name="_Toc332724351"/>
      <w:bookmarkEnd w:id="542"/>
      <w:r w:rsidRPr="005223F4">
        <w:t>Information Items</w:t>
      </w:r>
      <w:bookmarkEnd w:id="543"/>
      <w:bookmarkEnd w:id="544"/>
      <w:bookmarkEnd w:id="545"/>
      <w:bookmarkEnd w:id="546"/>
      <w:bookmarkEnd w:id="547"/>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5223F4" w:rsidRDefault="00D818C9" w:rsidP="00D818C9">
      <w:pPr>
        <w:pStyle w:val="Heading3"/>
      </w:pPr>
      <w:bookmarkStart w:id="548" w:name="_Toc322911512"/>
      <w:bookmarkStart w:id="549" w:name="_Toc322912051"/>
      <w:bookmarkStart w:id="550" w:name="_Toc322911513"/>
      <w:bookmarkStart w:id="551" w:name="_Toc322912052"/>
      <w:bookmarkStart w:id="552" w:name="_2.1._Document_Information"/>
      <w:bookmarkStart w:id="553" w:name="infoitem.document"/>
      <w:bookmarkStart w:id="554" w:name="_Toc199516225"/>
      <w:bookmarkStart w:id="555" w:name="_Toc194983904"/>
      <w:bookmarkStart w:id="556" w:name="_Toc243112742"/>
      <w:bookmarkStart w:id="557" w:name="_Toc332724352"/>
      <w:bookmarkEnd w:id="548"/>
      <w:bookmarkEnd w:id="549"/>
      <w:bookmarkEnd w:id="550"/>
      <w:bookmarkEnd w:id="551"/>
      <w:bookmarkEnd w:id="552"/>
      <w:r w:rsidRPr="005223F4">
        <w:t>Document Information Item</w:t>
      </w:r>
      <w:bookmarkEnd w:id="553"/>
      <w:bookmarkEnd w:id="554"/>
      <w:bookmarkEnd w:id="555"/>
      <w:bookmarkEnd w:id="556"/>
      <w:bookmarkEnd w:id="557"/>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 xml:space="preserve">The document information item has the following </w:t>
      </w:r>
      <w:commentRangeStart w:id="558"/>
      <w:r w:rsidRPr="005223F4">
        <w:t>members:</w:t>
      </w:r>
      <w:commentRangeEnd w:id="558"/>
      <w:r w:rsidR="002A5E60">
        <w:rPr>
          <w:rStyle w:val="CommentReference"/>
        </w:rPr>
        <w:commentReference w:id="558"/>
      </w:r>
    </w:p>
    <w:p w14:paraId="7C068717" w14:textId="77777777" w:rsidR="00D818C9" w:rsidRPr="005223F4" w:rsidRDefault="00D818C9" w:rsidP="00151BC6">
      <w:pPr>
        <w:numPr>
          <w:ilvl w:val="0"/>
          <w:numId w:val="26"/>
        </w:numPr>
        <w:spacing w:before="100" w:beforeAutospacing="1" w:after="100" w:afterAutospacing="1"/>
      </w:pPr>
      <w:r w:rsidRPr="005223F4">
        <w:rPr>
          <w:rStyle w:val="Strong"/>
        </w:rPr>
        <w:t>[root]</w:t>
      </w:r>
      <w:r w:rsidRPr="005223F4">
        <w:t xml:space="preserve"> The element information item corresponding to the root element declaration of the DFDL Schema. </w:t>
      </w:r>
    </w:p>
    <w:p w14:paraId="21797B3D" w14:textId="77777777" w:rsidR="00D818C9" w:rsidRPr="005223F4" w:rsidRDefault="00D818C9" w:rsidP="00835832">
      <w:pPr>
        <w:numPr>
          <w:ilvl w:val="0"/>
          <w:numId w:val="26"/>
        </w:numPr>
        <w:spacing w:before="100" w:beforeAutospacing="1" w:after="100" w:afterAutospacing="1"/>
      </w:pPr>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4" w:history="1">
        <w:r w:rsidR="00835832" w:rsidRPr="005223F4">
          <w:t>'dfdl-1.0</w:t>
        </w:r>
      </w:hyperlink>
      <w:r w:rsidR="00835832" w:rsidRPr="005223F4">
        <w:t>'</w:t>
      </w:r>
    </w:p>
    <w:p w14:paraId="4C798CA1" w14:textId="47AE0BBC" w:rsidR="00D818C9" w:rsidRDefault="00D818C9" w:rsidP="00D818C9">
      <w:pPr>
        <w:numPr>
          <w:ilvl w:val="0"/>
          <w:numId w:val="26"/>
        </w:numPr>
        <w:spacing w:before="100" w:beforeAutospacing="1" w:after="100" w:afterAutospacing="1"/>
        <w:rPr>
          <w:ins w:id="559" w:author="mbeckerle" w:date="2012-03-25T10:44:00Z"/>
          <w:rStyle w:val="Strong"/>
          <w:b w:val="0"/>
          <w:bCs w:val="0"/>
        </w:rPr>
      </w:pPr>
      <w:r w:rsidRPr="005223F4">
        <w:rPr>
          <w:b/>
          <w:bCs/>
        </w:rPr>
        <w:t>[</w:t>
      </w:r>
      <w:r w:rsidRPr="005223F4">
        <w:rPr>
          <w:rStyle w:val="Strong"/>
        </w:rPr>
        <w:t>schema]</w:t>
      </w:r>
      <w:r w:rsidRPr="005223F4">
        <w:rPr>
          <w:rStyle w:val="Strong"/>
          <w:b w:val="0"/>
          <w:bCs w:val="0"/>
        </w:rPr>
        <w:t xml:space="preserve"> String. </w:t>
      </w:r>
      <w:del w:id="560" w:author="mbeckerle" w:date="2012-07-03T10:05:00Z">
        <w:r w:rsidRPr="005223F4" w:rsidDel="007A090D">
          <w:rPr>
            <w:rStyle w:val="Strong"/>
            <w:b w:val="0"/>
            <w:bCs w:val="0"/>
          </w:rPr>
          <w:delText>A reference to a DFDL schema associated with this information set, if any. If not empty, the value must be an absolute Schema Component Designator [http://www.w3.org/TR/xmlschema-ref].</w:delText>
        </w:r>
      </w:del>
      <w:ins w:id="561" w:author="Steve Hanson" w:date="2012-02-23T14:54:00Z">
        <w:del w:id="562" w:author="mbeckerle" w:date="2012-07-03T10:05:00Z">
          <w:r w:rsidR="00EF7E2C" w:rsidDel="007A090D">
            <w:rPr>
              <w:rStyle w:val="Strong"/>
              <w:b w:val="0"/>
              <w:bCs w:val="0"/>
            </w:rPr>
            <w:delText xml:space="preserve">  </w:delText>
          </w:r>
        </w:del>
      </w:ins>
      <w:commentRangeStart w:id="563"/>
      <w:ins w:id="564" w:author="mbeckerle" w:date="2012-07-03T10:05:00Z">
        <w:r w:rsidR="007A090D">
          <w:rPr>
            <w:rStyle w:val="Strong"/>
            <w:b w:val="0"/>
            <w:bCs w:val="0"/>
          </w:rPr>
          <w:t>This member is reserved for future use.</w:t>
        </w:r>
        <w:commentRangeEnd w:id="563"/>
        <w:r w:rsidR="007A090D">
          <w:rPr>
            <w:rStyle w:val="CommentReference"/>
          </w:rPr>
          <w:commentReference w:id="563"/>
        </w:r>
      </w:ins>
    </w:p>
    <w:p w14:paraId="6E14E28A" w14:textId="0C09C5FB" w:rsidR="00FD322E" w:rsidRPr="005223F4" w:rsidRDefault="00FD322E" w:rsidP="00D818C9">
      <w:pPr>
        <w:numPr>
          <w:ilvl w:val="0"/>
          <w:numId w:val="26"/>
        </w:numPr>
        <w:spacing w:before="100" w:beforeAutospacing="1" w:after="100" w:afterAutospacing="1"/>
      </w:pPr>
      <w:ins w:id="565" w:author="mbeckerle" w:date="2012-03-25T10:44:00Z">
        <w:r>
          <w:rPr>
            <w:b/>
            <w:bCs/>
          </w:rPr>
          <w:t xml:space="preserve">[unicodeByteOrderMark] </w:t>
        </w:r>
      </w:ins>
      <w:ins w:id="566" w:author="mbeckerle" w:date="2012-03-25T10:45:00Z">
        <w:r w:rsidRPr="00225CB4">
          <w:rPr>
            <w:bCs/>
          </w:rPr>
          <w:t>Enum</w:t>
        </w:r>
        <w:r>
          <w:rPr>
            <w:b/>
            <w:bCs/>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exactly</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CCSID</w:t>
        </w:r>
        <w:r>
          <w:rPr>
            <w:rFonts w:ascii="Helv" w:eastAsia="Helv" w:hAnsi="Helv" w:cs="Helv"/>
            <w:color w:val="000000"/>
          </w:rPr>
          <w:t xml:space="preserve"> </w:t>
        </w:r>
        <w:r>
          <w:rPr>
            <w:rFonts w:ascii="Helv" w:hAnsi="Helv" w:cs="Helv"/>
            <w:color w:val="000000"/>
          </w:rPr>
          <w:t>equivalent),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indicates</w:t>
        </w:r>
        <w:r>
          <w:rPr>
            <w:rFonts w:ascii="Helv" w:eastAsia="Helv" w:hAnsi="Helv" w:cs="Helv"/>
            <w:color w:val="000000"/>
          </w:rPr>
          <w:t xml:space="preserve"> </w:t>
        </w:r>
        <w:r>
          <w:rPr>
            <w:rFonts w:ascii="Helv" w:hAnsi="Helv" w:cs="Helv"/>
            <w:color w:val="000000"/>
          </w:rPr>
          <w:t>whether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starts</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Byte-order-mark (</w:t>
        </w:r>
        <w:r>
          <w:rPr>
            <w:rFonts w:ascii="Helv" w:hAnsi="Helv" w:cs="Helv"/>
            <w:color w:val="000000"/>
          </w:rPr>
          <w:t>BOM)</w:t>
        </w:r>
      </w:ins>
      <w:ins w:id="567" w:author="mbeckerle" w:date="2012-03-25T10:56:00Z">
        <w:r>
          <w:rPr>
            <w:rFonts w:ascii="Helv" w:hAnsi="Helv" w:cs="Helv"/>
            <w:color w:val="000000"/>
          </w:rPr>
          <w:t>, and what the value of the mark was.</w:t>
        </w:r>
      </w:ins>
      <w:ins w:id="568" w:author="mbeckerle" w:date="2012-03-25T10:45:00Z">
        <w:r>
          <w:rPr>
            <w:rFonts w:ascii="Helv" w:eastAsia="Helv" w:hAnsi="Helv" w:cs="Helv"/>
            <w:color w:val="000000"/>
          </w:rPr>
          <w:t xml:space="preserve"> </w:t>
        </w:r>
        <w:r>
          <w:rPr>
            <w:rFonts w:ascii="Helv" w:hAnsi="Helv" w:cs="Helv"/>
            <w:color w:val="000000"/>
          </w:rPr>
          <w:t>I</w:t>
        </w:r>
      </w:ins>
      <w:ins w:id="569" w:author="mbeckerle" w:date="2012-03-25T10:56:00Z">
        <w:r>
          <w:rPr>
            <w:rFonts w:ascii="Helv" w:hAnsi="Helv" w:cs="Helv"/>
            <w:color w:val="000000"/>
          </w:rPr>
          <w:t>f</w:t>
        </w:r>
      </w:ins>
      <w:ins w:id="570" w:author="mbeckerle" w:date="2012-03-25T10:45:00Z">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ins>
      <w:ins w:id="571" w:author="mbeckerle" w:date="2012-03-25T10:57:00Z">
        <w:r>
          <w:rPr>
            <w:rFonts w:ascii="Helv" w:hAnsi="Helv" w:cs="Helv"/>
            <w:color w:val="000000"/>
          </w:rPr>
          <w:t xml:space="preserve"> at the start of the data stream,</w:t>
        </w:r>
      </w:ins>
      <w:ins w:id="572" w:author="mbeckerle" w:date="2012-03-25T10:4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ins>
      <w:ins w:id="573" w:author="mbeckerle" w:date="2012-03-25T10:57:00Z">
        <w:r>
          <w:rPr>
            <w:rFonts w:ascii="Helv" w:hAnsi="Helv" w:cs="Helv"/>
            <w:color w:val="000000"/>
          </w:rPr>
          <w:t xml:space="preserve">. When unparsing, if this member is </w:t>
        </w:r>
        <w:commentRangeStart w:id="574"/>
        <w:r>
          <w:rPr>
            <w:rFonts w:ascii="Helv" w:hAnsi="Helv" w:cs="Helv"/>
            <w:color w:val="000000"/>
          </w:rPr>
          <w:t>n</w:t>
        </w:r>
        <w:r w:rsidR="00DE3E70">
          <w:rPr>
            <w:rFonts w:ascii="Helv" w:hAnsi="Helv" w:cs="Helv"/>
            <w:color w:val="000000"/>
          </w:rPr>
          <w:t>ot</w:t>
        </w:r>
      </w:ins>
      <w:ins w:id="575" w:author="mbeckerle" w:date="2012-04-22T15:34:00Z">
        <w:r w:rsidR="00DE3E70">
          <w:rPr>
            <w:rFonts w:ascii="Helv" w:hAnsi="Helv" w:cs="Helv"/>
            <w:color w:val="000000"/>
          </w:rPr>
          <w:t xml:space="preserve"> </w:t>
        </w:r>
      </w:ins>
      <w:ins w:id="576" w:author="mbeckerle" w:date="2012-03-25T10:57:00Z">
        <w:r>
          <w:rPr>
            <w:rFonts w:ascii="Helv" w:hAnsi="Helv" w:cs="Helv"/>
            <w:color w:val="000000"/>
          </w:rPr>
          <w:t xml:space="preserve">empty </w:t>
        </w:r>
      </w:ins>
      <w:commentRangeEnd w:id="574"/>
      <w:r w:rsidR="000D4484">
        <w:rPr>
          <w:rStyle w:val="CommentReference"/>
        </w:rPr>
        <w:commentReference w:id="574"/>
      </w:r>
      <w:ins w:id="577" w:author="mbeckerle" w:date="2012-03-25T10:57:00Z">
        <w:r>
          <w:rPr>
            <w:rFonts w:ascii="Helv" w:hAnsi="Helv" w:cs="Helv"/>
            <w:color w:val="000000"/>
          </w:rPr>
          <w:t>and the encoding is UTF-8, UTF-16, or UTf-</w:t>
        </w:r>
      </w:ins>
      <w:ins w:id="578" w:author="mbeckerle" w:date="2012-03-25T10:58:00Z">
        <w:r>
          <w:rPr>
            <w:rFonts w:ascii="Helv" w:hAnsi="Helv" w:cs="Helv"/>
            <w:color w:val="000000"/>
          </w:rPr>
          <w:t xml:space="preserve">32, then this member’s value is used to determine the specific byte-order mark </w:t>
        </w:r>
      </w:ins>
      <w:ins w:id="579" w:author="mbeckerle" w:date="2012-03-25T10:59:00Z">
        <w:r>
          <w:rPr>
            <w:rFonts w:ascii="Helv" w:hAnsi="Helv" w:cs="Helv"/>
            <w:color w:val="000000"/>
          </w:rPr>
          <w:t>written,</w:t>
        </w:r>
      </w:ins>
      <w:ins w:id="580" w:author="mbeckerle" w:date="2012-03-25T10:58:00Z">
        <w:r>
          <w:rPr>
            <w:rFonts w:ascii="Helv" w:hAnsi="Helv" w:cs="Helv"/>
            <w:color w:val="000000"/>
          </w:rPr>
          <w:t xml:space="preserve"> and for UTF-16 and UTF-32, the byte order used when characters are encoded to the output data stream.</w:t>
        </w:r>
      </w:ins>
    </w:p>
    <w:p w14:paraId="3243B11C" w14:textId="77777777" w:rsidR="00D818C9" w:rsidRPr="005223F4" w:rsidRDefault="00D818C9" w:rsidP="00D818C9">
      <w:pPr>
        <w:pStyle w:val="Heading3"/>
      </w:pPr>
      <w:bookmarkStart w:id="581" w:name="infoitem.element"/>
      <w:bookmarkStart w:id="582" w:name="_Toc199516226"/>
      <w:bookmarkStart w:id="583" w:name="_Toc194983905"/>
      <w:bookmarkStart w:id="584" w:name="_Toc243112743"/>
      <w:bookmarkStart w:id="585" w:name="_Toc332724353"/>
      <w:r w:rsidRPr="005223F4">
        <w:t>Element Information Items</w:t>
      </w:r>
      <w:bookmarkEnd w:id="581"/>
      <w:bookmarkEnd w:id="582"/>
      <w:bookmarkEnd w:id="583"/>
      <w:bookmarkEnd w:id="584"/>
      <w:bookmarkEnd w:id="585"/>
    </w:p>
    <w:p w14:paraId="69EE4514" w14:textId="77777777"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instance 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77777777"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instance 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 xml:space="preserve">An element information item has the following </w:t>
      </w:r>
      <w:commentRangeStart w:id="586"/>
      <w:r w:rsidRPr="005223F4">
        <w:t>members:</w:t>
      </w:r>
      <w:commentRangeEnd w:id="586"/>
      <w:r w:rsidR="00F013DD">
        <w:rPr>
          <w:rStyle w:val="CommentReference"/>
        </w:rPr>
        <w:commentReference w:id="586"/>
      </w:r>
    </w:p>
    <w:p w14:paraId="6F71758F" w14:textId="77777777" w:rsidR="00D818C9" w:rsidRPr="005223F4" w:rsidRDefault="00D818C9" w:rsidP="00D818C9">
      <w:pPr>
        <w:numPr>
          <w:ilvl w:val="0"/>
          <w:numId w:val="27"/>
        </w:numPr>
        <w:spacing w:before="100" w:beforeAutospacing="1" w:after="100" w:afterAutospacing="1"/>
      </w:pPr>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D818C9">
      <w:pPr>
        <w:numPr>
          <w:ilvl w:val="0"/>
          <w:numId w:val="27"/>
        </w:numPr>
        <w:spacing w:before="100" w:beforeAutospacing="1" w:after="100" w:afterAutospacing="1"/>
      </w:pPr>
      <w:r w:rsidRPr="005223F4">
        <w:rPr>
          <w:rStyle w:val="Strong"/>
        </w:rPr>
        <w:t>[name]</w:t>
      </w:r>
      <w:r w:rsidRPr="005223F4">
        <w:t xml:space="preserve"> String. The local part of the element name.</w:t>
      </w:r>
    </w:p>
    <w:p w14:paraId="1CCC917A" w14:textId="77777777" w:rsidR="00D818C9" w:rsidRPr="005223F4" w:rsidRDefault="00D818C9" w:rsidP="00D818C9">
      <w:pPr>
        <w:numPr>
          <w:ilvl w:val="0"/>
          <w:numId w:val="27"/>
        </w:numPr>
        <w:spacing w:before="100" w:beforeAutospacing="1" w:after="100" w:afterAutospacing="1"/>
      </w:pPr>
      <w:r w:rsidRPr="005223F4">
        <w:rPr>
          <w:rStyle w:val="Strong"/>
        </w:rPr>
        <w:t>[document]</w:t>
      </w:r>
      <w:r w:rsidRPr="005223F4">
        <w:rPr>
          <w:rStyle w:val="Strong"/>
          <w:b w:val="0"/>
          <w:bCs w:val="0"/>
        </w:rPr>
        <w:t xml:space="preserve"> The document information item representing the </w:t>
      </w:r>
      <w:r w:rsidR="002776C2" w:rsidRPr="005223F4">
        <w:rPr>
          <w:rStyle w:val="Strong"/>
          <w:b w:val="0"/>
          <w:bCs w:val="0"/>
        </w:rPr>
        <w:t xml:space="preserve">DFDL </w:t>
      </w:r>
      <w:r w:rsidRPr="005223F4">
        <w:rPr>
          <w:rStyle w:val="Strong"/>
          <w:b w:val="0"/>
          <w:bCs w:val="0"/>
        </w:rPr>
        <w:t>information set that contains this element. This element is empty except in the root element of an information set.</w:t>
      </w:r>
    </w:p>
    <w:p w14:paraId="6EF5C411" w14:textId="77777777" w:rsidR="00D818C9" w:rsidRPr="005223F4" w:rsidRDefault="00D818C9" w:rsidP="004245FF">
      <w:pPr>
        <w:numPr>
          <w:ilvl w:val="0"/>
          <w:numId w:val="27"/>
        </w:numPr>
        <w:spacing w:before="100" w:beforeAutospacing="1" w:after="100" w:afterAutospacing="1"/>
      </w:pPr>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D04199">
        <w:rPr>
          <w:cs/>
        </w:rPr>
        <w:t>‎</w:t>
      </w:r>
      <w:r w:rsidR="00D04199">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D04199" w:rsidRPr="005223F4">
        <w:t>DFDL Subset of XML Schema</w:t>
      </w:r>
      <w:r w:rsidR="004245FF" w:rsidRPr="005223F4">
        <w:fldChar w:fldCharType="end"/>
      </w:r>
      <w:r w:rsidRPr="005223F4">
        <w:t>. In a complex element information item this member has no value.</w:t>
      </w:r>
    </w:p>
    <w:p w14:paraId="656FBCB4" w14:textId="77777777" w:rsidR="00D818C9" w:rsidRPr="005223F4" w:rsidRDefault="00D818C9" w:rsidP="00C953CC">
      <w:pPr>
        <w:numPr>
          <w:ilvl w:val="0"/>
          <w:numId w:val="27"/>
        </w:numPr>
        <w:spacing w:before="100" w:beforeAutospacing="1" w:after="100" w:afterAutospacing="1"/>
      </w:pPr>
      <w:r w:rsidRPr="005223F4">
        <w:rPr>
          <w:rStyle w:val="Strong"/>
        </w:rPr>
        <w:t>[dataValue]</w:t>
      </w:r>
      <w:r w:rsidRPr="005223F4">
        <w:rPr>
          <w:rStyle w:val="Strong"/>
          <w:b w:val="0"/>
          <w:bCs w:val="0"/>
        </w:rPr>
        <w:t xml:space="preserve"> </w:t>
      </w:r>
      <w:r w:rsidRPr="005223F4">
        <w:rPr>
          <w:rStyle w:val="Strong"/>
          <w:b w:val="0"/>
        </w:rPr>
        <w:t>The value in the value space</w:t>
      </w:r>
      <w:r w:rsidR="00A057CE" w:rsidRPr="005223F4">
        <w:rPr>
          <w:rStyle w:val="Strong"/>
          <w:b w:val="0"/>
        </w:rPr>
        <w:t xml:space="preserve"> (as defined by </w:t>
      </w:r>
      <w:hyperlink r:id="rId15" w:history="1">
        <w:r w:rsidR="00A057CE" w:rsidRPr="005223F4">
          <w:t>XML Schema Part 2: Datatypes</w:t>
        </w:r>
      </w:hyperlink>
      <w:r w:rsidR="00A057CE" w:rsidRPr="005223F4">
        <w:t xml:space="preserve"> [</w:t>
      </w:r>
      <w:r w:rsidR="00A057CE" w:rsidRPr="005223F4">
        <w:rPr>
          <w:rStyle w:val="abbrev"/>
        </w:rPr>
        <w:t>XSDLV1</w:t>
      </w:r>
      <w:r w:rsidR="00A057CE" w:rsidRPr="005223F4">
        <w:t>] )</w:t>
      </w:r>
      <w:r w:rsidRPr="005223F4">
        <w:rPr>
          <w:rStyle w:val="Strong"/>
          <w:b w:val="0"/>
        </w:rPr>
        <w:t xml:space="preserve"> of the [datatype] member or special value </w:t>
      </w:r>
      <w:r w:rsidR="00884A98" w:rsidRPr="005223F4">
        <w:rPr>
          <w:rStyle w:val="Strong"/>
          <w:b w:val="0"/>
          <w:i/>
        </w:rPr>
        <w:t>nil</w:t>
      </w:r>
      <w:r w:rsidRPr="005223F4">
        <w:rPr>
          <w:rStyle w:val="Strong"/>
        </w:rPr>
        <w:t xml:space="preserve">. </w:t>
      </w:r>
      <w:r w:rsidRPr="005223F4">
        <w:rPr>
          <w:rStyle w:val="Strong"/>
          <w:b w:val="0"/>
        </w:rPr>
        <w:t>In a complex element information item this member has no value.</w:t>
      </w:r>
      <w:r w:rsidR="00F60803" w:rsidRPr="005223F4">
        <w:rPr>
          <w:rStyle w:val="Strong"/>
          <w:b w:val="0"/>
        </w:rPr>
        <w:t xml:space="preserve"> </w:t>
      </w:r>
      <w:r w:rsidR="00A91670" w:rsidRPr="005223F4">
        <w:rPr>
          <w:rStyle w:val="Strong"/>
          <w:b w:val="0"/>
        </w:rPr>
        <w:br/>
      </w:r>
      <w:ins w:id="587" w:author="mbeckerle" w:date="2012-03-24T18:05:00Z">
        <w:r w:rsidR="003F0D4D">
          <w:rPr>
            <w:rFonts w:cs="Arial"/>
            <w:iCs/>
            <w:color w:val="000000"/>
            <w:lang w:eastAsia="en-GB"/>
          </w:rPr>
          <w:t>For</w:t>
        </w:r>
        <w:r w:rsidR="003F0D4D">
          <w:rPr>
            <w:rFonts w:eastAsia="Arial" w:cs="Arial"/>
            <w:iCs/>
            <w:color w:val="000000"/>
            <w:lang w:eastAsia="en-GB"/>
          </w:rPr>
          <w:t xml:space="preserve"> </w:t>
        </w:r>
        <w:r w:rsidR="003F0D4D">
          <w:rPr>
            <w:rFonts w:cs="Arial"/>
            <w:iCs/>
            <w:color w:val="000000"/>
            <w:lang w:eastAsia="en-GB"/>
          </w:rPr>
          <w:t>information</w:t>
        </w:r>
        <w:r w:rsidR="003F0D4D">
          <w:rPr>
            <w:rFonts w:eastAsia="Arial" w:cs="Arial"/>
            <w:iCs/>
            <w:color w:val="000000"/>
            <w:lang w:eastAsia="en-GB"/>
          </w:rPr>
          <w:t xml:space="preserve"> </w:t>
        </w:r>
        <w:r w:rsidR="003F0D4D">
          <w:rPr>
            <w:rFonts w:cs="Arial"/>
            <w:iCs/>
            <w:color w:val="000000"/>
            <w:lang w:eastAsia="en-GB"/>
          </w:rPr>
          <w:t>items</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datatype</w:t>
        </w:r>
        <w:r w:rsidR="003F0D4D">
          <w:rPr>
            <w:rFonts w:eastAsia="Arial" w:cs="Arial"/>
            <w:iCs/>
            <w:color w:val="000000"/>
            <w:lang w:eastAsia="en-GB"/>
          </w:rPr>
          <w:t xml:space="preserve"> </w:t>
        </w:r>
        <w:r w:rsidR="003F0D4D">
          <w:rPr>
            <w:rFonts w:cs="Arial"/>
            <w:iCs/>
            <w:color w:val="000000"/>
            <w:lang w:eastAsia="en-GB"/>
          </w:rPr>
          <w:t>xs:string,</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value</w:t>
        </w:r>
        <w:r w:rsidR="003F0D4D">
          <w:rPr>
            <w:rFonts w:eastAsia="Arial" w:cs="Arial"/>
            <w:iCs/>
            <w:color w:val="000000"/>
            <w:lang w:eastAsia="en-GB"/>
          </w:rPr>
          <w:t xml:space="preserve"> </w:t>
        </w:r>
        <w:r w:rsidR="003F0D4D">
          <w:rPr>
            <w:rFonts w:cs="Arial"/>
            <w:iCs/>
            <w:color w:val="000000"/>
            <w:lang w:eastAsia="en-GB"/>
          </w:rPr>
          <w:t>is</w:t>
        </w:r>
        <w:r w:rsidR="003F0D4D">
          <w:rPr>
            <w:rFonts w:eastAsia="Arial" w:cs="Arial"/>
            <w:iCs/>
            <w:color w:val="000000"/>
            <w:lang w:eastAsia="en-GB"/>
          </w:rPr>
          <w:t xml:space="preserve"> </w:t>
        </w:r>
        <w:r w:rsidR="003F0D4D">
          <w:rPr>
            <w:rFonts w:cs="Arial"/>
            <w:iCs/>
            <w:color w:val="000000"/>
            <w:lang w:eastAsia="en-GB"/>
          </w:rPr>
          <w:t>an</w:t>
        </w:r>
        <w:r w:rsidR="003F0D4D">
          <w:rPr>
            <w:rFonts w:eastAsia="Arial" w:cs="Arial"/>
            <w:iCs/>
            <w:color w:val="000000"/>
            <w:lang w:eastAsia="en-GB"/>
          </w:rPr>
          <w:t xml:space="preserve"> </w:t>
        </w:r>
        <w:r w:rsidR="003F0D4D">
          <w:rPr>
            <w:rFonts w:cs="Arial"/>
            <w:iCs/>
            <w:color w:val="000000"/>
            <w:lang w:eastAsia="en-GB"/>
          </w:rPr>
          <w:t>ordered</w:t>
        </w:r>
        <w:r w:rsidR="003F0D4D">
          <w:rPr>
            <w:rFonts w:eastAsia="Arial" w:cs="Arial"/>
            <w:iCs/>
            <w:color w:val="000000"/>
            <w:lang w:eastAsia="en-GB"/>
          </w:rPr>
          <w:t xml:space="preserve"> </w:t>
        </w:r>
        <w:r w:rsidR="003F0D4D">
          <w:rPr>
            <w:rFonts w:cs="Arial"/>
            <w:iCs/>
            <w:color w:val="000000"/>
            <w:lang w:eastAsia="en-GB"/>
          </w:rPr>
          <w:t>collection</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unsigned</w:t>
        </w:r>
        <w:r w:rsidR="003F0D4D">
          <w:rPr>
            <w:rFonts w:eastAsia="Arial" w:cs="Arial"/>
            <w:iCs/>
            <w:color w:val="000000"/>
            <w:lang w:eastAsia="en-GB"/>
          </w:rPr>
          <w:t xml:space="preserve"> </w:t>
        </w:r>
        <w:r w:rsidR="003F0D4D">
          <w:rPr>
            <w:rFonts w:cs="Arial"/>
            <w:iCs/>
            <w:color w:val="000000"/>
            <w:lang w:eastAsia="en-GB"/>
          </w:rPr>
          <w:t>16-bit</w:t>
        </w:r>
        <w:r w:rsidR="003F0D4D">
          <w:rPr>
            <w:rFonts w:eastAsia="Arial" w:cs="Arial"/>
            <w:iCs/>
            <w:color w:val="000000"/>
            <w:lang w:eastAsia="en-GB"/>
          </w:rPr>
          <w:t xml:space="preserve"> </w:t>
        </w:r>
        <w:r w:rsidR="003F0D4D">
          <w:rPr>
            <w:rFonts w:cs="Arial"/>
            <w:iCs/>
            <w:color w:val="000000"/>
            <w:lang w:eastAsia="en-GB"/>
          </w:rPr>
          <w:t>integer</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each</w:t>
        </w:r>
        <w:r w:rsidR="003F0D4D">
          <w:rPr>
            <w:rFonts w:eastAsia="Arial" w:cs="Arial"/>
            <w:iCs/>
            <w:color w:val="000000"/>
            <w:lang w:eastAsia="en-GB"/>
          </w:rPr>
          <w:t xml:space="preserve"> </w:t>
        </w:r>
        <w:r w:rsidR="003F0D4D">
          <w:rPr>
            <w:rFonts w:cs="Arial"/>
            <w:iCs/>
            <w:color w:val="000000"/>
            <w:lang w:eastAsia="en-GB"/>
          </w:rPr>
          <w:t>having</w:t>
        </w:r>
        <w:r w:rsidR="003F0D4D">
          <w:rPr>
            <w:rFonts w:eastAsia="Arial" w:cs="Arial"/>
            <w:iCs/>
            <w:color w:val="000000"/>
            <w:lang w:eastAsia="en-GB"/>
          </w:rPr>
          <w:t xml:space="preserve"> </w:t>
        </w:r>
        <w:r w:rsidR="003F0D4D">
          <w:rPr>
            <w:rFonts w:cs="Arial"/>
            <w:iCs/>
            <w:color w:val="000000"/>
            <w:lang w:eastAsia="en-GB"/>
          </w:rPr>
          <w:t>any</w:t>
        </w:r>
        <w:r w:rsidR="003F0D4D">
          <w:rPr>
            <w:rFonts w:eastAsia="Arial" w:cs="Arial"/>
            <w:iCs/>
            <w:color w:val="000000"/>
            <w:lang w:eastAsia="en-GB"/>
          </w:rPr>
          <w:t xml:space="preserve"> </w:t>
        </w:r>
        <w:r w:rsidR="003F0D4D">
          <w:rPr>
            <w:rFonts w:cs="Arial"/>
            <w:iCs/>
            <w:color w:val="000000"/>
            <w:lang w:eastAsia="en-GB"/>
          </w:rPr>
          <w:t>value</w:t>
        </w:r>
        <w:r w:rsidR="003F0D4D">
          <w:rPr>
            <w:rFonts w:eastAsia="Arial" w:cs="Arial"/>
            <w:iCs/>
            <w:color w:val="000000"/>
            <w:lang w:eastAsia="en-GB"/>
          </w:rPr>
          <w:t xml:space="preserve"> </w:t>
        </w:r>
        <w:r w:rsidR="003F0D4D">
          <w:rPr>
            <w:rFonts w:cs="Arial"/>
            <w:iCs/>
            <w:color w:val="000000"/>
            <w:lang w:eastAsia="en-GB"/>
          </w:rPr>
          <w:t>from</w:t>
        </w:r>
        <w:r w:rsidR="003F0D4D">
          <w:rPr>
            <w:rFonts w:eastAsia="Arial" w:cs="Arial"/>
            <w:iCs/>
            <w:color w:val="000000"/>
            <w:lang w:eastAsia="en-GB"/>
          </w:rPr>
          <w:t xml:space="preserve"> </w:t>
        </w:r>
        <w:r w:rsidR="003F0D4D">
          <w:rPr>
            <w:rFonts w:cs="Arial"/>
            <w:iCs/>
            <w:color w:val="000000"/>
            <w:lang w:eastAsia="en-GB"/>
          </w:rPr>
          <w:t>0x0000</w:t>
        </w:r>
        <w:r w:rsidR="003F0D4D">
          <w:rPr>
            <w:rFonts w:eastAsia="Arial" w:cs="Arial"/>
            <w:iCs/>
            <w:color w:val="000000"/>
            <w:lang w:eastAsia="en-GB"/>
          </w:rPr>
          <w:t xml:space="preserve"> </w:t>
        </w:r>
        <w:r w:rsidR="003F0D4D">
          <w:rPr>
            <w:rFonts w:cs="Arial"/>
            <w:iCs/>
            <w:color w:val="000000"/>
            <w:lang w:eastAsia="en-GB"/>
          </w:rPr>
          <w:t>to</w:t>
        </w:r>
        <w:r w:rsidR="003F0D4D">
          <w:rPr>
            <w:rFonts w:eastAsia="Arial" w:cs="Arial"/>
            <w:iCs/>
            <w:color w:val="000000"/>
            <w:lang w:eastAsia="en-GB"/>
          </w:rPr>
          <w:t xml:space="preserve"> </w:t>
        </w:r>
        <w:r w:rsidR="003F0D4D">
          <w:rPr>
            <w:rFonts w:cs="Arial"/>
            <w:iCs/>
            <w:color w:val="000000"/>
            <w:lang w:eastAsia="en-GB"/>
          </w:rPr>
          <w:t>0xFFFF.</w:t>
        </w:r>
        <w:r w:rsidR="003F0D4D">
          <w:rPr>
            <w:rFonts w:eastAsia="Arial" w:cs="Arial"/>
            <w:iCs/>
            <w:color w:val="000000"/>
            <w:lang w:eastAsia="en-GB"/>
          </w:rPr>
          <w:t xml:space="preserve"> </w:t>
        </w:r>
        <w:r w:rsidR="003F0D4D">
          <w:rPr>
            <w:rFonts w:cs="Arial"/>
            <w:iCs/>
            <w:color w:val="000000"/>
            <w:lang w:eastAsia="en-GB"/>
          </w:rPr>
          <w:t>Where</w:t>
        </w:r>
        <w:r w:rsidR="003F0D4D">
          <w:rPr>
            <w:rFonts w:eastAsia="Arial" w:cs="Arial"/>
            <w:iCs/>
            <w:color w:val="000000"/>
            <w:lang w:eastAsia="en-GB"/>
          </w:rPr>
          <w:t xml:space="preserve"> </w:t>
        </w:r>
        <w:r w:rsidR="003F0D4D">
          <w:rPr>
            <w:rFonts w:cs="Arial"/>
            <w:iCs/>
            <w:color w:val="000000"/>
            <w:lang w:eastAsia="en-GB"/>
          </w:rPr>
          <w:t>defined,</w:t>
        </w:r>
        <w:r w:rsidR="003F0D4D">
          <w:rPr>
            <w:rFonts w:eastAsia="Arial" w:cs="Arial"/>
            <w:iCs/>
            <w:color w:val="000000"/>
            <w:lang w:eastAsia="en-GB"/>
          </w:rPr>
          <w:t xml:space="preserve"> </w:t>
        </w:r>
        <w:r w:rsidR="003F0D4D">
          <w:rPr>
            <w:rFonts w:cs="Arial"/>
            <w:iCs/>
            <w:color w:val="000000"/>
            <w:lang w:eastAsia="en-GB"/>
          </w:rPr>
          <w:t>these</w:t>
        </w:r>
        <w:r w:rsidR="003F0D4D">
          <w:rPr>
            <w:rFonts w:eastAsia="Arial" w:cs="Arial"/>
            <w:iCs/>
            <w:color w:val="000000"/>
            <w:lang w:eastAsia="en-GB"/>
          </w:rPr>
          <w:t xml:space="preserve"> </w:t>
        </w:r>
        <w:r w:rsidR="003F0D4D">
          <w:rPr>
            <w:rFonts w:cs="Arial"/>
            <w:iCs/>
            <w:color w:val="000000"/>
            <w:lang w:eastAsia="en-GB"/>
          </w:rPr>
          <w:t>are</w:t>
        </w:r>
        <w:r w:rsidR="003F0D4D">
          <w:rPr>
            <w:rFonts w:eastAsia="Arial" w:cs="Arial"/>
            <w:iCs/>
            <w:color w:val="000000"/>
            <w:lang w:eastAsia="en-GB"/>
          </w:rPr>
          <w:t xml:space="preserve"> </w:t>
        </w:r>
        <w:r w:rsidR="003F0D4D">
          <w:rPr>
            <w:rFonts w:cs="Arial"/>
            <w:iCs/>
            <w:color w:val="000000"/>
            <w:lang w:eastAsia="en-GB"/>
          </w:rPr>
          <w:t>interpreted</w:t>
        </w:r>
        <w:r w:rsidR="003F0D4D">
          <w:rPr>
            <w:rFonts w:eastAsia="Arial" w:cs="Arial"/>
            <w:iCs/>
            <w:color w:val="000000"/>
            <w:lang w:eastAsia="en-GB"/>
          </w:rPr>
          <w:t xml:space="preserve"> </w:t>
        </w:r>
        <w:r w:rsidR="003F0D4D">
          <w:rPr>
            <w:rFonts w:cs="Arial"/>
            <w:iCs/>
            <w:color w:val="000000"/>
            <w:lang w:eastAsia="en-GB"/>
          </w:rPr>
          <w:t>as</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ISO646</w:t>
        </w:r>
        <w:r w:rsidR="003F0D4D">
          <w:rPr>
            <w:rFonts w:eastAsia="Arial" w:cs="Arial"/>
            <w:iCs/>
            <w:color w:val="000000"/>
            <w:lang w:eastAsia="en-GB"/>
          </w:rPr>
          <w:t xml:space="preserve"> </w:t>
        </w:r>
        <w:r w:rsidR="003F0D4D">
          <w:rPr>
            <w:rFonts w:cs="Arial"/>
            <w:iCs/>
            <w:color w:val="000000"/>
            <w:lang w:eastAsia="en-GB"/>
          </w:rPr>
          <w:t>character</w:t>
        </w:r>
        <w:r w:rsidR="003F0D4D">
          <w:rPr>
            <w:rFonts w:eastAsia="Arial" w:cs="Arial"/>
            <w:iCs/>
            <w:color w:val="000000"/>
            <w:lang w:eastAsia="en-GB"/>
          </w:rPr>
          <w:t xml:space="preserve"> </w:t>
        </w:r>
        <w:r w:rsidR="003F0D4D">
          <w:rPr>
            <w:rFonts w:cs="Arial"/>
            <w:iCs/>
            <w:color w:val="000000"/>
            <w:lang w:eastAsia="en-GB"/>
          </w:rPr>
          <w:t>codes.</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disallowed</w:t>
        </w:r>
        <w:r w:rsidR="003F0D4D">
          <w:rPr>
            <w:rFonts w:eastAsia="Arial" w:cs="Arial"/>
            <w:iCs/>
            <w:color w:val="000000"/>
            <w:lang w:eastAsia="en-GB"/>
          </w:rPr>
          <w:t xml:space="preserve"> </w:t>
        </w:r>
        <w:r w:rsidR="003F0D4D">
          <w:rPr>
            <w:rFonts w:cs="Arial"/>
            <w:iCs/>
            <w:color w:val="000000"/>
            <w:lang w:eastAsia="en-GB"/>
          </w:rPr>
          <w:t>by</w:t>
        </w:r>
        <w:r w:rsidR="003F0D4D">
          <w:rPr>
            <w:rFonts w:eastAsia="Arial" w:cs="Arial"/>
            <w:iCs/>
            <w:color w:val="000000"/>
            <w:lang w:eastAsia="en-GB"/>
          </w:rPr>
          <w:t xml:space="preserve"> </w:t>
        </w:r>
        <w:r w:rsidR="003F0D4D">
          <w:rPr>
            <w:rFonts w:cs="Arial"/>
            <w:iCs/>
            <w:color w:val="000000"/>
            <w:lang w:eastAsia="en-GB"/>
          </w:rPr>
          <w:t>ISO</w:t>
        </w:r>
        <w:r w:rsidR="003F0D4D">
          <w:rPr>
            <w:rFonts w:eastAsia="Arial" w:cs="Arial"/>
            <w:iCs/>
            <w:color w:val="000000"/>
            <w:lang w:eastAsia="en-GB"/>
          </w:rPr>
          <w:t xml:space="preserve"> </w:t>
        </w:r>
        <w:r w:rsidR="003F0D4D">
          <w:rPr>
            <w:rFonts w:cs="Arial"/>
            <w:iCs/>
            <w:color w:val="000000"/>
            <w:lang w:eastAsia="en-GB"/>
          </w:rPr>
          <w:t>10646,</w:t>
        </w:r>
        <w:r w:rsidR="003F0D4D">
          <w:rPr>
            <w:rFonts w:eastAsia="Arial" w:cs="Arial"/>
            <w:iCs/>
            <w:color w:val="000000"/>
            <w:lang w:eastAsia="en-GB"/>
          </w:rPr>
          <w:t xml:space="preserve"> </w:t>
        </w:r>
        <w:r w:rsidR="003F0D4D">
          <w:rPr>
            <w:rFonts w:cs="Arial"/>
            <w:iCs/>
            <w:color w:val="000000"/>
            <w:lang w:eastAsia="en-GB"/>
          </w:rPr>
          <w:t>such</w:t>
        </w:r>
        <w:r w:rsidR="003F0D4D">
          <w:rPr>
            <w:rFonts w:eastAsia="Arial" w:cs="Arial"/>
            <w:iCs/>
            <w:color w:val="000000"/>
            <w:lang w:eastAsia="en-GB"/>
          </w:rPr>
          <w:t xml:space="preserve"> </w:t>
        </w:r>
        <w:r w:rsidR="003F0D4D">
          <w:rPr>
            <w:rFonts w:cs="Arial"/>
            <w:iCs/>
            <w:color w:val="000000"/>
            <w:lang w:eastAsia="en-GB"/>
          </w:rPr>
          <w:t>as</w:t>
        </w:r>
        <w:r w:rsidR="003F0D4D">
          <w:rPr>
            <w:rFonts w:eastAsia="Arial" w:cs="Arial"/>
            <w:iCs/>
            <w:color w:val="000000"/>
            <w:lang w:eastAsia="en-GB"/>
          </w:rPr>
          <w:t xml:space="preserve"> </w:t>
        </w:r>
        <w:r w:rsidR="003F0D4D">
          <w:rPr>
            <w:rFonts w:cs="Arial"/>
            <w:iCs/>
            <w:color w:val="000000"/>
            <w:lang w:eastAsia="en-GB"/>
          </w:rPr>
          <w:t>0xD800</w:t>
        </w:r>
        <w:r w:rsidR="003F0D4D">
          <w:rPr>
            <w:rFonts w:eastAsia="Arial" w:cs="Arial"/>
            <w:iCs/>
            <w:color w:val="000000"/>
            <w:lang w:eastAsia="en-GB"/>
          </w:rPr>
          <w:t xml:space="preserve"> </w:t>
        </w:r>
        <w:r w:rsidR="003F0D4D">
          <w:rPr>
            <w:rFonts w:cs="Arial"/>
            <w:iCs/>
            <w:color w:val="000000"/>
            <w:lang w:eastAsia="en-GB"/>
          </w:rPr>
          <w:t>to</w:t>
        </w:r>
        <w:r w:rsidR="003F0D4D">
          <w:rPr>
            <w:rFonts w:eastAsia="Arial" w:cs="Arial"/>
            <w:iCs/>
            <w:color w:val="000000"/>
            <w:lang w:eastAsia="en-GB"/>
          </w:rPr>
          <w:t xml:space="preserve"> </w:t>
        </w:r>
        <w:r w:rsidR="003F0D4D">
          <w:rPr>
            <w:rFonts w:cs="Arial"/>
            <w:iCs/>
            <w:color w:val="000000"/>
            <w:lang w:eastAsia="en-GB"/>
          </w:rPr>
          <w:t>0xDFFF</w:t>
        </w:r>
        <w:r w:rsidR="003F0D4D">
          <w:rPr>
            <w:rFonts w:eastAsia="Arial" w:cs="Arial"/>
            <w:iCs/>
            <w:color w:val="000000"/>
            <w:lang w:eastAsia="en-GB"/>
          </w:rPr>
          <w:t xml:space="preserve"> </w:t>
        </w:r>
        <w:r w:rsidR="003F0D4D">
          <w:rPr>
            <w:rFonts w:cs="Arial"/>
            <w:iCs/>
            <w:color w:val="000000"/>
            <w:lang w:eastAsia="en-GB"/>
          </w:rPr>
          <w:t>are</w:t>
        </w:r>
        <w:r w:rsidR="003F0D4D">
          <w:rPr>
            <w:rFonts w:eastAsia="Arial" w:cs="Arial"/>
            <w:iCs/>
            <w:color w:val="000000"/>
            <w:lang w:eastAsia="en-GB"/>
          </w:rPr>
          <w:t xml:space="preserve"> </w:t>
        </w:r>
        <w:r w:rsidR="003F0D4D">
          <w:rPr>
            <w:rFonts w:cs="Arial"/>
            <w:iCs/>
            <w:color w:val="000000"/>
            <w:lang w:eastAsia="en-GB"/>
          </w:rPr>
          <w:t>explicitly</w:t>
        </w:r>
        <w:r w:rsidR="003F0D4D">
          <w:rPr>
            <w:rFonts w:eastAsia="Arial" w:cs="Arial"/>
            <w:iCs/>
            <w:color w:val="000000"/>
            <w:lang w:eastAsia="en-GB"/>
          </w:rPr>
          <w:t xml:space="preserve"> </w:t>
        </w:r>
        <w:r w:rsidR="003F0D4D">
          <w:rPr>
            <w:rFonts w:cs="Arial"/>
            <w:iCs/>
            <w:color w:val="000000"/>
            <w:lang w:eastAsia="en-GB"/>
          </w:rPr>
          <w:t>allowed</w:t>
        </w:r>
        <w:r w:rsidR="003F0D4D">
          <w:rPr>
            <w:rFonts w:eastAsia="Arial" w:cs="Arial"/>
            <w:iCs/>
            <w:color w:val="000000"/>
            <w:lang w:eastAsia="en-GB"/>
          </w:rPr>
          <w:t xml:space="preserve"> </w:t>
        </w:r>
        <w:r w:rsidR="003F0D4D">
          <w:rPr>
            <w:rFonts w:cs="Arial"/>
            <w:iCs/>
            <w:color w:val="000000"/>
            <w:lang w:eastAsia="en-GB"/>
          </w:rPr>
          <w:t>by</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DFDL</w:t>
        </w:r>
        <w:r w:rsidR="003F0D4D">
          <w:rPr>
            <w:rFonts w:eastAsia="Arial" w:cs="Arial"/>
            <w:iCs/>
            <w:color w:val="000000"/>
            <w:lang w:eastAsia="en-GB"/>
          </w:rPr>
          <w:t xml:space="preserve"> </w:t>
        </w:r>
        <w:r w:rsidR="003F0D4D">
          <w:rPr>
            <w:rFonts w:cs="Arial"/>
            <w:iCs/>
            <w:color w:val="000000"/>
            <w:lang w:eastAsia="en-GB"/>
          </w:rPr>
          <w:t>infoset.</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string</w:t>
        </w:r>
        <w:r w:rsidR="003F0D4D">
          <w:rPr>
            <w:rFonts w:eastAsia="Arial" w:cs="Arial"/>
            <w:iCs/>
            <w:color w:val="000000"/>
            <w:lang w:eastAsia="en-GB"/>
          </w:rPr>
          <w:t xml:space="preserve"> </w:t>
        </w:r>
        <w:r w:rsidR="003F0D4D">
          <w:rPr>
            <w:rFonts w:cs="Arial"/>
            <w:iCs/>
            <w:color w:val="000000"/>
            <w:lang w:eastAsia="en-GB"/>
          </w:rPr>
          <w:t>are</w:t>
        </w:r>
        <w:r w:rsidR="003F0D4D">
          <w:rPr>
            <w:rFonts w:eastAsia="Arial" w:cs="Arial"/>
            <w:iCs/>
            <w:color w:val="000000"/>
            <w:lang w:eastAsia="en-GB"/>
          </w:rPr>
          <w:t xml:space="preserve"> </w:t>
        </w:r>
        <w:r w:rsidR="003F0D4D">
          <w:rPr>
            <w:rFonts w:cs="Arial"/>
            <w:iCs/>
            <w:color w:val="000000"/>
            <w:lang w:eastAsia="en-GB"/>
          </w:rPr>
          <w:t>stored</w:t>
        </w:r>
        <w:r w:rsidR="003F0D4D">
          <w:rPr>
            <w:rFonts w:eastAsia="Arial" w:cs="Arial"/>
            <w:iCs/>
            <w:color w:val="000000"/>
            <w:lang w:eastAsia="en-GB"/>
          </w:rPr>
          <w:t xml:space="preserve"> </w:t>
        </w:r>
        <w:r w:rsidR="003F0D4D">
          <w:rPr>
            <w:rFonts w:cs="Arial"/>
            <w:iCs/>
            <w:color w:val="000000"/>
            <w:lang w:eastAsia="en-GB"/>
          </w:rPr>
          <w:t>in</w:t>
        </w:r>
        <w:r w:rsidR="003F0D4D">
          <w:rPr>
            <w:rFonts w:eastAsia="Arial" w:cs="Arial"/>
            <w:iCs/>
            <w:color w:val="000000"/>
            <w:lang w:eastAsia="en-GB"/>
          </w:rPr>
          <w:t xml:space="preserve"> </w:t>
        </w:r>
        <w:r w:rsidR="003F0D4D">
          <w:rPr>
            <w:rFonts w:cs="Arial"/>
            <w:iCs/>
            <w:color w:val="000000"/>
            <w:lang w:eastAsia="en-GB"/>
          </w:rPr>
          <w:t>'implicit'</w:t>
        </w:r>
        <w:r w:rsidR="003F0D4D">
          <w:rPr>
            <w:rFonts w:eastAsia="Arial" w:cs="Arial"/>
            <w:iCs/>
            <w:color w:val="000000"/>
            <w:lang w:eastAsia="en-GB"/>
          </w:rPr>
          <w:t xml:space="preserve"> </w:t>
        </w:r>
        <w:r w:rsidR="003F0D4D">
          <w:rPr>
            <w:rFonts w:cs="Arial"/>
            <w:iCs/>
            <w:color w:val="000000"/>
            <w:lang w:eastAsia="en-GB"/>
          </w:rPr>
          <w:t>(also</w:t>
        </w:r>
        <w:r w:rsidR="003F0D4D">
          <w:rPr>
            <w:rFonts w:eastAsia="Arial" w:cs="Arial"/>
            <w:iCs/>
            <w:color w:val="000000"/>
            <w:lang w:eastAsia="en-GB"/>
          </w:rPr>
          <w:t xml:space="preserve"> </w:t>
        </w:r>
        <w:r w:rsidR="003F0D4D">
          <w:rPr>
            <w:rFonts w:cs="Arial"/>
            <w:iCs/>
            <w:color w:val="000000"/>
            <w:lang w:eastAsia="en-GB"/>
          </w:rPr>
          <w:t>known</w:t>
        </w:r>
        <w:r w:rsidR="003F0D4D">
          <w:rPr>
            <w:rFonts w:eastAsia="Arial" w:cs="Arial"/>
            <w:iCs/>
            <w:color w:val="000000"/>
            <w:lang w:eastAsia="en-GB"/>
          </w:rPr>
          <w:t xml:space="preserve"> </w:t>
        </w:r>
        <w:r w:rsidR="003F0D4D">
          <w:rPr>
            <w:rFonts w:cs="Arial"/>
            <w:iCs/>
            <w:color w:val="000000"/>
            <w:lang w:eastAsia="en-GB"/>
          </w:rPr>
          <w:t>as</w:t>
        </w:r>
        <w:r w:rsidR="003F0D4D">
          <w:rPr>
            <w:rFonts w:eastAsia="Arial" w:cs="Arial"/>
            <w:iCs/>
            <w:color w:val="000000"/>
            <w:lang w:eastAsia="en-GB"/>
          </w:rPr>
          <w:t xml:space="preserve"> </w:t>
        </w:r>
        <w:r w:rsidR="003F0D4D">
          <w:rPr>
            <w:rFonts w:cs="Arial"/>
            <w:iCs/>
            <w:color w:val="000000"/>
            <w:lang w:eastAsia="en-GB"/>
          </w:rPr>
          <w:t>logical),</w:t>
        </w:r>
        <w:r w:rsidR="003F0D4D">
          <w:rPr>
            <w:rFonts w:eastAsia="Arial" w:cs="Arial"/>
            <w:iCs/>
            <w:color w:val="000000"/>
            <w:lang w:eastAsia="en-GB"/>
          </w:rPr>
          <w:t xml:space="preserve"> </w:t>
        </w:r>
        <w:r w:rsidR="003F0D4D">
          <w:rPr>
            <w:rFonts w:cs="Arial"/>
            <w:iCs/>
            <w:color w:val="000000"/>
            <w:lang w:eastAsia="en-GB"/>
          </w:rPr>
          <w:t>left-to-right</w:t>
        </w:r>
        <w:r w:rsidR="003F0D4D">
          <w:rPr>
            <w:rFonts w:eastAsia="Arial" w:cs="Arial"/>
            <w:iCs/>
            <w:color w:val="000000"/>
            <w:lang w:eastAsia="en-GB"/>
          </w:rPr>
          <w:t xml:space="preserve"> </w:t>
        </w:r>
        <w:r w:rsidR="003F0D4D">
          <w:rPr>
            <w:rFonts w:cs="Arial"/>
            <w:iCs/>
            <w:color w:val="000000"/>
            <w:lang w:eastAsia="en-GB"/>
          </w:rPr>
          <w:t>bidirectional</w:t>
        </w:r>
        <w:r w:rsidR="003F0D4D">
          <w:rPr>
            <w:rFonts w:eastAsia="Arial" w:cs="Arial"/>
            <w:iCs/>
            <w:color w:val="000000"/>
            <w:lang w:eastAsia="en-GB"/>
          </w:rPr>
          <w:t xml:space="preserve"> </w:t>
        </w:r>
        <w:r w:rsidR="003F0D4D">
          <w:rPr>
            <w:rFonts w:cs="Arial"/>
            <w:iCs/>
            <w:color w:val="000000"/>
            <w:lang w:eastAsia="en-GB"/>
          </w:rPr>
          <w:t>ordering</w:t>
        </w:r>
        <w:r w:rsidR="003F0D4D">
          <w:rPr>
            <w:rFonts w:eastAsia="Arial" w:cs="Arial"/>
            <w:iCs/>
            <w:color w:val="000000"/>
            <w:lang w:eastAsia="en-GB"/>
          </w:rPr>
          <w:t xml:space="preserve"> </w:t>
        </w:r>
        <w:r w:rsidR="003F0D4D">
          <w:rPr>
            <w:rFonts w:cs="Arial"/>
            <w:iCs/>
            <w:color w:val="000000"/>
            <w:lang w:eastAsia="en-GB"/>
          </w:rPr>
          <w:t>and</w:t>
        </w:r>
        <w:r w:rsidR="003F0D4D">
          <w:rPr>
            <w:rFonts w:eastAsia="Arial" w:cs="Arial"/>
            <w:iCs/>
            <w:color w:val="000000"/>
            <w:lang w:eastAsia="en-GB"/>
          </w:rPr>
          <w:t xml:space="preserve"> </w:t>
        </w:r>
        <w:r w:rsidR="003F0D4D">
          <w:rPr>
            <w:rFonts w:cs="Arial"/>
            <w:iCs/>
            <w:color w:val="000000"/>
            <w:lang w:eastAsia="en-GB"/>
          </w:rPr>
          <w:t>orientation.</w:t>
        </w:r>
        <w:r w:rsidR="003F0D4D">
          <w:rPr>
            <w:rFonts w:eastAsia="Arial" w:cs="Arial"/>
            <w:iCs/>
            <w:color w:val="000000"/>
            <w:lang w:eastAsia="en-GB"/>
          </w:rPr>
          <w:t xml:space="preserve"> </w:t>
        </w:r>
        <w:r w:rsidR="003F0D4D">
          <w:rPr>
            <w:rFonts w:cs="Arial"/>
            <w:iCs/>
            <w:color w:val="000000"/>
            <w:lang w:eastAsia="en-GB"/>
          </w:rPr>
          <w:t>DFDL's</w:t>
        </w:r>
        <w:r w:rsidR="003F0D4D">
          <w:rPr>
            <w:rFonts w:eastAsia="Arial" w:cs="Arial"/>
            <w:iCs/>
            <w:color w:val="000000"/>
            <w:lang w:eastAsia="en-GB"/>
          </w:rPr>
          <w:t xml:space="preserve"> </w:t>
        </w:r>
        <w:r w:rsidR="003F0D4D">
          <w:rPr>
            <w:rFonts w:cs="Arial"/>
            <w:iCs/>
            <w:color w:val="000000"/>
            <w:lang w:eastAsia="en-GB"/>
          </w:rPr>
          <w:t>infoset</w:t>
        </w:r>
        <w:r w:rsidR="003F0D4D">
          <w:rPr>
            <w:rFonts w:eastAsia="Arial" w:cs="Arial"/>
            <w:iCs/>
            <w:color w:val="000000"/>
            <w:lang w:eastAsia="en-GB"/>
          </w:rPr>
          <w:t xml:space="preserve"> </w:t>
        </w:r>
        <w:r w:rsidR="003F0D4D">
          <w:rPr>
            <w:rFonts w:cs="Arial"/>
            <w:iCs/>
            <w:color w:val="000000"/>
            <w:lang w:eastAsia="en-GB"/>
          </w:rPr>
          <w:t>represents</w:t>
        </w:r>
        <w:r w:rsidR="003F0D4D">
          <w:rPr>
            <w:rFonts w:eastAsia="Arial" w:cs="Arial"/>
            <w:iCs/>
            <w:color w:val="000000"/>
            <w:lang w:eastAsia="en-GB"/>
          </w:rPr>
          <w:t xml:space="preserve"> </w:t>
        </w:r>
        <w:r w:rsidR="003F0D4D">
          <w:rPr>
            <w:rFonts w:cs="Arial"/>
            <w:iCs/>
            <w:color w:val="000000"/>
            <w:lang w:eastAsia="en-GB"/>
          </w:rPr>
          <w:t>Unicode</w:t>
        </w:r>
        <w:r w:rsidR="003F0D4D">
          <w:rPr>
            <w:rFonts w:eastAsia="Arial" w:cs="Arial"/>
            <w:iCs/>
            <w:color w:val="000000"/>
            <w:lang w:eastAsia="en-GB"/>
          </w:rPr>
          <w:t xml:space="preserve"> </w:t>
        </w:r>
        <w:r w:rsidR="003F0D4D">
          <w:rPr>
            <w:rFonts w:cs="Arial"/>
            <w:iCs/>
            <w:color w:val="000000"/>
            <w:lang w:eastAsia="en-GB"/>
          </w:rPr>
          <w:t>characters</w:t>
        </w:r>
        <w:r w:rsidR="003F0D4D">
          <w:rPr>
            <w:rFonts w:eastAsia="Arial" w:cs="Arial"/>
            <w:iCs/>
            <w:color w:val="000000"/>
            <w:lang w:eastAsia="en-GB"/>
          </w:rPr>
          <w:t xml:space="preserve"> </w:t>
        </w:r>
        <w:r w:rsidR="003F0D4D">
          <w:rPr>
            <w:rFonts w:cs="Arial"/>
            <w:iCs/>
            <w:color w:val="000000"/>
            <w:lang w:eastAsia="en-GB"/>
          </w:rPr>
          <w:t>with</w:t>
        </w:r>
        <w:r w:rsidR="003F0D4D">
          <w:rPr>
            <w:rFonts w:eastAsia="Arial" w:cs="Arial"/>
            <w:iCs/>
            <w:color w:val="000000"/>
            <w:lang w:eastAsia="en-GB"/>
          </w:rPr>
          <w:t xml:space="preserve"> </w:t>
        </w:r>
        <w:r w:rsidR="003F0D4D">
          <w:rPr>
            <w:rFonts w:cs="Arial"/>
            <w:iCs/>
            <w:color w:val="000000"/>
            <w:lang w:eastAsia="en-GB"/>
          </w:rPr>
          <w:t>character</w:t>
        </w:r>
        <w:r w:rsidR="003F0D4D">
          <w:rPr>
            <w:rFonts w:eastAsia="Arial" w:cs="Arial"/>
            <w:iCs/>
            <w:color w:val="000000"/>
            <w:lang w:eastAsia="en-GB"/>
          </w:rPr>
          <w:t xml:space="preserve"> </w:t>
        </w:r>
        <w:r w:rsidR="003F0D4D">
          <w:rPr>
            <w:rFonts w:cs="Arial"/>
            <w:iCs/>
            <w:color w:val="000000"/>
            <w:lang w:eastAsia="en-GB"/>
          </w:rPr>
          <w:t>codes</w:t>
        </w:r>
        <w:r w:rsidR="003F0D4D">
          <w:rPr>
            <w:rFonts w:eastAsia="Arial" w:cs="Arial"/>
            <w:iCs/>
            <w:color w:val="000000"/>
            <w:lang w:eastAsia="en-GB"/>
          </w:rPr>
          <w:t xml:space="preserve"> </w:t>
        </w:r>
        <w:r w:rsidR="003F0D4D">
          <w:rPr>
            <w:rFonts w:cs="Arial"/>
            <w:iCs/>
            <w:color w:val="000000"/>
            <w:lang w:eastAsia="en-GB"/>
          </w:rPr>
          <w:t>beyond</w:t>
        </w:r>
        <w:r w:rsidR="003F0D4D">
          <w:rPr>
            <w:rFonts w:eastAsia="Arial" w:cs="Arial"/>
            <w:iCs/>
            <w:color w:val="000000"/>
            <w:lang w:eastAsia="en-GB"/>
          </w:rPr>
          <w:t xml:space="preserve"> </w:t>
        </w:r>
        <w:r w:rsidR="003F0D4D">
          <w:rPr>
            <w:rFonts w:cs="Arial"/>
            <w:iCs/>
            <w:color w:val="000000"/>
            <w:lang w:eastAsia="en-GB"/>
          </w:rPr>
          <w:t>0xFFFF</w:t>
        </w:r>
        <w:r w:rsidR="003F0D4D">
          <w:rPr>
            <w:rFonts w:eastAsia="Arial" w:cs="Arial"/>
            <w:iCs/>
            <w:color w:val="000000"/>
            <w:lang w:eastAsia="en-GB"/>
          </w:rPr>
          <w:t xml:space="preserve"> </w:t>
        </w:r>
        <w:r w:rsidR="003F0D4D">
          <w:rPr>
            <w:rFonts w:cs="Arial"/>
            <w:iCs/>
            <w:color w:val="000000"/>
            <w:lang w:eastAsia="en-GB"/>
          </w:rPr>
          <w:t>by</w:t>
        </w:r>
        <w:r w:rsidR="003F0D4D">
          <w:rPr>
            <w:rFonts w:eastAsia="Arial" w:cs="Arial"/>
            <w:iCs/>
            <w:color w:val="000000"/>
            <w:lang w:eastAsia="en-GB"/>
          </w:rPr>
          <w:t xml:space="preserve"> </w:t>
        </w:r>
        <w:r w:rsidR="003F0D4D">
          <w:rPr>
            <w:rFonts w:cs="Arial"/>
            <w:iCs/>
            <w:color w:val="000000"/>
            <w:lang w:eastAsia="en-GB"/>
          </w:rPr>
          <w:t>way</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surrogate</w:t>
        </w:r>
        <w:r w:rsidR="003F0D4D">
          <w:rPr>
            <w:rFonts w:eastAsia="Arial" w:cs="Arial"/>
            <w:iCs/>
            <w:color w:val="000000"/>
            <w:lang w:eastAsia="en-GB"/>
          </w:rPr>
          <w:t xml:space="preserve"> </w:t>
        </w:r>
        <w:r w:rsidR="003F0D4D">
          <w:rPr>
            <w:rFonts w:cs="Arial"/>
            <w:iCs/>
            <w:color w:val="000000"/>
            <w:lang w:eastAsia="en-GB"/>
          </w:rPr>
          <w:t>pairs</w:t>
        </w:r>
        <w:r w:rsidR="003F0D4D">
          <w:rPr>
            <w:rFonts w:eastAsia="Arial" w:cs="Arial"/>
            <w:iCs/>
            <w:color w:val="000000"/>
            <w:lang w:eastAsia="en-GB"/>
          </w:rPr>
          <w:t xml:space="preserve"> </w:t>
        </w:r>
        <w:r w:rsidR="003F0D4D">
          <w:rPr>
            <w:rFonts w:cs="Arial"/>
            <w:iCs/>
            <w:color w:val="000000"/>
            <w:lang w:eastAsia="en-GB"/>
          </w:rPr>
          <w:t>(2</w:t>
        </w:r>
        <w:r w:rsidR="003F0D4D">
          <w:rPr>
            <w:rFonts w:eastAsia="Arial" w:cs="Arial"/>
            <w:iCs/>
            <w:color w:val="000000"/>
            <w:lang w:eastAsia="en-GB"/>
          </w:rPr>
          <w:t xml:space="preserve"> </w:t>
        </w:r>
        <w:r w:rsidR="003F0D4D">
          <w:rPr>
            <w:rFonts w:cs="Arial"/>
            <w:iCs/>
            <w:color w:val="000000"/>
            <w:lang w:eastAsia="en-GB"/>
          </w:rPr>
          <w:t>adjacent</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in</w:t>
        </w:r>
        <w:r w:rsidR="003F0D4D">
          <w:rPr>
            <w:rFonts w:eastAsia="Arial" w:cs="Arial"/>
            <w:iCs/>
            <w:color w:val="000000"/>
            <w:lang w:eastAsia="en-GB"/>
          </w:rPr>
          <w:t xml:space="preserve"> </w:t>
        </w:r>
        <w:r w:rsidR="003F0D4D">
          <w:rPr>
            <w:rFonts w:cs="Arial"/>
            <w:iCs/>
            <w:color w:val="000000"/>
            <w:lang w:eastAsia="en-GB"/>
          </w:rPr>
          <w:t>a</w:t>
        </w:r>
        <w:r w:rsidR="003F0D4D">
          <w:rPr>
            <w:rFonts w:eastAsia="Arial" w:cs="Arial"/>
            <w:iCs/>
            <w:color w:val="000000"/>
            <w:lang w:eastAsia="en-GB"/>
          </w:rPr>
          <w:t xml:space="preserve"> </w:t>
        </w:r>
        <w:r w:rsidR="003F0D4D">
          <w:rPr>
            <w:rFonts w:cs="Arial"/>
            <w:iCs/>
            <w:color w:val="000000"/>
            <w:lang w:eastAsia="en-GB"/>
          </w:rPr>
          <w:t>manner</w:t>
        </w:r>
        <w:r w:rsidR="003F0D4D">
          <w:rPr>
            <w:rFonts w:eastAsia="Arial" w:cs="Arial"/>
            <w:iCs/>
            <w:color w:val="000000"/>
            <w:lang w:eastAsia="en-GB"/>
          </w:rPr>
          <w:t xml:space="preserve"> </w:t>
        </w:r>
        <w:r w:rsidR="003F0D4D">
          <w:rPr>
            <w:rFonts w:cs="Arial"/>
            <w:iCs/>
            <w:color w:val="000000"/>
            <w:lang w:eastAsia="en-GB"/>
          </w:rPr>
          <w:t>consistent</w:t>
        </w:r>
        <w:r w:rsidR="003F0D4D">
          <w:rPr>
            <w:rFonts w:eastAsia="Arial" w:cs="Arial"/>
            <w:iCs/>
            <w:color w:val="000000"/>
            <w:lang w:eastAsia="en-GB"/>
          </w:rPr>
          <w:t xml:space="preserve"> </w:t>
        </w:r>
        <w:r w:rsidR="003F0D4D">
          <w:rPr>
            <w:rFonts w:cs="Arial"/>
            <w:iCs/>
            <w:color w:val="000000"/>
            <w:lang w:eastAsia="en-GB"/>
          </w:rPr>
          <w:t>with</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UTF-16</w:t>
        </w:r>
        <w:r w:rsidR="003F0D4D">
          <w:rPr>
            <w:rFonts w:eastAsia="Arial" w:cs="Arial"/>
            <w:iCs/>
            <w:color w:val="000000"/>
            <w:lang w:eastAsia="en-GB"/>
          </w:rPr>
          <w:t xml:space="preserve"> </w:t>
        </w:r>
        <w:r w:rsidR="003F0D4D">
          <w:rPr>
            <w:rFonts w:cs="Arial"/>
            <w:iCs/>
            <w:color w:val="000000"/>
            <w:lang w:eastAsia="en-GB"/>
          </w:rPr>
          <w:t>encoding</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ISO</w:t>
        </w:r>
        <w:r w:rsidR="003F0D4D">
          <w:rPr>
            <w:rFonts w:eastAsia="Arial" w:cs="Arial"/>
            <w:iCs/>
            <w:color w:val="000000"/>
            <w:lang w:eastAsia="en-GB"/>
          </w:rPr>
          <w:t xml:space="preserve"> </w:t>
        </w:r>
        <w:r w:rsidR="003F0D4D">
          <w:rPr>
            <w:rFonts w:cs="Arial"/>
            <w:iCs/>
            <w:color w:val="000000"/>
            <w:lang w:eastAsia="en-GB"/>
          </w:rPr>
          <w:t>10646.</w:t>
        </w:r>
      </w:ins>
      <w:commentRangeStart w:id="588"/>
      <w:del w:id="589" w:author="mbeckerle" w:date="2012-03-24T18:05:00Z">
        <w:r w:rsidR="00F60803" w:rsidRPr="005223F4" w:rsidDel="003F0D4D">
          <w:rPr>
            <w:rStyle w:val="Strong"/>
            <w:b w:val="0"/>
          </w:rPr>
          <w:delText xml:space="preserve">For information items of datatype xs:string, the value </w:delText>
        </w:r>
        <w:r w:rsidR="00FC221E" w:rsidRPr="005223F4" w:rsidDel="003F0D4D">
          <w:rPr>
            <w:rStyle w:val="Strong"/>
            <w:b w:val="0"/>
          </w:rPr>
          <w:delText>is</w:delText>
        </w:r>
        <w:r w:rsidR="00F60803" w:rsidRPr="005223F4" w:rsidDel="003F0D4D">
          <w:rPr>
            <w:rStyle w:val="Strong"/>
            <w:b w:val="0"/>
          </w:rPr>
          <w:delText xml:space="preserve"> the ISO</w:delText>
        </w:r>
        <w:r w:rsidR="00FC221E" w:rsidRPr="005223F4" w:rsidDel="003F0D4D">
          <w:rPr>
            <w:rStyle w:val="Strong"/>
            <w:b w:val="0"/>
          </w:rPr>
          <w:delText xml:space="preserve"> </w:delText>
        </w:r>
        <w:r w:rsidR="00F60803" w:rsidRPr="005223F4" w:rsidDel="003F0D4D">
          <w:rPr>
            <w:rStyle w:val="Strong"/>
            <w:b w:val="0"/>
          </w:rPr>
          <w:delText>10646 character codes of the string</w:delText>
        </w:r>
        <w:r w:rsidR="00173F34" w:rsidRPr="005223F4" w:rsidDel="003F0D4D">
          <w:rPr>
            <w:rStyle w:val="Strong"/>
            <w:b w:val="0"/>
          </w:rPr>
          <w:delText xml:space="preserve"> and '</w:delText>
        </w:r>
        <w:r w:rsidR="00C02CFA" w:rsidRPr="005223F4" w:rsidDel="003F0D4D">
          <w:rPr>
            <w:rStyle w:val="Strong"/>
            <w:b w:val="0"/>
          </w:rPr>
          <w:delText>implicit</w:delText>
        </w:r>
        <w:r w:rsidR="00173F34" w:rsidRPr="005223F4" w:rsidDel="003F0D4D">
          <w:rPr>
            <w:rStyle w:val="Strong"/>
            <w:b w:val="0"/>
          </w:rPr>
          <w:delText>' (also known as logical), left-to-right bidirectional ordering and orientation</w:delText>
        </w:r>
        <w:commentRangeEnd w:id="588"/>
        <w:r w:rsidR="00D21E42" w:rsidDel="003F0D4D">
          <w:rPr>
            <w:rStyle w:val="CommentReference"/>
          </w:rPr>
          <w:commentReference w:id="588"/>
        </w:r>
        <w:r w:rsidR="00F60803" w:rsidRPr="005223F4" w:rsidDel="003F0D4D">
          <w:rPr>
            <w:rStyle w:val="Strong"/>
            <w:b w:val="0"/>
          </w:rPr>
          <w:delText>.</w:delText>
        </w:r>
        <w:r w:rsidR="00E633BA" w:rsidRPr="005223F4" w:rsidDel="003F0D4D">
          <w:rPr>
            <w:rStyle w:val="Strong"/>
            <w:b w:val="0"/>
          </w:rPr>
          <w:delText xml:space="preserve"> </w:delText>
        </w:r>
        <w:commentRangeStart w:id="590"/>
        <w:commentRangeStart w:id="591"/>
        <w:r w:rsidR="00E64D1B" w:rsidRPr="005223F4" w:rsidDel="003F0D4D">
          <w:rPr>
            <w:rStyle w:val="Strong"/>
            <w:b w:val="0"/>
          </w:rPr>
          <w:delText>During parsing, characters</w:delText>
        </w:r>
        <w:r w:rsidR="00E64D1B" w:rsidRPr="005223F4" w:rsidDel="003F0D4D">
          <w:rPr>
            <w:bCs/>
          </w:rPr>
          <w:delText xml:space="preserve"> whose value is unknown or unrepresentable in ISO 10646 </w:delText>
        </w:r>
        <w:r w:rsidR="00FC221E" w:rsidRPr="005223F4" w:rsidDel="003F0D4D">
          <w:rPr>
            <w:bCs/>
          </w:rPr>
          <w:delText>are</w:delText>
        </w:r>
        <w:r w:rsidR="00E64D1B" w:rsidRPr="005223F4" w:rsidDel="003F0D4D">
          <w:rPr>
            <w:bCs/>
          </w:rPr>
          <w:delText xml:space="preserve"> replaced by the Unicode Replacement Character U+FFFD. During unparsing, characters that are unrepresentable in the target encoding will be replaced by the replacement character for that encoding</w:delText>
        </w:r>
        <w:commentRangeEnd w:id="590"/>
        <w:r w:rsidR="00F12886" w:rsidDel="003F0D4D">
          <w:rPr>
            <w:rStyle w:val="CommentReference"/>
          </w:rPr>
          <w:commentReference w:id="590"/>
        </w:r>
      </w:del>
      <w:commentRangeEnd w:id="591"/>
      <w:r w:rsidR="00063B6C">
        <w:rPr>
          <w:rStyle w:val="CommentReference"/>
        </w:rPr>
        <w:commentReference w:id="591"/>
      </w:r>
      <w:del w:id="592" w:author="mbeckerle" w:date="2012-03-24T18:05:00Z">
        <w:r w:rsidR="00E64D1B" w:rsidRPr="005223F4" w:rsidDel="003F0D4D">
          <w:rPr>
            <w:bCs/>
          </w:rPr>
          <w:delText>.</w:delText>
        </w:r>
      </w:del>
    </w:p>
    <w:p w14:paraId="0AA74167" w14:textId="77777777" w:rsidR="00D818C9" w:rsidRPr="005223F4" w:rsidRDefault="00D818C9" w:rsidP="0097032A">
      <w:pPr>
        <w:numPr>
          <w:ilvl w:val="0"/>
          <w:numId w:val="27"/>
        </w:numPr>
        <w:spacing w:before="100" w:beforeAutospacing="1" w:after="100" w:afterAutospacing="1"/>
      </w:pPr>
      <w:r w:rsidRPr="005223F4">
        <w:rPr>
          <w:rStyle w:val="Strong"/>
        </w:rPr>
        <w:t>[children]</w:t>
      </w:r>
      <w:r w:rsidRPr="005223F4">
        <w:t xml:space="preserve"> An ordered set of zero or more element information items. The order they appear in the set is the order implied by the DFDL Schema. ‘Ordered set’ is not formally defined here, but two operations are assumed: ‘</w:t>
      </w:r>
      <w:r w:rsidR="0097032A" w:rsidRPr="005223F4">
        <w:t>count</w:t>
      </w:r>
      <w:r w:rsidRPr="005223F4">
        <w:t>’ gives the number of information items, and ‘at (index)’ gives the element at ordinal position ‘index’ starting from 1. In a simple element information item this member has no value. In a document information item this member contains exactly one element information item.</w:t>
      </w:r>
    </w:p>
    <w:p w14:paraId="4D84B122" w14:textId="77777777" w:rsidR="00D818C9" w:rsidRPr="005223F4" w:rsidRDefault="00D818C9" w:rsidP="00D818C9">
      <w:pPr>
        <w:numPr>
          <w:ilvl w:val="0"/>
          <w:numId w:val="27"/>
        </w:numPr>
        <w:spacing w:before="100" w:beforeAutospacing="1" w:after="100" w:afterAutospacing="1"/>
      </w:pPr>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3FBA20FF" w:rsidR="00D818C9" w:rsidRDefault="00D818C9" w:rsidP="00D818C9">
      <w:pPr>
        <w:numPr>
          <w:ilvl w:val="0"/>
          <w:numId w:val="27"/>
        </w:numPr>
        <w:spacing w:before="100" w:beforeAutospacing="1" w:after="100" w:afterAutospacing="1"/>
        <w:rPr>
          <w:ins w:id="593" w:author="mbeckerle" w:date="2012-03-25T10:32:00Z"/>
          <w:rStyle w:val="Strong"/>
          <w:b w:val="0"/>
          <w:bCs w:val="0"/>
        </w:rPr>
      </w:pPr>
      <w:r w:rsidRPr="005223F4">
        <w:rPr>
          <w:rStyle w:val="Strong"/>
        </w:rPr>
        <w:t>[schema]</w:t>
      </w:r>
      <w:r w:rsidRPr="005223F4">
        <w:rPr>
          <w:rStyle w:val="Strong"/>
          <w:b w:val="0"/>
          <w:bCs w:val="0"/>
        </w:rPr>
        <w:t xml:space="preserve"> String. A reference to a schema component associated with this information item, if any. If not empty, the value must be an absolute or relative Schema Component Designator</w:t>
      </w:r>
      <w:ins w:id="594" w:author="IBM_USER" w:date="2012-08-06T11:27:00Z">
        <w:r w:rsidR="00225CB4">
          <w:rPr>
            <w:rStyle w:val="Strong"/>
            <w:b w:val="0"/>
            <w:bCs w:val="0"/>
          </w:rPr>
          <w:t xml:space="preserve"> (SCD)</w:t>
        </w:r>
      </w:ins>
      <w:r w:rsidRPr="005223F4">
        <w:rPr>
          <w:rStyle w:val="Strong"/>
          <w:b w:val="0"/>
          <w:bCs w:val="0"/>
        </w:rPr>
        <w:t>.</w:t>
      </w:r>
    </w:p>
    <w:p w14:paraId="7D66CC36" w14:textId="319FBC43" w:rsidR="004A1934" w:rsidRDefault="004A1934" w:rsidP="004A1934">
      <w:pPr>
        <w:numPr>
          <w:ilvl w:val="0"/>
          <w:numId w:val="27"/>
        </w:numPr>
        <w:spacing w:before="100" w:beforeAutospacing="1" w:after="100" w:afterAutospacing="1"/>
        <w:rPr>
          <w:ins w:id="595" w:author="mbeckerle" w:date="2012-03-25T10:35:00Z"/>
          <w:rStyle w:val="Strong"/>
          <w:b w:val="0"/>
          <w:bCs w:val="0"/>
        </w:rPr>
      </w:pPr>
      <w:ins w:id="596" w:author="mbeckerle" w:date="2012-03-25T10:32:00Z">
        <w:r>
          <w:rPr>
            <w:rStyle w:val="Strong"/>
          </w:rPr>
          <w:t xml:space="preserve">[valid] </w:t>
        </w:r>
        <w:r w:rsidRPr="00225CB4">
          <w:rPr>
            <w:rStyle w:val="Strong"/>
            <w:b w:val="0"/>
          </w:rPr>
          <w:t>Boolean</w:t>
        </w:r>
      </w:ins>
      <w:ins w:id="597" w:author="mbeckerle" w:date="2012-03-25T10:42:00Z">
        <w:r w:rsidRPr="00225CB4">
          <w:rPr>
            <w:rStyle w:val="FootnoteReference"/>
            <w:bCs/>
          </w:rPr>
          <w:footnoteReference w:id="5"/>
        </w:r>
      </w:ins>
      <w:ins w:id="599" w:author="mbeckerle" w:date="2012-03-25T10:32:00Z">
        <w:r w:rsidRPr="00225CB4">
          <w:rPr>
            <w:rStyle w:val="Strong"/>
            <w:b w:val="0"/>
          </w:rPr>
          <w:t>.</w:t>
        </w:r>
        <w:r>
          <w:rPr>
            <w:rStyle w:val="Strong"/>
          </w:rPr>
          <w:t xml:space="preserve"> </w:t>
        </w:r>
        <w:r w:rsidRPr="00DB30DD">
          <w:rPr>
            <w:rStyle w:val="Strong"/>
            <w:b w:val="0"/>
          </w:rPr>
          <w:t xml:space="preserve">True if the element is valid as determined by a DFDL implementation that performs validation checking. A </w:t>
        </w:r>
      </w:ins>
      <w:ins w:id="600" w:author="mbeckerle" w:date="2012-04-22T15:34:00Z">
        <w:r w:rsidR="00DE3E70">
          <w:rPr>
            <w:rStyle w:val="Strong"/>
            <w:b w:val="0"/>
          </w:rPr>
          <w:t>complex</w:t>
        </w:r>
      </w:ins>
      <w:del w:id="601" w:author="mbeckerle" w:date="2012-04-22T15:34:00Z">
        <w:r w:rsidR="000D4484" w:rsidDel="00DE3E70">
          <w:rPr>
            <w:rStyle w:val="CommentReference"/>
          </w:rPr>
          <w:commentReference w:id="602"/>
        </w:r>
      </w:del>
      <w:ins w:id="603" w:author="mbeckerle" w:date="2012-03-25T10:32:00Z">
        <w:r w:rsidRPr="00DB30DD">
          <w:rPr>
            <w:rStyle w:val="Strong"/>
            <w:b w:val="0"/>
          </w:rPr>
          <w:t xml:space="preserve"> element information item is not valid if any of its [children] are not valid. </w:t>
        </w:r>
      </w:ins>
      <w:commentRangeStart w:id="604"/>
      <w:ins w:id="605" w:author="IBM_USER" w:date="2012-08-06T11:26:00Z">
        <w:r w:rsidR="00225CB4">
          <w:rPr>
            <w:rStyle w:val="Strong"/>
            <w:b w:val="0"/>
          </w:rPr>
          <w:t>E</w:t>
        </w:r>
      </w:ins>
      <w:ins w:id="606" w:author="mbeckerle" w:date="2012-03-25T10:32:00Z">
        <w:del w:id="607" w:author="IBM_USER" w:date="2012-08-06T11:26:00Z">
          <w:r w:rsidRPr="00DB30DD" w:rsidDel="00225CB4">
            <w:rPr>
              <w:rStyle w:val="Strong"/>
              <w:b w:val="0"/>
            </w:rPr>
            <w:delText xml:space="preserve">The </w:delText>
          </w:r>
          <w:r w:rsidRPr="004A1934" w:rsidDel="00225CB4">
            <w:rPr>
              <w:rStyle w:val="Strong"/>
            </w:rPr>
            <w:delText>[valid]</w:delText>
          </w:r>
          <w:r w:rsidRPr="00DB30DD" w:rsidDel="00225CB4">
            <w:rPr>
              <w:rStyle w:val="Strong"/>
              <w:b w:val="0"/>
            </w:rPr>
            <w:delText xml:space="preserve"> memb</w:delText>
          </w:r>
          <w:r w:rsidRPr="004A1934" w:rsidDel="00225CB4">
            <w:rPr>
              <w:rStyle w:val="Strong"/>
              <w:b w:val="0"/>
            </w:rPr>
            <w:delText>er is e</w:delText>
          </w:r>
        </w:del>
        <w:r w:rsidRPr="004A1934">
          <w:rPr>
            <w:rStyle w:val="Strong"/>
            <w:b w:val="0"/>
          </w:rPr>
          <w:t>mpty if validation is not enabled</w:t>
        </w:r>
      </w:ins>
      <w:commentRangeEnd w:id="604"/>
      <w:r w:rsidR="00765137">
        <w:rPr>
          <w:rStyle w:val="CommentReference"/>
        </w:rPr>
        <w:commentReference w:id="604"/>
      </w:r>
      <w:ins w:id="608" w:author="mbeckerle" w:date="2012-03-25T10:32:00Z">
        <w:r w:rsidRPr="004A1934">
          <w:rPr>
            <w:rStyle w:val="Strong"/>
            <w:b w:val="0"/>
          </w:rPr>
          <w:t>.</w:t>
        </w:r>
      </w:ins>
      <w:ins w:id="609" w:author="mbeckerle" w:date="2012-03-25T10:40:00Z">
        <w:r>
          <w:rPr>
            <w:rStyle w:val="Strong"/>
            <w:b w:val="0"/>
          </w:rPr>
          <w:t xml:space="preserve"> </w:t>
        </w:r>
      </w:ins>
    </w:p>
    <w:p w14:paraId="6BB52B20" w14:textId="77777777" w:rsidR="004A1934" w:rsidRDefault="004A1934" w:rsidP="004A1934">
      <w:pPr>
        <w:numPr>
          <w:ilvl w:val="0"/>
          <w:numId w:val="27"/>
        </w:numPr>
        <w:spacing w:before="100" w:beforeAutospacing="1" w:after="100" w:afterAutospacing="1"/>
        <w:rPr>
          <w:ins w:id="610" w:author="mbeckerle" w:date="2012-03-25T10:38:00Z"/>
          <w:rStyle w:val="Strong"/>
          <w:b w:val="0"/>
          <w:bCs w:val="0"/>
        </w:rPr>
      </w:pPr>
      <w:ins w:id="611" w:author="mbeckerle" w:date="2012-03-25T10:35:00Z">
        <w:r>
          <w:rPr>
            <w:rStyle w:val="Strong"/>
          </w:rPr>
          <w:t>[unionMemberSchema]</w:t>
        </w:r>
      </w:ins>
      <w:ins w:id="612" w:author="mbeckerle" w:date="2012-03-25T10:42:00Z">
        <w:r>
          <w:rPr>
            <w:rStyle w:val="FootnoteReference"/>
            <w:b/>
            <w:bCs/>
          </w:rPr>
          <w:footnoteReference w:id="6"/>
        </w:r>
      </w:ins>
      <w:ins w:id="614" w:author="mbeckerle" w:date="2012-03-25T10:35:00Z">
        <w:r>
          <w:rPr>
            <w:rStyle w:val="Strong"/>
          </w:rPr>
          <w:t xml:space="preserve"> </w:t>
        </w:r>
      </w:ins>
      <w:ins w:id="615" w:author="mbeckerle" w:date="2012-03-25T10:36:00Z">
        <w:r>
          <w:rPr>
            <w:rStyle w:val="Strong"/>
            <w:b w:val="0"/>
          </w:rPr>
          <w:t>Str</w:t>
        </w:r>
      </w:ins>
      <w:ins w:id="616" w:author="mbeckerle" w:date="2012-03-25T10:37:00Z">
        <w:r>
          <w:rPr>
            <w:rStyle w:val="Strong"/>
            <w:b w:val="0"/>
          </w:rPr>
          <w:t>ing. For simple element information items, this member contains an SCD reference to the member of the union that matched the value of the element. Empty if validation is not enabled. Empty if the element’s type is not a union.</w:t>
        </w:r>
      </w:ins>
    </w:p>
    <w:p w14:paraId="2044600A" w14:textId="1813ED2D" w:rsidR="004A1934" w:rsidRPr="004A1934" w:rsidRDefault="004A1934" w:rsidP="00225CB4">
      <w:pPr>
        <w:spacing w:before="100" w:beforeAutospacing="1" w:after="100" w:afterAutospacing="1"/>
        <w:ind w:left="360"/>
      </w:pPr>
      <w:ins w:id="617" w:author="mbeckerle" w:date="2012-03-25T10:39:00Z">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ins>
      <w:ins w:id="618" w:author="mbeckerle" w:date="2012-04-22T15:35:00Z">
        <w:r w:rsidR="00DE3E70">
          <w:t xml:space="preserve">in </w:t>
        </w:r>
      </w:ins>
      <w:ins w:id="619" w:author="mbeckerle" w:date="2012-03-25T10:39:00Z">
        <w:r w:rsidRPr="004A1934">
          <w:t xml:space="preserve">the augmented infoset which is built </w:t>
        </w:r>
        <w:r>
          <w:t>during</w:t>
        </w:r>
        <w:r w:rsidRPr="004A1934">
          <w:t xml:space="preserve"> the unparse operation </w:t>
        </w:r>
      </w:ins>
      <w:ins w:id="620" w:author="mbeckerle" w:date="2012-04-22T15:36:00Z">
        <w:r w:rsidR="00DE3E70" w:rsidRPr="00225CB4">
          <w:rPr>
            <w:b/>
          </w:rPr>
          <w:t>[valid]</w:t>
        </w:r>
        <w:r w:rsidR="00DE3E70">
          <w:t xml:space="preserve"> </w:t>
        </w:r>
        <w:commentRangeStart w:id="621"/>
        <w:r w:rsidR="00DE3E70">
          <w:t>will</w:t>
        </w:r>
      </w:ins>
      <w:commentRangeEnd w:id="621"/>
      <w:r w:rsidR="00765137">
        <w:rPr>
          <w:rStyle w:val="CommentReference"/>
        </w:rPr>
        <w:commentReference w:id="621"/>
      </w:r>
      <w:ins w:id="622" w:author="mbeckerle" w:date="2012-04-22T15:36:00Z">
        <w:r w:rsidR="00DE3E70">
          <w:t xml:space="preserve"> have a value, and </w:t>
        </w:r>
        <w:r w:rsidR="00DE3E70" w:rsidRPr="00225CB4">
          <w:rPr>
            <w:b/>
          </w:rPr>
          <w:t>[unionMemberSchema]</w:t>
        </w:r>
        <w:r w:rsidR="00DE3E70">
          <w:t xml:space="preserve"> may have a value.</w:t>
        </w:r>
      </w:ins>
      <w:del w:id="623" w:author="mbeckerle" w:date="2012-04-22T15:36:00Z">
        <w:r w:rsidR="000D4484" w:rsidDel="00DE3E70">
          <w:rPr>
            <w:rStyle w:val="CommentReference"/>
          </w:rPr>
          <w:commentReference w:id="624"/>
        </w:r>
      </w:del>
    </w:p>
    <w:p w14:paraId="7A252B62" w14:textId="77777777" w:rsidR="00DD650A" w:rsidRPr="005223F4" w:rsidRDefault="00C7430C">
      <w:pPr>
        <w:pStyle w:val="Heading2"/>
      </w:pPr>
      <w:bookmarkStart w:id="625" w:name="_Toc234993862"/>
      <w:bookmarkStart w:id="626" w:name="_Toc234993865"/>
      <w:bookmarkStart w:id="627" w:name="_Toc234993866"/>
      <w:bookmarkStart w:id="628" w:name="_Toc234993868"/>
      <w:bookmarkStart w:id="629" w:name="_Toc243112744"/>
      <w:bookmarkStart w:id="630" w:name="_Toc199516227"/>
      <w:bookmarkStart w:id="631" w:name="_Toc194983906"/>
      <w:bookmarkStart w:id="632" w:name="_Toc332724354"/>
      <w:bookmarkEnd w:id="625"/>
      <w:bookmarkEnd w:id="626"/>
      <w:bookmarkEnd w:id="627"/>
      <w:bookmarkEnd w:id="628"/>
      <w:r w:rsidRPr="005223F4">
        <w:t>"</w:t>
      </w:r>
      <w:r w:rsidR="00DD650A" w:rsidRPr="005223F4">
        <w:t>No Value''</w:t>
      </w:r>
      <w:bookmarkEnd w:id="629"/>
      <w:bookmarkEnd w:id="632"/>
    </w:p>
    <w:p w14:paraId="7EFE40F0" w14:textId="77777777" w:rsidR="00DD650A" w:rsidRPr="005223F4" w:rsidRDefault="00DD650A" w:rsidP="00DD650A">
      <w:pPr>
        <w:pStyle w:val="nobreak"/>
      </w:pPr>
      <w:r w:rsidRPr="005223F4">
        <w:t xml:space="preserve">Some members may sometimes have the value </w:t>
      </w:r>
      <w:r w:rsidRPr="005223F4">
        <w:rPr>
          <w:rStyle w:val="Strong"/>
          <w:i/>
          <w:iCs/>
        </w:rPr>
        <w:t>no value</w:t>
      </w:r>
      <w:r w:rsidRPr="005223F4">
        <w:t xml:space="preserve">, and it is said that such a member has no value. This value is distinct from all other values. In particular it is distinct from the empty string, the empty set, and the empty list, each of which simply has no members, and the special value </w:t>
      </w:r>
      <w:r w:rsidRPr="005223F4">
        <w:rPr>
          <w:rStyle w:val="Strong"/>
          <w:b w:val="0"/>
          <w:i/>
        </w:rPr>
        <w:t>nil</w:t>
      </w:r>
      <w:r w:rsidRPr="005223F4">
        <w:t>.</w:t>
      </w:r>
    </w:p>
    <w:p w14:paraId="7B0E3E94" w14:textId="77777777" w:rsidR="00127F16" w:rsidRPr="005223F4" w:rsidRDefault="00127F16">
      <w:pPr>
        <w:pStyle w:val="Heading2"/>
      </w:pPr>
      <w:bookmarkStart w:id="633" w:name="_Toc243112745"/>
      <w:bookmarkStart w:id="634" w:name="_Toc332724355"/>
      <w:r w:rsidRPr="005223F4">
        <w:t>DFDL Information Item Order</w:t>
      </w:r>
      <w:bookmarkEnd w:id="630"/>
      <w:bookmarkEnd w:id="633"/>
      <w:bookmarkEnd w:id="634"/>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pPr>
        <w:pStyle w:val="Heading2"/>
      </w:pPr>
      <w:bookmarkStart w:id="635" w:name="_Toc199516228"/>
      <w:bookmarkStart w:id="636" w:name="_Toc243112746"/>
      <w:bookmarkStart w:id="637" w:name="_Toc332724356"/>
      <w:r w:rsidRPr="005223F4">
        <w:t xml:space="preserve">DFDL Infoset </w:t>
      </w:r>
      <w:r w:rsidR="00D818C9" w:rsidRPr="005223F4">
        <w:t>Object model</w:t>
      </w:r>
      <w:bookmarkEnd w:id="631"/>
      <w:bookmarkEnd w:id="635"/>
      <w:bookmarkEnd w:id="636"/>
      <w:bookmarkEnd w:id="637"/>
    </w:p>
    <w:p w14:paraId="5B0DCDDB" w14:textId="77777777" w:rsidR="00D818C9" w:rsidRPr="005223F4" w:rsidRDefault="00D818C9" w:rsidP="00D818C9">
      <w:r w:rsidRPr="005223F4">
        <w:t>By way of illustration, the DFDL information set is presented below as an object model using a Unified Modeling Language (UML) class diagram, augmented using the Object Constraint Language (OCL) [http://www.omg.org/technology/documents/modeling_spec_catalog.htm].</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DC48B6" w:rsidP="00704888">
      <w:pPr>
        <w:keepNext/>
      </w:pPr>
      <w:r>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35pt;height:257.15pt">
            <v:imagedata r:id="rId16" o:title="dfdl_infoset"/>
          </v:shape>
        </w:pict>
      </w:r>
    </w:p>
    <w:p w14:paraId="7B2F47A7" w14:textId="77777777" w:rsidR="00F13BCF" w:rsidRPr="005223F4" w:rsidRDefault="00704888" w:rsidP="00704888">
      <w:pPr>
        <w:pStyle w:val="Caption"/>
      </w:pPr>
      <w:r w:rsidRPr="005223F4">
        <w:t xml:space="preserve">Figure </w:t>
      </w:r>
      <w:r w:rsidR="008356D4">
        <w:fldChar w:fldCharType="begin"/>
      </w:r>
      <w:r w:rsidR="008356D4">
        <w:instrText xml:space="preserve"> SEQ Figure \* ARABIC </w:instrText>
      </w:r>
      <w:r w:rsidR="008356D4">
        <w:fldChar w:fldCharType="separate"/>
      </w:r>
      <w:r w:rsidR="00D04199">
        <w:rPr>
          <w:noProof/>
        </w:rPr>
        <w:t>1</w:t>
      </w:r>
      <w:r w:rsidR="008356D4">
        <w:rPr>
          <w:noProof/>
        </w:rPr>
        <w:fldChar w:fldCharType="end"/>
      </w:r>
      <w:r w:rsidRPr="005223F4">
        <w:t xml:space="preserve"> DFDL Infoset Object Model</w:t>
      </w:r>
    </w:p>
    <w:p w14:paraId="5FDCD6E4" w14:textId="77777777" w:rsidR="00D818C9" w:rsidRPr="005223F4" w:rsidRDefault="00D818C9" w:rsidP="00D818C9"/>
    <w:p w14:paraId="362CC12B" w14:textId="77777777" w:rsidR="00F13BCF" w:rsidRPr="005223F4" w:rsidRDefault="00F13BCF">
      <w:pPr>
        <w:pStyle w:val="Heading2"/>
      </w:pPr>
      <w:bookmarkStart w:id="638" w:name="_Toc243112747"/>
      <w:bookmarkStart w:id="639" w:name="_Toc332724357"/>
      <w:r w:rsidRPr="005223F4">
        <w:t>DFDL Augmented Infoset</w:t>
      </w:r>
      <w:bookmarkEnd w:id="638"/>
      <w:bookmarkEnd w:id="639"/>
      <w:r w:rsidRPr="005223F4">
        <w:t xml:space="preserve"> </w:t>
      </w:r>
    </w:p>
    <w:p w14:paraId="61C65E52" w14:textId="7FAC5A48"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ins w:id="640" w:author="Steve Hanson" w:date="2012-08-06T11:36:00Z">
        <w:r w:rsidR="00765137">
          <w:rPr>
            <w:rFonts w:eastAsia="MS Mincho"/>
            <w:lang w:eastAsia="ja-JP" w:bidi="he-IL"/>
          </w:rPr>
          <w:t>,</w:t>
        </w:r>
      </w:ins>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_Ref255463832 \r \h </w:instrText>
      </w:r>
      <w:r w:rsidR="001A4D75" w:rsidRPr="005223F4">
        <w:rPr>
          <w:rFonts w:eastAsia="MS Mincho"/>
          <w:lang w:eastAsia="ja-JP" w:bidi="he-IL"/>
        </w:rPr>
      </w:r>
      <w:r w:rsidR="001A4D75" w:rsidRPr="005223F4">
        <w:rPr>
          <w:rFonts w:eastAsia="MS Mincho"/>
          <w:lang w:eastAsia="ja-JP" w:bidi="he-IL"/>
        </w:rPr>
        <w:fldChar w:fldCharType="separate"/>
      </w:r>
      <w:r w:rsidR="00D04199">
        <w:rPr>
          <w:rFonts w:eastAsia="MS Mincho"/>
          <w:cs/>
          <w:lang w:eastAsia="ja-JP" w:bidi="he-IL"/>
        </w:rPr>
        <w:t>‎</w:t>
      </w:r>
      <w:r w:rsidR="00D04199">
        <w:rPr>
          <w:rFonts w:eastAsia="MS Mincho"/>
          <w:lang w:eastAsia="ja-JP" w:bidi="he-IL"/>
        </w:rPr>
        <w:t>1</w:t>
      </w:r>
      <w:r w:rsidR="001A4D75" w:rsidRPr="005223F4">
        <w:rPr>
          <w:rFonts w:eastAsia="MS Mincho"/>
          <w:lang w:eastAsia="ja-JP" w:bidi="he-IL"/>
        </w:rPr>
        <w:fldChar w:fldCharType="end"/>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D04199">
        <w:rPr>
          <w:rFonts w:eastAsia="MS Mincho"/>
          <w:cs/>
          <w:lang w:eastAsia="ja-JP" w:bidi="he-IL"/>
        </w:rPr>
        <w:t>‎</w:t>
      </w:r>
      <w:r w:rsidR="00D04199">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D04199"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223F4">
        <w:rPr>
          <w:rFonts w:ascii="Tms Rmn" w:eastAsia="MS Mincho" w:hAnsi="Tms Rmn" w:cs="Tms Rmn"/>
          <w:color w:val="000000"/>
          <w:sz w:val="24"/>
          <w:lang w:eastAsia="ja-JP" w:bidi="he-IL"/>
        </w:rPr>
        <w:t xml:space="preserve"> </w:t>
      </w:r>
    </w:p>
    <w:p w14:paraId="0B8415CC" w14:textId="77777777" w:rsidR="00F13BCF" w:rsidRPr="005223F4" w:rsidRDefault="0028071C" w:rsidP="00D17AF9">
      <w:pPr>
        <w:rPr>
          <w:rFonts w:ascii="Tms Rmn" w:eastAsia="MS Mincho" w:hAnsi="Tms Rmn" w:cs="Tms Rmn"/>
          <w:color w:val="000000"/>
          <w:sz w:val="24"/>
          <w:lang w:eastAsia="ja-JP" w:bidi="he-IL"/>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5223F4">
        <w:rPr>
          <w:rFonts w:eastAsia="MS Mincho"/>
          <w:i/>
          <w:iCs/>
          <w:lang w:eastAsia="ja-JP" w:bidi="he-IL"/>
        </w:rPr>
        <w:t>potentially</w:t>
      </w:r>
      <w:r w:rsidR="00F13BCF" w:rsidRPr="005223F4">
        <w:rPr>
          <w:rFonts w:eastAsia="MS Mincho"/>
          <w:lang w:eastAsia="ja-JP" w:bidi="he-IL"/>
        </w:rPr>
        <w:t xml:space="preserve"> </w:t>
      </w:r>
      <w:r w:rsidR="00F13BCF" w:rsidRPr="005223F4">
        <w:rPr>
          <w:rFonts w:eastAsia="MS Mincho"/>
          <w:i/>
          <w:iCs/>
          <w:lang w:eastAsia="ja-JP" w:bidi="he-IL"/>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D04199">
        <w:rPr>
          <w:rFonts w:eastAsia="MS Mincho"/>
          <w:cs/>
          <w:lang w:eastAsia="ja-JP" w:bidi="he-IL"/>
        </w:rPr>
        <w:t>‎</w:t>
      </w:r>
      <w:r w:rsidR="00D04199">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D04199"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 required or optional element, and whether the element has a corresponding value in the augmented infoset.</w:t>
      </w:r>
      <w:r w:rsidR="00F13BCF" w:rsidRPr="005223F4">
        <w:rPr>
          <w:rFonts w:ascii="Tms Rmn" w:eastAsia="MS Mincho" w:hAnsi="Tms Rmn" w:cs="Tms Rmn"/>
          <w:color w:val="000000"/>
          <w:sz w:val="24"/>
          <w:lang w:eastAsia="ja-JP" w:bidi="he-IL"/>
        </w:rPr>
        <w:t xml:space="preserve"> </w:t>
      </w:r>
      <w:r w:rsidR="00F13BCF" w:rsidRPr="005223F4">
        <w:rPr>
          <w:rFonts w:eastAsia="MS Mincho"/>
          <w:lang w:eastAsia="ja-JP" w:bidi="he-IL"/>
        </w:rPr>
        <w:t xml:space="preserve"> </w:t>
      </w:r>
      <w:r w:rsidR="00F13BCF" w:rsidRPr="005223F4">
        <w:rPr>
          <w:rFonts w:ascii="Tms Rmn" w:eastAsia="MS Mincho" w:hAnsi="Tms Rmn" w:cs="Tms Rmn"/>
          <w:color w:val="000000"/>
          <w:sz w:val="24"/>
          <w:lang w:eastAsia="ja-JP" w:bidi="he-IL"/>
        </w:rPr>
        <w:t xml:space="preserve"> </w:t>
      </w:r>
    </w:p>
    <w:p w14:paraId="6544F113" w14:textId="77777777" w:rsidR="00F13BCF" w:rsidRPr="005223F4" w:rsidRDefault="00B4683A" w:rsidP="002C6D9B">
      <w:pPr>
        <w:rPr>
          <w:rFonts w:eastAsia="MS Mincho"/>
          <w:lang w:eastAsia="ja-JP" w:bidi="he-IL"/>
        </w:rPr>
      </w:pPr>
      <w:r w:rsidRPr="005223F4">
        <w:rPr>
          <w:rFonts w:eastAsia="MS Mincho"/>
          <w:lang w:eastAsia="ja-JP" w:bidi="he-IL"/>
        </w:rPr>
        <w:t>In expressions, the function dfdl:representationLength() can be called to determine the representation length of an item. If an element declaration is not potentially represented, then dfdl:representationLength() is 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5223F4">
        <w:rPr>
          <w:rFonts w:eastAsia="MS Mincho"/>
          <w:lang w:eastAsia="ja-JP" w:bidi="he-IL"/>
        </w:rPr>
        <w:t>a)</w:t>
      </w:r>
      <w:r w:rsidRPr="005223F4">
        <w:rPr>
          <w:rFonts w:ascii="Times New Roman" w:eastAsia="MS Mincho" w:hAnsi="Times New Roman"/>
          <w:sz w:val="16"/>
          <w:szCs w:val="16"/>
          <w:lang w:eastAsia="ja-JP" w:bidi="he-IL"/>
        </w:rPr>
        <w:t xml:space="preserve">       </w:t>
      </w:r>
      <w:r w:rsidRPr="005223F4">
        <w:rPr>
          <w:rFonts w:eastAsia="MS Mincho"/>
          <w:lang w:eastAsia="ja-JP" w:bidi="he-IL"/>
        </w:rPr>
        <w:t>If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223F4">
        <w:rPr>
          <w:rFonts w:ascii="Tms Rmn" w:eastAsia="MS Mincho" w:hAnsi="Tms Rmn" w:cs="Tms Rmn"/>
          <w:color w:val="000000"/>
          <w:sz w:val="24"/>
          <w:lang w:eastAsia="ja-JP" w:bidi="he-IL"/>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71A17B0E" w:rsidR="00F13BCF" w:rsidRPr="005223F4" w:rsidRDefault="00F13BCF" w:rsidP="002C6D9B">
      <w:pPr>
        <w:rPr>
          <w:rFonts w:eastAsia="MS Mincho"/>
          <w:lang w:eastAsia="ja-JP" w:bidi="he-IL"/>
        </w:rPr>
      </w:pPr>
      <w:r w:rsidRPr="005223F4">
        <w:rPr>
          <w:rFonts w:eastAsia="MS Mincho"/>
          <w:lang w:eastAsia="ja-JP" w:bidi="he-IL"/>
        </w:rPr>
        <w:t>b)</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the element declaration has no corresponding value in the augmented infoset, and the element declaration is for a </w:t>
      </w:r>
      <w:r w:rsidRPr="005223F4">
        <w:rPr>
          <w:rFonts w:eastAsia="MS Mincho"/>
          <w:i/>
          <w:iCs/>
          <w:lang w:eastAsia="ja-JP" w:bidi="he-IL"/>
        </w:rPr>
        <w:t xml:space="preserve">required </w:t>
      </w:r>
      <w:r w:rsidRPr="005223F4">
        <w:rPr>
          <w:rFonts w:eastAsia="MS Mincho"/>
          <w:lang w:eastAsia="ja-JP" w:bidi="he-IL"/>
        </w:rPr>
        <w:t xml:space="preserve">item, and it </w:t>
      </w:r>
      <w:r w:rsidRPr="005223F4">
        <w:rPr>
          <w:rFonts w:eastAsia="MS Mincho"/>
          <w:i/>
          <w:iCs/>
          <w:lang w:eastAsia="ja-JP" w:bidi="he-IL"/>
        </w:rPr>
        <w:t>has a default value specified</w:t>
      </w:r>
      <w:r w:rsidRPr="005223F4">
        <w:rPr>
          <w:rFonts w:eastAsia="MS Mincho"/>
          <w:lang w:eastAsia="ja-JP" w:bidi="he-IL"/>
        </w:rPr>
        <w:t xml:space="preserve">, then an element item having the default value is created in the augmented infoset. </w:t>
      </w:r>
    </w:p>
    <w:p w14:paraId="64D1CE79" w14:textId="1927778D" w:rsidR="00F13BCF" w:rsidRPr="005223F4" w:rsidRDefault="00F13BCF" w:rsidP="002C6D9B">
      <w:pPr>
        <w:rPr>
          <w:rFonts w:eastAsia="MS Mincho"/>
          <w:lang w:eastAsia="ja-JP" w:bidi="he-IL"/>
        </w:rPr>
      </w:pPr>
      <w:r w:rsidRPr="005223F4">
        <w:rPr>
          <w:rFonts w:eastAsia="MS Mincho"/>
          <w:lang w:eastAsia="ja-JP" w:bidi="he-IL"/>
        </w:rPr>
        <w:t>c)</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any </w:t>
      </w:r>
      <w:del w:id="641" w:author="mbeckerle" w:date="2012-04-23T03:07:00Z">
        <w:r w:rsidRPr="005223F4" w:rsidDel="00CE0814">
          <w:rPr>
            <w:rFonts w:eastAsia="MS Mincho"/>
            <w:lang w:eastAsia="ja-JP" w:bidi="he-IL"/>
          </w:rPr>
          <w:delText xml:space="preserve">infoset </w:delText>
        </w:r>
      </w:del>
      <w:ins w:id="642" w:author="mbeckerle" w:date="2012-04-23T03:07:00Z">
        <w:r w:rsidR="00CE0814">
          <w:rPr>
            <w:rFonts w:eastAsia="MS Mincho"/>
            <w:lang w:eastAsia="ja-JP" w:bidi="he-IL"/>
          </w:rPr>
          <w:t>I</w:t>
        </w:r>
        <w:r w:rsidR="00CE0814" w:rsidRPr="005223F4">
          <w:rPr>
            <w:rFonts w:eastAsia="MS Mincho"/>
            <w:lang w:eastAsia="ja-JP" w:bidi="he-IL"/>
          </w:rPr>
          <w:t xml:space="preserve">nfoset </w:t>
        </w:r>
      </w:ins>
      <w:r w:rsidRPr="005223F4">
        <w:rPr>
          <w:rFonts w:eastAsia="MS Mincho"/>
          <w:lang w:eastAsia="ja-JP" w:bidi="he-IL"/>
        </w:rPr>
        <w:t xml:space="preserve">item’s value is requested recursively as a part of (a) above and (a) does not apply, and the corresponding value is not present, and (b) does not apply then it is a processing error. </w:t>
      </w:r>
    </w:p>
    <w:p w14:paraId="5FEAED38" w14:textId="77777777"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item,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D977AA">
      <w:pPr>
        <w:pStyle w:val="Heading1"/>
      </w:pPr>
      <w:bookmarkStart w:id="643" w:name="_Toc322911520"/>
      <w:bookmarkStart w:id="644" w:name="_Toc322912059"/>
      <w:bookmarkStart w:id="645" w:name="_Toc322911521"/>
      <w:bookmarkStart w:id="646" w:name="_Toc322912060"/>
      <w:bookmarkStart w:id="647" w:name="_Toc199516229"/>
      <w:bookmarkStart w:id="648" w:name="_Toc194983907"/>
      <w:bookmarkStart w:id="649" w:name="_Toc243112748"/>
      <w:bookmarkStart w:id="650" w:name="_Toc332724358"/>
      <w:bookmarkEnd w:id="643"/>
      <w:bookmarkEnd w:id="644"/>
      <w:bookmarkEnd w:id="645"/>
      <w:bookmarkEnd w:id="646"/>
      <w:r w:rsidRPr="005223F4">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538"/>
      <w:bookmarkEnd w:id="539"/>
      <w:bookmarkEnd w:id="647"/>
      <w:bookmarkEnd w:id="648"/>
      <w:bookmarkEnd w:id="649"/>
      <w:bookmarkEnd w:id="650"/>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77777777" w:rsidR="00BD7A0C" w:rsidRPr="005223F4" w:rsidRDefault="00BD7A0C" w:rsidP="004A78E3">
      <w:r w:rsidRPr="005223F4">
        <w:object w:dxaOrig="8101" w:dyaOrig="7949" w14:anchorId="60E876E5">
          <v:shape id="_x0000_i1028" type="#_x0000_t75" style="width:405.55pt;height:397.7pt" o:ole="">
            <v:imagedata r:id="rId17" o:title=""/>
          </v:shape>
          <o:OLEObject Type="Embed" ProgID="MSPhotoEd.3" ShapeID="_x0000_i1028" DrawAspect="Content" ObjectID="_1406465897" r:id="rId18"/>
        </w:object>
      </w:r>
    </w:p>
    <w:p w14:paraId="4017105B" w14:textId="77777777" w:rsidR="00605BA2" w:rsidRPr="005223F4" w:rsidRDefault="00605BA2" w:rsidP="00605BA2">
      <w:pPr>
        <w:pStyle w:val="Caption"/>
      </w:pPr>
      <w:r w:rsidRPr="005223F4">
        <w:t xml:space="preserve">Figure </w:t>
      </w:r>
      <w:r w:rsidR="008356D4">
        <w:fldChar w:fldCharType="begin"/>
      </w:r>
      <w:r w:rsidR="008356D4">
        <w:instrText xml:space="preserve"> SEQ Figure \* ARABIC </w:instrText>
      </w:r>
      <w:r w:rsidR="008356D4">
        <w:fldChar w:fldCharType="separate"/>
      </w:r>
      <w:r w:rsidR="00D04199">
        <w:rPr>
          <w:noProof/>
        </w:rPr>
        <w:t>2</w:t>
      </w:r>
      <w:r w:rsidR="008356D4">
        <w:rPr>
          <w:noProof/>
        </w:rPr>
        <w:fldChar w:fldCharType="end"/>
      </w:r>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77777777" w:rsidR="00BD649E" w:rsidRPr="005223F4" w:rsidRDefault="00DC48B6" w:rsidP="00BD649E">
      <w:pPr>
        <w:pStyle w:val="Caption"/>
      </w:pPr>
      <w:r>
        <w:pict w14:anchorId="51261A43">
          <v:shape id="_x0000_i1029" type="#_x0000_t75" style="width:494.2pt;height:370.8pt">
            <v:imagedata r:id="rId19" o:title=""/>
          </v:shape>
        </w:pict>
      </w:r>
    </w:p>
    <w:p w14:paraId="7D27EDA5" w14:textId="77777777" w:rsidR="00605BA2" w:rsidRPr="005223F4" w:rsidRDefault="00605BA2" w:rsidP="00605BA2">
      <w:pPr>
        <w:pStyle w:val="Caption"/>
      </w:pPr>
      <w:r w:rsidRPr="005223F4">
        <w:t xml:space="preserve">Figure </w:t>
      </w:r>
      <w:r w:rsidR="008356D4">
        <w:fldChar w:fldCharType="begin"/>
      </w:r>
      <w:r w:rsidR="008356D4">
        <w:instrText xml:space="preserve"> SEQ Figure \* ARABIC </w:instrText>
      </w:r>
      <w:r w:rsidR="008356D4">
        <w:fldChar w:fldCharType="separate"/>
      </w:r>
      <w:r w:rsidR="00D04199">
        <w:rPr>
          <w:noProof/>
        </w:rPr>
        <w:t>3</w:t>
      </w:r>
      <w:r w:rsidR="008356D4">
        <w:rPr>
          <w:noProof/>
        </w:rPr>
        <w:fldChar w:fldCharType="end"/>
      </w:r>
      <w:r w:rsidRPr="005223F4">
        <w:t xml:space="preserve"> DFDL simple types</w:t>
      </w:r>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5223F4" w:rsidRDefault="00551750" w:rsidP="00A42B76">
      <w:pPr>
        <w:ind w:left="720"/>
      </w:pPr>
      <w:r w:rsidRPr="005223F4">
        <w:t xml:space="preserve">String – In DFDL a string can contain any character codes. None are reserved. (Including the character with character code </w:t>
      </w:r>
      <w:r w:rsidR="00A42B76" w:rsidRPr="005223F4">
        <w:t>U+000</w:t>
      </w:r>
      <w:r w:rsidRPr="005223F4">
        <w:t xml:space="preserve">0, which is not </w:t>
      </w:r>
      <w:r w:rsidR="00A42B76" w:rsidRPr="005223F4">
        <w:t>permitted in</w:t>
      </w:r>
      <w:r w:rsidRPr="005223F4">
        <w:t xml:space="preserve"> XML documents.</w:t>
      </w:r>
      <w:r w:rsidR="00ED4EA6" w:rsidRPr="005223F4">
        <w:t>)</w:t>
      </w:r>
    </w:p>
    <w:p w14:paraId="4EEE48C3" w14:textId="77777777" w:rsidR="00F232CC" w:rsidRPr="005223F4" w:rsidRDefault="00F232CC" w:rsidP="00D53D64">
      <w:r w:rsidRPr="005223F4">
        <w:t xml:space="preserve">Each object defined by a class in the above UML is called a </w:t>
      </w:r>
      <w:r w:rsidRPr="005223F4">
        <w:rPr>
          <w:i/>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7777777"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pPr>
        <w:pStyle w:val="Heading2"/>
      </w:pPr>
      <w:bookmarkStart w:id="651" w:name="_Toc99787969"/>
      <w:bookmarkStart w:id="652" w:name="_Toc99956882"/>
      <w:bookmarkStart w:id="653" w:name="_Toc177399028"/>
      <w:bookmarkStart w:id="654" w:name="_Toc175057315"/>
      <w:bookmarkStart w:id="655" w:name="_Toc199516230"/>
      <w:bookmarkStart w:id="656" w:name="_Toc194983908"/>
      <w:bookmarkStart w:id="657" w:name="_Toc243112749"/>
      <w:bookmarkStart w:id="658" w:name="_Ref273529945"/>
      <w:bookmarkStart w:id="659" w:name="_Ref273529953"/>
      <w:bookmarkStart w:id="660" w:name="_Ref274647262"/>
      <w:bookmarkStart w:id="661" w:name="_Ref274647268"/>
      <w:bookmarkStart w:id="662" w:name="_Toc332724359"/>
      <w:r w:rsidRPr="005223F4">
        <w:t>DFDL Subset of XML Schema</w:t>
      </w:r>
      <w:bookmarkEnd w:id="651"/>
      <w:bookmarkEnd w:id="652"/>
      <w:bookmarkEnd w:id="653"/>
      <w:bookmarkEnd w:id="654"/>
      <w:bookmarkEnd w:id="655"/>
      <w:bookmarkEnd w:id="656"/>
      <w:bookmarkEnd w:id="657"/>
      <w:bookmarkEnd w:id="658"/>
      <w:bookmarkEnd w:id="659"/>
      <w:bookmarkEnd w:id="660"/>
      <w:bookmarkEnd w:id="661"/>
      <w:bookmarkEnd w:id="662"/>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77777777" w:rsidR="005F2FCC" w:rsidRPr="005223F4" w:rsidRDefault="005D3FB2" w:rsidP="005F2FCC">
      <w:pPr>
        <w:numPr>
          <w:ilvl w:val="0"/>
          <w:numId w:val="12"/>
        </w:numPr>
      </w:pPr>
      <w:r w:rsidRPr="005223F4">
        <w:t>Local</w:t>
      </w:r>
      <w:r w:rsidR="005F2FCC" w:rsidRPr="005223F4">
        <w:t xml:space="preserve"> element declarations with dimensionality via </w:t>
      </w:r>
      <w:r w:rsidR="001359BA" w:rsidRPr="005223F4">
        <w:t>xs:maxOccurs</w:t>
      </w:r>
      <w:r w:rsidR="005F2FCC" w:rsidRPr="005223F4">
        <w:t xml:space="preserve"> and </w:t>
      </w:r>
      <w:r w:rsidR="0015012F" w:rsidRPr="005223F4">
        <w:t>xs:minOccurs</w:t>
      </w:r>
      <w:r w:rsidR="005F2FCC" w:rsidRPr="005223F4">
        <w:t>.</w:t>
      </w:r>
    </w:p>
    <w:p w14:paraId="221628E8" w14:textId="77777777" w:rsidR="004C45C0" w:rsidRPr="005223F4" w:rsidRDefault="00E13171" w:rsidP="005F2FCC">
      <w:pPr>
        <w:numPr>
          <w:ilvl w:val="0"/>
          <w:numId w:val="12"/>
        </w:numPr>
      </w:pPr>
      <w:r w:rsidRPr="005223F4">
        <w:t>G</w:t>
      </w:r>
      <w:r w:rsidR="004C45C0" w:rsidRPr="005223F4">
        <w:t>lobal element declarations</w:t>
      </w:r>
    </w:p>
    <w:p w14:paraId="472C0EAB" w14:textId="77777777" w:rsidR="003E39ED" w:rsidRPr="005223F4" w:rsidRDefault="00E13171" w:rsidP="003E39ED">
      <w:pPr>
        <w:numPr>
          <w:ilvl w:val="0"/>
          <w:numId w:val="12"/>
        </w:numPr>
      </w:pPr>
      <w:r w:rsidRPr="005223F4">
        <w:t>C</w:t>
      </w:r>
      <w:r w:rsidR="003E39ED" w:rsidRPr="005223F4">
        <w:t>omplexType definitions</w:t>
      </w:r>
      <w:r w:rsidR="00D45A10" w:rsidRPr="005223F4">
        <w:t xml:space="preserve"> with empty or element-only content</w:t>
      </w:r>
    </w:p>
    <w:p w14:paraId="003B8D6B" w14:textId="77777777" w:rsidR="005F2FCC" w:rsidRPr="005223F4" w:rsidRDefault="005F2FCC" w:rsidP="005F2FCC">
      <w:pPr>
        <w:numPr>
          <w:ilvl w:val="0"/>
          <w:numId w:val="12"/>
        </w:numPr>
      </w:pPr>
      <w:r w:rsidRPr="005223F4">
        <w:t>DFDL appinfo annotations describing the data format</w:t>
      </w:r>
    </w:p>
    <w:p w14:paraId="07ACE671" w14:textId="77777777" w:rsidR="005F2FCC" w:rsidRPr="005223F4" w:rsidRDefault="005F2FCC" w:rsidP="008D7F1F">
      <w:pPr>
        <w:numPr>
          <w:ilvl w:val="0"/>
          <w:numId w:val="12"/>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E13092">
      <w:pPr>
        <w:numPr>
          <w:ilvl w:val="0"/>
          <w:numId w:val="12"/>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8C1AD1">
      <w:pPr>
        <w:numPr>
          <w:ilvl w:val="0"/>
          <w:numId w:val="12"/>
        </w:numPr>
      </w:pPr>
      <w:r w:rsidRPr="005223F4">
        <w:t>F</w:t>
      </w:r>
      <w:r w:rsidR="001C5D58" w:rsidRPr="005223F4">
        <w:t>ixed</w:t>
      </w:r>
      <w:r w:rsidR="002A7A85" w:rsidRPr="005223F4">
        <w:t xml:space="preserve"> values</w:t>
      </w:r>
    </w:p>
    <w:p w14:paraId="726BC12E" w14:textId="77777777" w:rsidR="002A7A85" w:rsidRPr="005223F4" w:rsidRDefault="00E13171" w:rsidP="002A7A85">
      <w:pPr>
        <w:numPr>
          <w:ilvl w:val="0"/>
          <w:numId w:val="12"/>
        </w:numPr>
      </w:pPr>
      <w:r w:rsidRPr="005223F4">
        <w:t>D</w:t>
      </w:r>
      <w:r w:rsidR="002A7A85" w:rsidRPr="005223F4">
        <w:t>efault values</w:t>
      </w:r>
    </w:p>
    <w:p w14:paraId="2ADEFAAF" w14:textId="77777777" w:rsidR="005F2FCC" w:rsidRPr="005223F4" w:rsidRDefault="005F2FCC" w:rsidP="005F2FCC">
      <w:pPr>
        <w:numPr>
          <w:ilvl w:val="0"/>
          <w:numId w:val="12"/>
        </w:numPr>
      </w:pPr>
      <w:r w:rsidRPr="005223F4">
        <w:t xml:space="preserve">'sequence' </w:t>
      </w:r>
      <w:r w:rsidR="002A7A85" w:rsidRPr="005223F4">
        <w:t xml:space="preserve">model </w:t>
      </w:r>
      <w:r w:rsidRPr="005223F4">
        <w:t>groups</w:t>
      </w:r>
      <w:r w:rsidR="004C45C0" w:rsidRPr="005223F4">
        <w:t xml:space="preserve"> </w:t>
      </w:r>
      <w:r w:rsidR="002776C2" w:rsidRPr="005223F4">
        <w:t>(</w:t>
      </w:r>
      <w:r w:rsidR="00B4683A" w:rsidRPr="005223F4">
        <w:t xml:space="preserve">without </w:t>
      </w:r>
      <w:r w:rsidR="0015012F" w:rsidRPr="005223F4">
        <w:t>xs:minOccurs</w:t>
      </w:r>
      <w:r w:rsidR="00B4683A" w:rsidRPr="005223F4">
        <w:t xml:space="preserve"> and </w:t>
      </w:r>
      <w:r w:rsidR="001359BA" w:rsidRPr="005223F4">
        <w:t>xs:maxOccurs</w:t>
      </w:r>
      <w:r w:rsidR="002776C2" w:rsidRPr="005223F4">
        <w:t>)</w:t>
      </w:r>
    </w:p>
    <w:p w14:paraId="4743DC46" w14:textId="77777777" w:rsidR="005F2FCC" w:rsidRPr="005223F4" w:rsidRDefault="005F2FCC" w:rsidP="005F2FCC">
      <w:pPr>
        <w:numPr>
          <w:ilvl w:val="0"/>
          <w:numId w:val="12"/>
        </w:numPr>
      </w:pPr>
      <w:r w:rsidRPr="005223F4">
        <w:t xml:space="preserve">'choice' </w:t>
      </w:r>
      <w:r w:rsidR="002A7A85" w:rsidRPr="005223F4">
        <w:t xml:space="preserve">model </w:t>
      </w:r>
      <w:r w:rsidRPr="005223F4">
        <w:t>groups</w:t>
      </w:r>
      <w:r w:rsidR="002776C2" w:rsidRPr="005223F4">
        <w:t xml:space="preserve"> (</w:t>
      </w:r>
      <w:r w:rsidR="00B4683A" w:rsidRPr="005223F4">
        <w:t xml:space="preserve">without </w:t>
      </w:r>
      <w:r w:rsidR="0015012F" w:rsidRPr="005223F4">
        <w:t>xs:minOccurs</w:t>
      </w:r>
      <w:r w:rsidR="00B4683A" w:rsidRPr="005223F4">
        <w:t xml:space="preserve"> and </w:t>
      </w:r>
      <w:r w:rsidR="001359BA" w:rsidRPr="005223F4">
        <w:t>xs:maxOccurs</w:t>
      </w:r>
      <w:r w:rsidR="002776C2" w:rsidRPr="005223F4">
        <w:t>)</w:t>
      </w:r>
    </w:p>
    <w:p w14:paraId="116634F6" w14:textId="77777777" w:rsidR="004C45C0" w:rsidRPr="005223F4" w:rsidRDefault="00E13171" w:rsidP="004C45C0">
      <w:pPr>
        <w:numPr>
          <w:ilvl w:val="0"/>
          <w:numId w:val="12"/>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5F2FCC">
      <w:pPr>
        <w:numPr>
          <w:ilvl w:val="0"/>
          <w:numId w:val="12"/>
        </w:numPr>
      </w:pPr>
      <w:r w:rsidRPr="005223F4">
        <w:t>Reusable Groups: named model group</w:t>
      </w:r>
      <w:r w:rsidR="00510C0F" w:rsidRPr="005223F4">
        <w:t xml:space="preserve"> definitions</w:t>
      </w:r>
      <w:r w:rsidR="00B90BB4" w:rsidRPr="005223F4">
        <w:t xml:space="preserve"> can only contain one model group</w:t>
      </w:r>
    </w:p>
    <w:p w14:paraId="41BB4DEF" w14:textId="77777777" w:rsidR="005F2FCC" w:rsidRPr="005223F4" w:rsidRDefault="005F2FCC" w:rsidP="00DE5101">
      <w:pPr>
        <w:numPr>
          <w:ilvl w:val="0"/>
          <w:numId w:val="12"/>
        </w:numPr>
      </w:pPr>
      <w:r w:rsidRPr="005223F4">
        <w:t>Element references</w:t>
      </w:r>
      <w:r w:rsidR="00DE5101" w:rsidRPr="005223F4">
        <w:t xml:space="preserve"> with dimensionality via </w:t>
      </w:r>
      <w:r w:rsidR="001359BA" w:rsidRPr="005223F4">
        <w:t>xs:maxOccurs</w:t>
      </w:r>
      <w:r w:rsidR="00DE5101" w:rsidRPr="005223F4">
        <w:t xml:space="preserve"> and </w:t>
      </w:r>
      <w:r w:rsidR="0015012F" w:rsidRPr="005223F4">
        <w:t>xs:minOccurs</w:t>
      </w:r>
      <w:r w:rsidR="00DE5101" w:rsidRPr="005223F4">
        <w:t>.</w:t>
      </w:r>
    </w:p>
    <w:p w14:paraId="49A99D38" w14:textId="77777777" w:rsidR="004C45C0" w:rsidRPr="005223F4" w:rsidRDefault="004C45C0" w:rsidP="005F2FCC">
      <w:pPr>
        <w:numPr>
          <w:ilvl w:val="0"/>
          <w:numId w:val="12"/>
        </w:numPr>
      </w:pPr>
      <w:r w:rsidRPr="005223F4">
        <w:t>Group references</w:t>
      </w:r>
      <w:r w:rsidR="00DE5101" w:rsidRPr="005223F4">
        <w:t xml:space="preserve"> without dimensionality</w:t>
      </w:r>
    </w:p>
    <w:p w14:paraId="0B014D8E" w14:textId="77777777" w:rsidR="00661F76" w:rsidRPr="005223F4" w:rsidRDefault="00966FCB" w:rsidP="00661F76">
      <w:pPr>
        <w:numPr>
          <w:ilvl w:val="0"/>
          <w:numId w:val="12"/>
        </w:numPr>
      </w:pPr>
      <w:r w:rsidRPr="005223F4">
        <w:t xml:space="preserve">xs:nillable="true" </w:t>
      </w:r>
      <w:commentRangeStart w:id="663"/>
      <w:del w:id="664" w:author="mbeckerle" w:date="2012-03-25T11:44:00Z">
        <w:r w:rsidRPr="005223F4" w:rsidDel="000A33CF">
          <w:delText>only on elements of simple type.</w:delText>
        </w:r>
        <w:commentRangeEnd w:id="663"/>
        <w:r w:rsidR="00F12886" w:rsidDel="000A33CF">
          <w:rPr>
            <w:rStyle w:val="CommentReference"/>
          </w:rPr>
          <w:commentReference w:id="663"/>
        </w:r>
      </w:del>
    </w:p>
    <w:p w14:paraId="4C08FCC1" w14:textId="77777777" w:rsidR="000211A8" w:rsidRPr="005223F4" w:rsidRDefault="000211A8" w:rsidP="000211A8">
      <w:pPr>
        <w:numPr>
          <w:ilvl w:val="0"/>
          <w:numId w:val="12"/>
        </w:numPr>
      </w:pPr>
      <w:r w:rsidRPr="005223F4">
        <w:t>Appinfo annotations for sources other than DFDL are permitted and ignored</w:t>
      </w:r>
    </w:p>
    <w:p w14:paraId="0FD54C7C" w14:textId="77777777" w:rsidR="00E75805" w:rsidRPr="005223F4" w:rsidRDefault="00E75805" w:rsidP="000211A8">
      <w:pPr>
        <w:numPr>
          <w:ilvl w:val="0"/>
          <w:numId w:val="12"/>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7"/>
      </w:r>
    </w:p>
    <w:p w14:paraId="04E3F8C2" w14:textId="77777777" w:rsidR="00BA7430" w:rsidRPr="005223F4" w:rsidRDefault="00DA2821" w:rsidP="000211A8">
      <w:pPr>
        <w:numPr>
          <w:ilvl w:val="0"/>
          <w:numId w:val="12"/>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8"/>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5223F4" w:rsidRDefault="005F2FCC" w:rsidP="00DE5101">
      <w:pPr>
        <w:numPr>
          <w:ilvl w:val="0"/>
          <w:numId w:val="11"/>
        </w:numPr>
        <w:rPr>
          <w:i/>
        </w:rPr>
      </w:pPr>
      <w:r w:rsidRPr="005223F4">
        <w:t>Attribute declarations</w:t>
      </w:r>
      <w:r w:rsidR="00DE5101" w:rsidRPr="005223F4">
        <w:t xml:space="preserve"> (local or global)</w:t>
      </w:r>
    </w:p>
    <w:p w14:paraId="2141E30A" w14:textId="77777777" w:rsidR="00DE5101" w:rsidRPr="005223F4" w:rsidRDefault="00DE5101" w:rsidP="00DE5101">
      <w:pPr>
        <w:numPr>
          <w:ilvl w:val="0"/>
          <w:numId w:val="11"/>
        </w:numPr>
        <w:rPr>
          <w:i/>
        </w:rPr>
      </w:pPr>
      <w:r w:rsidRPr="005223F4">
        <w:t>Attribute references</w:t>
      </w:r>
    </w:p>
    <w:p w14:paraId="77AFA7B5" w14:textId="77777777" w:rsidR="00DE5101" w:rsidRPr="005223F4" w:rsidRDefault="00DE5101" w:rsidP="00DE5101">
      <w:pPr>
        <w:numPr>
          <w:ilvl w:val="0"/>
          <w:numId w:val="11"/>
        </w:numPr>
        <w:rPr>
          <w:i/>
        </w:rPr>
      </w:pPr>
      <w:r w:rsidRPr="005223F4">
        <w:t>Attribute group</w:t>
      </w:r>
      <w:r w:rsidR="001F73AA" w:rsidRPr="005223F4">
        <w:t xml:space="preserve"> definitions</w:t>
      </w:r>
    </w:p>
    <w:p w14:paraId="28C1C9FC" w14:textId="121076AB" w:rsidR="005F2FCC" w:rsidRPr="005223F4" w:rsidRDefault="00F12886" w:rsidP="00DE5101">
      <w:pPr>
        <w:numPr>
          <w:ilvl w:val="0"/>
          <w:numId w:val="11"/>
        </w:numPr>
      </w:pPr>
      <w:r w:rsidRPr="005223F4">
        <w:t>C</w:t>
      </w:r>
      <w:r w:rsidR="00DE5101" w:rsidRPr="005223F4">
        <w:t>omplex</w:t>
      </w:r>
      <w:ins w:id="665" w:author="Steve Hanson" w:date="2012-02-23T14:21:00Z">
        <w:r>
          <w:t xml:space="preserve"> </w:t>
        </w:r>
      </w:ins>
      <w:ins w:id="666" w:author="Steve Hanson" w:date="2012-08-06T11:36:00Z">
        <w:r w:rsidR="00765137">
          <w:t>t</w:t>
        </w:r>
      </w:ins>
      <w:del w:id="667" w:author="Steve Hanson" w:date="2012-02-23T14:21:00Z">
        <w:r w:rsidR="00DE5101" w:rsidRPr="005223F4" w:rsidDel="00F12886">
          <w:delText>T</w:delText>
        </w:r>
      </w:del>
      <w:r w:rsidR="00DE5101" w:rsidRPr="005223F4">
        <w:t xml:space="preserve">ype </w:t>
      </w:r>
      <w:r w:rsidR="005F2FCC" w:rsidRPr="005223F4">
        <w:t>derivations</w:t>
      </w:r>
      <w:r w:rsidR="001C6B72" w:rsidRPr="005223F4">
        <w:t xml:space="preserve"> where the base type is not </w:t>
      </w:r>
      <w:ins w:id="668" w:author="Steve Hanson" w:date="2012-02-23T14:22:00Z">
        <w:r>
          <w:t>xs:a</w:t>
        </w:r>
      </w:ins>
      <w:r w:rsidR="001C6B72" w:rsidRPr="005223F4">
        <w:t>nyType.</w:t>
      </w:r>
    </w:p>
    <w:p w14:paraId="2D6E8C82" w14:textId="08558D4B" w:rsidR="009A0FC6" w:rsidRPr="005223F4" w:rsidRDefault="00765137" w:rsidP="00DE5101">
      <w:pPr>
        <w:numPr>
          <w:ilvl w:val="0"/>
          <w:numId w:val="11"/>
        </w:numPr>
      </w:pPr>
      <w:ins w:id="669" w:author="Steve Hanson" w:date="2012-08-06T11:37:00Z">
        <w:r>
          <w:t>C</w:t>
        </w:r>
      </w:ins>
      <w:del w:id="670" w:author="Steve Hanson" w:date="2012-08-06T11:37:00Z">
        <w:r w:rsidR="009A0FC6" w:rsidRPr="005223F4" w:rsidDel="00765137">
          <w:delText>c</w:delText>
        </w:r>
      </w:del>
      <w:r w:rsidR="009A0FC6" w:rsidRPr="005223F4">
        <w:t>omplex types having mixed content or simple content</w:t>
      </w:r>
    </w:p>
    <w:p w14:paraId="05112767" w14:textId="77777777" w:rsidR="00DE5101" w:rsidRPr="005223F4" w:rsidRDefault="00E75805" w:rsidP="00E75805">
      <w:pPr>
        <w:numPr>
          <w:ilvl w:val="0"/>
          <w:numId w:val="11"/>
        </w:numPr>
      </w:pPr>
      <w:r w:rsidRPr="005223F4">
        <w:t>L</w:t>
      </w:r>
      <w:r w:rsidR="005F2FCC" w:rsidRPr="005223F4">
        <w:t>ist simple types</w:t>
      </w:r>
    </w:p>
    <w:p w14:paraId="7E215B87" w14:textId="77777777" w:rsidR="002776C2" w:rsidRPr="005223F4" w:rsidRDefault="002776C2" w:rsidP="00E75805">
      <w:pPr>
        <w:numPr>
          <w:ilvl w:val="0"/>
          <w:numId w:val="11"/>
        </w:numPr>
      </w:pPr>
      <w:r w:rsidRPr="005223F4">
        <w:t>Union simple types where the member types are not derived from the same simple type.</w:t>
      </w:r>
    </w:p>
    <w:p w14:paraId="60C14453" w14:textId="77777777" w:rsidR="005F2FCC" w:rsidRPr="005223F4" w:rsidRDefault="005F2FCC" w:rsidP="00400E16">
      <w:pPr>
        <w:numPr>
          <w:ilvl w:val="0"/>
          <w:numId w:val="11"/>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77777777" w:rsidR="00FA1B43" w:rsidRPr="005223F4" w:rsidRDefault="001359BA" w:rsidP="005F2FCC">
      <w:pPr>
        <w:numPr>
          <w:ilvl w:val="0"/>
          <w:numId w:val="11"/>
        </w:numPr>
      </w:pPr>
      <w:r w:rsidRPr="005223F4">
        <w:t>xs:maxOccurs</w:t>
      </w:r>
      <w:r w:rsidR="00FA1B43" w:rsidRPr="005223F4">
        <w:t xml:space="preserve"> and </w:t>
      </w:r>
      <w:r w:rsidR="0015012F" w:rsidRPr="005223F4">
        <w:t>xs:minOccurs</w:t>
      </w:r>
      <w:r w:rsidR="00FA1B43" w:rsidRPr="005223F4">
        <w:t xml:space="preserve"> on model groups</w:t>
      </w:r>
    </w:p>
    <w:p w14:paraId="19AEADFB" w14:textId="77777777" w:rsidR="00FC2CDF" w:rsidRPr="005223F4" w:rsidRDefault="0015012F" w:rsidP="005F2FCC">
      <w:pPr>
        <w:numPr>
          <w:ilvl w:val="0"/>
          <w:numId w:val="11"/>
        </w:numPr>
      </w:pPr>
      <w:r w:rsidRPr="005223F4">
        <w:rPr>
          <w:rFonts w:eastAsia="MS Mincho" w:cs="Arial"/>
          <w:color w:val="000000"/>
          <w:lang w:eastAsia="ja-JP"/>
        </w:rPr>
        <w:t>xs:minOccurs</w:t>
      </w:r>
      <w:r w:rsidR="00FC2CDF" w:rsidRPr="005223F4">
        <w:rPr>
          <w:rFonts w:eastAsia="MS Mincho" w:cs="Arial"/>
          <w:color w:val="000000"/>
          <w:lang w:eastAsia="ja-JP"/>
        </w:rPr>
        <w:t xml:space="preserve"> = 0</w:t>
      </w:r>
      <w:r w:rsidR="00FC2CDF" w:rsidRPr="005223F4">
        <w:rPr>
          <w:rFonts w:ascii="Helv" w:eastAsia="MS Mincho" w:hAnsi="Helv" w:cs="Helv"/>
          <w:color w:val="000000"/>
          <w:lang w:eastAsia="ja-JP"/>
        </w:rPr>
        <w:t xml:space="preserve"> on branches of xs:choice model groups</w:t>
      </w:r>
    </w:p>
    <w:p w14:paraId="5D5526F6" w14:textId="77777777" w:rsidR="005F2FCC" w:rsidRPr="005223F4" w:rsidRDefault="005F2FCC" w:rsidP="00DE5101">
      <w:pPr>
        <w:numPr>
          <w:ilvl w:val="0"/>
          <w:numId w:val="11"/>
        </w:numPr>
        <w:rPr>
          <w:i/>
          <w:iCs/>
        </w:rPr>
      </w:pPr>
      <w:r w:rsidRPr="005223F4">
        <w:t xml:space="preserve">Identity Constraints </w:t>
      </w:r>
    </w:p>
    <w:p w14:paraId="26C48EB9" w14:textId="77777777" w:rsidR="005F2FCC" w:rsidRPr="005223F4" w:rsidRDefault="005F2FCC" w:rsidP="005F2FCC">
      <w:pPr>
        <w:numPr>
          <w:ilvl w:val="0"/>
          <w:numId w:val="11"/>
        </w:numPr>
      </w:pPr>
      <w:r w:rsidRPr="005223F4">
        <w:t xml:space="preserve">Substitution Groups </w:t>
      </w:r>
    </w:p>
    <w:p w14:paraId="5DA42380" w14:textId="66DF39F7" w:rsidR="00DE5101" w:rsidRPr="005223F4" w:rsidRDefault="00DE5101" w:rsidP="005F2FCC">
      <w:pPr>
        <w:numPr>
          <w:ilvl w:val="0"/>
          <w:numId w:val="11"/>
        </w:numPr>
      </w:pPr>
      <w:del w:id="671" w:author="Steve Hanson" w:date="2012-08-06T11:37:00Z">
        <w:r w:rsidRPr="005223F4" w:rsidDel="00765137">
          <w:delText>'</w:delText>
        </w:r>
      </w:del>
      <w:ins w:id="672" w:author="Steve Hanson" w:date="2012-02-23T14:21:00Z">
        <w:r w:rsidR="00F12886">
          <w:t>xs:</w:t>
        </w:r>
      </w:ins>
      <w:r w:rsidRPr="005223F4">
        <w:t>all</w:t>
      </w:r>
      <w:del w:id="673" w:author="Steve Hanson" w:date="2012-08-06T11:37:00Z">
        <w:r w:rsidRPr="005223F4" w:rsidDel="00765137">
          <w:delText>'</w:delText>
        </w:r>
      </w:del>
      <w:r w:rsidRPr="005223F4">
        <w:t xml:space="preserve"> groups</w:t>
      </w:r>
    </w:p>
    <w:p w14:paraId="7CF2CC99" w14:textId="77777777" w:rsidR="00F1518D" w:rsidRPr="005223F4" w:rsidRDefault="00F1518D" w:rsidP="00C632E1">
      <w:pPr>
        <w:numPr>
          <w:ilvl w:val="0"/>
          <w:numId w:val="11"/>
        </w:numPr>
      </w:pPr>
      <w:r w:rsidRPr="005223F4">
        <w:t xml:space="preserve">xs:any element wildcards  </w:t>
      </w:r>
    </w:p>
    <w:p w14:paraId="09A00764" w14:textId="77777777" w:rsidR="00B5132E" w:rsidRPr="005223F4" w:rsidRDefault="00B5132E" w:rsidP="00C953CC">
      <w:pPr>
        <w:numPr>
          <w:ilvl w:val="0"/>
          <w:numId w:val="11"/>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5B4839E7" w14:textId="59E40171" w:rsidR="001B5611" w:rsidRPr="005223F4" w:rsidDel="00063B6C" w:rsidRDefault="005D3FB2" w:rsidP="00B5132E">
      <w:pPr>
        <w:numPr>
          <w:ilvl w:val="0"/>
          <w:numId w:val="11"/>
        </w:numPr>
        <w:rPr>
          <w:del w:id="674" w:author="mbeckerle" w:date="2012-04-22T15:44:00Z"/>
        </w:rPr>
      </w:pPr>
      <w:commentRangeStart w:id="675"/>
      <w:del w:id="676" w:author="mbeckerle" w:date="2012-04-22T15:44:00Z">
        <w:r w:rsidRPr="005223F4" w:rsidDel="00063B6C">
          <w:delText>Nillability</w:delText>
        </w:r>
        <w:r w:rsidR="00966FCB" w:rsidRPr="005223F4" w:rsidDel="00063B6C">
          <w:delText xml:space="preserve"> on elements of complex type.</w:delText>
        </w:r>
        <w:commentRangeEnd w:id="675"/>
        <w:r w:rsidR="00F12886" w:rsidDel="00063B6C">
          <w:rPr>
            <w:rStyle w:val="CommentReference"/>
          </w:rPr>
          <w:commentReference w:id="675"/>
        </w:r>
      </w:del>
    </w:p>
    <w:p w14:paraId="7CE2440E" w14:textId="77777777" w:rsidR="00966FCB" w:rsidRPr="005223F4" w:rsidRDefault="001B5611" w:rsidP="00B5132E">
      <w:pPr>
        <w:numPr>
          <w:ilvl w:val="0"/>
          <w:numId w:val="11"/>
        </w:numPr>
      </w:pPr>
      <w:r w:rsidRPr="005223F4">
        <w:t>whitespace facet</w:t>
      </w:r>
    </w:p>
    <w:p w14:paraId="0F59D7EE" w14:textId="7E832465" w:rsidR="001F73AA" w:rsidRPr="005223F4" w:rsidRDefault="00765137" w:rsidP="00B5132E">
      <w:pPr>
        <w:numPr>
          <w:ilvl w:val="0"/>
          <w:numId w:val="11"/>
        </w:numPr>
      </w:pPr>
      <w:ins w:id="677" w:author="Steve Hanson" w:date="2012-08-06T11:37:00Z">
        <w:r>
          <w:t>R</w:t>
        </w:r>
      </w:ins>
      <w:del w:id="678" w:author="Steve Hanson" w:date="2012-08-06T11:37:00Z">
        <w:r w:rsidR="001F73AA" w:rsidRPr="005223F4" w:rsidDel="00765137">
          <w:delText>r</w:delText>
        </w:r>
      </w:del>
      <w:r w:rsidR="001F73AA" w:rsidRPr="005223F4">
        <w:t>ecursively-defined types and elements (defined by way of type, group, or element references)</w:t>
      </w:r>
    </w:p>
    <w:p w14:paraId="04BD8F45" w14:textId="77777777" w:rsidR="00F50CE2" w:rsidRPr="005223F4" w:rsidRDefault="00F50CE2">
      <w:pPr>
        <w:pStyle w:val="Heading2"/>
      </w:pPr>
      <w:bookmarkStart w:id="679" w:name="_Toc199516231"/>
      <w:bookmarkStart w:id="680" w:name="_Toc194983909"/>
      <w:bookmarkStart w:id="681" w:name="_Toc243112750"/>
      <w:bookmarkStart w:id="682" w:name="_Ref161828896"/>
      <w:bookmarkStart w:id="683" w:name="_Toc177399029"/>
      <w:bookmarkStart w:id="684" w:name="_Toc175057316"/>
      <w:bookmarkStart w:id="685" w:name="_Toc332724360"/>
      <w:r w:rsidRPr="005223F4">
        <w:t>XSD Facets, min/</w:t>
      </w:r>
      <w:r w:rsidR="004B0ACD" w:rsidRPr="005223F4">
        <w:t>maxOccurs</w:t>
      </w:r>
      <w:r w:rsidRPr="005223F4">
        <w:t>, default, and fixed</w:t>
      </w:r>
      <w:bookmarkEnd w:id="679"/>
      <w:bookmarkEnd w:id="680"/>
      <w:bookmarkEnd w:id="681"/>
      <w:bookmarkEnd w:id="685"/>
    </w:p>
    <w:p w14:paraId="772DFA51" w14:textId="77777777" w:rsidR="00F50CE2" w:rsidRPr="005223F4" w:rsidRDefault="00F50CE2" w:rsidP="00324EB5">
      <w:r w:rsidRPr="005223F4">
        <w:t>XSD element declarations and references can carry several attributes</w:t>
      </w:r>
      <w:r w:rsidR="002D70EF" w:rsidRPr="005223F4">
        <w:t xml:space="preserve"> and properties</w:t>
      </w:r>
      <w:r w:rsidRPr="005223F4">
        <w:t xml:space="preserve"> that express constraints on the described data. </w:t>
      </w:r>
      <w:r w:rsidR="00AF11F0" w:rsidRPr="005223F4">
        <w:t>These constraints are mainly use</w:t>
      </w:r>
      <w:r w:rsidR="003C6F30" w:rsidRPr="005223F4">
        <w:t xml:space="preserve"> for validation but are also used by the dfdl:checkConstraints DFDL expression language function</w:t>
      </w:r>
      <w:r w:rsidR="00324EB5" w:rsidRPr="005223F4">
        <w:t xml:space="preserve">. </w:t>
      </w:r>
      <w:r w:rsidRPr="005223F4">
        <w:t>These attributes</w:t>
      </w:r>
      <w:r w:rsidR="002D70EF" w:rsidRPr="005223F4">
        <w:t xml:space="preserve"> and properties</w:t>
      </w:r>
      <w:r w:rsidRPr="005223F4">
        <w:t xml:space="preserve"> include</w:t>
      </w:r>
      <w:r w:rsidR="00A722C8" w:rsidRPr="005223F4">
        <w:t>:</w:t>
      </w:r>
    </w:p>
    <w:p w14:paraId="390174CA" w14:textId="77777777" w:rsidR="00F50CE2" w:rsidRPr="005223F4" w:rsidRDefault="00F50CE2" w:rsidP="00630817">
      <w:pPr>
        <w:numPr>
          <w:ilvl w:val="0"/>
          <w:numId w:val="33"/>
        </w:numPr>
      </w:pPr>
      <w:r w:rsidRPr="005223F4">
        <w:t>the facets</w:t>
      </w:r>
    </w:p>
    <w:p w14:paraId="07EA2E78" w14:textId="77777777" w:rsidR="00F50CE2" w:rsidRPr="005223F4" w:rsidRDefault="0015012F" w:rsidP="00630817">
      <w:pPr>
        <w:numPr>
          <w:ilvl w:val="0"/>
          <w:numId w:val="33"/>
        </w:numPr>
      </w:pPr>
      <w:r w:rsidRPr="005223F4">
        <w:t>xs:minOccurs</w:t>
      </w:r>
      <w:r w:rsidR="00F50CE2" w:rsidRPr="005223F4">
        <w:t xml:space="preserve">, </w:t>
      </w:r>
      <w:r w:rsidR="001359BA" w:rsidRPr="005223F4">
        <w:t>xs:maxOccurs</w:t>
      </w:r>
    </w:p>
    <w:p w14:paraId="3E057734" w14:textId="77777777" w:rsidR="00F50CE2" w:rsidRPr="005223F4" w:rsidRDefault="00F50CE2" w:rsidP="00630817">
      <w:pPr>
        <w:numPr>
          <w:ilvl w:val="0"/>
          <w:numId w:val="33"/>
        </w:numPr>
      </w:pPr>
      <w:r w:rsidRPr="005223F4">
        <w:t>default</w:t>
      </w:r>
    </w:p>
    <w:p w14:paraId="72BAD5E9" w14:textId="77777777" w:rsidR="00F50CE2" w:rsidRPr="005223F4" w:rsidRDefault="00F50CE2" w:rsidP="00630817">
      <w:pPr>
        <w:numPr>
          <w:ilvl w:val="0"/>
          <w:numId w:val="33"/>
        </w:numPr>
      </w:pPr>
      <w:r w:rsidRPr="005223F4">
        <w:t>fixed</w:t>
      </w:r>
    </w:p>
    <w:p w14:paraId="0738161A" w14:textId="77777777" w:rsidR="00F50CE2" w:rsidRPr="005223F4" w:rsidRDefault="00F50CE2" w:rsidP="00F50CE2">
      <w:r w:rsidRPr="005223F4">
        <w:t>The facets are:</w:t>
      </w:r>
    </w:p>
    <w:p w14:paraId="61C167EB" w14:textId="77777777" w:rsidR="00F50CE2" w:rsidRPr="005223F4" w:rsidRDefault="00B4683A" w:rsidP="00765137">
      <w:pPr>
        <w:pStyle w:val="BodyText"/>
        <w:numPr>
          <w:ilvl w:val="0"/>
          <w:numId w:val="34"/>
        </w:numPr>
        <w:spacing w:after="0"/>
        <w:ind w:left="714" w:hanging="357"/>
      </w:pPr>
      <w:r w:rsidRPr="005223F4">
        <w:t>minLength</w:t>
      </w:r>
      <w:r w:rsidR="00F50CE2" w:rsidRPr="005223F4">
        <w:t xml:space="preserve"> </w:t>
      </w:r>
      <w:r w:rsidRPr="005223F4">
        <w:t>maxLength</w:t>
      </w:r>
    </w:p>
    <w:p w14:paraId="53BC7C95" w14:textId="77777777" w:rsidR="00F50CE2" w:rsidRPr="005223F4" w:rsidRDefault="00B4683A" w:rsidP="00765137">
      <w:pPr>
        <w:pStyle w:val="BodyText"/>
        <w:numPr>
          <w:ilvl w:val="0"/>
          <w:numId w:val="34"/>
        </w:numPr>
        <w:spacing w:after="0"/>
        <w:ind w:left="714" w:hanging="357"/>
      </w:pPr>
      <w:r w:rsidRPr="005223F4">
        <w:t>pattern</w:t>
      </w:r>
    </w:p>
    <w:p w14:paraId="010454A6" w14:textId="77777777" w:rsidR="00F50CE2" w:rsidRPr="005223F4" w:rsidRDefault="00B4683A" w:rsidP="00765137">
      <w:pPr>
        <w:pStyle w:val="BodyText"/>
        <w:numPr>
          <w:ilvl w:val="0"/>
          <w:numId w:val="34"/>
        </w:numPr>
        <w:spacing w:after="0"/>
        <w:ind w:left="714" w:hanging="357"/>
      </w:pPr>
      <w:r w:rsidRPr="005223F4">
        <w:t>enumeration</w:t>
      </w:r>
    </w:p>
    <w:p w14:paraId="1E3002BA" w14:textId="77777777" w:rsidR="00F50CE2" w:rsidRPr="005223F4" w:rsidRDefault="00B4683A" w:rsidP="00765137">
      <w:pPr>
        <w:pStyle w:val="BodyText"/>
        <w:numPr>
          <w:ilvl w:val="0"/>
          <w:numId w:val="34"/>
        </w:numPr>
        <w:spacing w:after="0"/>
        <w:ind w:left="714" w:hanging="357"/>
      </w:pPr>
      <w:r w:rsidRPr="005223F4">
        <w:t>maxInclusive</w:t>
      </w:r>
      <w:r w:rsidR="00F50CE2" w:rsidRPr="005223F4">
        <w:t xml:space="preserve">, </w:t>
      </w:r>
      <w:r w:rsidRPr="005223F4">
        <w:t>maxExclusive</w:t>
      </w:r>
      <w:r w:rsidR="00F50CE2" w:rsidRPr="005223F4">
        <w:t xml:space="preserve">, </w:t>
      </w:r>
      <w:r w:rsidRPr="005223F4">
        <w:t>minExclusive</w:t>
      </w:r>
      <w:r w:rsidR="00F50CE2" w:rsidRPr="005223F4">
        <w:t xml:space="preserve">, </w:t>
      </w:r>
      <w:r w:rsidRPr="005223F4">
        <w:t>minInclusive</w:t>
      </w:r>
    </w:p>
    <w:p w14:paraId="32E569AC" w14:textId="77777777" w:rsidR="00F50CE2" w:rsidRPr="005223F4" w:rsidRDefault="00B4683A" w:rsidP="00765137">
      <w:pPr>
        <w:pStyle w:val="BodyText"/>
        <w:numPr>
          <w:ilvl w:val="0"/>
          <w:numId w:val="34"/>
        </w:numPr>
        <w:spacing w:after="0"/>
        <w:ind w:left="714" w:hanging="357"/>
      </w:pPr>
      <w:r w:rsidRPr="005223F4">
        <w:t>totalDigits</w:t>
      </w:r>
      <w:r w:rsidR="00F50CE2" w:rsidRPr="005223F4">
        <w:t xml:space="preserve">, </w:t>
      </w:r>
      <w:r w:rsidRPr="005223F4">
        <w:t>fractionDigits</w:t>
      </w:r>
    </w:p>
    <w:p w14:paraId="5C7F25AD" w14:textId="77777777" w:rsidR="00F50CE2" w:rsidRPr="005223F4" w:rsidRDefault="00F50CE2" w:rsidP="00F50CE2">
      <w:r w:rsidRPr="005223F4">
        <w:t xml:space="preserve">The </w:t>
      </w:r>
      <w:r w:rsidR="002D6C07" w:rsidRPr="005223F4">
        <w:t xml:space="preserve">following </w:t>
      </w:r>
      <w:r w:rsidRPr="005223F4">
        <w:t xml:space="preserve">sections describe </w:t>
      </w:r>
      <w:r w:rsidR="002D6C07" w:rsidRPr="005223F4">
        <w:t>these in more detail.</w:t>
      </w:r>
    </w:p>
    <w:p w14:paraId="554B7F8A" w14:textId="77777777" w:rsidR="00F50CE2" w:rsidRPr="005223F4" w:rsidRDefault="005D3FB2" w:rsidP="005B70BA">
      <w:pPr>
        <w:pStyle w:val="Heading3"/>
      </w:pPr>
      <w:bookmarkStart w:id="686" w:name="_Toc322911525"/>
      <w:bookmarkStart w:id="687" w:name="_Toc322912064"/>
      <w:bookmarkStart w:id="688" w:name="_Toc199516232"/>
      <w:bookmarkStart w:id="689" w:name="_Toc194983910"/>
      <w:bookmarkStart w:id="690" w:name="_Toc243112751"/>
      <w:bookmarkStart w:id="691" w:name="_Toc332724361"/>
      <w:bookmarkEnd w:id="686"/>
      <w:bookmarkEnd w:id="687"/>
      <w:commentRangeStart w:id="692"/>
      <w:r w:rsidRPr="005223F4">
        <w:t>MinOccurs</w:t>
      </w:r>
      <w:r w:rsidR="00F50CE2" w:rsidRPr="005223F4">
        <w:t xml:space="preserve"> and </w:t>
      </w:r>
      <w:bookmarkEnd w:id="688"/>
      <w:bookmarkEnd w:id="689"/>
      <w:bookmarkEnd w:id="690"/>
      <w:r w:rsidR="005B70BA" w:rsidRPr="005223F4">
        <w:t>M</w:t>
      </w:r>
      <w:r w:rsidR="004B0ACD" w:rsidRPr="005223F4">
        <w:t>axOccurs</w:t>
      </w:r>
      <w:commentRangeEnd w:id="692"/>
      <w:r w:rsidR="00F12886">
        <w:rPr>
          <w:rStyle w:val="CommentReference"/>
          <w:rFonts w:ascii="Arial" w:hAnsi="Arial" w:cs="Times New Roman"/>
          <w:b w:val="0"/>
          <w:bCs w:val="0"/>
        </w:rPr>
        <w:commentReference w:id="692"/>
      </w:r>
      <w:bookmarkEnd w:id="691"/>
    </w:p>
    <w:p w14:paraId="4C68A294" w14:textId="77777777" w:rsidR="00F50CE2" w:rsidRPr="005223F4" w:rsidRDefault="00F50CE2" w:rsidP="00F50CE2">
      <w:pPr>
        <w:pStyle w:val="nobreak"/>
      </w:pPr>
      <w:r w:rsidRPr="005223F4">
        <w:t xml:space="preserve">The </w:t>
      </w:r>
      <w:r w:rsidR="0015012F" w:rsidRPr="005223F4">
        <w:t>xs:minOccurs</w:t>
      </w:r>
      <w:r w:rsidRPr="005223F4">
        <w:t xml:space="preserve"> value is used:</w:t>
      </w:r>
    </w:p>
    <w:p w14:paraId="6531F29D" w14:textId="77777777" w:rsidR="00F50CE2" w:rsidRPr="005223F4" w:rsidRDefault="002D6C07" w:rsidP="004564CE">
      <w:pPr>
        <w:numPr>
          <w:ilvl w:val="0"/>
          <w:numId w:val="32"/>
        </w:numPr>
      </w:pPr>
      <w:r w:rsidRPr="005223F4">
        <w:t>T</w:t>
      </w:r>
      <w:r w:rsidR="00F50CE2" w:rsidRPr="005223F4">
        <w:t>o determine if an element declaration or reference is scalar or array</w:t>
      </w:r>
    </w:p>
    <w:p w14:paraId="48354BA0" w14:textId="77777777" w:rsidR="00F50CE2" w:rsidRPr="005223F4" w:rsidRDefault="002D6C07" w:rsidP="004564CE">
      <w:pPr>
        <w:numPr>
          <w:ilvl w:val="0"/>
          <w:numId w:val="32"/>
        </w:numPr>
      </w:pPr>
      <w:r w:rsidRPr="005223F4">
        <w:t>T</w:t>
      </w:r>
      <w:r w:rsidR="00F50CE2" w:rsidRPr="005223F4">
        <w:t>o determine the required minimum number of occurrences of an array both when parsing and unparsing</w:t>
      </w:r>
    </w:p>
    <w:p w14:paraId="6BD3D9A7" w14:textId="77777777" w:rsidR="00F50CE2" w:rsidRPr="005223F4" w:rsidRDefault="00F50CE2" w:rsidP="00630817">
      <w:r w:rsidRPr="005223F4">
        <w:t xml:space="preserve">The </w:t>
      </w:r>
      <w:r w:rsidR="001359BA" w:rsidRPr="005223F4">
        <w:t>xs:maxOccurs</w:t>
      </w:r>
      <w:r w:rsidRPr="005223F4">
        <w:t xml:space="preserve"> value is used:</w:t>
      </w:r>
    </w:p>
    <w:p w14:paraId="3951D401" w14:textId="77777777" w:rsidR="00F50CE2" w:rsidRPr="005223F4" w:rsidRDefault="002D6C07" w:rsidP="004564CE">
      <w:pPr>
        <w:numPr>
          <w:ilvl w:val="0"/>
          <w:numId w:val="32"/>
        </w:numPr>
      </w:pPr>
      <w:r w:rsidRPr="005223F4">
        <w:t>T</w:t>
      </w:r>
      <w:r w:rsidR="00F50CE2" w:rsidRPr="005223F4">
        <w:t>o determine if an element declaration or reference is scalar or array</w:t>
      </w:r>
    </w:p>
    <w:p w14:paraId="133EF96A" w14:textId="77777777" w:rsidR="00F50CE2" w:rsidRPr="005223F4" w:rsidRDefault="002D6C07" w:rsidP="009F46A9">
      <w:pPr>
        <w:numPr>
          <w:ilvl w:val="0"/>
          <w:numId w:val="32"/>
        </w:numPr>
      </w:pPr>
      <w:r w:rsidRPr="005223F4">
        <w:t>W</w:t>
      </w:r>
      <w:r w:rsidR="00F50CE2" w:rsidRPr="005223F4">
        <w:t>hen dfdl:</w:t>
      </w:r>
      <w:r w:rsidR="00A53F7F" w:rsidRPr="005223F4">
        <w:t>occursCountKind</w:t>
      </w:r>
      <w:r w:rsidR="00F50CE2" w:rsidRPr="005223F4">
        <w:t>=”</w:t>
      </w:r>
      <w:r w:rsidR="009F46A9" w:rsidRPr="005223F4">
        <w:t>fixed</w:t>
      </w:r>
      <w:r w:rsidR="00F50CE2" w:rsidRPr="005223F4">
        <w:t xml:space="preserve">”, then the </w:t>
      </w:r>
      <w:r w:rsidR="001359BA" w:rsidRPr="005223F4">
        <w:t>xs:maxOccurs</w:t>
      </w:r>
      <w:r w:rsidR="00F50CE2" w:rsidRPr="005223F4">
        <w:t xml:space="preserve"> value is the fixed number of occurrences of the array elements. </w:t>
      </w:r>
      <w:r w:rsidR="00EE0EA4" w:rsidRPr="005223F4">
        <w:t>It is a schema definition error</w:t>
      </w:r>
      <w:r w:rsidR="00F50CE2" w:rsidRPr="005223F4">
        <w:t xml:space="preserve"> if </w:t>
      </w:r>
      <w:r w:rsidR="0015012F" w:rsidRPr="005223F4">
        <w:t>xs:minOccurs</w:t>
      </w:r>
      <w:r w:rsidR="00F50CE2" w:rsidRPr="005223F4">
        <w:t xml:space="preserve"> is not equal to </w:t>
      </w:r>
      <w:r w:rsidR="001359BA" w:rsidRPr="005223F4">
        <w:t>xs:maxOccurs</w:t>
      </w:r>
      <w:r w:rsidR="00EE0EA4" w:rsidRPr="005223F4">
        <w:t>.</w:t>
      </w:r>
    </w:p>
    <w:p w14:paraId="71F3232F" w14:textId="77777777" w:rsidR="00F50CE2" w:rsidRPr="005223F4" w:rsidRDefault="00561EC7" w:rsidP="00561EC7">
      <w:pPr>
        <w:numPr>
          <w:ilvl w:val="0"/>
          <w:numId w:val="32"/>
        </w:numPr>
      </w:pPr>
      <w:r w:rsidRPr="005223F4">
        <w:t>If validating, t</w:t>
      </w:r>
      <w:r w:rsidR="005D3FB2" w:rsidRPr="005223F4">
        <w:t>o</w:t>
      </w:r>
      <w:r w:rsidR="00F50CE2" w:rsidRPr="005223F4">
        <w:t xml:space="preserve"> determine the maximum acceptable number of occurrences of an array both</w:t>
      </w:r>
      <w:r w:rsidR="00E36848" w:rsidRPr="005223F4">
        <w:t xml:space="preserve"> </w:t>
      </w:r>
      <w:r w:rsidR="00F50CE2" w:rsidRPr="005223F4">
        <w:t>when parsing and unparsing.</w:t>
      </w:r>
    </w:p>
    <w:p w14:paraId="7D9FD37D" w14:textId="77777777" w:rsidR="00F50CE2" w:rsidRPr="005223F4" w:rsidRDefault="00F50CE2" w:rsidP="00E36848">
      <w:r w:rsidRPr="005223F4">
        <w:t xml:space="preserve">It is a </w:t>
      </w:r>
      <w:r w:rsidR="00A40D0A" w:rsidRPr="005223F4">
        <w:t>processing error</w:t>
      </w:r>
      <w:r w:rsidRPr="005223F4">
        <w:t xml:space="preserve"> when an array is found to have a number of occurrences not conforming to the </w:t>
      </w:r>
      <w:r w:rsidR="0015012F" w:rsidRPr="005223F4">
        <w:t>xs:minOccurs</w:t>
      </w:r>
      <w:r w:rsidRPr="005223F4">
        <w:t xml:space="preserve"> constraints in the absence of a default value specification.</w:t>
      </w:r>
    </w:p>
    <w:p w14:paraId="778163E2" w14:textId="77777777" w:rsidR="00F50CE2" w:rsidRPr="005223F4" w:rsidRDefault="00F50CE2" w:rsidP="00F50CE2">
      <w:r w:rsidRPr="005223F4">
        <w:t xml:space="preserve">Note that specifically, this is not a validation error, it is a processing error. </w:t>
      </w:r>
      <w:r w:rsidR="002D6C07" w:rsidRPr="005223F4">
        <w:t>For example</w:t>
      </w:r>
      <w:r w:rsidRPr="005223F4">
        <w:t xml:space="preserve">, if the array occurrences are delimited, we might be able to successfully separate them from each other and the surrounding data depending on the delimiter specifications; however, if the number of these occurrences is not conforming to the </w:t>
      </w:r>
      <w:r w:rsidR="0015012F" w:rsidRPr="005223F4">
        <w:t>xs:minOccurs</w:t>
      </w:r>
      <w:r w:rsidRPr="005223F4">
        <w:t xml:space="preserve"> cardinality constraints then it is a processing error. </w:t>
      </w:r>
    </w:p>
    <w:p w14:paraId="2708EB5D" w14:textId="77777777" w:rsidR="00F50CE2" w:rsidRPr="005223F4" w:rsidRDefault="0044649A" w:rsidP="0044649A">
      <w:pPr>
        <w:pStyle w:val="Heading3"/>
      </w:pPr>
      <w:bookmarkStart w:id="693" w:name="_Toc322911527"/>
      <w:bookmarkStart w:id="694" w:name="_Toc322912066"/>
      <w:bookmarkStart w:id="695" w:name="_Toc199516233"/>
      <w:bookmarkStart w:id="696" w:name="_Toc194983911"/>
      <w:bookmarkStart w:id="697" w:name="_Toc243112752"/>
      <w:bookmarkStart w:id="698" w:name="_Toc332724362"/>
      <w:bookmarkEnd w:id="693"/>
      <w:bookmarkEnd w:id="694"/>
      <w:r>
        <w:t>M</w:t>
      </w:r>
      <w:r w:rsidR="00F50CE2" w:rsidRPr="005223F4">
        <w:t xml:space="preserve">inLength, </w:t>
      </w:r>
      <w:r>
        <w:t>M</w:t>
      </w:r>
      <w:r w:rsidR="00F50CE2" w:rsidRPr="005223F4">
        <w:t>axLength</w:t>
      </w:r>
      <w:bookmarkEnd w:id="695"/>
      <w:bookmarkEnd w:id="696"/>
      <w:bookmarkEnd w:id="697"/>
      <w:bookmarkEnd w:id="698"/>
    </w:p>
    <w:p w14:paraId="1C3A03FD" w14:textId="77777777" w:rsidR="00F50CE2" w:rsidRPr="005223F4" w:rsidRDefault="00F50CE2" w:rsidP="00F50CE2">
      <w:pPr>
        <w:pStyle w:val="nobreak"/>
      </w:pPr>
      <w:r w:rsidRPr="005223F4">
        <w:t>These facets are used:</w:t>
      </w:r>
    </w:p>
    <w:p w14:paraId="78B7B309" w14:textId="77777777" w:rsidR="00F50CE2" w:rsidRPr="005223F4" w:rsidRDefault="001571E8" w:rsidP="00F87596">
      <w:pPr>
        <w:numPr>
          <w:ilvl w:val="0"/>
          <w:numId w:val="31"/>
        </w:numPr>
      </w:pPr>
      <w:r w:rsidRPr="005223F4">
        <w:t>W</w:t>
      </w:r>
      <w:r w:rsidR="00F50CE2" w:rsidRPr="005223F4">
        <w:t>hen dfdl:lengthKind=”implicit”</w:t>
      </w:r>
      <w:ins w:id="699" w:author="Steve Hanson" w:date="2012-02-23T10:52:00Z">
        <w:r w:rsidR="00157CEC">
          <w:t xml:space="preserve"> and type is xs:string or xs:hexBinary</w:t>
        </w:r>
      </w:ins>
      <w:r w:rsidR="00F50CE2" w:rsidRPr="005223F4">
        <w:t>. In that case the length is given by the value of xs:maxLength</w:t>
      </w:r>
      <w:r w:rsidR="00F87596">
        <w:t>.</w:t>
      </w:r>
      <w:r w:rsidR="00F50CE2" w:rsidRPr="005223F4">
        <w:t xml:space="preserve"> In this case </w:t>
      </w:r>
      <w:ins w:id="700" w:author="Steve Hanson" w:date="2012-02-23T10:52:00Z">
        <w:r w:rsidR="00157CEC">
          <w:t>xs:</w:t>
        </w:r>
      </w:ins>
      <w:r w:rsidR="00F50CE2" w:rsidRPr="005223F4">
        <w:t xml:space="preserve">minLength </w:t>
      </w:r>
      <w:del w:id="701" w:author="Steve Hanson" w:date="2012-02-23T10:52:00Z">
        <w:r w:rsidR="00A01026" w:rsidRPr="005223F4" w:rsidDel="00157CEC">
          <w:delText xml:space="preserve">if specified </w:delText>
        </w:r>
      </w:del>
      <w:r w:rsidR="00A01026" w:rsidRPr="005223F4">
        <w:t>is required to be equal to maxLength (schema definition error otherwise</w:t>
      </w:r>
      <w:r w:rsidRPr="005223F4">
        <w:t>).</w:t>
      </w:r>
    </w:p>
    <w:p w14:paraId="3A5C4DF7" w14:textId="77777777" w:rsidR="00F50CE2" w:rsidRPr="005223F4" w:rsidRDefault="00F50CE2" w:rsidP="004564CE">
      <w:pPr>
        <w:numPr>
          <w:ilvl w:val="0"/>
          <w:numId w:val="31"/>
        </w:numPr>
      </w:pPr>
      <w:r w:rsidRPr="005223F4">
        <w:t>For validation of variable length string elements.</w:t>
      </w:r>
    </w:p>
    <w:p w14:paraId="0227D394" w14:textId="77777777" w:rsidR="00F50CE2" w:rsidRPr="005223F4" w:rsidDel="00423418" w:rsidRDefault="00F50CE2" w:rsidP="00A40D0A">
      <w:pPr>
        <w:rPr>
          <w:del w:id="702" w:author="mbeckerle" w:date="2012-03-24T19:05:00Z"/>
        </w:rPr>
      </w:pPr>
      <w:commentRangeStart w:id="703"/>
      <w:del w:id="704" w:author="mbeckerle" w:date="2012-03-24T19:05:00Z">
        <w:r w:rsidRPr="005223F4" w:rsidDel="00423418">
          <w:delText xml:space="preserve">It is a </w:delText>
        </w:r>
        <w:r w:rsidR="00A40D0A" w:rsidRPr="005223F4" w:rsidDel="00423418">
          <w:delText xml:space="preserve">processing </w:delText>
        </w:r>
        <w:r w:rsidRPr="005223F4" w:rsidDel="00423418">
          <w:delText xml:space="preserve">error when a fixed-length string is found to have a number of characters not equal to the fixed number. </w:delText>
        </w:r>
        <w:r w:rsidR="001571E8" w:rsidRPr="005223F4" w:rsidDel="00423418">
          <w:delText>For example</w:delText>
        </w:r>
        <w:r w:rsidRPr="005223F4" w:rsidDel="00423418">
          <w:delText xml:space="preserve">, if </w:delText>
        </w:r>
        <w:r w:rsidR="00FB39B7" w:rsidRPr="005223F4" w:rsidDel="00423418">
          <w:delText xml:space="preserve">a fixed-length </w:delText>
        </w:r>
        <w:r w:rsidRPr="005223F4" w:rsidDel="00423418">
          <w:delText xml:space="preserve">string </w:delText>
        </w:r>
        <w:r w:rsidR="00FB39B7" w:rsidRPr="005223F4" w:rsidDel="00423418">
          <w:delText>also has delimiters</w:delText>
        </w:r>
        <w:r w:rsidRPr="005223F4" w:rsidDel="00423418">
          <w:delText xml:space="preserve"> we might be able to successfully separate it from the surrounding </w:delText>
        </w:r>
        <w:r w:rsidR="00EE0C09" w:rsidRPr="005223F4" w:rsidDel="00423418">
          <w:delText xml:space="preserve">elements </w:delText>
        </w:r>
        <w:r w:rsidRPr="005223F4" w:rsidDel="00423418">
          <w:delText xml:space="preserve">depending on the delimiter specifications; however, if the length of the </w:delText>
        </w:r>
        <w:r w:rsidR="00FB39B7" w:rsidRPr="005223F4" w:rsidDel="00423418">
          <w:delText xml:space="preserve">fixed-length </w:delText>
        </w:r>
        <w:r w:rsidRPr="005223F4" w:rsidDel="00423418">
          <w:delText xml:space="preserve">string is not equal to the number specified as the fixed length then it is a </w:delText>
        </w:r>
        <w:r w:rsidR="00CC47C7" w:rsidRPr="005223F4" w:rsidDel="00423418">
          <w:delText xml:space="preserve">processing </w:delText>
        </w:r>
        <w:r w:rsidRPr="005223F4" w:rsidDel="00423418">
          <w:delText>error (not simply a validation error).</w:delText>
        </w:r>
        <w:commentRangeEnd w:id="703"/>
        <w:r w:rsidR="00F12886" w:rsidDel="00423418">
          <w:rPr>
            <w:rStyle w:val="CommentReference"/>
          </w:rPr>
          <w:commentReference w:id="703"/>
        </w:r>
        <w:bookmarkStart w:id="705" w:name="_Toc322911529"/>
        <w:bookmarkStart w:id="706" w:name="_Toc322912068"/>
        <w:bookmarkStart w:id="707" w:name="_Toc329092923"/>
        <w:bookmarkStart w:id="708" w:name="_Toc332701436"/>
        <w:bookmarkStart w:id="709" w:name="_Toc332701743"/>
        <w:bookmarkStart w:id="710" w:name="_Toc332711537"/>
        <w:bookmarkStart w:id="711" w:name="_Toc332711845"/>
        <w:bookmarkStart w:id="712" w:name="_Toc332712147"/>
        <w:bookmarkStart w:id="713" w:name="_Toc332724063"/>
        <w:bookmarkStart w:id="714" w:name="_Toc332724363"/>
        <w:bookmarkEnd w:id="705"/>
        <w:bookmarkEnd w:id="706"/>
        <w:bookmarkEnd w:id="707"/>
        <w:bookmarkEnd w:id="708"/>
        <w:bookmarkEnd w:id="709"/>
        <w:bookmarkEnd w:id="710"/>
        <w:bookmarkEnd w:id="711"/>
        <w:bookmarkEnd w:id="712"/>
        <w:bookmarkEnd w:id="713"/>
        <w:bookmarkEnd w:id="714"/>
      </w:del>
    </w:p>
    <w:p w14:paraId="4CEC75E2" w14:textId="1E74C39D" w:rsidR="00A40D0A" w:rsidRPr="005223F4" w:rsidDel="001D4C1A" w:rsidRDefault="00A40D0A" w:rsidP="00CC47C7">
      <w:pPr>
        <w:rPr>
          <w:del w:id="715" w:author="mbeckerle" w:date="2012-04-22T21:42:00Z"/>
        </w:rPr>
      </w:pPr>
      <w:bookmarkStart w:id="716" w:name="_Toc322911530"/>
      <w:bookmarkStart w:id="717" w:name="_Toc322912069"/>
      <w:bookmarkStart w:id="718" w:name="_Toc329092924"/>
      <w:bookmarkStart w:id="719" w:name="_Toc332701437"/>
      <w:bookmarkStart w:id="720" w:name="_Toc332701744"/>
      <w:bookmarkStart w:id="721" w:name="_Toc332711538"/>
      <w:bookmarkStart w:id="722" w:name="_Toc332711846"/>
      <w:bookmarkStart w:id="723" w:name="_Toc332712148"/>
      <w:bookmarkStart w:id="724" w:name="_Toc332724064"/>
      <w:bookmarkStart w:id="725" w:name="_Toc332724364"/>
      <w:bookmarkEnd w:id="716"/>
      <w:bookmarkEnd w:id="717"/>
      <w:bookmarkEnd w:id="718"/>
      <w:bookmarkEnd w:id="719"/>
      <w:bookmarkEnd w:id="720"/>
      <w:bookmarkEnd w:id="721"/>
      <w:bookmarkEnd w:id="722"/>
      <w:bookmarkEnd w:id="723"/>
      <w:bookmarkEnd w:id="724"/>
      <w:bookmarkEnd w:id="725"/>
    </w:p>
    <w:p w14:paraId="267343E2" w14:textId="77777777" w:rsidR="00F50CE2" w:rsidRPr="005223F4" w:rsidRDefault="004A2D38" w:rsidP="00F50CE2">
      <w:pPr>
        <w:pStyle w:val="Heading3"/>
      </w:pPr>
      <w:bookmarkStart w:id="726" w:name="_Toc332724365"/>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726"/>
    </w:p>
    <w:p w14:paraId="2F000B58" w14:textId="77777777" w:rsidR="00F50CE2" w:rsidRPr="005223F4" w:rsidRDefault="00F50CE2" w:rsidP="004564CE">
      <w:pPr>
        <w:pStyle w:val="nobreak"/>
        <w:numPr>
          <w:ilvl w:val="0"/>
          <w:numId w:val="30"/>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50CE2">
      <w:pPr>
        <w:pStyle w:val="Heading3"/>
      </w:pPr>
      <w:bookmarkStart w:id="727" w:name="_Toc322911532"/>
      <w:bookmarkStart w:id="728" w:name="_Toc322912071"/>
      <w:bookmarkStart w:id="729" w:name="_Toc243112754"/>
      <w:bookmarkStart w:id="730" w:name="_Toc332724366"/>
      <w:bookmarkEnd w:id="727"/>
      <w:bookmarkEnd w:id="728"/>
      <w:r w:rsidRPr="005223F4">
        <w:t>Pattern</w:t>
      </w:r>
      <w:bookmarkEnd w:id="729"/>
      <w:bookmarkEnd w:id="730"/>
    </w:p>
    <w:p w14:paraId="35DB16BE" w14:textId="77777777" w:rsidR="00F50CE2" w:rsidRPr="005223F4" w:rsidRDefault="005D3FB2" w:rsidP="004564CE">
      <w:pPr>
        <w:pStyle w:val="nobreak"/>
        <w:numPr>
          <w:ilvl w:val="0"/>
          <w:numId w:val="28"/>
        </w:numPr>
      </w:pPr>
      <w:r w:rsidRPr="005223F4">
        <w:t>Allowed</w:t>
      </w:r>
      <w:r w:rsidR="00F50CE2" w:rsidRPr="005223F4">
        <w:t xml:space="preserve"> only on elements of type xs:string or derived from it.</w:t>
      </w:r>
    </w:p>
    <w:p w14:paraId="31043A9C" w14:textId="77777777" w:rsidR="00F50CE2" w:rsidRPr="005223F4" w:rsidRDefault="0087060E" w:rsidP="004564CE">
      <w:pPr>
        <w:pStyle w:val="nobreak"/>
        <w:numPr>
          <w:ilvl w:val="0"/>
          <w:numId w:val="28"/>
        </w:numPr>
      </w:pPr>
      <w:r w:rsidRPr="005223F4">
        <w:t>U</w:t>
      </w:r>
      <w:r w:rsidR="00F50CE2" w:rsidRPr="005223F4">
        <w:t>sed for validation only</w:t>
      </w:r>
    </w:p>
    <w:p w14:paraId="0A49465F" w14:textId="77777777"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 xml:space="preserve">that are needed in DFDL. </w:t>
      </w:r>
      <w:r w:rsidR="0087060E" w:rsidRPr="005223F4">
        <w:t>For example</w:t>
      </w:r>
      <w:r w:rsidRPr="005223F4">
        <w:t xml:space="preserve">, to determine the length of an element by regular expression matching.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50CE2">
      <w:pPr>
        <w:pStyle w:val="Heading3"/>
      </w:pPr>
      <w:bookmarkStart w:id="731" w:name="_Toc243112755"/>
      <w:bookmarkStart w:id="732" w:name="_Toc332724367"/>
      <w:r w:rsidRPr="005223F4">
        <w:t>Enumeration</w:t>
      </w:r>
      <w:bookmarkEnd w:id="731"/>
      <w:bookmarkEnd w:id="732"/>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4564CE">
      <w:pPr>
        <w:numPr>
          <w:ilvl w:val="0"/>
          <w:numId w:val="29"/>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50CE2">
      <w:pPr>
        <w:pStyle w:val="Heading3"/>
      </w:pPr>
      <w:bookmarkStart w:id="733" w:name="_Toc243112757"/>
      <w:bookmarkStart w:id="734" w:name="_Toc332724368"/>
      <w:r w:rsidRPr="005223F4">
        <w:t>Default</w:t>
      </w:r>
      <w:bookmarkEnd w:id="733"/>
      <w:bookmarkEnd w:id="734"/>
    </w:p>
    <w:p w14:paraId="2FD74C39" w14:textId="77777777" w:rsidR="00F50CE2" w:rsidRPr="005223F4" w:rsidRDefault="00F50CE2" w:rsidP="00F50CE2">
      <w:r w:rsidRPr="005223F4">
        <w:t>The 'default' attribute is used:</w:t>
      </w:r>
    </w:p>
    <w:p w14:paraId="7193E4D2" w14:textId="77777777" w:rsidR="00F50CE2" w:rsidRPr="005223F4" w:rsidRDefault="005D3FB2" w:rsidP="003C14B9">
      <w:pPr>
        <w:numPr>
          <w:ilvl w:val="0"/>
          <w:numId w:val="28"/>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3C14B9" w:rsidRPr="005223F4">
        <w:fldChar w:fldCharType="begin"/>
      </w:r>
      <w:r w:rsidR="003C14B9" w:rsidRPr="005223F4">
        <w:instrText xml:space="preserve"> REF _Ref268264542 \r \h </w:instrText>
      </w:r>
      <w:r w:rsidR="003C14B9" w:rsidRPr="005223F4">
        <w:fldChar w:fldCharType="separate"/>
      </w:r>
      <w:r w:rsidR="00D04199">
        <w:rPr>
          <w:cs/>
        </w:rPr>
        <w:t>‎</w:t>
      </w:r>
      <w:r w:rsidR="00D04199">
        <w:t>13.15</w:t>
      </w:r>
      <w:r w:rsidR="003C14B9" w:rsidRPr="005223F4">
        <w:fldChar w:fldCharType="end"/>
      </w:r>
      <w:r w:rsidR="003C14B9" w:rsidRPr="005223F4">
        <w:t xml:space="preserve"> </w:t>
      </w:r>
      <w:r w:rsidR="003C14B9" w:rsidRPr="005223F4">
        <w:fldChar w:fldCharType="begin"/>
      </w:r>
      <w:r w:rsidR="003C14B9" w:rsidRPr="005223F4">
        <w:instrText xml:space="preserve"> REF _Ref268264542 \h </w:instrText>
      </w:r>
      <w:r w:rsidR="003C14B9" w:rsidRPr="005223F4">
        <w:fldChar w:fldCharType="separate"/>
      </w:r>
      <w:r w:rsidR="00D04199" w:rsidRPr="005223F4">
        <w:t>Nils and Default processing</w:t>
      </w:r>
      <w:r w:rsidR="003C14B9" w:rsidRPr="005223F4">
        <w:fldChar w:fldCharType="end"/>
      </w:r>
    </w:p>
    <w:p w14:paraId="51BE3C62" w14:textId="77777777" w:rsidR="00F50CE2" w:rsidRPr="005223F4" w:rsidRDefault="005D3FB2" w:rsidP="006C3078">
      <w:pPr>
        <w:numPr>
          <w:ilvl w:val="0"/>
          <w:numId w:val="28"/>
        </w:numPr>
      </w:pPr>
      <w:r w:rsidRPr="005223F4">
        <w:t>To</w:t>
      </w:r>
      <w:r w:rsidR="00F50CE2" w:rsidRPr="005223F4">
        <w:t xml:space="preserve"> provide the logical value of a required element when unparsing when </w:t>
      </w:r>
      <w:r w:rsidR="006C3078" w:rsidRPr="005223F4">
        <w:t xml:space="preserve">element is missing. See </w:t>
      </w:r>
      <w:r w:rsidR="006C3078" w:rsidRPr="005223F4">
        <w:fldChar w:fldCharType="begin"/>
      </w:r>
      <w:r w:rsidR="006C3078" w:rsidRPr="005223F4">
        <w:instrText xml:space="preserve"> REF _Ref268264542 \r \h </w:instrText>
      </w:r>
      <w:r w:rsidR="006C3078" w:rsidRPr="005223F4">
        <w:fldChar w:fldCharType="separate"/>
      </w:r>
      <w:r w:rsidR="00D04199">
        <w:rPr>
          <w:cs/>
        </w:rPr>
        <w:t>‎</w:t>
      </w:r>
      <w:r w:rsidR="00D04199">
        <w:t>13.15</w:t>
      </w:r>
      <w:r w:rsidR="006C3078" w:rsidRPr="005223F4">
        <w:fldChar w:fldCharType="end"/>
      </w:r>
      <w:r w:rsidR="006C3078" w:rsidRPr="005223F4">
        <w:t xml:space="preserve"> </w:t>
      </w:r>
      <w:r w:rsidR="006C3078" w:rsidRPr="005223F4">
        <w:fldChar w:fldCharType="begin"/>
      </w:r>
      <w:r w:rsidR="006C3078" w:rsidRPr="005223F4">
        <w:instrText xml:space="preserve"> REF _Ref268264542 \h </w:instrText>
      </w:r>
      <w:r w:rsidR="006C3078" w:rsidRPr="005223F4">
        <w:fldChar w:fldCharType="separate"/>
      </w:r>
      <w:r w:rsidR="00D04199" w:rsidRPr="005223F4">
        <w:t>Nils and Default processing</w:t>
      </w:r>
      <w:r w:rsidR="006C3078" w:rsidRPr="005223F4">
        <w:fldChar w:fldCharType="end"/>
      </w:r>
    </w:p>
    <w:p w14:paraId="6D96B34F" w14:textId="77777777" w:rsidR="00F50CE2" w:rsidRPr="005223F4" w:rsidRDefault="005D3FB2" w:rsidP="004564CE">
      <w:pPr>
        <w:pStyle w:val="Heading3"/>
      </w:pPr>
      <w:bookmarkStart w:id="735" w:name="_Toc322911536"/>
      <w:bookmarkStart w:id="736" w:name="_Toc322912075"/>
      <w:bookmarkStart w:id="737" w:name="_Toc243112758"/>
      <w:bookmarkStart w:id="738" w:name="_Toc332724369"/>
      <w:bookmarkEnd w:id="735"/>
      <w:bookmarkEnd w:id="736"/>
      <w:r w:rsidRPr="005223F4">
        <w:t>Fixed</w:t>
      </w:r>
      <w:bookmarkEnd w:id="737"/>
      <w:bookmarkEnd w:id="738"/>
    </w:p>
    <w:p w14:paraId="4969CE77" w14:textId="77777777" w:rsidR="00E72415" w:rsidRPr="005223F4" w:rsidRDefault="00E72415" w:rsidP="00E72415">
      <w:r w:rsidRPr="005223F4">
        <w:t>The 'fixed' attribute is used:</w:t>
      </w:r>
    </w:p>
    <w:p w14:paraId="7B22934D" w14:textId="77777777" w:rsidR="00E72415" w:rsidRPr="005223F4" w:rsidRDefault="005D3FB2" w:rsidP="00CC7CF5">
      <w:pPr>
        <w:numPr>
          <w:ilvl w:val="0"/>
          <w:numId w:val="28"/>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 xml:space="preserve">. </w:t>
      </w:r>
    </w:p>
    <w:p w14:paraId="7879FCA3" w14:textId="77777777" w:rsidR="00CC7CF5" w:rsidRPr="005223F4" w:rsidRDefault="00CC7CF5" w:rsidP="00CC7CF5">
      <w:pPr>
        <w:numPr>
          <w:ilvl w:val="0"/>
          <w:numId w:val="28"/>
        </w:numPr>
      </w:pPr>
      <w:r w:rsidRPr="005223F4">
        <w:t xml:space="preserve">To provide the logical value of a required element while parsing when the element is missing. See </w:t>
      </w:r>
      <w:r w:rsidRPr="005223F4">
        <w:fldChar w:fldCharType="begin"/>
      </w:r>
      <w:r w:rsidRPr="005223F4">
        <w:instrText xml:space="preserve"> REF _Ref268264542 \r \h </w:instrText>
      </w:r>
      <w:r w:rsidRPr="005223F4">
        <w:fldChar w:fldCharType="separate"/>
      </w:r>
      <w:r w:rsidR="00D04199">
        <w:rPr>
          <w:cs/>
        </w:rPr>
        <w:t>‎</w:t>
      </w:r>
      <w:r w:rsidR="00D04199">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D04199" w:rsidRPr="005223F4">
        <w:t>Nils and Default processing</w:t>
      </w:r>
      <w:r w:rsidRPr="005223F4">
        <w:fldChar w:fldCharType="end"/>
      </w:r>
    </w:p>
    <w:p w14:paraId="7ADDE93B" w14:textId="77777777" w:rsidR="00CC7CF5" w:rsidRPr="005223F4" w:rsidRDefault="00CC7CF5" w:rsidP="00CC7CF5">
      <w:pPr>
        <w:numPr>
          <w:ilvl w:val="0"/>
          <w:numId w:val="28"/>
        </w:numPr>
      </w:pPr>
      <w:r w:rsidRPr="005223F4">
        <w:t xml:space="preserve">To provide the logical value of a required element when unparsing when element is missing. See </w:t>
      </w:r>
      <w:r w:rsidRPr="005223F4">
        <w:fldChar w:fldCharType="begin"/>
      </w:r>
      <w:r w:rsidRPr="005223F4">
        <w:instrText xml:space="preserve"> REF _Ref268264542 \r \h </w:instrText>
      </w:r>
      <w:r w:rsidRPr="005223F4">
        <w:fldChar w:fldCharType="separate"/>
      </w:r>
      <w:r w:rsidR="00D04199">
        <w:rPr>
          <w:cs/>
        </w:rPr>
        <w:t>‎</w:t>
      </w:r>
      <w:r w:rsidR="00D04199">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D04199" w:rsidRPr="005223F4">
        <w:t>Nils and Default processing</w:t>
      </w:r>
      <w:r w:rsidRPr="005223F4">
        <w:fldChar w:fldCharType="end"/>
      </w:r>
    </w:p>
    <w:p w14:paraId="2E496B8E" w14:textId="77777777" w:rsidR="00FB4058" w:rsidRPr="005223F4" w:rsidRDefault="00341709" w:rsidP="00FB4058">
      <w:pPr>
        <w:pStyle w:val="Heading1"/>
      </w:pPr>
      <w:bookmarkStart w:id="739" w:name="_Toc199516240"/>
      <w:bookmarkStart w:id="740" w:name="_Toc194983918"/>
      <w:bookmarkStart w:id="741" w:name="_Toc243112759"/>
      <w:bookmarkStart w:id="742" w:name="_Toc332724370"/>
      <w:r w:rsidRPr="005223F4">
        <w:t>D</w:t>
      </w:r>
      <w:r w:rsidR="00AF7956" w:rsidRPr="005223F4">
        <w:t xml:space="preserve">FDL </w:t>
      </w:r>
      <w:r w:rsidR="00FB4058" w:rsidRPr="005223F4">
        <w:t>Syntax</w:t>
      </w:r>
      <w:r w:rsidR="00141EC2" w:rsidRPr="005223F4">
        <w:t xml:space="preserve"> Basics</w:t>
      </w:r>
      <w:bookmarkEnd w:id="682"/>
      <w:bookmarkEnd w:id="683"/>
      <w:bookmarkEnd w:id="684"/>
      <w:bookmarkEnd w:id="739"/>
      <w:bookmarkEnd w:id="740"/>
      <w:bookmarkEnd w:id="741"/>
      <w:bookmarkEnd w:id="742"/>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pPr>
        <w:pStyle w:val="Heading2"/>
      </w:pPr>
      <w:bookmarkStart w:id="743" w:name="_Toc177399030"/>
      <w:bookmarkStart w:id="744" w:name="_Toc175057317"/>
      <w:bookmarkStart w:id="745" w:name="_Toc199516241"/>
      <w:bookmarkStart w:id="746" w:name="_Toc194983919"/>
      <w:bookmarkStart w:id="747" w:name="_Toc243112760"/>
      <w:bookmarkStart w:id="748" w:name="_Toc332724371"/>
      <w:r w:rsidRPr="005223F4">
        <w:t>Namespaces</w:t>
      </w:r>
      <w:bookmarkEnd w:id="743"/>
      <w:bookmarkEnd w:id="744"/>
      <w:bookmarkEnd w:id="745"/>
      <w:bookmarkEnd w:id="746"/>
      <w:bookmarkEnd w:id="747"/>
      <w:bookmarkEnd w:id="748"/>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77777777"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DB5942" w:rsidRPr="005223F4">
        <w:t xml:space="preserve">“dfdl”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77777777" w:rsidR="009B1DE6" w:rsidRDefault="009B1DE6" w:rsidP="009B1DE6">
      <w:r>
        <w:t>Attributes on DFDL annotations that are not in the DFDL or notarget namespace are ignored.</w:t>
      </w:r>
    </w:p>
    <w:p w14:paraId="3569B1F5" w14:textId="77777777" w:rsidR="00B250F3" w:rsidRPr="005223F4" w:rsidRDefault="00B250F3" w:rsidP="008C7BF6">
      <w:r w:rsidRPr="005223F4">
        <w:t xml:space="preserve">A DFDL Schema </w:t>
      </w:r>
      <w:r w:rsidR="00C71D0B" w:rsidRPr="005223F4">
        <w:t xml:space="preserve">document </w:t>
      </w:r>
      <w:r w:rsidRPr="005223F4">
        <w:t xml:space="preserve">contains </w:t>
      </w:r>
      <w:r w:rsidR="007F5736" w:rsidRPr="005223F4">
        <w:t>XML schema</w:t>
      </w:r>
      <w:r w:rsidRPr="005223F4">
        <w:t xml:space="preserve"> annotation elements</w:t>
      </w:r>
      <w:r w:rsidR="00486CBC" w:rsidRPr="005223F4">
        <w:t xml:space="preserve"> </w:t>
      </w:r>
      <w:r w:rsidR="0019273E" w:rsidRPr="005223F4">
        <w:t>that</w:t>
      </w:r>
      <w:r w:rsidRPr="005223F4">
        <w:t xml:space="preserve"> define and assign names to parts of the format specification. These names are defined </w:t>
      </w:r>
      <w:r w:rsidR="00221903" w:rsidRPr="005223F4">
        <w:t xml:space="preserve">using </w:t>
      </w:r>
      <w:r w:rsidRPr="005223F4">
        <w:t xml:space="preserve">the target namespace of the schema </w:t>
      </w:r>
      <w:r w:rsidR="00E95A6A" w:rsidRPr="005223F4">
        <w:t xml:space="preserve">document </w:t>
      </w:r>
      <w:r w:rsidRPr="005223F4">
        <w:t xml:space="preserve">where they reside. A DFDL schema </w:t>
      </w:r>
      <w:r w:rsidR="003E1F4B" w:rsidRPr="005223F4">
        <w:t xml:space="preserve">document </w:t>
      </w:r>
      <w:r w:rsidRPr="005223F4">
        <w:t>can include or import another schema</w:t>
      </w:r>
      <w:r w:rsidR="00E95A6A" w:rsidRPr="005223F4">
        <w:t xml:space="preserve"> document</w:t>
      </w:r>
      <w:r w:rsidR="00105A97" w:rsidRPr="005223F4">
        <w:t>, and namespaces work</w:t>
      </w:r>
      <w:r w:rsidRPr="005223F4">
        <w:t xml:space="preserve"> in the usual manner for XML schema</w:t>
      </w:r>
      <w:r w:rsidR="003E1F4B" w:rsidRPr="005223F4">
        <w:t xml:space="preserve"> document</w:t>
      </w:r>
      <w:r w:rsidRPr="005223F4">
        <w:t>s. The</w:t>
      </w:r>
      <w:r w:rsidRPr="005223F4">
        <w:rPr>
          <w:i/>
        </w:rPr>
        <w:t xml:space="preserve"> schema </w:t>
      </w:r>
      <w:r w:rsidRPr="005223F4">
        <w:t>is the schema including all additional schemas referenced through import and include.</w:t>
      </w:r>
      <w:r w:rsidR="005D536A" w:rsidRPr="005223F4">
        <w:t xml:space="preserve"> Generally</w:t>
      </w:r>
      <w:r w:rsidR="0019273E" w:rsidRPr="005223F4">
        <w:t>,</w:t>
      </w:r>
      <w:r w:rsidR="005D536A" w:rsidRPr="005223F4">
        <w:t xml:space="preserve"> in this specification</w:t>
      </w:r>
      <w:r w:rsidR="0019273E" w:rsidRPr="005223F4">
        <w:t>,</w:t>
      </w:r>
      <w:r w:rsidR="005D536A" w:rsidRPr="005223F4">
        <w:t xml:space="preserve"> when we refer to the DFDL Schema we mean </w:t>
      </w:r>
      <w:r w:rsidR="003E1F4B" w:rsidRPr="005223F4">
        <w:t>the schema. When we refer to a specific document we will use the term DFDL Schema document.</w:t>
      </w:r>
      <w:r w:rsidR="005D536A" w:rsidRPr="005223F4">
        <w:t xml:space="preserve"> </w:t>
      </w:r>
    </w:p>
    <w:p w14:paraId="59FEA9C4" w14:textId="77777777" w:rsidR="00FB4058" w:rsidRPr="005223F4" w:rsidRDefault="00141EC2">
      <w:pPr>
        <w:pStyle w:val="Heading2"/>
      </w:pPr>
      <w:bookmarkStart w:id="749" w:name="_Toc322911540"/>
      <w:bookmarkStart w:id="750" w:name="_Toc322912079"/>
      <w:bookmarkStart w:id="751" w:name="_Toc157593753"/>
      <w:bookmarkStart w:id="752" w:name="_Toc177399031"/>
      <w:bookmarkStart w:id="753" w:name="_Toc175057318"/>
      <w:bookmarkStart w:id="754" w:name="_Toc199516242"/>
      <w:bookmarkStart w:id="755" w:name="_Toc194983920"/>
      <w:bookmarkStart w:id="756" w:name="_Ref234817946"/>
      <w:bookmarkStart w:id="757" w:name="_Ref234817971"/>
      <w:bookmarkStart w:id="758" w:name="_Toc243112761"/>
      <w:bookmarkStart w:id="759" w:name="_Toc332724372"/>
      <w:bookmarkEnd w:id="749"/>
      <w:bookmarkEnd w:id="750"/>
      <w:r w:rsidRPr="005223F4">
        <w:t>The</w:t>
      </w:r>
      <w:r w:rsidR="00FA2259" w:rsidRPr="005223F4">
        <w:t xml:space="preserve"> </w:t>
      </w:r>
      <w:r w:rsidR="00FB4058" w:rsidRPr="005223F4">
        <w:t>DFDL Annotation</w:t>
      </w:r>
      <w:r w:rsidRPr="005223F4">
        <w:t xml:space="preserve"> Elements</w:t>
      </w:r>
      <w:bookmarkEnd w:id="751"/>
      <w:bookmarkEnd w:id="752"/>
      <w:bookmarkEnd w:id="753"/>
      <w:bookmarkEnd w:id="754"/>
      <w:bookmarkEnd w:id="755"/>
      <w:bookmarkEnd w:id="756"/>
      <w:bookmarkEnd w:id="757"/>
      <w:bookmarkEnd w:id="758"/>
      <w:bookmarkEnd w:id="759"/>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77777777" w:rsidR="00FB4058" w:rsidRPr="005223F4" w:rsidRDefault="00FB4058" w:rsidP="00C953CC">
      <w:r w:rsidRPr="005223F4">
        <w:t xml:space="preserve">DFDL specifies a collection of annotations for different purposes. </w:t>
      </w:r>
    </w:p>
    <w:p w14:paraId="2EAB014D" w14:textId="77777777" w:rsidR="00FB4058" w:rsidRPr="005223F4" w:rsidRDefault="00FB4058" w:rsidP="00FB4058">
      <w:pPr>
        <w:pStyle w:val="TableCaption"/>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3"/>
        <w:gridCol w:w="6313"/>
      </w:tblGrid>
      <w:tr w:rsidR="00FB4058" w:rsidRPr="005223F4" w14:paraId="76F08555" w14:textId="77777777" w:rsidTr="00240AC5">
        <w:trPr>
          <w:trHeight w:val="440"/>
        </w:trPr>
        <w:tc>
          <w:tcPr>
            <w:tcW w:w="1436" w:type="pct"/>
            <w:shd w:val="clear" w:color="auto" w:fill="F3F3F3"/>
            <w:vAlign w:val="center"/>
          </w:tcPr>
          <w:p w14:paraId="715DB127" w14:textId="77777777" w:rsidR="00FB4058" w:rsidRPr="00F81703" w:rsidRDefault="00FB4058" w:rsidP="008637D7">
            <w:pPr>
              <w:pStyle w:val="NewTableFontHeading"/>
              <w:rPr>
                <w:rStyle w:val="TableFont"/>
                <w:bCs/>
                <w:iCs/>
                <w:lang w:val="en-US"/>
              </w:rPr>
            </w:pPr>
            <w:commentRangeStart w:id="760"/>
            <w:r w:rsidRPr="00275A32">
              <w:rPr>
                <w:rStyle w:val="TableFont"/>
                <w:bCs/>
                <w:iCs/>
                <w:lang w:val="en-US"/>
              </w:rPr>
              <w:t>Annota</w:t>
            </w:r>
            <w:r w:rsidRPr="005E3B09">
              <w:rPr>
                <w:rStyle w:val="TableFont"/>
                <w:bCs/>
                <w:iCs/>
                <w:lang w:val="en-US"/>
              </w:rPr>
              <w:t>tion Element</w:t>
            </w:r>
            <w:r w:rsidR="00F211B0" w:rsidRPr="005E3B09">
              <w:rPr>
                <w:rStyle w:val="TableFont"/>
                <w:bCs/>
                <w:iCs/>
                <w:lang w:val="en-US"/>
              </w:rPr>
              <w:t>(s)</w:t>
            </w:r>
          </w:p>
        </w:tc>
        <w:tc>
          <w:tcPr>
            <w:tcW w:w="3564" w:type="pct"/>
            <w:shd w:val="clear" w:color="auto" w:fill="F3F3F3"/>
            <w:vAlign w:val="center"/>
          </w:tcPr>
          <w:p w14:paraId="32620F45" w14:textId="77777777" w:rsidR="00FB4058" w:rsidRPr="00F81703" w:rsidRDefault="00FB4058" w:rsidP="00240AC5">
            <w:pPr>
              <w:pStyle w:val="NewTableFontHeading"/>
              <w:jc w:val="left"/>
              <w:rPr>
                <w:rStyle w:val="TableFont"/>
                <w:bCs/>
                <w:iCs/>
                <w:lang w:val="en-US"/>
              </w:rPr>
            </w:pPr>
            <w:r w:rsidRPr="00F81703">
              <w:rPr>
                <w:rStyle w:val="TableFont"/>
                <w:bCs/>
                <w:iCs/>
                <w:lang w:val="en-US"/>
              </w:rPr>
              <w:t>Description</w:t>
            </w:r>
            <w:commentRangeEnd w:id="760"/>
            <w:r w:rsidR="001860DE">
              <w:rPr>
                <w:rStyle w:val="CommentReference"/>
                <w:b w:val="0"/>
                <w:lang w:val="en-US" w:eastAsia="en-US"/>
              </w:rPr>
              <w:commentReference w:id="760"/>
            </w:r>
          </w:p>
        </w:tc>
      </w:tr>
      <w:tr w:rsidR="00FB4058" w:rsidRPr="005223F4" w14:paraId="5F8B9C24" w14:textId="77777777" w:rsidTr="00240AC5">
        <w:trPr>
          <w:trHeight w:val="225"/>
        </w:trPr>
        <w:tc>
          <w:tcPr>
            <w:tcW w:w="1436" w:type="pct"/>
            <w:shd w:val="clear" w:color="auto" w:fill="auto"/>
          </w:tcPr>
          <w:p w14:paraId="043801B9" w14:textId="2B1E38D7" w:rsidR="00F211B0" w:rsidRPr="00240AC5" w:rsidRDefault="001A6B78" w:rsidP="008637D7">
            <w:pPr>
              <w:pStyle w:val="NewTableFont"/>
              <w:rPr>
                <w:rStyle w:val="TableFont"/>
                <w:lang w:val="en-US"/>
              </w:rPr>
            </w:pPr>
            <w:ins w:id="761" w:author="Steve Hanson" w:date="2012-08-06T11:39:00Z">
              <w:r>
                <w:rPr>
                  <w:rStyle w:val="TableFont"/>
                  <w:lang w:val="en-US"/>
                </w:rPr>
                <w:t>a</w:t>
              </w:r>
            </w:ins>
            <w:del w:id="762" w:author="Steve Hanson" w:date="2012-08-06T11:39:00Z">
              <w:r w:rsidR="00765137" w:rsidRPr="00240AC5" w:rsidDel="001A6B78">
                <w:rPr>
                  <w:rStyle w:val="TableFont"/>
                  <w:lang w:val="en-US"/>
                </w:rPr>
                <w:delText>A</w:delText>
              </w:r>
            </w:del>
            <w:r w:rsidR="00FB4058" w:rsidRPr="00240AC5">
              <w:rPr>
                <w:rStyle w:val="TableFont"/>
                <w:lang w:val="en-US"/>
              </w:rPr>
              <w:t>ssert</w:t>
            </w:r>
          </w:p>
        </w:tc>
        <w:tc>
          <w:tcPr>
            <w:tcW w:w="3564" w:type="pct"/>
            <w:shd w:val="clear" w:color="auto" w:fill="auto"/>
          </w:tcPr>
          <w:p w14:paraId="73A6C2C9" w14:textId="77777777" w:rsidR="00FB4058" w:rsidRPr="00240AC5" w:rsidRDefault="00FB4058" w:rsidP="00240AC5">
            <w:pPr>
              <w:pStyle w:val="NewTableFont"/>
              <w:jc w:val="left"/>
              <w:rPr>
                <w:rStyle w:val="TableFont"/>
                <w:lang w:val="en-US"/>
              </w:rPr>
            </w:pPr>
            <w:r w:rsidRPr="00240AC5">
              <w:rPr>
                <w:rStyle w:val="TableFont"/>
                <w:lang w:val="en-US"/>
              </w:rPr>
              <w:t xml:space="preserve">Defines </w:t>
            </w:r>
            <w:r w:rsidR="00C31CE6" w:rsidRPr="00240AC5">
              <w:rPr>
                <w:rStyle w:val="TableFont"/>
                <w:lang w:val="en-US"/>
              </w:rPr>
              <w:t xml:space="preserve">a test to be used </w:t>
            </w:r>
            <w:r w:rsidR="002776C2" w:rsidRPr="00240AC5">
              <w:rPr>
                <w:rStyle w:val="TableFont"/>
                <w:lang w:val="en-US"/>
              </w:rPr>
              <w:t xml:space="preserve">to ensure the </w:t>
            </w:r>
            <w:r w:rsidR="00F649F5" w:rsidRPr="00240AC5">
              <w:rPr>
                <w:rStyle w:val="TableFont"/>
                <w:lang w:val="en-US"/>
              </w:rPr>
              <w:t>data are</w:t>
            </w:r>
            <w:r w:rsidR="002776C2" w:rsidRPr="00240AC5">
              <w:rPr>
                <w:rStyle w:val="TableFont"/>
                <w:lang w:val="en-US"/>
              </w:rPr>
              <w:t xml:space="preserve"> well formed</w:t>
            </w:r>
            <w:r w:rsidR="00C31CE6" w:rsidRPr="00240AC5">
              <w:rPr>
                <w:rStyle w:val="TableFont"/>
                <w:lang w:val="en-US"/>
              </w:rPr>
              <w:t>.</w:t>
            </w:r>
            <w:r w:rsidR="000763BD" w:rsidRPr="00240AC5">
              <w:rPr>
                <w:rStyle w:val="TableFont"/>
                <w:lang w:val="en-US"/>
              </w:rPr>
              <w:t xml:space="preserve"> Assert is used only when parsing data.</w:t>
            </w:r>
            <w:r w:rsidR="001B1CFE" w:rsidRPr="00240AC5">
              <w:rPr>
                <w:rStyle w:val="TableFont"/>
                <w:lang w:val="en-US"/>
              </w:rPr>
              <w:t xml:space="preserve"> See section</w:t>
            </w:r>
            <w:r w:rsidR="000763BD" w:rsidRPr="00240AC5">
              <w:rPr>
                <w:rStyle w:val="TableFont"/>
                <w:lang w:val="en-US"/>
              </w:rPr>
              <w:t xml:space="preserve"> </w:t>
            </w:r>
            <w:r w:rsidR="000B2000" w:rsidRPr="00240AC5">
              <w:rPr>
                <w:rStyle w:val="TableFont"/>
                <w:lang w:val="en-US"/>
              </w:rPr>
              <w:fldChar w:fldCharType="begin"/>
            </w:r>
            <w:r w:rsidR="000B2000" w:rsidRPr="00240AC5">
              <w:rPr>
                <w:rStyle w:val="TableFont"/>
                <w:lang w:val="en-US"/>
              </w:rPr>
              <w:instrText xml:space="preserve"> REF _Ref251072473 \r \h </w:instrText>
            </w:r>
            <w:r w:rsidR="000B2000" w:rsidRPr="00240AC5">
              <w:rPr>
                <w:rStyle w:val="TableFont"/>
                <w:lang w:val="en-US"/>
              </w:rPr>
            </w:r>
            <w:r w:rsidR="000B2000" w:rsidRPr="00240AC5">
              <w:rPr>
                <w:rStyle w:val="TableFont"/>
                <w:lang w:val="en-US"/>
              </w:rPr>
              <w:fldChar w:fldCharType="separate"/>
            </w:r>
            <w:r w:rsidR="00D04199" w:rsidRPr="00240AC5">
              <w:rPr>
                <w:rStyle w:val="TableFont"/>
                <w:cs/>
                <w:lang w:val="en-US"/>
              </w:rPr>
              <w:t>‎</w:t>
            </w:r>
            <w:r w:rsidR="00D04199" w:rsidRPr="00240AC5">
              <w:rPr>
                <w:rStyle w:val="TableFont"/>
                <w:lang w:val="en-US"/>
              </w:rPr>
              <w:t>7.3</w:t>
            </w:r>
            <w:r w:rsidR="000B2000" w:rsidRPr="00240AC5">
              <w:rPr>
                <w:rStyle w:val="TableFont"/>
                <w:lang w:val="en-US"/>
              </w:rPr>
              <w:fldChar w:fldCharType="end"/>
            </w:r>
            <w:r w:rsidR="000B2000" w:rsidRPr="00240AC5">
              <w:rPr>
                <w:rStyle w:val="TableFont"/>
                <w:lang w:val="en-US"/>
              </w:rPr>
              <w:t xml:space="preserve"> </w:t>
            </w:r>
          </w:p>
        </w:tc>
      </w:tr>
      <w:tr w:rsidR="00904E83" w:rsidRPr="005223F4" w14:paraId="16C3CD68" w14:textId="77777777" w:rsidTr="00240AC5">
        <w:trPr>
          <w:trHeight w:val="225"/>
        </w:trPr>
        <w:tc>
          <w:tcPr>
            <w:tcW w:w="1436" w:type="pct"/>
            <w:shd w:val="clear" w:color="auto" w:fill="auto"/>
          </w:tcPr>
          <w:p w14:paraId="09F20C7D" w14:textId="19F21F93" w:rsidR="00904E83" w:rsidRPr="00240AC5" w:rsidRDefault="00765137" w:rsidP="008637D7">
            <w:pPr>
              <w:pStyle w:val="NewTableFont"/>
              <w:rPr>
                <w:rStyle w:val="TableFont"/>
                <w:lang w:val="en-US"/>
              </w:rPr>
            </w:pPr>
            <w:del w:id="763" w:author="Steve Hanson" w:date="2012-08-06T11:39:00Z">
              <w:r w:rsidRPr="00240AC5" w:rsidDel="001A6B78">
                <w:rPr>
                  <w:rStyle w:val="TableFont"/>
                  <w:lang w:val="en-US"/>
                </w:rPr>
                <w:delText>C</w:delText>
              </w:r>
            </w:del>
            <w:ins w:id="764" w:author="Steve Hanson" w:date="2012-08-06T11:39:00Z">
              <w:r w:rsidR="001A6B78">
                <w:rPr>
                  <w:rStyle w:val="TableFont"/>
                  <w:lang w:val="en-US"/>
                </w:rPr>
                <w:t>c</w:t>
              </w:r>
            </w:ins>
            <w:r w:rsidR="00904E83" w:rsidRPr="00240AC5">
              <w:rPr>
                <w:rStyle w:val="TableFont"/>
                <w:lang w:val="en-US"/>
              </w:rPr>
              <w:t>hoice</w:t>
            </w:r>
          </w:p>
        </w:tc>
        <w:tc>
          <w:tcPr>
            <w:tcW w:w="3564" w:type="pct"/>
            <w:shd w:val="clear" w:color="auto" w:fill="auto"/>
          </w:tcPr>
          <w:p w14:paraId="25D5D11B" w14:textId="77777777" w:rsidR="00904E83" w:rsidRPr="00240AC5" w:rsidRDefault="00904E83" w:rsidP="00240AC5">
            <w:pPr>
              <w:pStyle w:val="NewTableFont"/>
              <w:jc w:val="left"/>
              <w:rPr>
                <w:rStyle w:val="TableFont"/>
                <w:lang w:val="en-US"/>
              </w:rPr>
            </w:pPr>
            <w:r w:rsidRPr="00240AC5">
              <w:rPr>
                <w:rStyle w:val="TableFont"/>
                <w:lang w:val="en-US"/>
              </w:rPr>
              <w:t xml:space="preserve">Defines the physical data format properties of </w:t>
            </w:r>
            <w:r w:rsidR="005D3FB2" w:rsidRPr="00240AC5">
              <w:rPr>
                <w:rStyle w:val="TableFont"/>
                <w:lang w:val="en-US"/>
              </w:rPr>
              <w:t>an</w:t>
            </w:r>
            <w:r w:rsidRPr="00240AC5">
              <w:rPr>
                <w:rStyle w:val="TableFont"/>
                <w:lang w:val="en-US"/>
              </w:rPr>
              <w:t xml:space="preserve"> </w:t>
            </w:r>
            <w:r w:rsidR="00111CBD" w:rsidRPr="00240AC5">
              <w:rPr>
                <w:rStyle w:val="TableFont"/>
                <w:lang w:val="en-US"/>
              </w:rPr>
              <w:t>xs:</w:t>
            </w:r>
            <w:r w:rsidRPr="00240AC5">
              <w:rPr>
                <w:rStyle w:val="TableFont"/>
                <w:lang w:val="en-US"/>
              </w:rPr>
              <w:t>choice group.</w:t>
            </w:r>
            <w:r w:rsidR="000E5532" w:rsidRPr="00240AC5">
              <w:rPr>
                <w:rStyle w:val="TableFont"/>
                <w:lang w:val="en-US"/>
              </w:rPr>
              <w:t xml:space="preserve"> </w:t>
            </w:r>
            <w:r w:rsidR="0071507B" w:rsidRPr="00240AC5">
              <w:rPr>
                <w:rStyle w:val="TableFont"/>
                <w:lang w:val="en-US"/>
              </w:rPr>
              <w:t xml:space="preserve">See section </w:t>
            </w:r>
            <w:r w:rsidR="000B2000" w:rsidRPr="00240AC5">
              <w:rPr>
                <w:rStyle w:val="TableFont"/>
                <w:lang w:val="en-US"/>
              </w:rPr>
              <w:fldChar w:fldCharType="begin"/>
            </w:r>
            <w:r w:rsidR="000B2000" w:rsidRPr="00240AC5">
              <w:rPr>
                <w:rStyle w:val="TableFont"/>
                <w:lang w:val="en-US"/>
              </w:rPr>
              <w:instrText xml:space="preserve"> REF _Ref251072610 \r \h </w:instrText>
            </w:r>
            <w:r w:rsidR="000B2000" w:rsidRPr="00240AC5">
              <w:rPr>
                <w:rStyle w:val="TableFont"/>
                <w:lang w:val="en-US"/>
              </w:rPr>
            </w:r>
            <w:r w:rsidR="000B2000"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0B2000" w:rsidRPr="00240AC5">
              <w:rPr>
                <w:rStyle w:val="TableFont"/>
                <w:lang w:val="en-US"/>
              </w:rPr>
              <w:fldChar w:fldCharType="end"/>
            </w:r>
            <w:r w:rsidR="000B2000" w:rsidRPr="00240AC5">
              <w:rPr>
                <w:rStyle w:val="TableFont"/>
                <w:lang w:val="en-US"/>
              </w:rPr>
              <w:t xml:space="preserve"> </w:t>
            </w:r>
          </w:p>
        </w:tc>
      </w:tr>
      <w:tr w:rsidR="000763BD" w:rsidRPr="005223F4" w14:paraId="44861AB9" w14:textId="77777777" w:rsidTr="00240AC5">
        <w:trPr>
          <w:trHeight w:val="465"/>
        </w:trPr>
        <w:tc>
          <w:tcPr>
            <w:tcW w:w="1436" w:type="pct"/>
            <w:shd w:val="clear" w:color="auto" w:fill="auto"/>
          </w:tcPr>
          <w:p w14:paraId="70ABC507" w14:textId="637BC355" w:rsidR="000763BD" w:rsidRPr="00240AC5" w:rsidRDefault="001A6B78" w:rsidP="001A6B78">
            <w:pPr>
              <w:pStyle w:val="NewTableFont"/>
              <w:rPr>
                <w:rStyle w:val="TableFont"/>
                <w:lang w:val="en-US"/>
              </w:rPr>
            </w:pPr>
            <w:ins w:id="765" w:author="Steve Hanson" w:date="2012-08-06T11:39:00Z">
              <w:r>
                <w:rPr>
                  <w:rStyle w:val="TableFont"/>
                  <w:lang w:val="en-US"/>
                </w:rPr>
                <w:t>d</w:t>
              </w:r>
            </w:ins>
            <w:del w:id="766" w:author="Steve Hanson" w:date="2012-08-06T11:39:00Z">
              <w:r w:rsidR="00765137" w:rsidRPr="00240AC5" w:rsidDel="001A6B78">
                <w:rPr>
                  <w:rStyle w:val="TableFont"/>
                  <w:lang w:val="en-US"/>
                </w:rPr>
                <w:delText>D</w:delText>
              </w:r>
            </w:del>
            <w:r w:rsidR="000763BD" w:rsidRPr="00240AC5">
              <w:rPr>
                <w:rStyle w:val="TableFont"/>
                <w:lang w:val="en-US"/>
              </w:rPr>
              <w:t>iscriminator</w:t>
            </w:r>
          </w:p>
        </w:tc>
        <w:tc>
          <w:tcPr>
            <w:tcW w:w="3564" w:type="pct"/>
            <w:shd w:val="clear" w:color="auto" w:fill="auto"/>
          </w:tcPr>
          <w:p w14:paraId="08B28ADE" w14:textId="77777777" w:rsidR="000763BD" w:rsidRPr="00240AC5" w:rsidRDefault="000763BD" w:rsidP="00240AC5">
            <w:pPr>
              <w:pStyle w:val="NewTableFont"/>
              <w:jc w:val="left"/>
              <w:rPr>
                <w:rStyle w:val="TableFont"/>
                <w:lang w:val="en-US"/>
              </w:rPr>
            </w:pPr>
            <w:r w:rsidRPr="00240AC5">
              <w:rPr>
                <w:rStyle w:val="TableFont"/>
                <w:lang w:val="en-US"/>
              </w:rPr>
              <w:t>Defines a test to be used when resolving</w:t>
            </w:r>
            <w:r w:rsidR="00C31CE6" w:rsidRPr="00240AC5">
              <w:rPr>
                <w:rStyle w:val="TableFont"/>
                <w:lang w:val="en-US"/>
              </w:rPr>
              <w:t xml:space="preserve"> a point of</w:t>
            </w:r>
            <w:r w:rsidRPr="00240AC5">
              <w:rPr>
                <w:rStyle w:val="TableFont"/>
                <w:lang w:val="en-US"/>
              </w:rPr>
              <w:t xml:space="preserve"> </w:t>
            </w:r>
            <w:r w:rsidRPr="00240AC5" w:rsidDel="000763BD">
              <w:rPr>
                <w:rStyle w:val="TableFont"/>
                <w:lang w:val="en-US"/>
              </w:rPr>
              <w:t>uncertaint</w:t>
            </w:r>
            <w:r w:rsidR="00C31CE6" w:rsidRPr="00240AC5">
              <w:rPr>
                <w:rStyle w:val="TableFont"/>
                <w:lang w:val="en-US"/>
              </w:rPr>
              <w:t>y</w:t>
            </w:r>
            <w:r w:rsidRPr="00240AC5" w:rsidDel="000763BD">
              <w:rPr>
                <w:rStyle w:val="TableFont"/>
                <w:lang w:val="en-US"/>
              </w:rPr>
              <w:t xml:space="preserve"> </w:t>
            </w:r>
            <w:r w:rsidR="00F97E16" w:rsidRPr="00240AC5" w:rsidDel="000763BD">
              <w:rPr>
                <w:rStyle w:val="TableFont"/>
                <w:lang w:val="en-US"/>
              </w:rPr>
              <w:t>such as choice branches</w:t>
            </w:r>
            <w:r w:rsidR="00C632E1" w:rsidRPr="00240AC5">
              <w:rPr>
                <w:rStyle w:val="TableFont"/>
                <w:lang w:val="en-US"/>
              </w:rPr>
              <w:t xml:space="preserve"> or optional elements.</w:t>
            </w:r>
            <w:r w:rsidR="00C31CE6" w:rsidRPr="00240AC5">
              <w:rPr>
                <w:rStyle w:val="TableFont"/>
                <w:lang w:val="en-US"/>
              </w:rPr>
              <w:t xml:space="preserve"> </w:t>
            </w:r>
            <w:r w:rsidR="00F411FE" w:rsidRPr="00240AC5">
              <w:rPr>
                <w:rStyle w:val="TableFont"/>
                <w:lang w:val="en-US"/>
              </w:rPr>
              <w:t>A dfdl:d</w:t>
            </w:r>
            <w:r w:rsidR="00C31CE6" w:rsidRPr="00240AC5">
              <w:rPr>
                <w:rStyle w:val="TableFont"/>
                <w:lang w:val="en-US"/>
              </w:rPr>
              <w:t>iscriminator is used only when parsing data</w:t>
            </w:r>
            <w:r w:rsidR="00F411FE" w:rsidRPr="00240AC5">
              <w:rPr>
                <w:rStyle w:val="TableFont"/>
                <w:lang w:val="en-US"/>
              </w:rPr>
              <w:t xml:space="preserve"> to</w:t>
            </w:r>
            <w:r w:rsidR="00C31CE6" w:rsidRPr="00240AC5">
              <w:rPr>
                <w:rStyle w:val="TableFont"/>
                <w:lang w:val="en-US"/>
              </w:rPr>
              <w:t xml:space="preserve"> resolve the point of </w:t>
            </w:r>
            <w:r w:rsidR="005D3FB2" w:rsidRPr="00240AC5">
              <w:rPr>
                <w:rStyle w:val="TableFont"/>
                <w:lang w:val="en-US"/>
              </w:rPr>
              <w:t>uncertainty to</w:t>
            </w:r>
            <w:r w:rsidR="00C31CE6" w:rsidRPr="00240AC5">
              <w:rPr>
                <w:rStyle w:val="TableFont"/>
                <w:lang w:val="en-US"/>
              </w:rPr>
              <w:t xml:space="preserve"> </w:t>
            </w:r>
            <w:r w:rsidR="00C632E1" w:rsidRPr="00240AC5">
              <w:rPr>
                <w:rStyle w:val="TableFont"/>
                <w:lang w:val="en-US"/>
              </w:rPr>
              <w:t>one of the alternatives.</w:t>
            </w:r>
            <w:r w:rsidR="000E5532" w:rsidRPr="00240AC5">
              <w:rPr>
                <w:rStyle w:val="TableFont"/>
                <w:lang w:val="en-US"/>
              </w:rPr>
              <w:t xml:space="preserve"> </w:t>
            </w:r>
            <w:r w:rsidR="0071507B" w:rsidRPr="00240AC5">
              <w:rPr>
                <w:rStyle w:val="TableFont"/>
                <w:lang w:val="en-US"/>
              </w:rPr>
              <w:t xml:space="preserve">See section </w:t>
            </w:r>
            <w:r w:rsidR="007E0B56" w:rsidRPr="00240AC5">
              <w:rPr>
                <w:rStyle w:val="TableFont"/>
                <w:lang w:val="en-US"/>
              </w:rPr>
              <w:fldChar w:fldCharType="begin"/>
            </w:r>
            <w:r w:rsidR="007E0B56" w:rsidRPr="00240AC5">
              <w:rPr>
                <w:rStyle w:val="TableFont"/>
                <w:lang w:val="en-US"/>
              </w:rPr>
              <w:instrText xml:space="preserve"> REF _Ref251074211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7.4</w:t>
            </w:r>
            <w:r w:rsidR="007E0B56" w:rsidRPr="00240AC5">
              <w:rPr>
                <w:rStyle w:val="TableFont"/>
                <w:lang w:val="en-US"/>
              </w:rPr>
              <w:fldChar w:fldCharType="end"/>
            </w:r>
            <w:r w:rsidR="007E0B56" w:rsidRPr="00240AC5">
              <w:rPr>
                <w:rStyle w:val="TableFont"/>
                <w:lang w:val="en-US"/>
              </w:rPr>
              <w:t xml:space="preserve"> </w:t>
            </w:r>
          </w:p>
        </w:tc>
      </w:tr>
      <w:tr w:rsidR="00904E83" w:rsidRPr="005223F4" w14:paraId="13F73FDA" w14:textId="77777777" w:rsidTr="00240AC5">
        <w:trPr>
          <w:trHeight w:val="465"/>
        </w:trPr>
        <w:tc>
          <w:tcPr>
            <w:tcW w:w="1436" w:type="pct"/>
            <w:shd w:val="clear" w:color="auto" w:fill="auto"/>
          </w:tcPr>
          <w:p w14:paraId="67BC0E43" w14:textId="77777777" w:rsidR="00904E83" w:rsidRPr="00240AC5" w:rsidRDefault="00904E83" w:rsidP="008637D7">
            <w:pPr>
              <w:pStyle w:val="NewTableFont"/>
              <w:rPr>
                <w:rStyle w:val="TableFont"/>
                <w:lang w:val="en-US"/>
              </w:rPr>
            </w:pPr>
            <w:r w:rsidRPr="00240AC5">
              <w:rPr>
                <w:rStyle w:val="TableFont"/>
                <w:lang w:val="en-US"/>
              </w:rPr>
              <w:t>defineEscapeScheme</w:t>
            </w:r>
          </w:p>
        </w:tc>
        <w:tc>
          <w:tcPr>
            <w:tcW w:w="3564" w:type="pct"/>
            <w:shd w:val="clear" w:color="auto" w:fill="auto"/>
          </w:tcPr>
          <w:p w14:paraId="347BFF20" w14:textId="77777777" w:rsidR="00904E83" w:rsidRPr="00240AC5" w:rsidRDefault="00904E83" w:rsidP="00240AC5">
            <w:pPr>
              <w:pStyle w:val="NewTableFont"/>
              <w:jc w:val="left"/>
              <w:rPr>
                <w:rStyle w:val="TableFont"/>
                <w:lang w:val="en-US"/>
              </w:rPr>
            </w:pPr>
            <w:r w:rsidRPr="00240AC5">
              <w:rPr>
                <w:rStyle w:val="TableFont"/>
                <w:lang w:val="en-US"/>
              </w:rPr>
              <w:t>Defines a named, reusable escape</w:t>
            </w:r>
            <w:r w:rsidR="002776C2" w:rsidRPr="00240AC5">
              <w:rPr>
                <w:rStyle w:val="TableFont"/>
                <w:lang w:val="en-US"/>
              </w:rPr>
              <w:t>S</w:t>
            </w:r>
            <w:r w:rsidRPr="00240AC5">
              <w:rPr>
                <w:rStyle w:val="TableFont"/>
                <w:lang w:val="en-US"/>
              </w:rPr>
              <w:t>cheme</w:t>
            </w:r>
            <w:r w:rsidR="007E0B56" w:rsidRPr="00240AC5">
              <w:rPr>
                <w:rStyle w:val="TableFont"/>
                <w:lang w:val="en-US"/>
              </w:rPr>
              <w:t xml:space="preserve"> </w:t>
            </w:r>
            <w:r w:rsidR="0071507B" w:rsidRPr="00240AC5">
              <w:rPr>
                <w:rStyle w:val="TableFont"/>
                <w:lang w:val="en-US"/>
              </w:rPr>
              <w:t>See section</w:t>
            </w:r>
            <w:r w:rsidR="007E0B56" w:rsidRPr="00240AC5">
              <w:rPr>
                <w:rStyle w:val="TableFont"/>
                <w:lang w:val="en-US"/>
              </w:rPr>
              <w:t xml:space="preserve"> </w:t>
            </w:r>
            <w:r w:rsidR="007E0B56" w:rsidRPr="00240AC5">
              <w:rPr>
                <w:rStyle w:val="TableFont"/>
                <w:lang w:val="en-US"/>
              </w:rPr>
              <w:fldChar w:fldCharType="begin"/>
            </w:r>
            <w:r w:rsidR="007E0B56" w:rsidRPr="00240AC5">
              <w:rPr>
                <w:rStyle w:val="TableFont"/>
                <w:lang w:val="en-US"/>
              </w:rPr>
              <w:instrText xml:space="preserve"> REF _Ref251074286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7.5</w:t>
            </w:r>
            <w:r w:rsidR="007E0B56" w:rsidRPr="00240AC5">
              <w:rPr>
                <w:rStyle w:val="TableFont"/>
                <w:lang w:val="en-US"/>
              </w:rPr>
              <w:fldChar w:fldCharType="end"/>
            </w:r>
            <w:r w:rsidR="007E0B56" w:rsidRPr="00240AC5">
              <w:rPr>
                <w:rStyle w:val="TableFont"/>
                <w:lang w:val="en-US"/>
              </w:rPr>
              <w:t xml:space="preserve"> </w:t>
            </w:r>
          </w:p>
        </w:tc>
      </w:tr>
      <w:tr w:rsidR="00FB4058" w:rsidRPr="005223F4" w14:paraId="3D6B969B" w14:textId="77777777" w:rsidTr="00240AC5">
        <w:trPr>
          <w:trHeight w:val="350"/>
        </w:trPr>
        <w:tc>
          <w:tcPr>
            <w:tcW w:w="1436" w:type="pct"/>
            <w:shd w:val="clear" w:color="auto" w:fill="auto"/>
          </w:tcPr>
          <w:p w14:paraId="0F593DC7" w14:textId="77777777" w:rsidR="00FB4058" w:rsidRPr="00240AC5" w:rsidRDefault="00FB4058" w:rsidP="008637D7">
            <w:pPr>
              <w:pStyle w:val="NewTableFont"/>
              <w:rPr>
                <w:rStyle w:val="TableFont"/>
                <w:lang w:val="en-US"/>
              </w:rPr>
            </w:pPr>
            <w:r w:rsidRPr="00240AC5">
              <w:rPr>
                <w:rStyle w:val="TableFont"/>
                <w:lang w:val="en-US"/>
              </w:rPr>
              <w:t>defineFormat</w:t>
            </w:r>
          </w:p>
        </w:tc>
        <w:tc>
          <w:tcPr>
            <w:tcW w:w="3564" w:type="pct"/>
            <w:shd w:val="clear" w:color="auto" w:fill="auto"/>
          </w:tcPr>
          <w:p w14:paraId="6DA3BBE1" w14:textId="77777777" w:rsidR="00FB4058" w:rsidRPr="00240AC5" w:rsidRDefault="00FB4058" w:rsidP="00240AC5">
            <w:pPr>
              <w:pStyle w:val="NewTableFont"/>
              <w:jc w:val="left"/>
              <w:rPr>
                <w:rStyle w:val="TableFont"/>
                <w:lang w:val="en-US"/>
              </w:rPr>
            </w:pPr>
            <w:r w:rsidRPr="00240AC5">
              <w:rPr>
                <w:rStyle w:val="TableFont"/>
                <w:lang w:val="en-US"/>
              </w:rPr>
              <w:t>Defines a reusable data format by collecting together other annotations and associating them with a name that can be referenced from elsewhere.</w:t>
            </w:r>
            <w:r w:rsidR="007E0B56" w:rsidRPr="00240AC5">
              <w:rPr>
                <w:rStyle w:val="TableFont"/>
                <w:lang w:val="en-US"/>
              </w:rPr>
              <w:t xml:space="preserve"> </w:t>
            </w:r>
            <w:r w:rsidR="0071507B" w:rsidRPr="00240AC5">
              <w:rPr>
                <w:rStyle w:val="TableFont"/>
                <w:lang w:val="en-US"/>
              </w:rPr>
              <w:t xml:space="preserve">See section </w:t>
            </w:r>
            <w:r w:rsidR="007E0B56" w:rsidRPr="00240AC5">
              <w:rPr>
                <w:rStyle w:val="TableFont"/>
                <w:lang w:val="en-US"/>
              </w:rPr>
              <w:fldChar w:fldCharType="begin"/>
            </w:r>
            <w:r w:rsidR="007E0B56" w:rsidRPr="00240AC5">
              <w:rPr>
                <w:rStyle w:val="TableFont"/>
                <w:lang w:val="en-US"/>
              </w:rPr>
              <w:instrText xml:space="preserve"> REF _Ref251074304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7.2</w:t>
            </w:r>
            <w:r w:rsidR="007E0B56" w:rsidRPr="00240AC5">
              <w:rPr>
                <w:rStyle w:val="TableFont"/>
                <w:lang w:val="en-US"/>
              </w:rPr>
              <w:fldChar w:fldCharType="end"/>
            </w:r>
            <w:r w:rsidR="007E0B56" w:rsidRPr="00240AC5">
              <w:rPr>
                <w:rStyle w:val="TableFont"/>
                <w:lang w:val="en-US"/>
              </w:rPr>
              <w:t xml:space="preserve"> </w:t>
            </w:r>
          </w:p>
        </w:tc>
      </w:tr>
      <w:tr w:rsidR="00FB4058" w:rsidRPr="005223F4" w14:paraId="27A0E3FF" w14:textId="77777777" w:rsidTr="00240AC5">
        <w:trPr>
          <w:trHeight w:val="332"/>
        </w:trPr>
        <w:tc>
          <w:tcPr>
            <w:tcW w:w="1436" w:type="pct"/>
            <w:shd w:val="clear" w:color="auto" w:fill="auto"/>
          </w:tcPr>
          <w:p w14:paraId="637D997D" w14:textId="77777777" w:rsidR="00FB4058" w:rsidRPr="00240AC5" w:rsidRDefault="00FB4058" w:rsidP="008637D7">
            <w:pPr>
              <w:pStyle w:val="NewTableFont"/>
              <w:rPr>
                <w:rStyle w:val="TableFont"/>
                <w:lang w:val="en-US"/>
              </w:rPr>
            </w:pPr>
            <w:r w:rsidRPr="00240AC5">
              <w:rPr>
                <w:rStyle w:val="TableFont"/>
                <w:lang w:val="en-US"/>
              </w:rPr>
              <w:t>defineVariable</w:t>
            </w:r>
          </w:p>
        </w:tc>
        <w:tc>
          <w:tcPr>
            <w:tcW w:w="3564" w:type="pct"/>
            <w:shd w:val="clear" w:color="auto" w:fill="auto"/>
          </w:tcPr>
          <w:p w14:paraId="647640CD" w14:textId="77777777" w:rsidR="00FB4058" w:rsidRPr="00240AC5" w:rsidRDefault="00FB4058" w:rsidP="00240AC5">
            <w:pPr>
              <w:pStyle w:val="NewTableFont"/>
              <w:jc w:val="left"/>
              <w:rPr>
                <w:rStyle w:val="TableFont"/>
                <w:lang w:val="en-US"/>
              </w:rPr>
            </w:pPr>
            <w:r w:rsidRPr="00240AC5">
              <w:rPr>
                <w:rStyle w:val="TableFont"/>
                <w:lang w:val="en-US"/>
              </w:rPr>
              <w:t xml:space="preserve">Defines a variable that can be referenced elsewhere. This can be used to communicate a parameter from </w:t>
            </w:r>
            <w:r w:rsidR="008A45E8" w:rsidRPr="00240AC5">
              <w:rPr>
                <w:rStyle w:val="TableFont"/>
                <w:lang w:val="en-US"/>
              </w:rPr>
              <w:t>one part of processing to another</w:t>
            </w:r>
            <w:r w:rsidRPr="00240AC5">
              <w:rPr>
                <w:rStyle w:val="TableFont"/>
                <w:lang w:val="en-US"/>
              </w:rPr>
              <w:t xml:space="preserve"> part.</w:t>
            </w:r>
            <w:r w:rsidR="007E0B56" w:rsidRPr="00240AC5">
              <w:rPr>
                <w:rStyle w:val="TableFont"/>
                <w:lang w:val="en-US"/>
              </w:rPr>
              <w:t xml:space="preserve"> </w:t>
            </w:r>
            <w:r w:rsidR="0071507B" w:rsidRPr="00240AC5">
              <w:rPr>
                <w:rStyle w:val="TableFont"/>
                <w:lang w:val="en-US"/>
              </w:rPr>
              <w:t>See section</w:t>
            </w:r>
            <w:r w:rsidR="007E0B56" w:rsidRPr="00240AC5">
              <w:rPr>
                <w:rStyle w:val="TableFont"/>
                <w:lang w:val="en-US"/>
              </w:rPr>
              <w:t xml:space="preserve"> </w:t>
            </w:r>
            <w:r w:rsidR="007E0B56" w:rsidRPr="00240AC5">
              <w:rPr>
                <w:rStyle w:val="TableFont"/>
                <w:lang w:val="en-US"/>
              </w:rPr>
              <w:fldChar w:fldCharType="begin"/>
            </w:r>
            <w:r w:rsidR="007E0B56" w:rsidRPr="00240AC5">
              <w:rPr>
                <w:rStyle w:val="TableFont"/>
                <w:lang w:val="en-US"/>
              </w:rPr>
              <w:instrText xml:space="preserve"> REF _Ref222567026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7.7</w:t>
            </w:r>
            <w:r w:rsidR="007E0B56" w:rsidRPr="00240AC5">
              <w:rPr>
                <w:rStyle w:val="TableFont"/>
                <w:lang w:val="en-US"/>
              </w:rPr>
              <w:fldChar w:fldCharType="end"/>
            </w:r>
            <w:r w:rsidR="0071507B" w:rsidRPr="00240AC5">
              <w:rPr>
                <w:rStyle w:val="TableFont"/>
                <w:lang w:val="en-US"/>
              </w:rPr>
              <w:t xml:space="preserve"> </w:t>
            </w:r>
          </w:p>
        </w:tc>
      </w:tr>
      <w:tr w:rsidR="00111CBD" w:rsidRPr="005223F4" w14:paraId="62E9C704" w14:textId="77777777" w:rsidTr="00240AC5">
        <w:trPr>
          <w:trHeight w:val="332"/>
        </w:trPr>
        <w:tc>
          <w:tcPr>
            <w:tcW w:w="1436" w:type="pct"/>
            <w:shd w:val="clear" w:color="auto" w:fill="auto"/>
          </w:tcPr>
          <w:p w14:paraId="62577A36" w14:textId="77777777" w:rsidR="00111CBD" w:rsidRPr="00240AC5" w:rsidRDefault="00111CBD" w:rsidP="008637D7">
            <w:pPr>
              <w:pStyle w:val="NewTableFont"/>
              <w:rPr>
                <w:rStyle w:val="TableFont"/>
                <w:lang w:val="en-US"/>
              </w:rPr>
            </w:pPr>
            <w:r w:rsidRPr="00240AC5">
              <w:rPr>
                <w:rStyle w:val="TableFont"/>
                <w:lang w:val="en-US"/>
              </w:rPr>
              <w:t>element</w:t>
            </w:r>
          </w:p>
        </w:tc>
        <w:tc>
          <w:tcPr>
            <w:tcW w:w="3564" w:type="pct"/>
            <w:shd w:val="clear" w:color="auto" w:fill="auto"/>
          </w:tcPr>
          <w:p w14:paraId="50F85BE2" w14:textId="77777777" w:rsidR="00111CBD" w:rsidRPr="00240AC5" w:rsidRDefault="00111CBD" w:rsidP="00240AC5">
            <w:pPr>
              <w:pStyle w:val="NewTableFont"/>
              <w:jc w:val="left"/>
              <w:rPr>
                <w:rStyle w:val="TableFont"/>
                <w:lang w:val="en-US"/>
              </w:rPr>
            </w:pPr>
            <w:r w:rsidRPr="00240AC5">
              <w:rPr>
                <w:rStyle w:val="TableFont"/>
                <w:lang w:val="en-US"/>
              </w:rPr>
              <w:t>Defines the physical data format properties of an xs:element</w:t>
            </w:r>
            <w:r w:rsidR="00F23058" w:rsidRPr="00240AC5">
              <w:rPr>
                <w:rStyle w:val="TableFont"/>
                <w:lang w:val="en-US"/>
              </w:rPr>
              <w:t xml:space="preserve"> and xs:element reference</w:t>
            </w:r>
            <w:r w:rsidRPr="00240AC5">
              <w:rPr>
                <w:rStyle w:val="TableFont"/>
                <w:lang w:val="en-US"/>
              </w:rPr>
              <w:t>.</w:t>
            </w:r>
            <w:r w:rsidR="0071507B" w:rsidRPr="00240AC5">
              <w:rPr>
                <w:rStyle w:val="TableFont"/>
                <w:lang w:val="en-US"/>
              </w:rPr>
              <w:t xml:space="preserve"> See section </w:t>
            </w:r>
            <w:r w:rsidR="007E0B56" w:rsidRPr="00240AC5">
              <w:rPr>
                <w:rStyle w:val="TableFont"/>
                <w:lang w:val="en-US"/>
              </w:rPr>
              <w:fldChar w:fldCharType="begin"/>
            </w:r>
            <w:r w:rsidR="007E0B56" w:rsidRPr="00240AC5">
              <w:rPr>
                <w:rStyle w:val="TableFont"/>
                <w:lang w:val="en-US"/>
              </w:rPr>
              <w:instrText xml:space="preserve"> REF _Ref251074449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7E0B56" w:rsidRPr="00240AC5">
              <w:rPr>
                <w:rStyle w:val="TableFont"/>
                <w:lang w:val="en-US"/>
              </w:rPr>
              <w:fldChar w:fldCharType="end"/>
            </w:r>
            <w:r w:rsidR="0071507B" w:rsidRPr="00240AC5">
              <w:rPr>
                <w:rStyle w:val="TableFont"/>
                <w:lang w:val="en-US"/>
              </w:rPr>
              <w:t xml:space="preserve"> </w:t>
            </w:r>
          </w:p>
        </w:tc>
      </w:tr>
      <w:tr w:rsidR="00FB4058" w:rsidRPr="005223F4" w14:paraId="3019B683" w14:textId="77777777" w:rsidTr="00240AC5">
        <w:trPr>
          <w:trHeight w:val="332"/>
        </w:trPr>
        <w:tc>
          <w:tcPr>
            <w:tcW w:w="1436" w:type="pct"/>
            <w:shd w:val="clear" w:color="auto" w:fill="auto"/>
          </w:tcPr>
          <w:p w14:paraId="3D84BD18" w14:textId="77777777" w:rsidR="00FB4058" w:rsidRPr="00240AC5" w:rsidRDefault="00F71B4D" w:rsidP="008637D7">
            <w:pPr>
              <w:pStyle w:val="NewTableFont"/>
              <w:rPr>
                <w:rStyle w:val="TableFont"/>
                <w:lang w:val="en-US"/>
              </w:rPr>
            </w:pPr>
            <w:r w:rsidRPr="00240AC5">
              <w:rPr>
                <w:rStyle w:val="TableFont"/>
                <w:lang w:val="en-US"/>
              </w:rPr>
              <w:t>e</w:t>
            </w:r>
            <w:r w:rsidR="00FB4058" w:rsidRPr="00240AC5">
              <w:rPr>
                <w:rStyle w:val="TableFont"/>
                <w:lang w:val="en-US"/>
              </w:rPr>
              <w:t>scapeScheme</w:t>
            </w:r>
          </w:p>
        </w:tc>
        <w:tc>
          <w:tcPr>
            <w:tcW w:w="3564" w:type="pct"/>
            <w:shd w:val="clear" w:color="auto" w:fill="auto"/>
          </w:tcPr>
          <w:p w14:paraId="285716FD" w14:textId="77777777" w:rsidR="00FB4058" w:rsidRPr="00240AC5" w:rsidRDefault="00FB4058" w:rsidP="00240AC5">
            <w:pPr>
              <w:pStyle w:val="NewTableFont"/>
              <w:jc w:val="left"/>
              <w:rPr>
                <w:rStyle w:val="TableFont"/>
                <w:lang w:val="en-US"/>
              </w:rPr>
            </w:pPr>
            <w:r w:rsidRPr="00240AC5">
              <w:rPr>
                <w:rStyle w:val="TableFont"/>
                <w:lang w:val="en-US"/>
              </w:rPr>
              <w:t>Defines the scheme by which quotation marks and escape characters can be specified. This is for use with delimited text formats.</w:t>
            </w:r>
            <w:r w:rsidR="0071507B" w:rsidRPr="00240AC5">
              <w:rPr>
                <w:rStyle w:val="TableFont"/>
                <w:lang w:val="en-US"/>
              </w:rPr>
              <w:t xml:space="preserve"> See section</w:t>
            </w:r>
            <w:r w:rsidR="007E0B56" w:rsidRPr="00240AC5">
              <w:rPr>
                <w:rStyle w:val="TableFont"/>
                <w:lang w:val="en-US"/>
              </w:rPr>
              <w:t xml:space="preserve"> </w:t>
            </w:r>
            <w:r w:rsidR="001B1CFE" w:rsidRPr="00240AC5">
              <w:rPr>
                <w:rStyle w:val="TableFont"/>
                <w:lang w:val="en-US"/>
              </w:rPr>
              <w:fldChar w:fldCharType="begin"/>
            </w:r>
            <w:r w:rsidR="001B1CFE" w:rsidRPr="00240AC5">
              <w:rPr>
                <w:rStyle w:val="TableFont"/>
                <w:lang w:val="en-US"/>
              </w:rPr>
              <w:instrText xml:space="preserve"> REF _Ref220489733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7.6</w:t>
            </w:r>
            <w:r w:rsidR="001B1CFE" w:rsidRPr="00240AC5">
              <w:rPr>
                <w:rStyle w:val="TableFont"/>
                <w:lang w:val="en-US"/>
              </w:rPr>
              <w:fldChar w:fldCharType="end"/>
            </w:r>
            <w:r w:rsidR="0071507B" w:rsidRPr="00240AC5">
              <w:rPr>
                <w:rStyle w:val="TableFont"/>
                <w:lang w:val="en-US"/>
              </w:rPr>
              <w:t xml:space="preserve"> </w:t>
            </w:r>
          </w:p>
        </w:tc>
      </w:tr>
      <w:tr w:rsidR="00FB4058" w:rsidRPr="005223F4" w14:paraId="289505F0" w14:textId="77777777" w:rsidTr="00240AC5">
        <w:trPr>
          <w:trHeight w:val="332"/>
        </w:trPr>
        <w:tc>
          <w:tcPr>
            <w:tcW w:w="1436" w:type="pct"/>
            <w:shd w:val="clear" w:color="auto" w:fill="auto"/>
          </w:tcPr>
          <w:p w14:paraId="657B87D2" w14:textId="77777777" w:rsidR="00FB4058" w:rsidRPr="00240AC5" w:rsidRDefault="00FB4058" w:rsidP="008637D7">
            <w:pPr>
              <w:pStyle w:val="NewTableFont"/>
              <w:rPr>
                <w:rStyle w:val="TableFont"/>
                <w:lang w:val="en-US"/>
              </w:rPr>
            </w:pPr>
            <w:r w:rsidRPr="00240AC5">
              <w:rPr>
                <w:rStyle w:val="TableFont"/>
                <w:lang w:val="en-US"/>
              </w:rPr>
              <w:t>format</w:t>
            </w:r>
          </w:p>
        </w:tc>
        <w:tc>
          <w:tcPr>
            <w:tcW w:w="3564" w:type="pct"/>
            <w:shd w:val="clear" w:color="auto" w:fill="auto"/>
          </w:tcPr>
          <w:p w14:paraId="4F166106" w14:textId="77777777" w:rsidR="00FB4058" w:rsidRPr="00240AC5" w:rsidRDefault="00FB4058" w:rsidP="00240AC5">
            <w:pPr>
              <w:pStyle w:val="NewTableFont"/>
              <w:jc w:val="left"/>
              <w:rPr>
                <w:rStyle w:val="TableFont"/>
                <w:lang w:val="en-US"/>
              </w:rPr>
            </w:pPr>
            <w:r w:rsidRPr="00240AC5">
              <w:rPr>
                <w:rStyle w:val="TableFont"/>
                <w:lang w:val="en-US"/>
              </w:rPr>
              <w:t xml:space="preserve">Defines the </w:t>
            </w:r>
            <w:r w:rsidR="00111CBD" w:rsidRPr="00240AC5">
              <w:rPr>
                <w:rStyle w:val="TableFont"/>
                <w:lang w:val="en-US"/>
              </w:rPr>
              <w:t xml:space="preserve">physical </w:t>
            </w:r>
            <w:r w:rsidRPr="00240AC5">
              <w:rPr>
                <w:rStyle w:val="TableFont"/>
                <w:lang w:val="en-US"/>
              </w:rPr>
              <w:t xml:space="preserve">data format properties </w:t>
            </w:r>
            <w:r w:rsidR="001E19DD" w:rsidRPr="00240AC5">
              <w:rPr>
                <w:rStyle w:val="TableFont"/>
                <w:lang w:val="en-US"/>
              </w:rPr>
              <w:t>for multiple</w:t>
            </w:r>
            <w:r w:rsidR="002776C2" w:rsidRPr="00240AC5">
              <w:rPr>
                <w:rStyle w:val="TableFont"/>
                <w:lang w:val="en-US"/>
              </w:rPr>
              <w:t xml:space="preserve"> DFDL schema constructs</w:t>
            </w:r>
            <w:r w:rsidR="001E19DD" w:rsidRPr="00240AC5">
              <w:rPr>
                <w:rStyle w:val="TableFont"/>
                <w:lang w:val="en-US"/>
              </w:rPr>
              <w:t>. Used on</w:t>
            </w:r>
            <w:r w:rsidR="002776C2" w:rsidRPr="00240AC5">
              <w:rPr>
                <w:rStyle w:val="TableFont"/>
                <w:lang w:val="en-US"/>
              </w:rPr>
              <w:t xml:space="preserve"> a</w:t>
            </w:r>
            <w:r w:rsidR="003F33BA" w:rsidRPr="00240AC5">
              <w:rPr>
                <w:rStyle w:val="TableFont"/>
                <w:lang w:val="en-US"/>
              </w:rPr>
              <w:t>n</w:t>
            </w:r>
            <w:r w:rsidR="00111CBD" w:rsidRPr="00240AC5">
              <w:rPr>
                <w:rStyle w:val="TableFont"/>
                <w:lang w:val="en-US"/>
              </w:rPr>
              <w:t xml:space="preserve"> </w:t>
            </w:r>
            <w:r w:rsidR="005D3FB2" w:rsidRPr="00240AC5">
              <w:rPr>
                <w:rStyle w:val="TableFont"/>
                <w:lang w:val="en-US"/>
              </w:rPr>
              <w:t>xs:</w:t>
            </w:r>
            <w:r w:rsidR="008A0531" w:rsidRPr="00240AC5">
              <w:rPr>
                <w:rStyle w:val="TableFont"/>
                <w:lang w:val="en-US"/>
              </w:rPr>
              <w:t>schema</w:t>
            </w:r>
            <w:r w:rsidR="00111CBD" w:rsidRPr="00240AC5">
              <w:rPr>
                <w:rStyle w:val="TableFont"/>
                <w:lang w:val="en-US"/>
              </w:rPr>
              <w:t xml:space="preserve"> and as a child of a</w:t>
            </w:r>
            <w:r w:rsidR="00C9289B" w:rsidRPr="00240AC5">
              <w:rPr>
                <w:rStyle w:val="TableFont"/>
                <w:lang w:val="en-US"/>
              </w:rPr>
              <w:t xml:space="preserve"> dfdl:defineFormat</w:t>
            </w:r>
            <w:r w:rsidR="00111CBD" w:rsidRPr="00240AC5">
              <w:rPr>
                <w:rStyle w:val="TableFont"/>
                <w:lang w:val="en-US"/>
              </w:rPr>
              <w:t xml:space="preserve"> annotation</w:t>
            </w:r>
            <w:r w:rsidRPr="00240AC5">
              <w:rPr>
                <w:rStyle w:val="TableFont"/>
                <w:lang w:val="en-US"/>
              </w:rPr>
              <w:t>. This includes aspects such as the encodings, field separator, and many more.</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_Ref251074571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w:t>
            </w:r>
            <w:r w:rsidR="001B1CFE" w:rsidRPr="00240AC5">
              <w:rPr>
                <w:rStyle w:val="TableFont"/>
                <w:lang w:val="en-US"/>
              </w:rPr>
              <w:fldChar w:fldCharType="end"/>
            </w:r>
            <w:r w:rsidR="0071507B" w:rsidRPr="00240AC5">
              <w:rPr>
                <w:rStyle w:val="TableFont"/>
                <w:lang w:val="en-US"/>
              </w:rPr>
              <w:t xml:space="preserve"> </w:t>
            </w:r>
          </w:p>
        </w:tc>
      </w:tr>
      <w:tr w:rsidR="00F23058" w:rsidRPr="005223F4" w14:paraId="565A5CD3" w14:textId="77777777" w:rsidTr="00240AC5">
        <w:trPr>
          <w:trHeight w:val="332"/>
        </w:trPr>
        <w:tc>
          <w:tcPr>
            <w:tcW w:w="1436" w:type="pct"/>
            <w:shd w:val="clear" w:color="auto" w:fill="auto"/>
          </w:tcPr>
          <w:p w14:paraId="78118B18" w14:textId="77777777" w:rsidR="00F23058" w:rsidRPr="00240AC5" w:rsidRDefault="00F23058" w:rsidP="008637D7">
            <w:pPr>
              <w:pStyle w:val="NewTableFont"/>
              <w:rPr>
                <w:rStyle w:val="TableFont"/>
                <w:lang w:val="en-US"/>
              </w:rPr>
            </w:pPr>
            <w:r w:rsidRPr="00240AC5">
              <w:rPr>
                <w:rStyle w:val="TableFont"/>
                <w:lang w:val="en-US"/>
              </w:rPr>
              <w:t>group</w:t>
            </w:r>
          </w:p>
        </w:tc>
        <w:tc>
          <w:tcPr>
            <w:tcW w:w="3564" w:type="pct"/>
            <w:shd w:val="clear" w:color="auto" w:fill="auto"/>
          </w:tcPr>
          <w:p w14:paraId="54121FCA" w14:textId="77777777" w:rsidR="00F23058" w:rsidRPr="00240AC5" w:rsidRDefault="00F23058" w:rsidP="00240AC5">
            <w:pPr>
              <w:pStyle w:val="NewTableFont"/>
              <w:jc w:val="left"/>
              <w:rPr>
                <w:rStyle w:val="TableFont"/>
                <w:lang w:val="en-US"/>
              </w:rPr>
            </w:pPr>
            <w:r w:rsidRPr="00240AC5">
              <w:rPr>
                <w:rStyle w:val="TableFont"/>
                <w:lang w:val="en-US"/>
              </w:rPr>
              <w:t xml:space="preserve">Defines the physical data format properties of an xs:group </w:t>
            </w:r>
            <w:r w:rsidR="005D3FB2" w:rsidRPr="00240AC5">
              <w:rPr>
                <w:rStyle w:val="TableFont"/>
                <w:lang w:val="en-US"/>
              </w:rPr>
              <w:t>reference</w:t>
            </w:r>
            <w:r w:rsidRPr="00240AC5">
              <w:rPr>
                <w:rStyle w:val="TableFont"/>
                <w:lang w:val="en-US"/>
              </w:rPr>
              <w:t>.</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_Ref251074613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1B1CFE" w:rsidRPr="00240AC5">
              <w:rPr>
                <w:rStyle w:val="TableFont"/>
                <w:lang w:val="en-US"/>
              </w:rPr>
              <w:fldChar w:fldCharType="end"/>
            </w:r>
            <w:r w:rsidR="0071507B" w:rsidRPr="00240AC5">
              <w:rPr>
                <w:rStyle w:val="TableFont"/>
                <w:lang w:val="en-US"/>
              </w:rPr>
              <w:t xml:space="preserve"> </w:t>
            </w:r>
          </w:p>
        </w:tc>
      </w:tr>
      <w:tr w:rsidR="006C74D5" w:rsidRPr="005223F4" w14:paraId="5632201D" w14:textId="77777777" w:rsidTr="00240AC5">
        <w:trPr>
          <w:trHeight w:val="332"/>
        </w:trPr>
        <w:tc>
          <w:tcPr>
            <w:tcW w:w="1436" w:type="pct"/>
            <w:shd w:val="clear" w:color="auto" w:fill="auto"/>
          </w:tcPr>
          <w:p w14:paraId="63A7FFB0" w14:textId="77777777" w:rsidR="006C74D5" w:rsidRPr="00240AC5" w:rsidRDefault="006C74D5" w:rsidP="008637D7">
            <w:pPr>
              <w:pStyle w:val="NewTableFont"/>
              <w:rPr>
                <w:rStyle w:val="TableFont"/>
                <w:lang w:val="en-US"/>
              </w:rPr>
            </w:pPr>
            <w:r w:rsidRPr="00240AC5">
              <w:rPr>
                <w:lang w:val="en-US"/>
              </w:rPr>
              <w:t>newVariableInstance</w:t>
            </w:r>
          </w:p>
        </w:tc>
        <w:tc>
          <w:tcPr>
            <w:tcW w:w="3564" w:type="pct"/>
            <w:shd w:val="clear" w:color="auto" w:fill="auto"/>
          </w:tcPr>
          <w:p w14:paraId="3F08F880" w14:textId="77777777" w:rsidR="006C74D5" w:rsidRPr="00240AC5" w:rsidRDefault="006C74D5" w:rsidP="00240AC5">
            <w:pPr>
              <w:pStyle w:val="NewTableFont"/>
              <w:jc w:val="left"/>
              <w:rPr>
                <w:rStyle w:val="TableFont"/>
                <w:lang w:val="en-US"/>
              </w:rPr>
            </w:pPr>
            <w:r w:rsidRPr="00240AC5">
              <w:rPr>
                <w:rStyle w:val="TableFont"/>
                <w:lang w:val="en-US"/>
              </w:rPr>
              <w:t>Creates a new instance of a variable</w:t>
            </w:r>
            <w:r w:rsidR="00516DF0" w:rsidRPr="00240AC5">
              <w:rPr>
                <w:rStyle w:val="TableFont"/>
                <w:lang w:val="en-US"/>
              </w:rPr>
              <w:t xml:space="preserve">. See section </w:t>
            </w:r>
            <w:r w:rsidR="00516DF0" w:rsidRPr="00240AC5">
              <w:rPr>
                <w:rStyle w:val="TableFont"/>
                <w:lang w:val="en-US"/>
              </w:rPr>
              <w:fldChar w:fldCharType="begin"/>
            </w:r>
            <w:r w:rsidR="00516DF0" w:rsidRPr="00240AC5">
              <w:rPr>
                <w:rStyle w:val="TableFont"/>
                <w:lang w:val="en-US"/>
              </w:rPr>
              <w:instrText xml:space="preserve"> REF _Ref255466447 \r \h </w:instrText>
            </w:r>
            <w:r w:rsidR="00516DF0" w:rsidRPr="00240AC5">
              <w:rPr>
                <w:rStyle w:val="TableFont"/>
                <w:lang w:val="en-US"/>
              </w:rPr>
            </w:r>
            <w:r w:rsidR="00516DF0" w:rsidRPr="00240AC5">
              <w:rPr>
                <w:rStyle w:val="TableFont"/>
                <w:lang w:val="en-US"/>
              </w:rPr>
              <w:fldChar w:fldCharType="separate"/>
            </w:r>
            <w:r w:rsidR="00D04199" w:rsidRPr="00240AC5">
              <w:rPr>
                <w:rStyle w:val="TableFont"/>
                <w:cs/>
                <w:lang w:val="en-US"/>
              </w:rPr>
              <w:t>‎</w:t>
            </w:r>
            <w:r w:rsidR="00D04199" w:rsidRPr="00240AC5">
              <w:rPr>
                <w:rStyle w:val="TableFont"/>
                <w:lang w:val="en-US"/>
              </w:rPr>
              <w:t>7.8</w:t>
            </w:r>
            <w:r w:rsidR="00516DF0" w:rsidRPr="00240AC5">
              <w:rPr>
                <w:rStyle w:val="TableFont"/>
                <w:lang w:val="en-US"/>
              </w:rPr>
              <w:fldChar w:fldCharType="end"/>
            </w:r>
          </w:p>
        </w:tc>
      </w:tr>
      <w:tr w:rsidR="00D65275" w:rsidRPr="005223F4" w14:paraId="603BE4B0" w14:textId="77777777" w:rsidTr="00240AC5">
        <w:trPr>
          <w:trHeight w:val="332"/>
        </w:trPr>
        <w:tc>
          <w:tcPr>
            <w:tcW w:w="1436" w:type="pct"/>
            <w:shd w:val="clear" w:color="auto" w:fill="auto"/>
          </w:tcPr>
          <w:p w14:paraId="5C06DBAA" w14:textId="77777777" w:rsidR="00D65275" w:rsidRPr="00240AC5" w:rsidRDefault="00D65275" w:rsidP="008637D7">
            <w:pPr>
              <w:pStyle w:val="NewTableFont"/>
              <w:rPr>
                <w:rStyle w:val="TableFont"/>
                <w:lang w:val="en-US"/>
              </w:rPr>
            </w:pPr>
            <w:r w:rsidRPr="00240AC5">
              <w:rPr>
                <w:rStyle w:val="TableFont"/>
                <w:lang w:val="en-US"/>
              </w:rPr>
              <w:t>property</w:t>
            </w:r>
          </w:p>
        </w:tc>
        <w:tc>
          <w:tcPr>
            <w:tcW w:w="3564" w:type="pct"/>
            <w:shd w:val="clear" w:color="auto" w:fill="auto"/>
          </w:tcPr>
          <w:p w14:paraId="0E25EE84" w14:textId="77777777" w:rsidR="00D65275" w:rsidRPr="00240AC5" w:rsidRDefault="00D65275" w:rsidP="00240AC5">
            <w:pPr>
              <w:pStyle w:val="NewTableFont"/>
              <w:jc w:val="left"/>
              <w:rPr>
                <w:rStyle w:val="TableFont"/>
                <w:lang w:val="en-US"/>
              </w:rPr>
            </w:pPr>
            <w:r w:rsidRPr="00240AC5">
              <w:rPr>
                <w:rStyle w:val="TableFont"/>
                <w:lang w:val="en-US"/>
              </w:rPr>
              <w:t xml:space="preserve">Used in the syntax of format annotations. See section </w:t>
            </w:r>
            <w:r w:rsidRPr="00240AC5">
              <w:rPr>
                <w:rStyle w:val="TableFont"/>
                <w:lang w:val="en-US"/>
              </w:rPr>
              <w:fldChar w:fldCharType="begin"/>
            </w:r>
            <w:r w:rsidRPr="00240AC5">
              <w:rPr>
                <w:rStyle w:val="TableFont"/>
                <w:lang w:val="en-US"/>
              </w:rPr>
              <w:instrText xml:space="preserve"> REF _Ref161823626 \r \h </w:instrText>
            </w:r>
            <w:r w:rsidRPr="00240AC5">
              <w:rPr>
                <w:rStyle w:val="TableFont"/>
                <w:lang w:val="en-US"/>
              </w:rPr>
            </w:r>
            <w:r w:rsidRPr="00240AC5">
              <w:rPr>
                <w:rStyle w:val="TableFont"/>
                <w:lang w:val="en-US"/>
              </w:rPr>
              <w:fldChar w:fldCharType="separate"/>
            </w:r>
            <w:r w:rsidR="00D04199" w:rsidRPr="00240AC5">
              <w:rPr>
                <w:rStyle w:val="TableFont"/>
                <w:cs/>
                <w:lang w:val="en-US"/>
              </w:rPr>
              <w:t>‎</w:t>
            </w:r>
            <w:r w:rsidR="00D04199" w:rsidRPr="00240AC5">
              <w:rPr>
                <w:rStyle w:val="TableFont"/>
                <w:lang w:val="en-US"/>
              </w:rPr>
              <w:t>7.1.3.2</w:t>
            </w:r>
            <w:r w:rsidRPr="00240AC5">
              <w:rPr>
                <w:rStyle w:val="TableFont"/>
                <w:lang w:val="en-US"/>
              </w:rPr>
              <w:fldChar w:fldCharType="end"/>
            </w:r>
            <w:r w:rsidRPr="00240AC5">
              <w:rPr>
                <w:rStyle w:val="TableFont"/>
                <w:lang w:val="en-US"/>
              </w:rPr>
              <w:t>.</w:t>
            </w:r>
          </w:p>
        </w:tc>
      </w:tr>
      <w:tr w:rsidR="00FB4058" w:rsidRPr="005223F4" w14:paraId="00F3A05B" w14:textId="77777777" w:rsidTr="00240AC5">
        <w:trPr>
          <w:trHeight w:val="332"/>
        </w:trPr>
        <w:tc>
          <w:tcPr>
            <w:tcW w:w="1436" w:type="pct"/>
            <w:shd w:val="clear" w:color="auto" w:fill="auto"/>
          </w:tcPr>
          <w:p w14:paraId="74C1309E" w14:textId="77777777" w:rsidR="00FB4058" w:rsidRPr="00240AC5" w:rsidRDefault="00FB4058" w:rsidP="008637D7">
            <w:pPr>
              <w:pStyle w:val="NewTableFont"/>
              <w:rPr>
                <w:rStyle w:val="TableFont"/>
                <w:lang w:val="en-US"/>
              </w:rPr>
            </w:pPr>
            <w:r w:rsidRPr="00240AC5">
              <w:rPr>
                <w:rStyle w:val="TableFont"/>
                <w:lang w:val="en-US"/>
              </w:rPr>
              <w:t>setVariable</w:t>
            </w:r>
          </w:p>
        </w:tc>
        <w:tc>
          <w:tcPr>
            <w:tcW w:w="3564" w:type="pct"/>
            <w:shd w:val="clear" w:color="auto" w:fill="auto"/>
          </w:tcPr>
          <w:p w14:paraId="327300D4" w14:textId="77777777" w:rsidR="00FB4058" w:rsidRPr="00240AC5" w:rsidRDefault="00FB4058" w:rsidP="00240AC5">
            <w:pPr>
              <w:pStyle w:val="NewTableFont"/>
              <w:jc w:val="left"/>
              <w:rPr>
                <w:rStyle w:val="TableFont"/>
                <w:lang w:val="en-US"/>
              </w:rPr>
            </w:pPr>
            <w:r w:rsidRPr="00240AC5">
              <w:rPr>
                <w:rStyle w:val="TableFont"/>
                <w:lang w:val="en-US"/>
              </w:rPr>
              <w:t xml:space="preserve">Sets the value of a variable </w:t>
            </w:r>
            <w:r w:rsidR="00BB1406" w:rsidRPr="00240AC5">
              <w:rPr>
                <w:rStyle w:val="TableFont"/>
                <w:lang w:val="en-US"/>
              </w:rPr>
              <w:t>whose declaration is in scope</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_Ref251074807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7.9</w:t>
            </w:r>
            <w:r w:rsidR="001B1CFE" w:rsidRPr="00240AC5">
              <w:rPr>
                <w:rStyle w:val="TableFont"/>
                <w:lang w:val="en-US"/>
              </w:rPr>
              <w:fldChar w:fldCharType="end"/>
            </w:r>
          </w:p>
        </w:tc>
      </w:tr>
      <w:tr w:rsidR="00111CBD" w:rsidRPr="005223F4" w14:paraId="2381BD70" w14:textId="77777777" w:rsidTr="00240AC5">
        <w:trPr>
          <w:trHeight w:val="332"/>
        </w:trPr>
        <w:tc>
          <w:tcPr>
            <w:tcW w:w="1436" w:type="pct"/>
            <w:shd w:val="clear" w:color="auto" w:fill="auto"/>
          </w:tcPr>
          <w:p w14:paraId="1D5B86A5" w14:textId="77777777" w:rsidR="00111CBD" w:rsidRPr="00240AC5" w:rsidRDefault="00111CBD" w:rsidP="008637D7">
            <w:pPr>
              <w:pStyle w:val="NewTableFont"/>
              <w:rPr>
                <w:rStyle w:val="TableFont"/>
                <w:lang w:val="en-US"/>
              </w:rPr>
            </w:pPr>
            <w:r w:rsidRPr="00240AC5">
              <w:rPr>
                <w:rStyle w:val="TableFont"/>
                <w:lang w:val="en-US"/>
              </w:rPr>
              <w:t>sequence</w:t>
            </w:r>
          </w:p>
        </w:tc>
        <w:tc>
          <w:tcPr>
            <w:tcW w:w="3564" w:type="pct"/>
            <w:shd w:val="clear" w:color="auto" w:fill="auto"/>
          </w:tcPr>
          <w:p w14:paraId="5B493BA3" w14:textId="77777777" w:rsidR="00111CBD" w:rsidRPr="00240AC5" w:rsidRDefault="00111CBD" w:rsidP="00240AC5">
            <w:pPr>
              <w:pStyle w:val="NewTableFont"/>
              <w:jc w:val="left"/>
              <w:rPr>
                <w:rStyle w:val="TableFont"/>
                <w:lang w:val="en-US"/>
              </w:rPr>
            </w:pPr>
            <w:r w:rsidRPr="00240AC5">
              <w:rPr>
                <w:rStyle w:val="TableFont"/>
                <w:lang w:val="en-US"/>
              </w:rPr>
              <w:t xml:space="preserve">Defines the physical data format properties of </w:t>
            </w:r>
            <w:r w:rsidR="005D3FB2" w:rsidRPr="00240AC5">
              <w:rPr>
                <w:rStyle w:val="TableFont"/>
                <w:lang w:val="en-US"/>
              </w:rPr>
              <w:t>an</w:t>
            </w:r>
            <w:r w:rsidRPr="00240AC5">
              <w:rPr>
                <w:rStyle w:val="TableFont"/>
                <w:lang w:val="en-US"/>
              </w:rPr>
              <w:t xml:space="preserve"> xs:sequence group.</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_Ref251074826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1B1CFE" w:rsidRPr="00240AC5">
              <w:rPr>
                <w:rStyle w:val="TableFont"/>
                <w:lang w:val="en-US"/>
              </w:rPr>
              <w:fldChar w:fldCharType="end"/>
            </w:r>
          </w:p>
        </w:tc>
      </w:tr>
      <w:tr w:rsidR="00111CBD" w:rsidRPr="005223F4" w14:paraId="613460E6" w14:textId="77777777" w:rsidTr="00240AC5">
        <w:trPr>
          <w:trHeight w:val="332"/>
        </w:trPr>
        <w:tc>
          <w:tcPr>
            <w:tcW w:w="1436" w:type="pct"/>
            <w:shd w:val="clear" w:color="auto" w:fill="auto"/>
          </w:tcPr>
          <w:p w14:paraId="434D2BFB" w14:textId="77777777" w:rsidR="00111CBD" w:rsidRPr="00240AC5" w:rsidRDefault="00111CBD" w:rsidP="008637D7">
            <w:pPr>
              <w:pStyle w:val="NewTableFont"/>
              <w:rPr>
                <w:rStyle w:val="TableFont"/>
                <w:lang w:val="en-US"/>
              </w:rPr>
            </w:pPr>
            <w:r w:rsidRPr="00240AC5">
              <w:rPr>
                <w:rStyle w:val="TableFont"/>
                <w:lang w:val="en-US"/>
              </w:rPr>
              <w:t>simpleType</w:t>
            </w:r>
          </w:p>
        </w:tc>
        <w:tc>
          <w:tcPr>
            <w:tcW w:w="3564" w:type="pct"/>
            <w:shd w:val="clear" w:color="auto" w:fill="auto"/>
          </w:tcPr>
          <w:p w14:paraId="029D222A" w14:textId="77777777" w:rsidR="00111CBD" w:rsidRPr="00240AC5" w:rsidRDefault="00111CBD" w:rsidP="00240AC5">
            <w:pPr>
              <w:pStyle w:val="NewTableFont"/>
              <w:jc w:val="left"/>
              <w:rPr>
                <w:rStyle w:val="TableFont"/>
                <w:lang w:val="en-US"/>
              </w:rPr>
            </w:pPr>
            <w:r w:rsidRPr="00240AC5">
              <w:rPr>
                <w:rStyle w:val="TableFont"/>
                <w:lang w:val="en-US"/>
              </w:rPr>
              <w:t xml:space="preserve">Defines the physical data format properties of </w:t>
            </w:r>
            <w:r w:rsidR="005D3FB2" w:rsidRPr="00240AC5">
              <w:rPr>
                <w:rStyle w:val="TableFont"/>
                <w:lang w:val="en-US"/>
              </w:rPr>
              <w:t>an</w:t>
            </w:r>
            <w:r w:rsidRPr="00240AC5">
              <w:rPr>
                <w:rStyle w:val="TableFont"/>
                <w:lang w:val="en-US"/>
              </w:rPr>
              <w:t xml:space="preserve"> xs:</w:t>
            </w:r>
            <w:r w:rsidR="002776C2" w:rsidRPr="00240AC5">
              <w:rPr>
                <w:rStyle w:val="TableFont"/>
                <w:lang w:val="en-US"/>
              </w:rPr>
              <w:t>simpleT</w:t>
            </w:r>
            <w:r w:rsidRPr="00240AC5">
              <w:rPr>
                <w:rStyle w:val="TableFont"/>
                <w:lang w:val="en-US"/>
              </w:rPr>
              <w:t>ype.</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_Ref251074846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1B1CFE" w:rsidRPr="00240AC5">
              <w:rPr>
                <w:rStyle w:val="TableFont"/>
                <w:lang w:val="en-US"/>
              </w:rPr>
              <w:fldChar w:fldCharType="end"/>
            </w:r>
          </w:p>
        </w:tc>
      </w:tr>
    </w:tbl>
    <w:p w14:paraId="317647E0" w14:textId="77777777" w:rsidR="00FB4058" w:rsidRPr="001A6B78" w:rsidRDefault="008C7BF6" w:rsidP="008C7BF6">
      <w:pPr>
        <w:rPr>
          <w:b/>
        </w:rPr>
      </w:pPr>
      <w:bookmarkStart w:id="767" w:name="_Ref274653575"/>
      <w:r w:rsidRPr="001A6B78">
        <w:rPr>
          <w:b/>
        </w:rPr>
        <w:t xml:space="preserve">Table </w:t>
      </w:r>
      <w:r w:rsidRPr="001A6B78">
        <w:rPr>
          <w:b/>
        </w:rPr>
        <w:fldChar w:fldCharType="begin"/>
      </w:r>
      <w:r w:rsidRPr="001A6B78">
        <w:rPr>
          <w:b/>
        </w:rPr>
        <w:instrText xml:space="preserve"> SEQ Table \* ARABIC </w:instrText>
      </w:r>
      <w:r w:rsidRPr="001A6B78">
        <w:rPr>
          <w:b/>
        </w:rPr>
        <w:fldChar w:fldCharType="separate"/>
      </w:r>
      <w:r w:rsidR="00D04199" w:rsidRPr="001A6B78">
        <w:rPr>
          <w:b/>
          <w:noProof/>
        </w:rPr>
        <w:t>1</w:t>
      </w:r>
      <w:r w:rsidRPr="001A6B78">
        <w:rPr>
          <w:b/>
        </w:rPr>
        <w:fldChar w:fldCharType="end"/>
      </w:r>
      <w:r w:rsidRPr="001A6B78">
        <w:rPr>
          <w:b/>
        </w:rPr>
        <w:t xml:space="preserve"> - DFDL Annotation Elements</w:t>
      </w:r>
      <w:bookmarkEnd w:id="767"/>
    </w:p>
    <w:p w14:paraId="7F6A75AB" w14:textId="77777777" w:rsidR="0085244E" w:rsidRPr="005223F4" w:rsidRDefault="0085244E">
      <w:pPr>
        <w:pStyle w:val="Heading2"/>
      </w:pPr>
      <w:bookmarkStart w:id="768" w:name="_Toc322911542"/>
      <w:bookmarkStart w:id="769" w:name="_Toc322912081"/>
      <w:bookmarkStart w:id="770" w:name="_Toc177399033"/>
      <w:bookmarkStart w:id="771" w:name="_Toc175057320"/>
      <w:bookmarkStart w:id="772" w:name="_Toc199516244"/>
      <w:bookmarkStart w:id="773" w:name="_Toc194983922"/>
      <w:bookmarkStart w:id="774" w:name="_Toc243112762"/>
      <w:bookmarkStart w:id="775" w:name="_Toc138694334"/>
      <w:bookmarkStart w:id="776" w:name="_Toc138694360"/>
      <w:bookmarkStart w:id="777" w:name="_Ref135731088"/>
      <w:bookmarkStart w:id="778" w:name="_Toc138694356"/>
      <w:bookmarkStart w:id="779" w:name="_Toc52008003"/>
      <w:bookmarkStart w:id="780" w:name="_Toc73354123"/>
      <w:bookmarkStart w:id="781" w:name="_Toc86658204"/>
      <w:bookmarkStart w:id="782" w:name="_Toc99787971"/>
      <w:bookmarkStart w:id="783" w:name="_Toc332724373"/>
      <w:bookmarkEnd w:id="768"/>
      <w:bookmarkEnd w:id="769"/>
      <w:r w:rsidRPr="005223F4">
        <w:t>DFDL Properties</w:t>
      </w:r>
      <w:bookmarkEnd w:id="783"/>
    </w:p>
    <w:p w14:paraId="323113D6" w14:textId="77777777" w:rsidR="0085244E" w:rsidRPr="005223F4" w:rsidRDefault="0085244E" w:rsidP="0085244E">
      <w:pPr>
        <w:pStyle w:val="nobreak"/>
      </w:pPr>
      <w:r w:rsidRPr="005223F4">
        <w:t>Properties on DFDL annotations may be one or more of the following types</w:t>
      </w:r>
    </w:p>
    <w:p w14:paraId="7B4BE3A9" w14:textId="77777777" w:rsidR="00063B6C" w:rsidRPr="001A6B78" w:rsidRDefault="0085244E" w:rsidP="001A6B78">
      <w:pPr>
        <w:numPr>
          <w:ilvl w:val="0"/>
          <w:numId w:val="103"/>
        </w:numPr>
        <w:suppressAutoHyphens/>
        <w:rPr>
          <w:ins w:id="784" w:author="mbeckerle" w:date="2012-04-22T15:45:00Z"/>
          <w:rStyle w:val="CommentReference"/>
          <w:sz w:val="20"/>
          <w:szCs w:val="20"/>
          <w:lang w:eastAsia="ja-JP"/>
        </w:rPr>
      </w:pPr>
      <w:r w:rsidRPr="005223F4">
        <w:rPr>
          <w:rFonts w:eastAsia="MS Mincho" w:cs="Arial"/>
          <w:lang w:eastAsia="ja-JP"/>
        </w:rPr>
        <w:t>DFDL string litera</w:t>
      </w:r>
      <w:r w:rsidR="00945088" w:rsidRPr="005223F4">
        <w:rPr>
          <w:rFonts w:eastAsia="MS Mincho" w:cs="Arial"/>
          <w:lang w:eastAsia="ja-JP"/>
        </w:rPr>
        <w:t>l</w:t>
      </w:r>
      <w:r w:rsidR="00AD5823" w:rsidRPr="005223F4">
        <w:rPr>
          <w:rFonts w:eastAsia="MS Mincho" w:cs="Arial"/>
          <w:lang w:eastAsia="ja-JP"/>
        </w:rPr>
        <w:br/>
        <w:t>The property value is a string that represents a sequence of literal bytes or characters which appear in the data stream.</w:t>
      </w:r>
      <w:del w:id="785" w:author="mbeckerle" w:date="2012-04-22T15:44:00Z">
        <w:r w:rsidR="00C470C0" w:rsidDel="00063B6C">
          <w:rPr>
            <w:rStyle w:val="CommentReference"/>
          </w:rPr>
          <w:commentReference w:id="786"/>
        </w:r>
      </w:del>
    </w:p>
    <w:p w14:paraId="41776EED" w14:textId="77777777" w:rsidR="00945088" w:rsidRPr="005223F4" w:rsidRDefault="0085244E" w:rsidP="001A6B78">
      <w:pPr>
        <w:numPr>
          <w:ilvl w:val="0"/>
          <w:numId w:val="103"/>
        </w:numPr>
        <w:suppressAutoHyphens/>
      </w:pPr>
      <w:r w:rsidRPr="005223F4">
        <w:rPr>
          <w:rFonts w:eastAsia="MS Mincho" w:cs="Arial"/>
          <w:lang w:eastAsia="ja-JP"/>
        </w:rPr>
        <w:t>DFDL expression</w:t>
      </w:r>
      <w:r w:rsidRPr="005223F4">
        <w:rPr>
          <w:rFonts w:ascii="Tms Rmn" w:eastAsia="MS Mincho" w:hAnsi="Tms Rmn" w:cs="Tms Rmn"/>
          <w:sz w:val="24"/>
          <w:szCs w:val="24"/>
          <w:lang w:eastAsia="ja-JP"/>
        </w:rPr>
        <w:t xml:space="preserve"> </w:t>
      </w:r>
      <w:r w:rsidR="00AD5823" w:rsidRPr="005223F4">
        <w:rPr>
          <w:rFonts w:ascii="Tms Rmn" w:eastAsia="MS Mincho" w:hAnsi="Tms Rmn" w:cs="Tms Rmn"/>
          <w:sz w:val="24"/>
          <w:szCs w:val="24"/>
          <w:lang w:eastAsia="ja-JP"/>
        </w:rPr>
        <w:br/>
      </w:r>
      <w:r w:rsidR="00AD5823" w:rsidRPr="005223F4">
        <w:rPr>
          <w:rFonts w:eastAsia="MS Mincho" w:cs="Arial"/>
          <w:lang w:eastAsia="ja-JP"/>
        </w:rPr>
        <w:t xml:space="preserve">The property value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p>
    <w:p w14:paraId="1DE74A59" w14:textId="77777777" w:rsidR="00945088" w:rsidRPr="005223F4" w:rsidRDefault="0085244E" w:rsidP="001F0B4A">
      <w:pPr>
        <w:numPr>
          <w:ilvl w:val="0"/>
          <w:numId w:val="69"/>
        </w:numPr>
      </w:pPr>
      <w:r w:rsidRPr="005223F4">
        <w:rPr>
          <w:rFonts w:eastAsia="MS Mincho" w:cs="Arial"/>
          <w:lang w:eastAsia="ja-JP"/>
        </w:rPr>
        <w:t>DFDL regular expression</w:t>
      </w:r>
      <w:r w:rsidRPr="005223F4">
        <w:rPr>
          <w:rFonts w:ascii="Tms Rmn" w:eastAsia="MS Mincho" w:hAnsi="Tms Rmn" w:cs="Tms Rmn"/>
          <w:sz w:val="24"/>
          <w:szCs w:val="24"/>
          <w:lang w:eastAsia="ja-JP"/>
        </w:rPr>
        <w:t xml:space="preserve"> </w:t>
      </w:r>
      <w:r w:rsidR="001F0B4A" w:rsidRPr="005223F4">
        <w:rPr>
          <w:rFonts w:ascii="Tms Rmn" w:eastAsia="MS Mincho" w:hAnsi="Tms Rmn" w:cs="Tms Rmn"/>
          <w:sz w:val="24"/>
          <w:szCs w:val="24"/>
          <w:lang w:eastAsia="ja-JP"/>
        </w:rPr>
        <w:br/>
      </w:r>
      <w:r w:rsidR="001F0B4A" w:rsidRPr="005223F4">
        <w:rPr>
          <w:rFonts w:eastAsia="MS Mincho" w:cs="Arial"/>
          <w:lang w:eastAsia="ja-JP"/>
        </w:rPr>
        <w:t>The property value is a regular expression that can be used as a pattern to calculate the length of an element by applying that pattern to the sequence of literal bytes or characters which appear in the data stream.</w:t>
      </w:r>
    </w:p>
    <w:p w14:paraId="4D1C006A" w14:textId="77777777" w:rsidR="00945088" w:rsidRPr="005223F4" w:rsidRDefault="0085244E" w:rsidP="001F0B4A">
      <w:pPr>
        <w:numPr>
          <w:ilvl w:val="0"/>
          <w:numId w:val="69"/>
        </w:numPr>
      </w:pPr>
      <w:r w:rsidRPr="005223F4">
        <w:rPr>
          <w:rFonts w:eastAsia="MS Mincho" w:cs="Arial"/>
          <w:lang w:eastAsia="ja-JP"/>
        </w:rPr>
        <w:t>Enumeration</w:t>
      </w:r>
      <w:r w:rsidR="001F0B4A" w:rsidRPr="005223F4">
        <w:rPr>
          <w:rFonts w:eastAsia="MS Mincho" w:cs="Arial"/>
          <w:lang w:eastAsia="ja-JP"/>
        </w:rPr>
        <w:br/>
      </w:r>
      <w:r w:rsidR="001F0B4A" w:rsidRPr="005223F4">
        <w:rPr>
          <w:rFonts w:eastAsia="MS Mincho" w:cs="Arial"/>
          <w:color w:val="000000"/>
          <w:lang w:eastAsia="ja-JP"/>
        </w:rPr>
        <w:t xml:space="preserve">The </w:t>
      </w:r>
      <w:r w:rsidR="001F0B4A" w:rsidRPr="005223F4">
        <w:rPr>
          <w:rFonts w:eastAsia="MS Mincho" w:cs="Arial"/>
          <w:lang w:eastAsia="ja-JP"/>
        </w:rPr>
        <w:t>property value is one of the allowed values listed in the property description.</w:t>
      </w:r>
      <w:r w:rsidR="004862E5">
        <w:rPr>
          <w:rFonts w:eastAsia="MS Mincho" w:cs="Arial"/>
          <w:lang w:eastAsia="ja-JP"/>
        </w:rPr>
        <w:t xml:space="preserve"> </w:t>
      </w:r>
      <w:r w:rsidR="004862E5" w:rsidRPr="00641E2F">
        <w:rPr>
          <w:rFonts w:eastAsia="MS Mincho" w:cs="Arial"/>
          <w:lang w:val="en-GB" w:eastAsia="ja-JP"/>
        </w:rPr>
        <w:t>An enumeration is of type string unless otherwise stated.</w:t>
      </w:r>
    </w:p>
    <w:p w14:paraId="4648B24E" w14:textId="77777777" w:rsidR="001F0B4A" w:rsidRPr="005223F4" w:rsidRDefault="00AF2EC9" w:rsidP="004862E5">
      <w:pPr>
        <w:numPr>
          <w:ilvl w:val="0"/>
          <w:numId w:val="69"/>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ins w:id="787" w:author="Steve Hanson" w:date="2012-02-23T10:55:00Z">
        <w:r w:rsidR="00157CEC">
          <w:rPr>
            <w:rFonts w:eastAsia="MS Mincho" w:cs="Arial"/>
            <w:lang w:eastAsia="ja-JP"/>
          </w:rPr>
          <w:t xml:space="preserve"> </w:t>
        </w:r>
        <w:commentRangeStart w:id="788"/>
        <w:r w:rsidR="00157CEC">
          <w:rPr>
            <w:rFonts w:eastAsia="MS Mincho" w:cs="Arial"/>
            <w:lang w:eastAsia="ja-JP"/>
          </w:rPr>
          <w:t>The string must conform to the XML schema lexical representation for the type.</w:t>
        </w:r>
      </w:ins>
      <w:commentRangeEnd w:id="788"/>
      <w:r w:rsidR="0057182D">
        <w:rPr>
          <w:rStyle w:val="CommentReference"/>
        </w:rPr>
        <w:commentReference w:id="788"/>
      </w:r>
    </w:p>
    <w:p w14:paraId="6DED4555" w14:textId="371C647A" w:rsidR="00945088" w:rsidRPr="005223F4" w:rsidRDefault="00945088" w:rsidP="00E176C7">
      <w:pPr>
        <w:numPr>
          <w:ilvl w:val="0"/>
          <w:numId w:val="69"/>
        </w:numPr>
      </w:pPr>
      <w:r w:rsidRPr="005223F4">
        <w:rPr>
          <w:rFonts w:eastAsia="MS Mincho" w:cs="Arial"/>
          <w:lang w:eastAsia="ja-JP"/>
        </w:rPr>
        <w:t>QName</w:t>
      </w:r>
      <w:r w:rsidR="001F0B4A" w:rsidRPr="005223F4">
        <w:rPr>
          <w:rFonts w:eastAsia="MS Mincho" w:cs="Arial"/>
          <w:lang w:eastAsia="ja-JP"/>
        </w:rPr>
        <w:br/>
        <w:t>The property value is an XML Qualified Name as specified in “Namespaces in XML</w:t>
      </w:r>
      <w:ins w:id="789" w:author="Steve Hanson" w:date="2012-08-06T11:40:00Z">
        <w:r w:rsidR="001A6B78">
          <w:rPr>
            <w:rFonts w:eastAsia="MS Mincho" w:cs="Arial"/>
            <w:lang w:eastAsia="ja-JP"/>
          </w:rPr>
          <w:t>”</w:t>
        </w:r>
      </w:ins>
      <w:r w:rsidR="001F0B4A" w:rsidRPr="005223F4">
        <w:rPr>
          <w:rFonts w:eastAsia="MS Mincho" w:cs="Arial"/>
          <w:lang w:eastAsia="ja-JP"/>
        </w:rPr>
        <w:t xml:space="preserve"> </w:t>
      </w:r>
      <w:del w:id="790" w:author="Steve Hanson" w:date="2012-08-06T11:40:00Z">
        <w:r w:rsidR="001F0B4A" w:rsidRPr="005223F4" w:rsidDel="001A6B78">
          <w:rPr>
            <w:rFonts w:eastAsia="MS Mincho" w:cs="Arial"/>
            <w:lang w:eastAsia="ja-JP"/>
          </w:rPr>
          <w:delText>“</w:delText>
        </w:r>
      </w:del>
      <w:r w:rsidR="00E176C7" w:rsidRPr="005223F4">
        <w:rPr>
          <w:rFonts w:eastAsia="MS Mincho" w:cs="Arial"/>
          <w:lang w:eastAsia="ja-JP"/>
        </w:rPr>
        <w:t xml:space="preserve"> [XMLNS10]</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6B5237A7" w:rsidR="005B70BA" w:rsidRPr="005223F4" w:rsidRDefault="005B70BA" w:rsidP="002A001B">
      <w:pPr>
        <w:numPr>
          <w:ilvl w:val="0"/>
          <w:numId w:val="69"/>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5223F4">
        <w:rPr>
          <w:rFonts w:ascii="Tms Rmn" w:eastAsia="MS Mincho" w:hAnsi="Tms Rmn" w:cs="Tms Rmn"/>
          <w:sz w:val="24"/>
          <w:szCs w:val="24"/>
          <w:lang w:eastAsia="ja-JP"/>
        </w:rPr>
        <w:t xml:space="preserve"> </w:t>
      </w:r>
      <w:r w:rsidRPr="005223F4">
        <w:rPr>
          <w:rFonts w:ascii="Tms Rmn" w:eastAsia="MS Mincho" w:hAnsi="Tms Rmn" w:cs="Tms Rmn"/>
          <w:sz w:val="24"/>
          <w:szCs w:val="24"/>
          <w:lang w:eastAsia="ja-JP"/>
        </w:rPr>
        <w:br/>
      </w:r>
      <w:r w:rsidR="003658B8" w:rsidRPr="005223F4">
        <w:rPr>
          <w:rFonts w:eastAsia="MS Mincho" w:cs="Arial"/>
          <w:lang w:eastAsia="ja-JP"/>
        </w:rPr>
        <w:t>The property value is a space-separated list of the specified type. When parsing, if more than one string literal in the list matches the portion of the data stream being evaluated then the longest matching value in the list must be used. When unparsing, the first value in the list must be used</w:t>
      </w:r>
      <w:ins w:id="791" w:author="mbeckerle" w:date="2012-04-22T15:45:00Z">
        <w:r w:rsidR="00063B6C">
          <w:rPr>
            <w:rFonts w:eastAsia="MS Mincho" w:cs="Arial"/>
            <w:lang w:eastAsia="ja-JP"/>
          </w:rPr>
          <w:t xml:space="preserve">.  </w:t>
        </w:r>
        <w:commentRangeStart w:id="792"/>
        <w:r w:rsidR="00063B6C">
          <w:rPr>
            <w:rFonts w:eastAsia="MS Mincho" w:cs="Arial"/>
            <w:lang w:eastAsia="ja-JP"/>
          </w:rPr>
          <w:t>String literals containing whitespace or string literals representing the empty string must use character class entities in their syntax.</w:t>
        </w:r>
      </w:ins>
      <w:commentRangeEnd w:id="792"/>
      <w:ins w:id="793" w:author="mbeckerle" w:date="2012-04-22T15:46:00Z">
        <w:r w:rsidR="00063B6C">
          <w:rPr>
            <w:rStyle w:val="CommentReference"/>
          </w:rPr>
          <w:commentReference w:id="792"/>
        </w:r>
      </w:ins>
    </w:p>
    <w:p w14:paraId="7EA27870" w14:textId="77777777" w:rsidR="002A001B" w:rsidRPr="005223F4" w:rsidRDefault="002A001B" w:rsidP="002A001B">
      <w:pPr>
        <w:numPr>
          <w:ilvl w:val="0"/>
          <w:numId w:val="69"/>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77777777" w:rsidR="002A001B" w:rsidRPr="005223F4" w:rsidRDefault="002A001B" w:rsidP="00C6626D">
      <w:pPr>
        <w:numPr>
          <w:ilvl w:val="0"/>
          <w:numId w:val="69"/>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two or more types. The type is dependent on the value of another property. For example dfdl:nilValue can be a List of DFDL String Literals or a List of Strings depending on dfdl:nilKind</w:t>
      </w:r>
    </w:p>
    <w:p w14:paraId="1114BC75" w14:textId="77777777" w:rsidR="00343C5E" w:rsidRPr="005223F4" w:rsidRDefault="00343C5E" w:rsidP="00343C5E">
      <w:pPr>
        <w:pStyle w:val="Heading3"/>
      </w:pPr>
      <w:bookmarkStart w:id="794" w:name="_Toc322911544"/>
      <w:bookmarkStart w:id="795" w:name="_Toc322912083"/>
      <w:bookmarkStart w:id="796" w:name="_Toc332724374"/>
      <w:bookmarkEnd w:id="794"/>
      <w:bookmarkEnd w:id="795"/>
      <w:commentRangeStart w:id="797"/>
      <w:r w:rsidRPr="005223F4">
        <w:t xml:space="preserve">DFDL </w:t>
      </w:r>
      <w:r w:rsidR="00FA2259" w:rsidRPr="005223F4">
        <w:t>String Literals</w:t>
      </w:r>
      <w:commentRangeEnd w:id="797"/>
      <w:r w:rsidR="00806B36">
        <w:rPr>
          <w:rStyle w:val="CommentReference"/>
          <w:rFonts w:ascii="Arial" w:hAnsi="Arial" w:cs="Times New Roman"/>
          <w:b w:val="0"/>
          <w:bCs w:val="0"/>
        </w:rPr>
        <w:commentReference w:id="797"/>
      </w:r>
      <w:bookmarkEnd w:id="796"/>
      <w:r w:rsidR="00FA2259" w:rsidRPr="005223F4">
        <w:t xml:space="preserve"> </w:t>
      </w:r>
      <w:bookmarkEnd w:id="770"/>
      <w:bookmarkEnd w:id="771"/>
      <w:bookmarkEnd w:id="772"/>
      <w:bookmarkEnd w:id="773"/>
      <w:bookmarkEnd w:id="774"/>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343C5E">
      <w:pPr>
        <w:numPr>
          <w:ilvl w:val="0"/>
          <w:numId w:val="19"/>
        </w:numPr>
      </w:pPr>
      <w:r w:rsidRPr="005223F4">
        <w:t>the literal characters in the data stream might not be in the same encoding as the DFDL schema</w:t>
      </w:r>
    </w:p>
    <w:p w14:paraId="3184171E" w14:textId="77777777" w:rsidR="00343C5E" w:rsidRPr="005223F4" w:rsidRDefault="00343C5E" w:rsidP="00343C5E">
      <w:pPr>
        <w:numPr>
          <w:ilvl w:val="0"/>
          <w:numId w:val="19"/>
        </w:numPr>
      </w:pPr>
      <w:r w:rsidRPr="005223F4">
        <w:t>it may be necessary to specify a literal character which is not valid in an XML document</w:t>
      </w:r>
    </w:p>
    <w:p w14:paraId="3377AD5F" w14:textId="77777777" w:rsidR="00343C5E" w:rsidRPr="005223F4" w:rsidRDefault="00343C5E" w:rsidP="00343C5E">
      <w:pPr>
        <w:numPr>
          <w:ilvl w:val="0"/>
          <w:numId w:val="19"/>
        </w:numPr>
      </w:pPr>
      <w:r w:rsidRPr="005223F4">
        <w:t>it may be necessary to specify one or more raw byte values</w:t>
      </w:r>
    </w:p>
    <w:p w14:paraId="291794A3" w14:textId="77777777" w:rsidR="00343C5E" w:rsidRPr="005223F4" w:rsidRDefault="00343C5E" w:rsidP="00343C5E">
      <w:r w:rsidRPr="005223F4">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343C5E">
      <w:pPr>
        <w:numPr>
          <w:ilvl w:val="0"/>
          <w:numId w:val="19"/>
        </w:numPr>
      </w:pPr>
      <w:r w:rsidRPr="005223F4">
        <w:t>a single literal character in any encoding</w:t>
      </w:r>
    </w:p>
    <w:p w14:paraId="13DA5894" w14:textId="77777777" w:rsidR="00343C5E" w:rsidRPr="005223F4" w:rsidRDefault="00343C5E" w:rsidP="00343C5E">
      <w:pPr>
        <w:numPr>
          <w:ilvl w:val="0"/>
          <w:numId w:val="19"/>
        </w:numPr>
      </w:pPr>
      <w:r w:rsidRPr="005223F4">
        <w:t>a string of literal characters in any encoding</w:t>
      </w:r>
    </w:p>
    <w:p w14:paraId="3A84D472" w14:textId="77777777" w:rsidR="00343C5E" w:rsidRPr="005223F4" w:rsidRDefault="00343C5E" w:rsidP="00343C5E">
      <w:pPr>
        <w:numPr>
          <w:ilvl w:val="0"/>
          <w:numId w:val="19"/>
        </w:numPr>
      </w:pPr>
      <w:r w:rsidRPr="005223F4">
        <w:t>a bi-directional character string</w:t>
      </w:r>
    </w:p>
    <w:p w14:paraId="14D6F97A" w14:textId="77777777" w:rsidR="00343C5E" w:rsidRPr="005223F4" w:rsidRDefault="00343C5E" w:rsidP="00343C5E">
      <w:pPr>
        <w:numPr>
          <w:ilvl w:val="0"/>
          <w:numId w:val="19"/>
        </w:numPr>
      </w:pPr>
      <w:r w:rsidRPr="005223F4">
        <w:t>one or more characters from a set of related characters ( e.g. end-of-line characters)</w:t>
      </w:r>
    </w:p>
    <w:p w14:paraId="162D6B8E" w14:textId="77777777" w:rsidR="00343C5E" w:rsidRPr="005223F4" w:rsidRDefault="00343C5E" w:rsidP="00343C5E">
      <w:pPr>
        <w:numPr>
          <w:ilvl w:val="0"/>
          <w:numId w:val="19"/>
        </w:numPr>
      </w:pPr>
      <w:r w:rsidRPr="005223F4">
        <w:t xml:space="preserve">a literal byte value </w:t>
      </w:r>
    </w:p>
    <w:p w14:paraId="48BBC4B3" w14:textId="77777777" w:rsidR="00343C5E" w:rsidRDefault="00786BB4" w:rsidP="00343C5E">
      <w:pPr>
        <w:pStyle w:val="nobreak"/>
        <w:rPr>
          <w:ins w:id="798" w:author="mbeckerle" w:date="2012-03-24T17:48:00Z"/>
        </w:rPr>
      </w:pPr>
      <w:ins w:id="799" w:author="Steve Hanson" w:date="2012-02-23T11:02:00Z">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ins>
    </w:p>
    <w:p w14:paraId="5354956A" w14:textId="3EA15CDC" w:rsidR="005B629D" w:rsidRDefault="005B629D" w:rsidP="001A6B78">
      <w:pPr>
        <w:rPr>
          <w:ins w:id="800" w:author="mbeckerle" w:date="2012-03-24T17:49:00Z"/>
        </w:rPr>
      </w:pPr>
      <w:ins w:id="801" w:author="mbeckerle" w:date="2012-03-24T17:48:00Z">
        <w:r w:rsidRPr="001A6B78">
          <w:rPr>
            <w:b/>
            <w:i/>
          </w:rPr>
          <w:t>Empty Strings:</w:t>
        </w:r>
        <w:r>
          <w:t xml:space="preserve"> </w:t>
        </w:r>
      </w:ins>
      <w:ins w:id="802" w:author="mbeckerle" w:date="2012-03-24T17:44:00Z">
        <w:del w:id="803" w:author="Steve Hanson" w:date="2012-08-06T11:41:00Z">
          <w:r w:rsidR="00CB6821" w:rsidDel="001A6B78">
            <w:delText xml:space="preserve"> e</w:delText>
          </w:r>
        </w:del>
      </w:ins>
      <w:ins w:id="804" w:author="Steve Hanson" w:date="2012-08-06T11:41:00Z">
        <w:r w:rsidR="001A6B78">
          <w:t>E</w:t>
        </w:r>
      </w:ins>
      <w:ins w:id="805" w:author="mbeckerle" w:date="2012-03-24T17:44:00Z">
        <w:r w:rsidR="00CB6821">
          <w:t>mpty string is not allowed as a 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t>
        </w:r>
      </w:ins>
      <w:ins w:id="806" w:author="mbeckerle" w:date="2012-03-24T17:49:00Z">
        <w:r>
          <w:t xml:space="preserve"> in the corresponding string literal.</w:t>
        </w:r>
      </w:ins>
    </w:p>
    <w:p w14:paraId="4438415B" w14:textId="69900B74" w:rsidR="00CB6821" w:rsidRPr="005B629D" w:rsidRDefault="005B629D" w:rsidP="001A6B78">
      <w:ins w:id="807" w:author="mbeckerle" w:date="2012-03-24T17:49:00Z">
        <w:r w:rsidRPr="001A6B78">
          <w:rPr>
            <w:b/>
            <w:i/>
          </w:rPr>
          <w:t>Whitespace in String Literals:</w:t>
        </w:r>
      </w:ins>
      <w:ins w:id="808" w:author="mbeckerle" w:date="2012-03-24T17:44:00Z">
        <w:del w:id="809" w:author="Steve Hanson" w:date="2012-08-06T11:41:00Z">
          <w:r w:rsidR="00CB6821" w:rsidRPr="001A6B78" w:rsidDel="001A6B78">
            <w:rPr>
              <w:b/>
              <w:i/>
            </w:rPr>
            <w:delText>.</w:delText>
          </w:r>
        </w:del>
      </w:ins>
      <w:ins w:id="810" w:author="Steve Hanson" w:date="2012-08-06T11:41:00Z">
        <w:r w:rsidR="001A6B78">
          <w:rPr>
            <w:b/>
            <w:i/>
          </w:rPr>
          <w:t xml:space="preserve"> </w:t>
        </w:r>
      </w:ins>
      <w:ins w:id="811" w:author="mbeckerle" w:date="2012-03-24T17:50:00Z">
        <w:r>
          <w:t>When whitespace must be used as part of a property value, the string literal must use entities (such as %WSP;) to represent the whitespace. (This allows string literals to represent lists of string literals by using literal spaces to separate list elements.)</w:t>
        </w:r>
      </w:ins>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77777777" w:rsidR="00FA2259" w:rsidRPr="005223F4" w:rsidRDefault="00FA2259" w:rsidP="00FA2259">
      <w:pPr>
        <w:pStyle w:val="CodeBlock"/>
      </w:pPr>
      <w:r w:rsidRPr="005223F4">
        <w:t>&lt;?xml version="1.0" encoding="UTF-8"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7777777" w:rsidR="00FA2259" w:rsidRDefault="00FA2259" w:rsidP="007151D0">
      <w:r w:rsidRPr="005223F4">
        <w:t xml:space="preserve">However, these strings are being used to describe features of text data that are commonly in other character sets. </w:t>
      </w:r>
      <w:r w:rsidR="00055743" w:rsidRPr="005223F4">
        <w:t>For example</w:t>
      </w:r>
      <w:r w:rsidRPr="005223F4">
        <w:t xml:space="preserve">, we may have EBCDIC data </w:t>
      </w:r>
      <w:r w:rsidR="00055743" w:rsidRPr="005223F4">
        <w:t>that</w:t>
      </w:r>
      <w:r w:rsidRPr="005223F4">
        <w:t xml:space="preserve"> is comma separated. A comma in EBCDIC does not have the same character code as a Unicode comma. However, when we indicate that an item is "," (comma) separated and we specify this using a string literal along with specifying the 'encoding' property to be 'ebcdic-cp-us' then this means that the data </w:t>
      </w:r>
      <w:r w:rsidR="00055743" w:rsidRPr="005223F4">
        <w:t>are</w:t>
      </w:r>
      <w:r w:rsidRPr="005223F4">
        <w:t xml:space="preserve"> separated by EBCDIC commas regardless of what character set encoding is used to write the DFDL Schema. </w:t>
      </w:r>
    </w:p>
    <w:p w14:paraId="5D8EBB27" w14:textId="77777777" w:rsidR="00786BB4" w:rsidRPr="001A6B78" w:rsidRDefault="00786BB4" w:rsidP="00786BB4">
      <w:pPr>
        <w:pStyle w:val="XMLExcerpt"/>
        <w:rPr>
          <w:rStyle w:val="CodeCharacter"/>
          <w:sz w:val="20"/>
          <w:lang w:val="de-DE"/>
        </w:rPr>
      </w:pPr>
      <w:r w:rsidRPr="001A6B78">
        <w:rPr>
          <w:rStyle w:val="CodeCharacter"/>
          <w:sz w:val="20"/>
          <w:lang w:val="de-DE"/>
        </w:rPr>
        <w:t>&lt;?xml version=”1.0” encoding=”UTF-8”&gt;</w:t>
      </w:r>
    </w:p>
    <w:p w14:paraId="47AEA14E" w14:textId="77777777" w:rsidR="00786BB4" w:rsidRDefault="00786BB4" w:rsidP="00786BB4">
      <w:pPr>
        <w:pStyle w:val="XMLExcerpt"/>
        <w:rPr>
          <w:rStyle w:val="CodeCharacter"/>
          <w:sz w:val="20"/>
          <w:lang w:val="en-US"/>
        </w:rPr>
      </w:pPr>
      <w:r w:rsidRPr="001A6B78">
        <w:rPr>
          <w:rStyle w:val="CodeCharacter"/>
          <w:sz w:val="20"/>
          <w:lang w:val="de-DE"/>
        </w:rPr>
        <w:t xml:space="preserve">&lt;xs:schema </w:t>
      </w:r>
      <w:r w:rsidR="0098329B" w:rsidRPr="001A6B78">
        <w:rPr>
          <w:rStyle w:val="CodeCharacter"/>
          <w:sz w:val="20"/>
          <w:szCs w:val="20"/>
          <w:lang w:val="de-DE"/>
        </w:rPr>
        <w:t>...</w:t>
      </w:r>
      <w:r w:rsidRPr="001A6B78">
        <w:rPr>
          <w:rStyle w:val="CodeCharacter"/>
          <w:sz w:val="20"/>
          <w:lang w:val="de-DE"/>
        </w:rPr>
        <w:t xml:space="preserve"> </w:t>
      </w:r>
      <w:r>
        <w:rPr>
          <w:rStyle w:val="CodeCharacter"/>
          <w:sz w:val="20"/>
          <w:lang w:val="en-US"/>
        </w:rPr>
        <w:t>&gt;</w:t>
      </w:r>
    </w:p>
    <w:p w14:paraId="116F1AE2" w14:textId="77777777" w:rsidR="00786BB4" w:rsidRPr="005223F4" w:rsidRDefault="00786BB4" w:rsidP="00786BB4">
      <w:pPr>
        <w:pStyle w:val="XMLExcerpt"/>
        <w:rPr>
          <w:rStyle w:val="CodeCharacter"/>
          <w:sz w:val="20"/>
          <w:lang w:val="en-US"/>
        </w:rPr>
      </w:pPr>
      <w:r>
        <w:rPr>
          <w:rStyle w:val="CodeCharacter"/>
          <w:sz w:val="20"/>
          <w:lang w:val="en-US"/>
        </w:rPr>
        <w:t xml:space="preserve">    </w:t>
      </w:r>
      <w:r w:rsidR="0098329B" w:rsidRPr="005223F4">
        <w:rPr>
          <w:rStyle w:val="CodeCharacter"/>
          <w:sz w:val="20"/>
          <w:szCs w:val="20"/>
          <w:lang w:val="en-US"/>
        </w:rPr>
        <w:t>...</w:t>
      </w:r>
    </w:p>
    <w:p w14:paraId="6E671901" w14:textId="77777777" w:rsidR="00786BB4" w:rsidRDefault="00786BB4" w:rsidP="00786BB4">
      <w:pPr>
        <w:pStyle w:val="XMLExcerpt"/>
        <w:rPr>
          <w:lang w:val="en-US"/>
        </w:rPr>
      </w:pPr>
      <w:r>
        <w:rPr>
          <w:rStyle w:val="CodeCharacter"/>
          <w:sz w:val="20"/>
          <w:lang w:val="en-US"/>
        </w:rPr>
        <w:t xml:space="preserve">    </w:t>
      </w:r>
      <w:r w:rsidRPr="005223F4">
        <w:rPr>
          <w:rStyle w:val="CodeCharacter"/>
          <w:sz w:val="20"/>
          <w:lang w:val="en-US"/>
        </w:rPr>
        <w:t>&lt;dfdl:format</w:t>
      </w:r>
      <w:r>
        <w:rPr>
          <w:rStyle w:val="CodeCharacter"/>
          <w:sz w:val="20"/>
          <w:lang w:val="en-US"/>
        </w:rPr>
        <w:t xml:space="preserve"> </w:t>
      </w:r>
      <w:r w:rsidRPr="005223F4">
        <w:rPr>
          <w:rStyle w:val="CodeCharacter"/>
          <w:sz w:val="20"/>
          <w:lang w:val="en-US"/>
        </w:rPr>
        <w:t>encoding=”</w:t>
      </w:r>
      <w:r>
        <w:rPr>
          <w:rStyle w:val="CodeCharacter"/>
          <w:sz w:val="20"/>
          <w:lang w:val="en-US"/>
        </w:rPr>
        <w:t>ebcdic-cp-us</w:t>
      </w:r>
      <w:r w:rsidRPr="005223F4">
        <w:rPr>
          <w:rStyle w:val="CodeCharacter"/>
          <w:sz w:val="20"/>
          <w:lang w:val="en-US"/>
        </w:rPr>
        <w:t>”</w:t>
      </w:r>
      <w:r>
        <w:rPr>
          <w:rStyle w:val="CodeCharacter"/>
          <w:sz w:val="20"/>
          <w:lang w:val="en-US"/>
        </w:rPr>
        <w:t xml:space="preserve"> </w:t>
      </w:r>
      <w:r w:rsidRPr="005223F4">
        <w:rPr>
          <w:rStyle w:val="CodeCharacter"/>
          <w:sz w:val="20"/>
          <w:lang w:val="en-US"/>
        </w:rPr>
        <w:t>separator=”</w:t>
      </w:r>
      <w:r>
        <w:rPr>
          <w:rStyle w:val="CodeCharacter"/>
          <w:sz w:val="20"/>
          <w:lang w:val="en-US"/>
        </w:rPr>
        <w:t>,</w:t>
      </w:r>
      <w:r w:rsidRPr="005223F4">
        <w:rPr>
          <w:rStyle w:val="CodeCharacter"/>
          <w:sz w:val="20"/>
          <w:lang w:val="en-US"/>
        </w:rPr>
        <w:t>”</w:t>
      </w:r>
      <w:r w:rsidRPr="005223F4">
        <w:rPr>
          <w:lang w:val="en-US"/>
        </w:rPr>
        <w:t>/&gt;</w:t>
      </w:r>
    </w:p>
    <w:p w14:paraId="04373174" w14:textId="77777777" w:rsidR="00786BB4" w:rsidRDefault="00786BB4" w:rsidP="00786BB4">
      <w:pPr>
        <w:pStyle w:val="XMLExcerpt"/>
        <w:rPr>
          <w:lang w:val="en-US"/>
        </w:rPr>
      </w:pPr>
      <w:r>
        <w:rPr>
          <w:lang w:val="en-US"/>
        </w:rPr>
        <w:t xml:space="preserve">    </w:t>
      </w:r>
      <w:r w:rsidR="0098329B" w:rsidRPr="005223F4">
        <w:rPr>
          <w:rStyle w:val="CodeCharacter"/>
          <w:sz w:val="20"/>
          <w:szCs w:val="20"/>
          <w:lang w:val="en-US"/>
        </w:rPr>
        <w:t>...</w:t>
      </w:r>
    </w:p>
    <w:p w14:paraId="5470ECCE" w14:textId="77777777" w:rsidR="00786BB4" w:rsidRPr="005223F4" w:rsidRDefault="00786BB4" w:rsidP="00786BB4">
      <w:pPr>
        <w:pStyle w:val="XMLExcerpt"/>
        <w:rPr>
          <w:lang w:val="en-US"/>
        </w:rPr>
      </w:pPr>
      <w:r>
        <w:rPr>
          <w:lang w:val="en-US"/>
        </w:rPr>
        <w:t>&lt;/xs:schema&gt;</w:t>
      </w:r>
    </w:p>
    <w:p w14:paraId="390F620F" w14:textId="77777777" w:rsidR="00786BB4" w:rsidRPr="005223F4" w:rsidDel="00786BB4" w:rsidRDefault="00786BB4" w:rsidP="00815A7A">
      <w:pPr>
        <w:rPr>
          <w:del w:id="812" w:author="Steve Hanson" w:date="2012-02-23T11:05:00Z"/>
        </w:rPr>
      </w:pPr>
    </w:p>
    <w:p w14:paraId="1E31B444" w14:textId="77777777" w:rsidR="00FA2259" w:rsidRPr="005223F4" w:rsidDel="00786BB4" w:rsidRDefault="00FA2259">
      <w:pPr>
        <w:pStyle w:val="CodeBlock"/>
        <w:ind w:left="0"/>
        <w:rPr>
          <w:del w:id="813" w:author="Steve Hanson" w:date="2012-02-23T11:13:00Z"/>
        </w:rPr>
        <w:pPrChange w:id="814" w:author="Steve Hanson" w:date="2012-02-23T11:06:00Z">
          <w:pPr>
            <w:pStyle w:val="CodeBlock"/>
          </w:pPr>
        </w:pPrChange>
      </w:pPr>
      <w:del w:id="815" w:author="Steve Hanson" w:date="2012-02-23T11:13:00Z">
        <w:r w:rsidRPr="005223F4" w:rsidDel="00786BB4">
          <w:delText>&lt;?xml version="1.0" encoding="UTF-8" ?&gt;</w:delText>
        </w:r>
      </w:del>
    </w:p>
    <w:p w14:paraId="73DD4DDF" w14:textId="77777777" w:rsidR="00FA2259" w:rsidRPr="005223F4" w:rsidDel="00786BB4" w:rsidRDefault="00FA2259">
      <w:pPr>
        <w:pStyle w:val="CodeBlock"/>
        <w:ind w:left="0"/>
        <w:rPr>
          <w:del w:id="816" w:author="Steve Hanson" w:date="2012-02-23T11:13:00Z"/>
        </w:rPr>
        <w:pPrChange w:id="817" w:author="Steve Hanson" w:date="2012-02-23T11:06:00Z">
          <w:pPr>
            <w:pStyle w:val="CodeBlock"/>
          </w:pPr>
        </w:pPrChange>
      </w:pPr>
      <w:del w:id="818" w:author="Steve Hanson" w:date="2012-02-23T11:13:00Z">
        <w:r w:rsidRPr="005223F4" w:rsidDel="00786BB4">
          <w:delText>....</w:delText>
        </w:r>
      </w:del>
    </w:p>
    <w:p w14:paraId="0C01548F" w14:textId="77777777" w:rsidR="00FA2259" w:rsidRPr="005223F4" w:rsidDel="00786BB4" w:rsidRDefault="00FA2259">
      <w:pPr>
        <w:pStyle w:val="CodeBlock"/>
        <w:ind w:left="0"/>
        <w:rPr>
          <w:del w:id="819" w:author="Steve Hanson" w:date="2012-02-23T11:13:00Z"/>
        </w:rPr>
        <w:pPrChange w:id="820" w:author="Steve Hanson" w:date="2012-02-23T11:06:00Z">
          <w:pPr>
            <w:pStyle w:val="CodeBlock"/>
          </w:pPr>
        </w:pPrChange>
      </w:pPr>
      <w:del w:id="821" w:author="Steve Hanson" w:date="2012-02-23T11:13:00Z">
        <w:r w:rsidRPr="005223F4" w:rsidDel="00786BB4">
          <w:delText>....</w:delText>
        </w:r>
      </w:del>
    </w:p>
    <w:p w14:paraId="2A159ED5" w14:textId="77777777" w:rsidR="00FA2259" w:rsidRPr="005223F4" w:rsidDel="00786BB4" w:rsidRDefault="00FA2259">
      <w:pPr>
        <w:pStyle w:val="CodeBlock"/>
        <w:ind w:left="0"/>
        <w:rPr>
          <w:del w:id="822" w:author="Steve Hanson" w:date="2012-02-23T11:13:00Z"/>
        </w:rPr>
        <w:pPrChange w:id="823" w:author="Steve Hanson" w:date="2012-02-23T11:06:00Z">
          <w:pPr>
            <w:pStyle w:val="CodeBlock"/>
          </w:pPr>
        </w:pPrChange>
      </w:pPr>
      <w:del w:id="824" w:author="Steve Hanson" w:date="2012-02-23T11:13:00Z">
        <w:r w:rsidRPr="005223F4" w:rsidDel="00786BB4">
          <w:delText>....&lt;dfdl:format encoding='ebcdic-cp-us' separator=","/&gt;</w:delText>
        </w:r>
      </w:del>
    </w:p>
    <w:p w14:paraId="1A7B23A7" w14:textId="77777777" w:rsidR="00FA2259" w:rsidRPr="005223F4" w:rsidDel="00786BB4" w:rsidRDefault="00FA2259">
      <w:pPr>
        <w:pStyle w:val="CodeBlock"/>
        <w:ind w:left="0"/>
        <w:rPr>
          <w:del w:id="825" w:author="Steve Hanson" w:date="2012-02-23T11:13:00Z"/>
        </w:rPr>
        <w:pPrChange w:id="826" w:author="Steve Hanson" w:date="2012-02-23T11:06:00Z">
          <w:pPr>
            <w:pStyle w:val="CodeBlock"/>
          </w:pPr>
        </w:pPrChange>
      </w:pPr>
      <w:del w:id="827" w:author="Steve Hanson" w:date="2012-02-23T11:13:00Z">
        <w:r w:rsidRPr="005223F4" w:rsidDel="00786BB4">
          <w:delText>.....</w:delText>
        </w:r>
      </w:del>
    </w:p>
    <w:p w14:paraId="01138215" w14:textId="77777777" w:rsidR="00FA2259" w:rsidRPr="005223F4" w:rsidDel="00786BB4" w:rsidRDefault="00FA2259" w:rsidP="007151D0">
      <w:pPr>
        <w:rPr>
          <w:del w:id="828" w:author="Steve Hanson" w:date="2012-02-23T11:13:00Z"/>
        </w:rPr>
      </w:pPr>
    </w:p>
    <w:p w14:paraId="64720CE2" w14:textId="77777777" w:rsidR="00FA2259" w:rsidRPr="005223F4" w:rsidRDefault="00FA2259" w:rsidP="007151D0">
      <w:r w:rsidRPr="005223F4">
        <w:t xml:space="preserve">When a DFDL processor uses the separator expressed in this manner, the string literal "," is </w:t>
      </w:r>
      <w:r w:rsidRPr="005223F4">
        <w:rPr>
          <w:i/>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06652F38" w14:textId="1D432D39" w:rsidR="00E176C7" w:rsidRPr="005223F4" w:rsidDel="001D4C1A" w:rsidRDefault="00E176C7" w:rsidP="007151D0">
      <w:pPr>
        <w:rPr>
          <w:del w:id="829" w:author="mbeckerle" w:date="2012-04-22T21:44:00Z"/>
        </w:rPr>
      </w:pP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77777777" w:rsidR="00FA2259" w:rsidRPr="005223F4" w:rsidRDefault="00262C26" w:rsidP="00945088">
      <w:pPr>
        <w:pStyle w:val="Heading4"/>
      </w:pPr>
      <w:bookmarkStart w:id="830" w:name="_Toc177399034"/>
      <w:bookmarkStart w:id="831" w:name="_Toc175057321"/>
      <w:bookmarkStart w:id="832" w:name="_Toc199516245"/>
      <w:bookmarkStart w:id="833" w:name="_Toc194983923"/>
      <w:bookmarkStart w:id="834" w:name="_Toc243112763"/>
      <w:r w:rsidRPr="005223F4">
        <w:t xml:space="preserve">DFDL </w:t>
      </w:r>
      <w:r w:rsidR="008F2909" w:rsidRPr="005223F4">
        <w:t xml:space="preserve">Character </w:t>
      </w:r>
      <w:r w:rsidRPr="005223F4">
        <w:t>Entities</w:t>
      </w:r>
      <w:r w:rsidR="00FA2259" w:rsidRPr="005223F4">
        <w:t xml:space="preserve"> </w:t>
      </w:r>
      <w:r w:rsidR="00855CA5" w:rsidRPr="005223F4">
        <w:t xml:space="preserve">in </w:t>
      </w:r>
      <w:r w:rsidR="00FA2259" w:rsidRPr="005223F4">
        <w:t>String Literals</w:t>
      </w:r>
      <w:bookmarkEnd w:id="830"/>
      <w:bookmarkEnd w:id="831"/>
      <w:bookmarkEnd w:id="832"/>
      <w:bookmarkEnd w:id="833"/>
      <w:bookmarkEnd w:id="834"/>
    </w:p>
    <w:p w14:paraId="41F53A89" w14:textId="77777777" w:rsidR="00596841" w:rsidRPr="005223F4"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provide</w:t>
      </w:r>
      <w:del w:id="835" w:author="mbeckerle" w:date="2012-03-24T13:32:00Z">
        <w:r w:rsidR="008F2909" w:rsidRPr="005223F4" w:rsidDel="00815A7A">
          <w:delText>s</w:delText>
        </w:r>
      </w:del>
      <w:r w:rsidRPr="005223F4">
        <w:t xml:space="preserv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0677144E" w14:textId="77777777" w:rsidR="008E4398" w:rsidRPr="005223F4" w:rsidRDefault="008E4398" w:rsidP="003F55C2">
      <w:pPr>
        <w:rPr>
          <w:rStyle w:val="HTMLCo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3A2798" w:rsidRPr="005223F4" w14:paraId="5F05D200" w14:textId="77777777" w:rsidTr="00240AC5">
        <w:tc>
          <w:tcPr>
            <w:tcW w:w="2952" w:type="dxa"/>
            <w:shd w:val="clear" w:color="auto" w:fill="auto"/>
          </w:tcPr>
          <w:p w14:paraId="2152A02C" w14:textId="77777777" w:rsidR="003A2798" w:rsidRPr="00240AC5" w:rsidRDefault="003B75EA" w:rsidP="00070B9A">
            <w:pPr>
              <w:rPr>
                <w:rFonts w:cs="Arial"/>
              </w:rPr>
            </w:pPr>
            <w:r w:rsidRPr="00240AC5">
              <w:rPr>
                <w:rFonts w:cs="Arial"/>
                <w:lang w:eastAsia="en-GB"/>
              </w:rPr>
              <w:t>DfdlCharEntity</w:t>
            </w:r>
            <w:r w:rsidR="003A2798" w:rsidRPr="00240AC5">
              <w:rPr>
                <w:rFonts w:cs="Arial"/>
                <w:lang w:eastAsia="en-GB"/>
              </w:rPr>
              <w:t xml:space="preserve">             </w:t>
            </w:r>
          </w:p>
        </w:tc>
        <w:tc>
          <w:tcPr>
            <w:tcW w:w="756" w:type="dxa"/>
            <w:shd w:val="clear" w:color="auto" w:fill="auto"/>
          </w:tcPr>
          <w:p w14:paraId="79D7756C"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9C0AE56" w14:textId="77777777" w:rsidR="003A2798" w:rsidRPr="00240AC5" w:rsidRDefault="003A2798" w:rsidP="003B75EA">
            <w:pPr>
              <w:rPr>
                <w:rFonts w:cs="Arial"/>
                <w:lang w:eastAsia="en-GB"/>
              </w:rPr>
            </w:pPr>
            <w:r w:rsidRPr="00240AC5">
              <w:rPr>
                <w:rFonts w:cs="Arial"/>
                <w:lang w:eastAsia="en-GB"/>
              </w:rPr>
              <w:t>DfdlEntity |</w:t>
            </w:r>
          </w:p>
          <w:p w14:paraId="4FED0E0E" w14:textId="77777777" w:rsidR="003A2798" w:rsidRPr="00240AC5" w:rsidRDefault="003A2798" w:rsidP="00070B9A">
            <w:pPr>
              <w:rPr>
                <w:rFonts w:cs="Arial"/>
                <w:lang w:eastAsia="en-GB"/>
              </w:rPr>
            </w:pPr>
            <w:r w:rsidRPr="00240AC5">
              <w:rPr>
                <w:rFonts w:cs="Arial"/>
                <w:lang w:eastAsia="en-GB"/>
              </w:rPr>
              <w:t>DecimalCodePoint |</w:t>
            </w:r>
          </w:p>
          <w:p w14:paraId="54410FBE" w14:textId="77777777" w:rsidR="003A2798" w:rsidRPr="00240AC5" w:rsidRDefault="003A2798" w:rsidP="00070B9A">
            <w:pPr>
              <w:rPr>
                <w:rFonts w:cs="Arial"/>
              </w:rPr>
            </w:pPr>
            <w:r w:rsidRPr="00240AC5">
              <w:rPr>
                <w:rFonts w:cs="Arial"/>
                <w:lang w:eastAsia="en-GB"/>
              </w:rPr>
              <w:t>HexadecimalCodePoint</w:t>
            </w:r>
          </w:p>
        </w:tc>
      </w:tr>
      <w:tr w:rsidR="003A2798" w:rsidRPr="005223F4" w14:paraId="1A91ECD9" w14:textId="77777777" w:rsidTr="00240AC5">
        <w:tc>
          <w:tcPr>
            <w:tcW w:w="2952" w:type="dxa"/>
            <w:shd w:val="clear" w:color="auto" w:fill="auto"/>
          </w:tcPr>
          <w:p w14:paraId="7D562C01" w14:textId="77777777" w:rsidR="003A2798" w:rsidRPr="00240AC5" w:rsidRDefault="003A2798" w:rsidP="00070B9A">
            <w:pPr>
              <w:rPr>
                <w:rFonts w:cs="Arial"/>
              </w:rPr>
            </w:pPr>
            <w:r w:rsidRPr="00240AC5">
              <w:rPr>
                <w:rFonts w:cs="Arial"/>
                <w:lang w:eastAsia="en-GB"/>
              </w:rPr>
              <w:t xml:space="preserve">DfdlEntity         </w:t>
            </w:r>
          </w:p>
        </w:tc>
        <w:tc>
          <w:tcPr>
            <w:tcW w:w="756" w:type="dxa"/>
            <w:shd w:val="clear" w:color="auto" w:fill="auto"/>
          </w:tcPr>
          <w:p w14:paraId="6DE312AE"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3B5081D7" w14:textId="77777777" w:rsidR="003A2798" w:rsidRPr="00240AC5" w:rsidRDefault="003A2798" w:rsidP="00070B9A">
            <w:pPr>
              <w:rPr>
                <w:rFonts w:cs="Arial"/>
              </w:rPr>
            </w:pPr>
            <w:r w:rsidRPr="00240AC5">
              <w:rPr>
                <w:rFonts w:cs="Arial"/>
                <w:lang w:eastAsia="en-GB"/>
              </w:rPr>
              <w:t>'%' DfdlEntityName ';'</w:t>
            </w:r>
          </w:p>
        </w:tc>
      </w:tr>
      <w:tr w:rsidR="003A2798" w:rsidRPr="005223F4" w14:paraId="6EBB2AF4" w14:textId="77777777" w:rsidTr="00240AC5">
        <w:tc>
          <w:tcPr>
            <w:tcW w:w="2952" w:type="dxa"/>
            <w:shd w:val="clear" w:color="auto" w:fill="auto"/>
          </w:tcPr>
          <w:p w14:paraId="6B380F34" w14:textId="77777777" w:rsidR="003A2798" w:rsidRPr="00240AC5" w:rsidRDefault="003A2798" w:rsidP="00070B9A">
            <w:pPr>
              <w:rPr>
                <w:rFonts w:cs="Arial"/>
              </w:rPr>
            </w:pPr>
            <w:r w:rsidRPr="00240AC5">
              <w:rPr>
                <w:rFonts w:cs="Arial"/>
                <w:lang w:eastAsia="en-GB"/>
              </w:rPr>
              <w:t xml:space="preserve">DfdlEntityName       </w:t>
            </w:r>
          </w:p>
        </w:tc>
        <w:tc>
          <w:tcPr>
            <w:tcW w:w="756" w:type="dxa"/>
            <w:shd w:val="clear" w:color="auto" w:fill="auto"/>
          </w:tcPr>
          <w:p w14:paraId="60AC3DF1"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4AD130B9" w14:textId="77777777" w:rsidR="00BC3A3D" w:rsidRPr="00240AC5" w:rsidRDefault="003A2798" w:rsidP="00070B9A">
            <w:pPr>
              <w:rPr>
                <w:rFonts w:cs="Arial"/>
                <w:lang w:eastAsia="en-GB"/>
              </w:rPr>
            </w:pPr>
            <w:r w:rsidRPr="00240AC5">
              <w:rPr>
                <w:rFonts w:cs="Arial"/>
                <w:lang w:eastAsia="en-GB"/>
              </w:rPr>
              <w:t xml:space="preserve">'NUL'|'SOH''|'STX'|'ETX'|         </w:t>
            </w:r>
          </w:p>
          <w:p w14:paraId="564711CE" w14:textId="77777777" w:rsidR="00BC3A3D" w:rsidRPr="00240AC5" w:rsidRDefault="003A2798" w:rsidP="00070B9A">
            <w:pPr>
              <w:rPr>
                <w:rFonts w:cs="Arial"/>
                <w:lang w:eastAsia="en-GB"/>
              </w:rPr>
            </w:pPr>
            <w:r w:rsidRPr="00240AC5">
              <w:rPr>
                <w:rFonts w:cs="Arial"/>
                <w:lang w:eastAsia="en-GB"/>
              </w:rPr>
              <w:t xml:space="preserve">'EOT'|'ENQ'|'ACK'|'BEL'|         </w:t>
            </w:r>
          </w:p>
          <w:p w14:paraId="7F82FB8D" w14:textId="77777777" w:rsidR="00BC3A3D" w:rsidRPr="00240AC5" w:rsidRDefault="003A2798" w:rsidP="00070B9A">
            <w:pPr>
              <w:rPr>
                <w:rFonts w:cs="Arial"/>
                <w:lang w:eastAsia="en-GB"/>
              </w:rPr>
            </w:pPr>
            <w:r w:rsidRPr="00240AC5">
              <w:rPr>
                <w:rFonts w:cs="Arial"/>
                <w:lang w:eastAsia="en-GB"/>
              </w:rPr>
              <w:t xml:space="preserve">'BS'|'HT'|'LF'|'VT'|'FF'|        </w:t>
            </w:r>
          </w:p>
          <w:p w14:paraId="5EF949C1" w14:textId="77777777" w:rsidR="00BC3A3D" w:rsidRPr="00240AC5" w:rsidRDefault="003A2798" w:rsidP="00070B9A">
            <w:pPr>
              <w:rPr>
                <w:rFonts w:cs="Arial"/>
                <w:lang w:eastAsia="en-GB"/>
              </w:rPr>
            </w:pPr>
            <w:r w:rsidRPr="00240AC5">
              <w:rPr>
                <w:rFonts w:cs="Arial"/>
                <w:lang w:eastAsia="en-GB"/>
              </w:rPr>
              <w:t xml:space="preserve">'CR'|'SO'|'SI'|'DLE'|        </w:t>
            </w:r>
          </w:p>
          <w:p w14:paraId="1C8F62EF" w14:textId="77777777" w:rsidR="00BC3A3D" w:rsidRPr="00240AC5" w:rsidRDefault="003A2798" w:rsidP="00070B9A">
            <w:pPr>
              <w:rPr>
                <w:rFonts w:cs="Arial"/>
                <w:lang w:eastAsia="en-GB"/>
              </w:rPr>
            </w:pPr>
            <w:r w:rsidRPr="00240AC5">
              <w:rPr>
                <w:rFonts w:cs="Arial"/>
                <w:lang w:eastAsia="en-GB"/>
              </w:rPr>
              <w:t xml:space="preserve">'DC1'|'DC2'|'DC3'|'DC4'|         </w:t>
            </w:r>
          </w:p>
          <w:p w14:paraId="43D31AEE" w14:textId="77777777" w:rsidR="00BC3A3D" w:rsidRPr="00240AC5" w:rsidRDefault="003A2798" w:rsidP="00070B9A">
            <w:pPr>
              <w:rPr>
                <w:rFonts w:cs="Arial"/>
                <w:lang w:eastAsia="en-GB"/>
              </w:rPr>
            </w:pPr>
            <w:r w:rsidRPr="00240AC5">
              <w:rPr>
                <w:rFonts w:cs="Arial"/>
                <w:lang w:eastAsia="en-GB"/>
              </w:rPr>
              <w:t xml:space="preserve">'NAK'|'SYN'|'ETB'|'CAN'|         </w:t>
            </w:r>
          </w:p>
          <w:p w14:paraId="14BCE778" w14:textId="77777777" w:rsidR="00BC3A3D" w:rsidRPr="00240AC5" w:rsidRDefault="003A2798" w:rsidP="00070B9A">
            <w:pPr>
              <w:rPr>
                <w:rFonts w:cs="Arial"/>
                <w:lang w:eastAsia="en-GB"/>
              </w:rPr>
            </w:pPr>
            <w:r w:rsidRPr="00240AC5">
              <w:rPr>
                <w:rFonts w:cs="Arial"/>
                <w:lang w:eastAsia="en-GB"/>
              </w:rPr>
              <w:t xml:space="preserve">'EM'|'SUB'|'ESC'|'FS'|         </w:t>
            </w:r>
          </w:p>
          <w:p w14:paraId="2E089341" w14:textId="77777777" w:rsidR="00BC3A3D" w:rsidRPr="00240AC5" w:rsidRDefault="003A2798" w:rsidP="00070B9A">
            <w:pPr>
              <w:rPr>
                <w:rFonts w:cs="Arial"/>
                <w:lang w:eastAsia="en-GB"/>
              </w:rPr>
            </w:pPr>
            <w:r w:rsidRPr="00240AC5">
              <w:rPr>
                <w:rFonts w:cs="Arial"/>
                <w:lang w:eastAsia="en-GB"/>
              </w:rPr>
              <w:t xml:space="preserve">'GS'|'RS'|'US'|'SP'|           </w:t>
            </w:r>
          </w:p>
          <w:p w14:paraId="1A05E1FB" w14:textId="77777777" w:rsidR="003A2798" w:rsidRPr="00240AC5" w:rsidRDefault="003A2798" w:rsidP="00070B9A">
            <w:pPr>
              <w:rPr>
                <w:rFonts w:cs="Arial"/>
              </w:rPr>
            </w:pPr>
            <w:r w:rsidRPr="00240AC5">
              <w:rPr>
                <w:rFonts w:cs="Arial"/>
                <w:lang w:eastAsia="en-GB"/>
              </w:rPr>
              <w:t>'DEL'|'NBSP'|'NEL'|'LS'</w:t>
            </w:r>
          </w:p>
        </w:tc>
      </w:tr>
      <w:tr w:rsidR="003A2798" w:rsidRPr="005223F4" w14:paraId="3918CFD7" w14:textId="77777777" w:rsidTr="00240AC5">
        <w:tc>
          <w:tcPr>
            <w:tcW w:w="2952" w:type="dxa"/>
            <w:shd w:val="clear" w:color="auto" w:fill="auto"/>
          </w:tcPr>
          <w:p w14:paraId="1D6BCB81" w14:textId="77777777" w:rsidR="003A2798" w:rsidRPr="00240AC5" w:rsidRDefault="003A2798" w:rsidP="00070B9A">
            <w:pPr>
              <w:rPr>
                <w:rFonts w:cs="Arial"/>
              </w:rPr>
            </w:pPr>
            <w:r w:rsidRPr="00240AC5">
              <w:rPr>
                <w:rFonts w:cs="Arial"/>
                <w:lang w:eastAsia="en-GB"/>
              </w:rPr>
              <w:t xml:space="preserve">DecimalCodePoint       </w:t>
            </w:r>
          </w:p>
        </w:tc>
        <w:tc>
          <w:tcPr>
            <w:tcW w:w="756" w:type="dxa"/>
            <w:shd w:val="clear" w:color="auto" w:fill="auto"/>
          </w:tcPr>
          <w:p w14:paraId="4B6AC6E4"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A5CE70D" w14:textId="77777777" w:rsidR="003A2798" w:rsidRPr="00240AC5" w:rsidRDefault="003A2798" w:rsidP="00070B9A">
            <w:pPr>
              <w:rPr>
                <w:rFonts w:cs="Arial"/>
              </w:rPr>
            </w:pPr>
            <w:r w:rsidRPr="00240AC5">
              <w:rPr>
                <w:rFonts w:cs="Arial"/>
                <w:lang w:eastAsia="en-GB"/>
              </w:rPr>
              <w:t>'%#' [0-9]+ ';'</w:t>
            </w:r>
          </w:p>
        </w:tc>
      </w:tr>
      <w:tr w:rsidR="003A2798" w:rsidRPr="005223F4" w14:paraId="4CEDAED1" w14:textId="77777777" w:rsidTr="00240AC5">
        <w:tc>
          <w:tcPr>
            <w:tcW w:w="2952" w:type="dxa"/>
            <w:shd w:val="clear" w:color="auto" w:fill="auto"/>
          </w:tcPr>
          <w:p w14:paraId="07EA3716" w14:textId="77777777" w:rsidR="003A2798" w:rsidRPr="00240AC5" w:rsidRDefault="003A2798" w:rsidP="00070B9A">
            <w:pPr>
              <w:rPr>
                <w:rFonts w:cs="Arial"/>
              </w:rPr>
            </w:pPr>
            <w:r w:rsidRPr="00240AC5">
              <w:rPr>
                <w:rFonts w:cs="Arial"/>
                <w:lang w:eastAsia="en-GB"/>
              </w:rPr>
              <w:t xml:space="preserve">HexadecimalCodePoint   </w:t>
            </w:r>
          </w:p>
        </w:tc>
        <w:tc>
          <w:tcPr>
            <w:tcW w:w="756" w:type="dxa"/>
            <w:shd w:val="clear" w:color="auto" w:fill="auto"/>
          </w:tcPr>
          <w:p w14:paraId="3F500183"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7B56D31B" w14:textId="77777777" w:rsidR="003A2798" w:rsidRPr="00240AC5" w:rsidRDefault="003A2798" w:rsidP="00070B9A">
            <w:pPr>
              <w:rPr>
                <w:rFonts w:cs="Arial"/>
              </w:rPr>
            </w:pPr>
            <w:r w:rsidRPr="00240AC5">
              <w:rPr>
                <w:rFonts w:cs="Arial"/>
                <w:lang w:eastAsia="en-GB"/>
              </w:rPr>
              <w:t>'%#x' [0-9a-fA-F]+ ';'</w:t>
            </w:r>
          </w:p>
        </w:tc>
      </w:tr>
    </w:tbl>
    <w:p w14:paraId="55585314" w14:textId="77777777" w:rsidR="003A2798" w:rsidRPr="00641E2F" w:rsidRDefault="00070B9A" w:rsidP="00070B9A">
      <w:pPr>
        <w:pStyle w:val="Caption"/>
        <w:rPr>
          <w:rFonts w:cs="Arial"/>
        </w:rPr>
      </w:pPr>
      <w:r w:rsidRPr="00641E2F">
        <w:rPr>
          <w:rFonts w:cs="Arial"/>
        </w:rPr>
        <w:t xml:space="preserve">Table </w:t>
      </w:r>
      <w:r w:rsidRPr="00641E2F">
        <w:rPr>
          <w:rFonts w:cs="Arial"/>
        </w:rPr>
        <w:fldChar w:fldCharType="begin"/>
      </w:r>
      <w:r w:rsidRPr="00641E2F">
        <w:rPr>
          <w:rFonts w:cs="Arial"/>
        </w:rPr>
        <w:instrText xml:space="preserve"> SEQ Table \* ARABIC </w:instrText>
      </w:r>
      <w:r w:rsidRPr="00641E2F">
        <w:rPr>
          <w:rFonts w:cs="Arial"/>
        </w:rPr>
        <w:fldChar w:fldCharType="separate"/>
      </w:r>
      <w:r w:rsidR="00D04199">
        <w:rPr>
          <w:rFonts w:cs="Arial"/>
          <w:noProof/>
        </w:rPr>
        <w:t>2</w:t>
      </w:r>
      <w:r w:rsidRPr="00641E2F">
        <w:rPr>
          <w:rFonts w:cs="Arial"/>
        </w:rPr>
        <w:fldChar w:fldCharType="end"/>
      </w:r>
      <w:r w:rsidRPr="00641E2F">
        <w:rPr>
          <w:rFonts w:cs="Arial"/>
          <w:noProof/>
        </w:rPr>
        <w:t xml:space="preserve"> DFDL Character Entity syntax</w:t>
      </w:r>
    </w:p>
    <w:p w14:paraId="38780739" w14:textId="7A8412CA" w:rsidR="00070B9A" w:rsidRPr="00641E2F" w:rsidRDefault="00F77EDE" w:rsidP="008E4398">
      <w:pPr>
        <w:rPr>
          <w:rFonts w:cs="Arial"/>
        </w:rPr>
      </w:pPr>
      <w:ins w:id="836" w:author="Steve Hanson" w:date="2012-08-06T11:43:00Z">
        <w:r>
          <w:rPr>
            <w:rFonts w:cs="Arial"/>
          </w:rPr>
          <w:t xml:space="preserve">Using </w:t>
        </w:r>
      </w:ins>
      <w:r w:rsidR="00070B9A" w:rsidRPr="00641E2F">
        <w:rPr>
          <w:rFonts w:cs="Arial"/>
        </w:rPr>
        <w:t xml:space="preserve">%% </w:t>
      </w:r>
      <w:del w:id="837" w:author="Steve Hanson" w:date="2012-08-06T11:43:00Z">
        <w:r w:rsidR="00070B9A" w:rsidRPr="00641E2F" w:rsidDel="00F77EDE">
          <w:rPr>
            <w:rFonts w:cs="Arial"/>
          </w:rPr>
          <w:delText xml:space="preserve"> - I</w:delText>
        </w:r>
      </w:del>
      <w:ins w:id="838" w:author="Steve Hanson" w:date="2012-08-06T11:43:00Z">
        <w:r>
          <w:rPr>
            <w:rFonts w:cs="Arial"/>
          </w:rPr>
          <w:t>i</w:t>
        </w:r>
      </w:ins>
      <w:r w:rsidR="00070B9A" w:rsidRPr="00641E2F">
        <w:rPr>
          <w:rFonts w:cs="Arial"/>
        </w:rPr>
        <w:t>nserts a single literal "%" into the string literal. This "%" is subject to character set translation as is any other character.</w:t>
      </w:r>
    </w:p>
    <w:p w14:paraId="6FB9F131" w14:textId="3FA3047A" w:rsidR="00070B9A" w:rsidRPr="00641E2F" w:rsidDel="001D4C1A" w:rsidRDefault="00070B9A" w:rsidP="008E4398">
      <w:pPr>
        <w:rPr>
          <w:del w:id="839" w:author="mbeckerle" w:date="2012-04-22T21:44:00Z"/>
          <w:rFonts w:cs="Arial"/>
        </w:rPr>
      </w:pPr>
    </w:p>
    <w:p w14:paraId="4B66DCB0" w14:textId="6BEF957C" w:rsidR="003B75EA" w:rsidRPr="00641E2F" w:rsidRDefault="003B75EA" w:rsidP="008E4398">
      <w:pPr>
        <w:rPr>
          <w:rFonts w:cs="Arial"/>
        </w:rPr>
      </w:pPr>
      <w:r w:rsidRPr="00641E2F">
        <w:rPr>
          <w:rFonts w:cs="Arial"/>
        </w:rPr>
        <w:t xml:space="preserve">A </w:t>
      </w:r>
      <w:r w:rsidRPr="00641E2F">
        <w:rPr>
          <w:rFonts w:cs="Arial"/>
          <w:lang w:eastAsia="en-GB"/>
        </w:rPr>
        <w:t xml:space="preserve">HexadecimalCodePoint </w:t>
      </w:r>
      <w:r w:rsidR="008E4398" w:rsidRPr="00641E2F">
        <w:rPr>
          <w:rFonts w:cs="Arial"/>
        </w:rPr>
        <w:t>provide</w:t>
      </w:r>
      <w:r w:rsidRPr="00641E2F">
        <w:rPr>
          <w:rFonts w:cs="Arial"/>
        </w:rPr>
        <w:t>s</w:t>
      </w:r>
      <w:r w:rsidR="008E4398" w:rsidRPr="00641E2F">
        <w:rPr>
          <w:rFonts w:cs="Arial"/>
        </w:rPr>
        <w:t xml:space="preserve"> a hexadecimal representation of the character's code point in ISO/IEC 10646. </w:t>
      </w:r>
    </w:p>
    <w:p w14:paraId="442D1764" w14:textId="77777777" w:rsidR="008E4398" w:rsidRPr="00641E2F" w:rsidRDefault="003F55C2" w:rsidP="00641E2F">
      <w:pPr>
        <w:rPr>
          <w:rFonts w:cs="Arial"/>
        </w:rPr>
      </w:pPr>
      <w:r w:rsidRPr="00641E2F">
        <w:rPr>
          <w:rFonts w:cs="Arial"/>
        </w:rPr>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character's code point in ISO/IEC 10646.</w:t>
      </w:r>
    </w:p>
    <w:p w14:paraId="10E72DCC" w14:textId="4918AC2C" w:rsidR="008E4398" w:rsidRPr="00641E2F" w:rsidRDefault="00070B9A" w:rsidP="008E4398">
      <w:pPr>
        <w:rPr>
          <w:rFonts w:cs="Arial"/>
          <w:lang w:bidi="he-IL"/>
        </w:rPr>
      </w:pPr>
      <w:r w:rsidRPr="00641E2F">
        <w:rPr>
          <w:rStyle w:val="HTMLCode"/>
          <w:rFonts w:ascii="Arial" w:hAnsi="Arial" w:cs="Arial"/>
        </w:rPr>
        <w:t xml:space="preserve">A </w:t>
      </w:r>
      <w:r w:rsidR="00231C40" w:rsidRPr="00641E2F">
        <w:rPr>
          <w:rFonts w:cs="Arial"/>
          <w:lang w:eastAsia="en-GB"/>
        </w:rPr>
        <w:t>d</w:t>
      </w:r>
      <w:r w:rsidRPr="00641E2F">
        <w:rPr>
          <w:rFonts w:cs="Arial"/>
          <w:lang w:eastAsia="en-GB"/>
        </w:rPr>
        <w:t xml:space="preserve">fdlEntityName </w:t>
      </w:r>
      <w:ins w:id="840" w:author="Steve Hanson" w:date="2012-08-06T11:44:00Z">
        <w:r w:rsidR="00F77EDE">
          <w:rPr>
            <w:rFonts w:cs="Arial"/>
            <w:lang w:eastAsia="en-GB"/>
          </w:rPr>
          <w:t xml:space="preserve">is </w:t>
        </w:r>
      </w:ins>
      <w:r w:rsidR="008E4398" w:rsidRPr="00641E2F">
        <w:rPr>
          <w:rFonts w:cs="Arial"/>
        </w:rPr>
        <w:t xml:space="preserve">one of the mnemonics given in the following tables. </w:t>
      </w:r>
    </w:p>
    <w:p w14:paraId="0FD4B61E" w14:textId="2D020B02" w:rsidR="008E4398" w:rsidRPr="005223F4" w:rsidDel="001D4C1A" w:rsidRDefault="008E4398" w:rsidP="008E4398">
      <w:pPr>
        <w:rPr>
          <w:del w:id="841"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35"/>
        <w:gridCol w:w="2919"/>
      </w:tblGrid>
      <w:tr w:rsidR="008E4398" w:rsidRPr="00240AC5" w14:paraId="67C32AE4" w14:textId="77777777" w:rsidTr="00240AC5">
        <w:tc>
          <w:tcPr>
            <w:tcW w:w="1368" w:type="dxa"/>
            <w:shd w:val="clear" w:color="auto" w:fill="F3F3F3"/>
          </w:tcPr>
          <w:p w14:paraId="6E5B498E" w14:textId="77777777" w:rsidR="008E4398" w:rsidRPr="00275A32" w:rsidRDefault="008E4398" w:rsidP="00240AC5">
            <w:pPr>
              <w:jc w:val="center"/>
              <w:rPr>
                <w:b/>
                <w:iCs/>
              </w:rPr>
            </w:pPr>
            <w:r w:rsidRPr="00275A32">
              <w:rPr>
                <w:b/>
                <w:iCs/>
              </w:rPr>
              <w:t>Mnemonic</w:t>
            </w:r>
          </w:p>
        </w:tc>
        <w:tc>
          <w:tcPr>
            <w:tcW w:w="4235" w:type="dxa"/>
            <w:shd w:val="clear" w:color="auto" w:fill="F3F3F3"/>
          </w:tcPr>
          <w:p w14:paraId="3F21B051" w14:textId="77777777" w:rsidR="008E4398" w:rsidRPr="005E3B09" w:rsidRDefault="008E4398" w:rsidP="00240AC5">
            <w:pPr>
              <w:jc w:val="center"/>
              <w:rPr>
                <w:b/>
                <w:iCs/>
              </w:rPr>
            </w:pPr>
            <w:r w:rsidRPr="005E3B09">
              <w:rPr>
                <w:b/>
                <w:iCs/>
              </w:rPr>
              <w:t>Meaning</w:t>
            </w:r>
          </w:p>
        </w:tc>
        <w:tc>
          <w:tcPr>
            <w:tcW w:w="2919" w:type="dxa"/>
            <w:shd w:val="clear" w:color="auto" w:fill="F3F3F3"/>
          </w:tcPr>
          <w:p w14:paraId="0A75E447" w14:textId="77777777" w:rsidR="008E4398" w:rsidRPr="00F81703" w:rsidRDefault="008E4398" w:rsidP="00240AC5">
            <w:pPr>
              <w:jc w:val="center"/>
              <w:rPr>
                <w:b/>
                <w:iCs/>
              </w:rPr>
            </w:pPr>
            <w:r w:rsidRPr="00F81703">
              <w:rPr>
                <w:b/>
                <w:iCs/>
              </w:rPr>
              <w:t>Unicode value</w:t>
            </w:r>
          </w:p>
        </w:tc>
      </w:tr>
      <w:tr w:rsidR="008E4398" w:rsidRPr="005223F4" w14:paraId="3F0F302F" w14:textId="77777777" w:rsidTr="00240AC5">
        <w:tc>
          <w:tcPr>
            <w:tcW w:w="1368" w:type="dxa"/>
            <w:shd w:val="clear" w:color="auto" w:fill="auto"/>
          </w:tcPr>
          <w:p w14:paraId="45516863" w14:textId="77777777" w:rsidR="008E4398" w:rsidRPr="005223F4" w:rsidRDefault="008E4398" w:rsidP="00240AC5">
            <w:pPr>
              <w:jc w:val="center"/>
            </w:pPr>
            <w:r w:rsidRPr="005223F4">
              <w:t>NUL</w:t>
            </w:r>
          </w:p>
        </w:tc>
        <w:tc>
          <w:tcPr>
            <w:tcW w:w="4235" w:type="dxa"/>
            <w:shd w:val="clear" w:color="auto" w:fill="auto"/>
          </w:tcPr>
          <w:p w14:paraId="5F1E6598" w14:textId="77777777" w:rsidR="008E4398" w:rsidRPr="005223F4" w:rsidRDefault="008E4398" w:rsidP="00240AC5">
            <w:pPr>
              <w:jc w:val="center"/>
            </w:pPr>
            <w:r w:rsidRPr="005223F4">
              <w:t xml:space="preserve">null </w:t>
            </w:r>
          </w:p>
        </w:tc>
        <w:tc>
          <w:tcPr>
            <w:tcW w:w="2919" w:type="dxa"/>
            <w:shd w:val="clear" w:color="auto" w:fill="auto"/>
          </w:tcPr>
          <w:p w14:paraId="2C2C6AEF" w14:textId="77777777" w:rsidR="008E4398" w:rsidRPr="005223F4" w:rsidRDefault="008E4398" w:rsidP="00240AC5">
            <w:pPr>
              <w:jc w:val="center"/>
            </w:pPr>
            <w:r w:rsidRPr="005223F4">
              <w:t>U+0000</w:t>
            </w:r>
          </w:p>
        </w:tc>
      </w:tr>
      <w:tr w:rsidR="008E4398" w:rsidRPr="005223F4" w14:paraId="4877B5E8" w14:textId="77777777" w:rsidTr="00240AC5">
        <w:tc>
          <w:tcPr>
            <w:tcW w:w="1368" w:type="dxa"/>
            <w:shd w:val="clear" w:color="auto" w:fill="auto"/>
          </w:tcPr>
          <w:p w14:paraId="44B8615A" w14:textId="77777777" w:rsidR="008E4398" w:rsidRPr="005223F4" w:rsidRDefault="008E4398" w:rsidP="00240AC5">
            <w:pPr>
              <w:jc w:val="center"/>
            </w:pPr>
            <w:r w:rsidRPr="005223F4">
              <w:t>SOH</w:t>
            </w:r>
          </w:p>
        </w:tc>
        <w:tc>
          <w:tcPr>
            <w:tcW w:w="4235" w:type="dxa"/>
            <w:shd w:val="clear" w:color="auto" w:fill="auto"/>
          </w:tcPr>
          <w:p w14:paraId="707B9135" w14:textId="77777777" w:rsidR="008E4398" w:rsidRPr="005223F4" w:rsidRDefault="008E4398" w:rsidP="00240AC5">
            <w:pPr>
              <w:jc w:val="center"/>
            </w:pPr>
            <w:r w:rsidRPr="005223F4">
              <w:t>start of heading</w:t>
            </w:r>
          </w:p>
        </w:tc>
        <w:tc>
          <w:tcPr>
            <w:tcW w:w="2919" w:type="dxa"/>
            <w:shd w:val="clear" w:color="auto" w:fill="auto"/>
          </w:tcPr>
          <w:p w14:paraId="4F7EA473" w14:textId="77777777" w:rsidR="008E4398" w:rsidRPr="005223F4" w:rsidRDefault="008E4398" w:rsidP="00240AC5">
            <w:pPr>
              <w:jc w:val="center"/>
            </w:pPr>
            <w:r w:rsidRPr="005223F4">
              <w:t>U+0001</w:t>
            </w:r>
          </w:p>
        </w:tc>
      </w:tr>
      <w:tr w:rsidR="008E4398" w:rsidRPr="005223F4" w14:paraId="010E5336" w14:textId="77777777" w:rsidTr="00240AC5">
        <w:tc>
          <w:tcPr>
            <w:tcW w:w="1368" w:type="dxa"/>
            <w:shd w:val="clear" w:color="auto" w:fill="auto"/>
          </w:tcPr>
          <w:p w14:paraId="338A4EDD" w14:textId="77777777" w:rsidR="008E4398" w:rsidRPr="005223F4" w:rsidRDefault="008E4398" w:rsidP="00240AC5">
            <w:pPr>
              <w:jc w:val="center"/>
            </w:pPr>
            <w:r w:rsidRPr="005223F4">
              <w:t>STX</w:t>
            </w:r>
          </w:p>
        </w:tc>
        <w:tc>
          <w:tcPr>
            <w:tcW w:w="4235" w:type="dxa"/>
            <w:shd w:val="clear" w:color="auto" w:fill="auto"/>
          </w:tcPr>
          <w:p w14:paraId="5C0035FF" w14:textId="77777777" w:rsidR="008E4398" w:rsidRPr="005223F4" w:rsidRDefault="008E4398" w:rsidP="00240AC5">
            <w:pPr>
              <w:jc w:val="center"/>
            </w:pPr>
            <w:r w:rsidRPr="005223F4">
              <w:t xml:space="preserve">start of text </w:t>
            </w:r>
          </w:p>
        </w:tc>
        <w:tc>
          <w:tcPr>
            <w:tcW w:w="2919" w:type="dxa"/>
            <w:shd w:val="clear" w:color="auto" w:fill="auto"/>
          </w:tcPr>
          <w:p w14:paraId="0F245CF1" w14:textId="77777777" w:rsidR="008E4398" w:rsidRPr="005223F4" w:rsidRDefault="008E4398" w:rsidP="00240AC5">
            <w:pPr>
              <w:jc w:val="center"/>
            </w:pPr>
            <w:r w:rsidRPr="005223F4">
              <w:t>U+0002</w:t>
            </w:r>
          </w:p>
        </w:tc>
      </w:tr>
      <w:tr w:rsidR="008E4398" w:rsidRPr="005223F4" w14:paraId="2F9433BF" w14:textId="77777777" w:rsidTr="00240AC5">
        <w:tc>
          <w:tcPr>
            <w:tcW w:w="1368" w:type="dxa"/>
            <w:shd w:val="clear" w:color="auto" w:fill="auto"/>
          </w:tcPr>
          <w:p w14:paraId="1D9AE0F0" w14:textId="77777777" w:rsidR="008E4398" w:rsidRPr="005223F4" w:rsidRDefault="008E4398" w:rsidP="00240AC5">
            <w:pPr>
              <w:jc w:val="center"/>
            </w:pPr>
            <w:r w:rsidRPr="005223F4">
              <w:t>ETX</w:t>
            </w:r>
          </w:p>
        </w:tc>
        <w:tc>
          <w:tcPr>
            <w:tcW w:w="4235" w:type="dxa"/>
            <w:shd w:val="clear" w:color="auto" w:fill="auto"/>
          </w:tcPr>
          <w:p w14:paraId="59B41202" w14:textId="77777777" w:rsidR="008E4398" w:rsidRPr="005223F4" w:rsidRDefault="008E4398" w:rsidP="00240AC5">
            <w:pPr>
              <w:jc w:val="center"/>
            </w:pPr>
            <w:r w:rsidRPr="005223F4">
              <w:t xml:space="preserve">end of text </w:t>
            </w:r>
          </w:p>
        </w:tc>
        <w:tc>
          <w:tcPr>
            <w:tcW w:w="2919" w:type="dxa"/>
            <w:shd w:val="clear" w:color="auto" w:fill="auto"/>
          </w:tcPr>
          <w:p w14:paraId="6C23AC41" w14:textId="77777777" w:rsidR="008E4398" w:rsidRPr="005223F4" w:rsidRDefault="008E4398" w:rsidP="00240AC5">
            <w:pPr>
              <w:jc w:val="center"/>
            </w:pPr>
            <w:r w:rsidRPr="005223F4">
              <w:t>U+0003</w:t>
            </w:r>
          </w:p>
        </w:tc>
      </w:tr>
      <w:tr w:rsidR="008E4398" w:rsidRPr="005223F4" w14:paraId="43EF14EB" w14:textId="77777777" w:rsidTr="00240AC5">
        <w:tc>
          <w:tcPr>
            <w:tcW w:w="1368" w:type="dxa"/>
            <w:shd w:val="clear" w:color="auto" w:fill="auto"/>
          </w:tcPr>
          <w:p w14:paraId="63920339" w14:textId="77777777" w:rsidR="008E4398" w:rsidRPr="005223F4" w:rsidRDefault="008E4398" w:rsidP="00240AC5">
            <w:pPr>
              <w:jc w:val="center"/>
            </w:pPr>
            <w:r w:rsidRPr="005223F4">
              <w:t>EOT</w:t>
            </w:r>
          </w:p>
        </w:tc>
        <w:tc>
          <w:tcPr>
            <w:tcW w:w="4235" w:type="dxa"/>
            <w:shd w:val="clear" w:color="auto" w:fill="auto"/>
          </w:tcPr>
          <w:p w14:paraId="73927D91" w14:textId="77777777" w:rsidR="008E4398" w:rsidRPr="00240AC5" w:rsidRDefault="008E4398" w:rsidP="00240AC5">
            <w:pPr>
              <w:jc w:val="center"/>
              <w:rPr>
                <w:sz w:val="18"/>
                <w:szCs w:val="18"/>
              </w:rPr>
            </w:pPr>
            <w:r w:rsidRPr="005223F4">
              <w:t>end of transmission</w:t>
            </w:r>
          </w:p>
        </w:tc>
        <w:tc>
          <w:tcPr>
            <w:tcW w:w="2919" w:type="dxa"/>
            <w:shd w:val="clear" w:color="auto" w:fill="auto"/>
          </w:tcPr>
          <w:p w14:paraId="55E8180A" w14:textId="77777777" w:rsidR="008E4398" w:rsidRPr="005223F4" w:rsidRDefault="008E4398" w:rsidP="00240AC5">
            <w:pPr>
              <w:jc w:val="center"/>
            </w:pPr>
            <w:r w:rsidRPr="005223F4">
              <w:t>U+0004</w:t>
            </w:r>
          </w:p>
        </w:tc>
      </w:tr>
      <w:tr w:rsidR="008E4398" w:rsidRPr="005223F4" w14:paraId="3B0FF475" w14:textId="77777777" w:rsidTr="00240AC5">
        <w:tc>
          <w:tcPr>
            <w:tcW w:w="1368" w:type="dxa"/>
            <w:shd w:val="clear" w:color="auto" w:fill="auto"/>
          </w:tcPr>
          <w:p w14:paraId="46025AAE" w14:textId="77777777" w:rsidR="008E4398" w:rsidRPr="005223F4" w:rsidRDefault="008E4398" w:rsidP="00240AC5">
            <w:pPr>
              <w:jc w:val="center"/>
            </w:pPr>
            <w:r w:rsidRPr="005223F4">
              <w:t>ENQ</w:t>
            </w:r>
          </w:p>
        </w:tc>
        <w:tc>
          <w:tcPr>
            <w:tcW w:w="4235" w:type="dxa"/>
            <w:shd w:val="clear" w:color="auto" w:fill="auto"/>
          </w:tcPr>
          <w:p w14:paraId="635DA0D9" w14:textId="07044005" w:rsidR="008E4398" w:rsidRPr="00240AC5" w:rsidRDefault="00F77EDE" w:rsidP="00240AC5">
            <w:pPr>
              <w:jc w:val="center"/>
              <w:rPr>
                <w:sz w:val="18"/>
                <w:szCs w:val="18"/>
              </w:rPr>
            </w:pPr>
            <w:ins w:id="842" w:author="Steve Hanson" w:date="2012-08-06T11:44:00Z">
              <w:r>
                <w:t>e</w:t>
              </w:r>
            </w:ins>
            <w:ins w:id="843" w:author="Steve Hanson" w:date="2012-04-11T15:53:00Z">
              <w:r w:rsidR="008E4398" w:rsidRPr="005223F4">
                <w:t>nquiry</w:t>
              </w:r>
            </w:ins>
            <w:del w:id="844" w:author="Steve Hanson" w:date="2012-04-11T15:53:00Z">
              <w:r w:rsidR="008E4398" w:rsidRPr="005223F4">
                <w:delText>enquiry</w:delText>
              </w:r>
            </w:del>
          </w:p>
        </w:tc>
        <w:tc>
          <w:tcPr>
            <w:tcW w:w="2919" w:type="dxa"/>
            <w:shd w:val="clear" w:color="auto" w:fill="auto"/>
          </w:tcPr>
          <w:p w14:paraId="19F0844B" w14:textId="77777777" w:rsidR="008E4398" w:rsidRPr="005223F4" w:rsidRDefault="008E4398" w:rsidP="00240AC5">
            <w:pPr>
              <w:jc w:val="center"/>
            </w:pPr>
            <w:r w:rsidRPr="005223F4">
              <w:t>U+0005</w:t>
            </w:r>
          </w:p>
        </w:tc>
      </w:tr>
      <w:tr w:rsidR="008E4398" w:rsidRPr="005223F4" w14:paraId="78E80417" w14:textId="77777777" w:rsidTr="00240AC5">
        <w:tc>
          <w:tcPr>
            <w:tcW w:w="1368" w:type="dxa"/>
            <w:shd w:val="clear" w:color="auto" w:fill="auto"/>
          </w:tcPr>
          <w:p w14:paraId="6E2203B8" w14:textId="77777777" w:rsidR="008E4398" w:rsidRPr="005223F4" w:rsidRDefault="008E4398" w:rsidP="00240AC5">
            <w:pPr>
              <w:jc w:val="center"/>
            </w:pPr>
            <w:r w:rsidRPr="005223F4">
              <w:t>ACK</w:t>
            </w:r>
          </w:p>
        </w:tc>
        <w:tc>
          <w:tcPr>
            <w:tcW w:w="4235" w:type="dxa"/>
            <w:shd w:val="clear" w:color="auto" w:fill="auto"/>
          </w:tcPr>
          <w:p w14:paraId="29F5942B" w14:textId="77777777" w:rsidR="008E4398" w:rsidRPr="00240AC5" w:rsidRDefault="008E4398" w:rsidP="00240AC5">
            <w:pPr>
              <w:jc w:val="center"/>
              <w:rPr>
                <w:sz w:val="18"/>
                <w:szCs w:val="18"/>
              </w:rPr>
            </w:pPr>
            <w:r w:rsidRPr="005223F4">
              <w:t>acknowledge</w:t>
            </w:r>
          </w:p>
        </w:tc>
        <w:tc>
          <w:tcPr>
            <w:tcW w:w="2919" w:type="dxa"/>
            <w:shd w:val="clear" w:color="auto" w:fill="auto"/>
          </w:tcPr>
          <w:p w14:paraId="4D4205DE" w14:textId="77777777" w:rsidR="008E4398" w:rsidRPr="005223F4" w:rsidRDefault="008E4398" w:rsidP="00240AC5">
            <w:pPr>
              <w:jc w:val="center"/>
            </w:pPr>
            <w:r w:rsidRPr="005223F4">
              <w:t>U+0006</w:t>
            </w:r>
          </w:p>
        </w:tc>
      </w:tr>
      <w:tr w:rsidR="008E4398" w:rsidRPr="005223F4" w14:paraId="1A3AC2FD" w14:textId="77777777" w:rsidTr="00240AC5">
        <w:tc>
          <w:tcPr>
            <w:tcW w:w="1368" w:type="dxa"/>
            <w:shd w:val="clear" w:color="auto" w:fill="auto"/>
          </w:tcPr>
          <w:p w14:paraId="77F1DC84" w14:textId="77777777" w:rsidR="008E4398" w:rsidRPr="005223F4" w:rsidRDefault="008E4398" w:rsidP="00240AC5">
            <w:pPr>
              <w:jc w:val="center"/>
            </w:pPr>
            <w:r w:rsidRPr="005223F4">
              <w:t>BEL</w:t>
            </w:r>
          </w:p>
        </w:tc>
        <w:tc>
          <w:tcPr>
            <w:tcW w:w="4235" w:type="dxa"/>
            <w:shd w:val="clear" w:color="auto" w:fill="auto"/>
          </w:tcPr>
          <w:p w14:paraId="14A59F07" w14:textId="77777777" w:rsidR="008E4398" w:rsidRPr="00240AC5" w:rsidRDefault="008E4398" w:rsidP="00240AC5">
            <w:pPr>
              <w:jc w:val="center"/>
              <w:rPr>
                <w:sz w:val="18"/>
                <w:szCs w:val="18"/>
              </w:rPr>
            </w:pPr>
            <w:r w:rsidRPr="005223F4">
              <w:t>bell</w:t>
            </w:r>
          </w:p>
        </w:tc>
        <w:tc>
          <w:tcPr>
            <w:tcW w:w="2919" w:type="dxa"/>
            <w:shd w:val="clear" w:color="auto" w:fill="auto"/>
          </w:tcPr>
          <w:p w14:paraId="30D298C0" w14:textId="77777777" w:rsidR="008E4398" w:rsidRPr="005223F4" w:rsidRDefault="008E4398" w:rsidP="00240AC5">
            <w:pPr>
              <w:jc w:val="center"/>
            </w:pPr>
            <w:r w:rsidRPr="005223F4">
              <w:t>U+0007</w:t>
            </w:r>
          </w:p>
        </w:tc>
      </w:tr>
      <w:tr w:rsidR="008E4398" w:rsidRPr="005223F4" w14:paraId="7EB4B77F" w14:textId="77777777" w:rsidTr="00240AC5">
        <w:tc>
          <w:tcPr>
            <w:tcW w:w="1368" w:type="dxa"/>
            <w:shd w:val="clear" w:color="auto" w:fill="auto"/>
          </w:tcPr>
          <w:p w14:paraId="5B571117" w14:textId="77777777" w:rsidR="008E4398" w:rsidRPr="005223F4" w:rsidRDefault="008E4398" w:rsidP="00240AC5">
            <w:pPr>
              <w:jc w:val="center"/>
            </w:pPr>
            <w:r w:rsidRPr="005223F4">
              <w:t>BS</w:t>
            </w:r>
          </w:p>
        </w:tc>
        <w:tc>
          <w:tcPr>
            <w:tcW w:w="4235" w:type="dxa"/>
            <w:shd w:val="clear" w:color="auto" w:fill="auto"/>
          </w:tcPr>
          <w:p w14:paraId="36378D80" w14:textId="77777777" w:rsidR="008E4398" w:rsidRPr="005223F4" w:rsidRDefault="008E4398" w:rsidP="00240AC5">
            <w:pPr>
              <w:jc w:val="center"/>
            </w:pPr>
            <w:r w:rsidRPr="005223F4">
              <w:t>backspace</w:t>
            </w:r>
          </w:p>
        </w:tc>
        <w:tc>
          <w:tcPr>
            <w:tcW w:w="2919" w:type="dxa"/>
            <w:shd w:val="clear" w:color="auto" w:fill="auto"/>
          </w:tcPr>
          <w:p w14:paraId="0C3C41CB" w14:textId="77777777" w:rsidR="008E4398" w:rsidRPr="005223F4" w:rsidRDefault="008E4398" w:rsidP="00240AC5">
            <w:pPr>
              <w:jc w:val="center"/>
            </w:pPr>
            <w:r w:rsidRPr="005223F4">
              <w:t>U+0008</w:t>
            </w:r>
          </w:p>
        </w:tc>
      </w:tr>
      <w:tr w:rsidR="008E4398" w:rsidRPr="005223F4" w14:paraId="11F131C0" w14:textId="77777777" w:rsidTr="00240AC5">
        <w:tc>
          <w:tcPr>
            <w:tcW w:w="1368" w:type="dxa"/>
            <w:shd w:val="clear" w:color="auto" w:fill="auto"/>
          </w:tcPr>
          <w:p w14:paraId="75F09086" w14:textId="77777777" w:rsidR="008E4398" w:rsidRPr="005223F4" w:rsidRDefault="008E4398" w:rsidP="00240AC5">
            <w:pPr>
              <w:jc w:val="center"/>
            </w:pPr>
            <w:r w:rsidRPr="005223F4">
              <w:t>HT</w:t>
            </w:r>
          </w:p>
        </w:tc>
        <w:tc>
          <w:tcPr>
            <w:tcW w:w="4235" w:type="dxa"/>
            <w:shd w:val="clear" w:color="auto" w:fill="auto"/>
          </w:tcPr>
          <w:p w14:paraId="28E55B98" w14:textId="77777777" w:rsidR="008E4398" w:rsidRPr="005223F4" w:rsidRDefault="008E4398" w:rsidP="00240AC5">
            <w:pPr>
              <w:jc w:val="center"/>
            </w:pPr>
            <w:r w:rsidRPr="005223F4">
              <w:t>horizontal tab</w:t>
            </w:r>
          </w:p>
        </w:tc>
        <w:tc>
          <w:tcPr>
            <w:tcW w:w="2919" w:type="dxa"/>
            <w:shd w:val="clear" w:color="auto" w:fill="auto"/>
          </w:tcPr>
          <w:p w14:paraId="01F793E4" w14:textId="77777777" w:rsidR="008E4398" w:rsidRPr="005223F4" w:rsidRDefault="008E4398" w:rsidP="00240AC5">
            <w:pPr>
              <w:jc w:val="center"/>
            </w:pPr>
            <w:r w:rsidRPr="005223F4">
              <w:t>U+0009</w:t>
            </w:r>
          </w:p>
        </w:tc>
      </w:tr>
      <w:tr w:rsidR="008E4398" w:rsidRPr="005223F4" w14:paraId="76688E5F" w14:textId="77777777" w:rsidTr="00240AC5">
        <w:tc>
          <w:tcPr>
            <w:tcW w:w="1368" w:type="dxa"/>
            <w:shd w:val="clear" w:color="auto" w:fill="auto"/>
          </w:tcPr>
          <w:p w14:paraId="6D0E54C3" w14:textId="77777777" w:rsidR="008E4398" w:rsidRPr="005223F4" w:rsidRDefault="008E4398" w:rsidP="00240AC5">
            <w:pPr>
              <w:jc w:val="center"/>
            </w:pPr>
            <w:r w:rsidRPr="005223F4">
              <w:t>LF</w:t>
            </w:r>
          </w:p>
        </w:tc>
        <w:tc>
          <w:tcPr>
            <w:tcW w:w="4235" w:type="dxa"/>
            <w:shd w:val="clear" w:color="auto" w:fill="auto"/>
          </w:tcPr>
          <w:p w14:paraId="59D6AEA8" w14:textId="77777777" w:rsidR="008E4398" w:rsidRPr="005223F4" w:rsidRDefault="008E4398" w:rsidP="00240AC5">
            <w:pPr>
              <w:jc w:val="center"/>
            </w:pPr>
            <w:r w:rsidRPr="005223F4">
              <w:t>line feed</w:t>
            </w:r>
          </w:p>
        </w:tc>
        <w:tc>
          <w:tcPr>
            <w:tcW w:w="2919" w:type="dxa"/>
            <w:shd w:val="clear" w:color="auto" w:fill="auto"/>
          </w:tcPr>
          <w:p w14:paraId="1BF73993" w14:textId="77777777" w:rsidR="008E4398" w:rsidRPr="005223F4" w:rsidRDefault="008E4398" w:rsidP="00240AC5">
            <w:pPr>
              <w:jc w:val="center"/>
            </w:pPr>
            <w:r w:rsidRPr="005223F4">
              <w:t>U+000A</w:t>
            </w:r>
          </w:p>
        </w:tc>
      </w:tr>
      <w:tr w:rsidR="008E4398" w:rsidRPr="005223F4" w14:paraId="4D37FD76" w14:textId="77777777" w:rsidTr="00240AC5">
        <w:tc>
          <w:tcPr>
            <w:tcW w:w="1368" w:type="dxa"/>
            <w:shd w:val="clear" w:color="auto" w:fill="auto"/>
          </w:tcPr>
          <w:p w14:paraId="242AC7C7" w14:textId="77777777" w:rsidR="008E4398" w:rsidRPr="005223F4" w:rsidRDefault="008E4398" w:rsidP="00240AC5">
            <w:pPr>
              <w:jc w:val="center"/>
            </w:pPr>
            <w:r w:rsidRPr="005223F4">
              <w:t>VT</w:t>
            </w:r>
          </w:p>
        </w:tc>
        <w:tc>
          <w:tcPr>
            <w:tcW w:w="4235" w:type="dxa"/>
            <w:shd w:val="clear" w:color="auto" w:fill="auto"/>
          </w:tcPr>
          <w:p w14:paraId="183EDB1D" w14:textId="77777777" w:rsidR="008E4398" w:rsidRPr="005223F4" w:rsidRDefault="008E4398" w:rsidP="00240AC5">
            <w:pPr>
              <w:jc w:val="center"/>
            </w:pPr>
            <w:r w:rsidRPr="005223F4">
              <w:t>vertical tab</w:t>
            </w:r>
          </w:p>
        </w:tc>
        <w:tc>
          <w:tcPr>
            <w:tcW w:w="2919" w:type="dxa"/>
            <w:shd w:val="clear" w:color="auto" w:fill="auto"/>
          </w:tcPr>
          <w:p w14:paraId="3E689564" w14:textId="77777777" w:rsidR="008E4398" w:rsidRPr="005223F4" w:rsidRDefault="008E4398" w:rsidP="00240AC5">
            <w:pPr>
              <w:jc w:val="center"/>
            </w:pPr>
            <w:r w:rsidRPr="005223F4">
              <w:t>U+000B</w:t>
            </w:r>
          </w:p>
        </w:tc>
      </w:tr>
      <w:tr w:rsidR="008E4398" w:rsidRPr="005223F4" w14:paraId="5F20F0AB" w14:textId="77777777" w:rsidTr="00240AC5">
        <w:tc>
          <w:tcPr>
            <w:tcW w:w="1368" w:type="dxa"/>
            <w:shd w:val="clear" w:color="auto" w:fill="auto"/>
          </w:tcPr>
          <w:p w14:paraId="7803736D" w14:textId="77777777" w:rsidR="008E4398" w:rsidRPr="005223F4" w:rsidRDefault="008E4398" w:rsidP="00240AC5">
            <w:pPr>
              <w:jc w:val="center"/>
            </w:pPr>
            <w:r w:rsidRPr="005223F4">
              <w:t>FF</w:t>
            </w:r>
          </w:p>
        </w:tc>
        <w:tc>
          <w:tcPr>
            <w:tcW w:w="4235" w:type="dxa"/>
            <w:shd w:val="clear" w:color="auto" w:fill="auto"/>
          </w:tcPr>
          <w:p w14:paraId="37701B74" w14:textId="77777777" w:rsidR="008E4398" w:rsidRPr="005223F4" w:rsidRDefault="008E4398" w:rsidP="00240AC5">
            <w:pPr>
              <w:jc w:val="center"/>
            </w:pPr>
            <w:r w:rsidRPr="005223F4">
              <w:t>form feed</w:t>
            </w:r>
          </w:p>
        </w:tc>
        <w:tc>
          <w:tcPr>
            <w:tcW w:w="2919" w:type="dxa"/>
            <w:shd w:val="clear" w:color="auto" w:fill="auto"/>
          </w:tcPr>
          <w:p w14:paraId="62D9F88C" w14:textId="77777777" w:rsidR="008E4398" w:rsidRPr="005223F4" w:rsidRDefault="008E4398" w:rsidP="00240AC5">
            <w:pPr>
              <w:jc w:val="center"/>
            </w:pPr>
            <w:r w:rsidRPr="005223F4">
              <w:t>U+000C</w:t>
            </w:r>
          </w:p>
        </w:tc>
      </w:tr>
      <w:tr w:rsidR="008E4398" w:rsidRPr="005223F4" w14:paraId="209E2865" w14:textId="77777777" w:rsidTr="00240AC5">
        <w:tc>
          <w:tcPr>
            <w:tcW w:w="1368" w:type="dxa"/>
            <w:shd w:val="clear" w:color="auto" w:fill="auto"/>
          </w:tcPr>
          <w:p w14:paraId="0DBDB9D9" w14:textId="77777777" w:rsidR="008E4398" w:rsidRPr="005223F4" w:rsidRDefault="008E4398" w:rsidP="00240AC5">
            <w:pPr>
              <w:jc w:val="center"/>
            </w:pPr>
            <w:r w:rsidRPr="005223F4">
              <w:t>CR</w:t>
            </w:r>
          </w:p>
        </w:tc>
        <w:tc>
          <w:tcPr>
            <w:tcW w:w="4235" w:type="dxa"/>
            <w:shd w:val="clear" w:color="auto" w:fill="auto"/>
          </w:tcPr>
          <w:p w14:paraId="428F789F" w14:textId="77777777" w:rsidR="008E4398" w:rsidRPr="005223F4" w:rsidRDefault="008E4398" w:rsidP="00240AC5">
            <w:pPr>
              <w:jc w:val="center"/>
            </w:pPr>
            <w:r w:rsidRPr="005223F4">
              <w:t>carriage return</w:t>
            </w:r>
          </w:p>
        </w:tc>
        <w:tc>
          <w:tcPr>
            <w:tcW w:w="2919" w:type="dxa"/>
            <w:shd w:val="clear" w:color="auto" w:fill="auto"/>
          </w:tcPr>
          <w:p w14:paraId="15134DD9" w14:textId="77777777" w:rsidR="008E4398" w:rsidRPr="005223F4" w:rsidRDefault="008E4398" w:rsidP="00240AC5">
            <w:pPr>
              <w:jc w:val="center"/>
            </w:pPr>
            <w:r w:rsidRPr="005223F4">
              <w:t>U+000D</w:t>
            </w:r>
          </w:p>
        </w:tc>
      </w:tr>
      <w:tr w:rsidR="008E4398" w:rsidRPr="005223F4" w14:paraId="0BF2FC07" w14:textId="77777777" w:rsidTr="00240AC5">
        <w:tc>
          <w:tcPr>
            <w:tcW w:w="1368" w:type="dxa"/>
            <w:shd w:val="clear" w:color="auto" w:fill="auto"/>
          </w:tcPr>
          <w:p w14:paraId="6E8064C2" w14:textId="77777777" w:rsidR="008E4398" w:rsidRPr="005223F4" w:rsidRDefault="008E4398" w:rsidP="00240AC5">
            <w:pPr>
              <w:jc w:val="center"/>
            </w:pPr>
            <w:r w:rsidRPr="005223F4">
              <w:t>SO</w:t>
            </w:r>
          </w:p>
        </w:tc>
        <w:tc>
          <w:tcPr>
            <w:tcW w:w="4235" w:type="dxa"/>
            <w:shd w:val="clear" w:color="auto" w:fill="auto"/>
          </w:tcPr>
          <w:p w14:paraId="4EA65DE9" w14:textId="77777777" w:rsidR="008E4398" w:rsidRPr="005223F4" w:rsidRDefault="008E4398" w:rsidP="00240AC5">
            <w:pPr>
              <w:jc w:val="center"/>
            </w:pPr>
            <w:r w:rsidRPr="005223F4">
              <w:t>shift out</w:t>
            </w:r>
          </w:p>
        </w:tc>
        <w:tc>
          <w:tcPr>
            <w:tcW w:w="2919" w:type="dxa"/>
            <w:shd w:val="clear" w:color="auto" w:fill="auto"/>
          </w:tcPr>
          <w:p w14:paraId="5F6DA22A" w14:textId="77777777" w:rsidR="008E4398" w:rsidRPr="005223F4" w:rsidRDefault="008E4398" w:rsidP="00240AC5">
            <w:pPr>
              <w:jc w:val="center"/>
            </w:pPr>
            <w:r w:rsidRPr="005223F4">
              <w:t>U+000E</w:t>
            </w:r>
          </w:p>
        </w:tc>
      </w:tr>
      <w:tr w:rsidR="008E4398" w:rsidRPr="005223F4" w14:paraId="5E3722FA" w14:textId="77777777" w:rsidTr="00240AC5">
        <w:tc>
          <w:tcPr>
            <w:tcW w:w="1368" w:type="dxa"/>
            <w:shd w:val="clear" w:color="auto" w:fill="auto"/>
          </w:tcPr>
          <w:p w14:paraId="03BB590F" w14:textId="77777777" w:rsidR="008E4398" w:rsidRPr="005223F4" w:rsidRDefault="008E4398" w:rsidP="00240AC5">
            <w:pPr>
              <w:jc w:val="center"/>
            </w:pPr>
            <w:r w:rsidRPr="005223F4">
              <w:t>SI</w:t>
            </w:r>
          </w:p>
        </w:tc>
        <w:tc>
          <w:tcPr>
            <w:tcW w:w="4235" w:type="dxa"/>
            <w:shd w:val="clear" w:color="auto" w:fill="auto"/>
          </w:tcPr>
          <w:p w14:paraId="455456FC" w14:textId="77777777" w:rsidR="008E4398" w:rsidRPr="005223F4" w:rsidRDefault="008E4398" w:rsidP="00240AC5">
            <w:pPr>
              <w:jc w:val="center"/>
            </w:pPr>
            <w:r w:rsidRPr="005223F4">
              <w:t>shift in</w:t>
            </w:r>
          </w:p>
        </w:tc>
        <w:tc>
          <w:tcPr>
            <w:tcW w:w="2919" w:type="dxa"/>
            <w:shd w:val="clear" w:color="auto" w:fill="auto"/>
          </w:tcPr>
          <w:p w14:paraId="4F99E6C6" w14:textId="77777777" w:rsidR="008E4398" w:rsidRPr="005223F4" w:rsidRDefault="008E4398" w:rsidP="00240AC5">
            <w:pPr>
              <w:jc w:val="center"/>
            </w:pPr>
            <w:r w:rsidRPr="005223F4">
              <w:t>U+000F</w:t>
            </w:r>
          </w:p>
        </w:tc>
      </w:tr>
      <w:tr w:rsidR="008E4398" w:rsidRPr="005223F4" w14:paraId="48EA7D70" w14:textId="77777777" w:rsidTr="00240AC5">
        <w:tc>
          <w:tcPr>
            <w:tcW w:w="1368" w:type="dxa"/>
            <w:shd w:val="clear" w:color="auto" w:fill="auto"/>
          </w:tcPr>
          <w:p w14:paraId="0445C3FD" w14:textId="77777777" w:rsidR="008E4398" w:rsidRPr="005223F4" w:rsidRDefault="008E4398" w:rsidP="00240AC5">
            <w:pPr>
              <w:jc w:val="center"/>
            </w:pPr>
            <w:r w:rsidRPr="005223F4">
              <w:t>DLE</w:t>
            </w:r>
          </w:p>
        </w:tc>
        <w:tc>
          <w:tcPr>
            <w:tcW w:w="4235" w:type="dxa"/>
            <w:shd w:val="clear" w:color="auto" w:fill="auto"/>
          </w:tcPr>
          <w:p w14:paraId="037C7B5C" w14:textId="77777777" w:rsidR="008E4398" w:rsidRPr="005223F4" w:rsidRDefault="008E4398" w:rsidP="00240AC5">
            <w:pPr>
              <w:jc w:val="center"/>
            </w:pPr>
            <w:r w:rsidRPr="005223F4">
              <w:t>data link escape</w:t>
            </w:r>
          </w:p>
        </w:tc>
        <w:tc>
          <w:tcPr>
            <w:tcW w:w="2919" w:type="dxa"/>
            <w:shd w:val="clear" w:color="auto" w:fill="auto"/>
          </w:tcPr>
          <w:p w14:paraId="59951F9C" w14:textId="77777777" w:rsidR="008E4398" w:rsidRPr="005223F4" w:rsidRDefault="008E4398" w:rsidP="00240AC5">
            <w:pPr>
              <w:jc w:val="center"/>
            </w:pPr>
            <w:r w:rsidRPr="005223F4">
              <w:t>U+0010</w:t>
            </w:r>
          </w:p>
        </w:tc>
      </w:tr>
      <w:tr w:rsidR="008E4398" w:rsidRPr="005223F4" w14:paraId="3383A45B" w14:textId="77777777" w:rsidTr="00240AC5">
        <w:tc>
          <w:tcPr>
            <w:tcW w:w="1368" w:type="dxa"/>
            <w:shd w:val="clear" w:color="auto" w:fill="auto"/>
          </w:tcPr>
          <w:p w14:paraId="66DAFC64" w14:textId="77777777" w:rsidR="008E4398" w:rsidRPr="005223F4" w:rsidRDefault="008E4398" w:rsidP="00240AC5">
            <w:pPr>
              <w:jc w:val="center"/>
            </w:pPr>
            <w:r w:rsidRPr="005223F4">
              <w:t>DC1</w:t>
            </w:r>
          </w:p>
        </w:tc>
        <w:tc>
          <w:tcPr>
            <w:tcW w:w="4235" w:type="dxa"/>
            <w:shd w:val="clear" w:color="auto" w:fill="auto"/>
          </w:tcPr>
          <w:p w14:paraId="7A1165D6" w14:textId="77777777" w:rsidR="008E4398" w:rsidRPr="005223F4" w:rsidRDefault="008E4398" w:rsidP="00240AC5">
            <w:pPr>
              <w:jc w:val="center"/>
            </w:pPr>
            <w:r w:rsidRPr="005223F4">
              <w:t>device control 1</w:t>
            </w:r>
          </w:p>
        </w:tc>
        <w:tc>
          <w:tcPr>
            <w:tcW w:w="2919" w:type="dxa"/>
            <w:shd w:val="clear" w:color="auto" w:fill="auto"/>
          </w:tcPr>
          <w:p w14:paraId="087CB6F6" w14:textId="77777777" w:rsidR="008E4398" w:rsidRPr="005223F4" w:rsidRDefault="008E4398" w:rsidP="00240AC5">
            <w:pPr>
              <w:jc w:val="center"/>
            </w:pPr>
            <w:r w:rsidRPr="005223F4">
              <w:t>U+0011</w:t>
            </w:r>
          </w:p>
        </w:tc>
      </w:tr>
      <w:tr w:rsidR="008E4398" w:rsidRPr="005223F4" w14:paraId="11392D63" w14:textId="77777777" w:rsidTr="00240AC5">
        <w:tc>
          <w:tcPr>
            <w:tcW w:w="1368" w:type="dxa"/>
            <w:shd w:val="clear" w:color="auto" w:fill="auto"/>
          </w:tcPr>
          <w:p w14:paraId="5C44F83F" w14:textId="77777777" w:rsidR="008E4398" w:rsidRPr="005223F4" w:rsidRDefault="008E4398" w:rsidP="00240AC5">
            <w:pPr>
              <w:jc w:val="center"/>
            </w:pPr>
            <w:r w:rsidRPr="005223F4">
              <w:t>DC2</w:t>
            </w:r>
          </w:p>
        </w:tc>
        <w:tc>
          <w:tcPr>
            <w:tcW w:w="4235" w:type="dxa"/>
            <w:shd w:val="clear" w:color="auto" w:fill="auto"/>
          </w:tcPr>
          <w:p w14:paraId="5CF463C6" w14:textId="77777777" w:rsidR="008E4398" w:rsidRPr="005223F4" w:rsidRDefault="008E4398" w:rsidP="00240AC5">
            <w:pPr>
              <w:jc w:val="center"/>
            </w:pPr>
            <w:r w:rsidRPr="005223F4">
              <w:t>device control 2</w:t>
            </w:r>
          </w:p>
        </w:tc>
        <w:tc>
          <w:tcPr>
            <w:tcW w:w="2919" w:type="dxa"/>
            <w:shd w:val="clear" w:color="auto" w:fill="auto"/>
          </w:tcPr>
          <w:p w14:paraId="26A4896F" w14:textId="77777777" w:rsidR="008E4398" w:rsidRPr="005223F4" w:rsidRDefault="008E4398" w:rsidP="00240AC5">
            <w:pPr>
              <w:jc w:val="center"/>
            </w:pPr>
            <w:r w:rsidRPr="005223F4">
              <w:t>U+0012</w:t>
            </w:r>
          </w:p>
        </w:tc>
      </w:tr>
      <w:tr w:rsidR="008E4398" w:rsidRPr="005223F4" w14:paraId="0DAC4E93" w14:textId="77777777" w:rsidTr="00240AC5">
        <w:tc>
          <w:tcPr>
            <w:tcW w:w="1368" w:type="dxa"/>
            <w:shd w:val="clear" w:color="auto" w:fill="auto"/>
          </w:tcPr>
          <w:p w14:paraId="598EDC12" w14:textId="77777777" w:rsidR="008E4398" w:rsidRPr="005223F4" w:rsidRDefault="008E4398" w:rsidP="00240AC5">
            <w:pPr>
              <w:jc w:val="center"/>
            </w:pPr>
            <w:r w:rsidRPr="005223F4">
              <w:t>DC3</w:t>
            </w:r>
          </w:p>
        </w:tc>
        <w:tc>
          <w:tcPr>
            <w:tcW w:w="4235" w:type="dxa"/>
            <w:shd w:val="clear" w:color="auto" w:fill="auto"/>
          </w:tcPr>
          <w:p w14:paraId="589D85B7" w14:textId="77777777" w:rsidR="008E4398" w:rsidRPr="005223F4" w:rsidRDefault="008E4398" w:rsidP="00240AC5">
            <w:pPr>
              <w:jc w:val="center"/>
            </w:pPr>
            <w:r w:rsidRPr="005223F4">
              <w:t>device control 3</w:t>
            </w:r>
          </w:p>
        </w:tc>
        <w:tc>
          <w:tcPr>
            <w:tcW w:w="2919" w:type="dxa"/>
            <w:shd w:val="clear" w:color="auto" w:fill="auto"/>
          </w:tcPr>
          <w:p w14:paraId="2E1F9BE4" w14:textId="77777777" w:rsidR="008E4398" w:rsidRPr="005223F4" w:rsidRDefault="008E4398" w:rsidP="00240AC5">
            <w:pPr>
              <w:jc w:val="center"/>
            </w:pPr>
            <w:r w:rsidRPr="005223F4">
              <w:t>U+0013</w:t>
            </w:r>
          </w:p>
        </w:tc>
      </w:tr>
      <w:tr w:rsidR="008E4398" w:rsidRPr="005223F4" w14:paraId="2FD53537" w14:textId="77777777" w:rsidTr="00240AC5">
        <w:tc>
          <w:tcPr>
            <w:tcW w:w="1368" w:type="dxa"/>
            <w:shd w:val="clear" w:color="auto" w:fill="auto"/>
          </w:tcPr>
          <w:p w14:paraId="264F2197" w14:textId="77777777" w:rsidR="008E4398" w:rsidRPr="005223F4" w:rsidRDefault="008E4398" w:rsidP="00240AC5">
            <w:pPr>
              <w:jc w:val="center"/>
            </w:pPr>
            <w:r w:rsidRPr="005223F4">
              <w:t>DC4</w:t>
            </w:r>
          </w:p>
        </w:tc>
        <w:tc>
          <w:tcPr>
            <w:tcW w:w="4235" w:type="dxa"/>
            <w:shd w:val="clear" w:color="auto" w:fill="auto"/>
          </w:tcPr>
          <w:p w14:paraId="44C85C92" w14:textId="77777777" w:rsidR="008E4398" w:rsidRPr="005223F4" w:rsidRDefault="008E4398" w:rsidP="00240AC5">
            <w:pPr>
              <w:jc w:val="center"/>
            </w:pPr>
            <w:r w:rsidRPr="005223F4">
              <w:t>device control 4</w:t>
            </w:r>
          </w:p>
        </w:tc>
        <w:tc>
          <w:tcPr>
            <w:tcW w:w="2919" w:type="dxa"/>
            <w:shd w:val="clear" w:color="auto" w:fill="auto"/>
          </w:tcPr>
          <w:p w14:paraId="55942827" w14:textId="77777777" w:rsidR="008E4398" w:rsidRPr="005223F4" w:rsidRDefault="008E4398" w:rsidP="00240AC5">
            <w:pPr>
              <w:jc w:val="center"/>
            </w:pPr>
            <w:r w:rsidRPr="005223F4">
              <w:t>U+0014</w:t>
            </w:r>
          </w:p>
        </w:tc>
      </w:tr>
      <w:tr w:rsidR="008E4398" w:rsidRPr="005223F4" w14:paraId="40C9A0B7" w14:textId="77777777" w:rsidTr="00240AC5">
        <w:tc>
          <w:tcPr>
            <w:tcW w:w="1368" w:type="dxa"/>
            <w:shd w:val="clear" w:color="auto" w:fill="auto"/>
          </w:tcPr>
          <w:p w14:paraId="216738AD" w14:textId="77777777" w:rsidR="008E4398" w:rsidRPr="005223F4" w:rsidRDefault="008E4398" w:rsidP="00240AC5">
            <w:pPr>
              <w:jc w:val="center"/>
            </w:pPr>
            <w:r w:rsidRPr="005223F4">
              <w:t>NAK</w:t>
            </w:r>
          </w:p>
        </w:tc>
        <w:tc>
          <w:tcPr>
            <w:tcW w:w="4235" w:type="dxa"/>
            <w:shd w:val="clear" w:color="auto" w:fill="auto"/>
          </w:tcPr>
          <w:p w14:paraId="0FF61972" w14:textId="77777777" w:rsidR="008E4398" w:rsidRPr="005223F4" w:rsidRDefault="008E4398" w:rsidP="00240AC5">
            <w:pPr>
              <w:jc w:val="center"/>
            </w:pPr>
            <w:r w:rsidRPr="005223F4">
              <w:t>negative acknowledge</w:t>
            </w:r>
          </w:p>
        </w:tc>
        <w:tc>
          <w:tcPr>
            <w:tcW w:w="2919" w:type="dxa"/>
            <w:shd w:val="clear" w:color="auto" w:fill="auto"/>
          </w:tcPr>
          <w:p w14:paraId="6F3AE0A9" w14:textId="77777777" w:rsidR="008E4398" w:rsidRPr="005223F4" w:rsidRDefault="008E4398" w:rsidP="00240AC5">
            <w:pPr>
              <w:jc w:val="center"/>
            </w:pPr>
            <w:r w:rsidRPr="005223F4">
              <w:t>U+0015</w:t>
            </w:r>
          </w:p>
        </w:tc>
      </w:tr>
      <w:tr w:rsidR="008E4398" w:rsidRPr="005223F4" w14:paraId="40DACCD3" w14:textId="77777777" w:rsidTr="00240AC5">
        <w:tc>
          <w:tcPr>
            <w:tcW w:w="1368" w:type="dxa"/>
            <w:shd w:val="clear" w:color="auto" w:fill="auto"/>
          </w:tcPr>
          <w:p w14:paraId="122766EC" w14:textId="77777777" w:rsidR="008E4398" w:rsidRPr="005223F4" w:rsidRDefault="008E4398" w:rsidP="00240AC5">
            <w:pPr>
              <w:jc w:val="center"/>
            </w:pPr>
            <w:r w:rsidRPr="005223F4">
              <w:t>SYN</w:t>
            </w:r>
          </w:p>
        </w:tc>
        <w:tc>
          <w:tcPr>
            <w:tcW w:w="4235" w:type="dxa"/>
            <w:shd w:val="clear" w:color="auto" w:fill="auto"/>
          </w:tcPr>
          <w:p w14:paraId="0CA4286E" w14:textId="77777777" w:rsidR="008E4398" w:rsidRPr="005223F4" w:rsidRDefault="008E4398" w:rsidP="00240AC5">
            <w:pPr>
              <w:jc w:val="center"/>
            </w:pPr>
            <w:r w:rsidRPr="005223F4">
              <w:t>synchronous idle</w:t>
            </w:r>
          </w:p>
        </w:tc>
        <w:tc>
          <w:tcPr>
            <w:tcW w:w="2919" w:type="dxa"/>
            <w:shd w:val="clear" w:color="auto" w:fill="auto"/>
          </w:tcPr>
          <w:p w14:paraId="10AFBC63" w14:textId="77777777" w:rsidR="008E4398" w:rsidRPr="005223F4" w:rsidRDefault="008E4398" w:rsidP="00240AC5">
            <w:pPr>
              <w:jc w:val="center"/>
            </w:pPr>
            <w:r w:rsidRPr="005223F4">
              <w:t>U+0016</w:t>
            </w:r>
          </w:p>
        </w:tc>
      </w:tr>
      <w:tr w:rsidR="008E4398" w:rsidRPr="005223F4" w14:paraId="233C4785" w14:textId="77777777" w:rsidTr="00240AC5">
        <w:tc>
          <w:tcPr>
            <w:tcW w:w="1368" w:type="dxa"/>
            <w:shd w:val="clear" w:color="auto" w:fill="auto"/>
          </w:tcPr>
          <w:p w14:paraId="24F09099" w14:textId="77777777" w:rsidR="008E4398" w:rsidRPr="005223F4" w:rsidRDefault="008E4398" w:rsidP="00240AC5">
            <w:pPr>
              <w:jc w:val="center"/>
            </w:pPr>
            <w:r w:rsidRPr="005223F4">
              <w:t>ETB</w:t>
            </w:r>
          </w:p>
        </w:tc>
        <w:tc>
          <w:tcPr>
            <w:tcW w:w="4235" w:type="dxa"/>
            <w:shd w:val="clear" w:color="auto" w:fill="auto"/>
          </w:tcPr>
          <w:p w14:paraId="3BE7FE2C" w14:textId="77777777" w:rsidR="008E4398" w:rsidRPr="005223F4" w:rsidRDefault="008E4398" w:rsidP="00240AC5">
            <w:pPr>
              <w:jc w:val="center"/>
            </w:pPr>
            <w:r w:rsidRPr="005223F4">
              <w:t xml:space="preserve">end of transmission block </w:t>
            </w:r>
          </w:p>
        </w:tc>
        <w:tc>
          <w:tcPr>
            <w:tcW w:w="2919" w:type="dxa"/>
            <w:shd w:val="clear" w:color="auto" w:fill="auto"/>
          </w:tcPr>
          <w:p w14:paraId="4E0EA77D" w14:textId="77777777" w:rsidR="008E4398" w:rsidRPr="005223F4" w:rsidRDefault="008E4398" w:rsidP="00240AC5">
            <w:pPr>
              <w:jc w:val="center"/>
            </w:pPr>
            <w:r w:rsidRPr="005223F4">
              <w:t>U+0017</w:t>
            </w:r>
          </w:p>
        </w:tc>
      </w:tr>
      <w:tr w:rsidR="008E4398" w:rsidRPr="005223F4" w14:paraId="4D501DD1" w14:textId="77777777" w:rsidTr="00240AC5">
        <w:tc>
          <w:tcPr>
            <w:tcW w:w="1368" w:type="dxa"/>
            <w:shd w:val="clear" w:color="auto" w:fill="auto"/>
          </w:tcPr>
          <w:p w14:paraId="5A907C60" w14:textId="77777777" w:rsidR="008E4398" w:rsidRPr="005223F4" w:rsidRDefault="008E4398" w:rsidP="00240AC5">
            <w:pPr>
              <w:jc w:val="center"/>
            </w:pPr>
            <w:r w:rsidRPr="005223F4">
              <w:t>CAN</w:t>
            </w:r>
          </w:p>
        </w:tc>
        <w:tc>
          <w:tcPr>
            <w:tcW w:w="4235" w:type="dxa"/>
            <w:shd w:val="clear" w:color="auto" w:fill="auto"/>
          </w:tcPr>
          <w:p w14:paraId="74005E84" w14:textId="77777777" w:rsidR="008E4398" w:rsidRPr="005223F4" w:rsidRDefault="008E4398" w:rsidP="00240AC5">
            <w:pPr>
              <w:jc w:val="center"/>
            </w:pPr>
            <w:r w:rsidRPr="005223F4">
              <w:t>cancel</w:t>
            </w:r>
          </w:p>
        </w:tc>
        <w:tc>
          <w:tcPr>
            <w:tcW w:w="2919" w:type="dxa"/>
            <w:shd w:val="clear" w:color="auto" w:fill="auto"/>
          </w:tcPr>
          <w:p w14:paraId="4D36E085" w14:textId="77777777" w:rsidR="008E4398" w:rsidRPr="005223F4" w:rsidRDefault="008E4398" w:rsidP="00240AC5">
            <w:pPr>
              <w:jc w:val="center"/>
            </w:pPr>
            <w:r w:rsidRPr="005223F4">
              <w:t>U+0018</w:t>
            </w:r>
          </w:p>
        </w:tc>
      </w:tr>
      <w:tr w:rsidR="008E4398" w:rsidRPr="005223F4" w14:paraId="4539166F" w14:textId="77777777" w:rsidTr="00240AC5">
        <w:tc>
          <w:tcPr>
            <w:tcW w:w="1368" w:type="dxa"/>
            <w:shd w:val="clear" w:color="auto" w:fill="auto"/>
          </w:tcPr>
          <w:p w14:paraId="1594AA0E" w14:textId="77777777" w:rsidR="008E4398" w:rsidRPr="005223F4" w:rsidRDefault="008E4398" w:rsidP="00240AC5">
            <w:pPr>
              <w:jc w:val="center"/>
            </w:pPr>
            <w:r w:rsidRPr="005223F4">
              <w:t>EM</w:t>
            </w:r>
          </w:p>
        </w:tc>
        <w:tc>
          <w:tcPr>
            <w:tcW w:w="4235" w:type="dxa"/>
            <w:shd w:val="clear" w:color="auto" w:fill="auto"/>
          </w:tcPr>
          <w:p w14:paraId="034C875F" w14:textId="77777777" w:rsidR="008E4398" w:rsidRPr="005223F4" w:rsidRDefault="008E4398" w:rsidP="00240AC5">
            <w:pPr>
              <w:jc w:val="center"/>
            </w:pPr>
            <w:r w:rsidRPr="005223F4">
              <w:t>end of medium</w:t>
            </w:r>
          </w:p>
        </w:tc>
        <w:tc>
          <w:tcPr>
            <w:tcW w:w="2919" w:type="dxa"/>
            <w:shd w:val="clear" w:color="auto" w:fill="auto"/>
          </w:tcPr>
          <w:p w14:paraId="29F20867" w14:textId="77777777" w:rsidR="008E4398" w:rsidRPr="005223F4" w:rsidRDefault="008E4398" w:rsidP="00240AC5">
            <w:pPr>
              <w:jc w:val="center"/>
            </w:pPr>
            <w:r w:rsidRPr="005223F4">
              <w:t>U+0019</w:t>
            </w:r>
          </w:p>
        </w:tc>
      </w:tr>
      <w:tr w:rsidR="008E4398" w:rsidRPr="005223F4" w14:paraId="4FAE13BB" w14:textId="77777777" w:rsidTr="00240AC5">
        <w:tc>
          <w:tcPr>
            <w:tcW w:w="1368" w:type="dxa"/>
            <w:shd w:val="clear" w:color="auto" w:fill="auto"/>
          </w:tcPr>
          <w:p w14:paraId="3A1E87F3" w14:textId="77777777" w:rsidR="008E4398" w:rsidRPr="005223F4" w:rsidRDefault="008E4398" w:rsidP="00240AC5">
            <w:pPr>
              <w:jc w:val="center"/>
            </w:pPr>
            <w:r w:rsidRPr="005223F4">
              <w:t>SUB</w:t>
            </w:r>
          </w:p>
        </w:tc>
        <w:tc>
          <w:tcPr>
            <w:tcW w:w="4235" w:type="dxa"/>
            <w:shd w:val="clear" w:color="auto" w:fill="auto"/>
          </w:tcPr>
          <w:p w14:paraId="40525722" w14:textId="77777777" w:rsidR="008E4398" w:rsidRPr="005223F4" w:rsidRDefault="008E4398" w:rsidP="00240AC5">
            <w:pPr>
              <w:jc w:val="center"/>
            </w:pPr>
            <w:r w:rsidRPr="005223F4">
              <w:t>substitute</w:t>
            </w:r>
          </w:p>
        </w:tc>
        <w:tc>
          <w:tcPr>
            <w:tcW w:w="2919" w:type="dxa"/>
            <w:shd w:val="clear" w:color="auto" w:fill="auto"/>
          </w:tcPr>
          <w:p w14:paraId="31E595BC" w14:textId="77777777" w:rsidR="008E4398" w:rsidRPr="005223F4" w:rsidRDefault="008E4398" w:rsidP="00240AC5">
            <w:pPr>
              <w:jc w:val="center"/>
            </w:pPr>
            <w:r w:rsidRPr="005223F4">
              <w:t>U+001A</w:t>
            </w:r>
          </w:p>
        </w:tc>
      </w:tr>
      <w:tr w:rsidR="008E4398" w:rsidRPr="005223F4" w14:paraId="486772B4" w14:textId="77777777" w:rsidTr="00240AC5">
        <w:tc>
          <w:tcPr>
            <w:tcW w:w="1368" w:type="dxa"/>
            <w:shd w:val="clear" w:color="auto" w:fill="auto"/>
          </w:tcPr>
          <w:p w14:paraId="6437BCE1" w14:textId="77777777" w:rsidR="008E4398" w:rsidRPr="005223F4" w:rsidRDefault="008E4398" w:rsidP="00240AC5">
            <w:pPr>
              <w:jc w:val="center"/>
            </w:pPr>
            <w:r w:rsidRPr="005223F4">
              <w:t>ESC</w:t>
            </w:r>
          </w:p>
        </w:tc>
        <w:tc>
          <w:tcPr>
            <w:tcW w:w="4235" w:type="dxa"/>
            <w:shd w:val="clear" w:color="auto" w:fill="auto"/>
          </w:tcPr>
          <w:p w14:paraId="4955FCAC" w14:textId="77777777" w:rsidR="008E4398" w:rsidRPr="005223F4" w:rsidRDefault="008E4398" w:rsidP="00240AC5">
            <w:pPr>
              <w:jc w:val="center"/>
            </w:pPr>
            <w:r w:rsidRPr="005223F4">
              <w:t>escape</w:t>
            </w:r>
          </w:p>
        </w:tc>
        <w:tc>
          <w:tcPr>
            <w:tcW w:w="2919" w:type="dxa"/>
            <w:shd w:val="clear" w:color="auto" w:fill="auto"/>
          </w:tcPr>
          <w:p w14:paraId="02CB32C5" w14:textId="77777777" w:rsidR="008E4398" w:rsidRPr="005223F4" w:rsidRDefault="008E4398" w:rsidP="00240AC5">
            <w:pPr>
              <w:jc w:val="center"/>
            </w:pPr>
            <w:r w:rsidRPr="005223F4">
              <w:t>U+001B</w:t>
            </w:r>
          </w:p>
        </w:tc>
      </w:tr>
      <w:tr w:rsidR="008E4398" w:rsidRPr="005223F4" w14:paraId="6C36683B" w14:textId="77777777" w:rsidTr="00240AC5">
        <w:tc>
          <w:tcPr>
            <w:tcW w:w="1368" w:type="dxa"/>
            <w:shd w:val="clear" w:color="auto" w:fill="auto"/>
          </w:tcPr>
          <w:p w14:paraId="43A833A4" w14:textId="77777777" w:rsidR="008E4398" w:rsidRPr="005223F4" w:rsidRDefault="008E4398" w:rsidP="00240AC5">
            <w:pPr>
              <w:jc w:val="center"/>
            </w:pPr>
            <w:r w:rsidRPr="005223F4">
              <w:t>FS</w:t>
            </w:r>
          </w:p>
        </w:tc>
        <w:tc>
          <w:tcPr>
            <w:tcW w:w="4235" w:type="dxa"/>
            <w:shd w:val="clear" w:color="auto" w:fill="auto"/>
          </w:tcPr>
          <w:p w14:paraId="26D1F9AA" w14:textId="77777777" w:rsidR="008E4398" w:rsidRPr="005223F4" w:rsidRDefault="008E4398" w:rsidP="00240AC5">
            <w:pPr>
              <w:jc w:val="center"/>
            </w:pPr>
            <w:r w:rsidRPr="005223F4">
              <w:t>file separator</w:t>
            </w:r>
          </w:p>
        </w:tc>
        <w:tc>
          <w:tcPr>
            <w:tcW w:w="2919" w:type="dxa"/>
            <w:shd w:val="clear" w:color="auto" w:fill="auto"/>
          </w:tcPr>
          <w:p w14:paraId="6063B57D" w14:textId="77777777" w:rsidR="008E4398" w:rsidRPr="005223F4" w:rsidRDefault="008E4398" w:rsidP="00240AC5">
            <w:pPr>
              <w:jc w:val="center"/>
            </w:pPr>
            <w:r w:rsidRPr="005223F4">
              <w:t>U+001C</w:t>
            </w:r>
          </w:p>
        </w:tc>
      </w:tr>
      <w:tr w:rsidR="008E4398" w:rsidRPr="005223F4" w14:paraId="50BE1528" w14:textId="77777777" w:rsidTr="00240AC5">
        <w:tc>
          <w:tcPr>
            <w:tcW w:w="1368" w:type="dxa"/>
            <w:shd w:val="clear" w:color="auto" w:fill="auto"/>
          </w:tcPr>
          <w:p w14:paraId="7E4987E1" w14:textId="77777777" w:rsidR="008E4398" w:rsidRPr="005223F4" w:rsidRDefault="008E4398" w:rsidP="00240AC5">
            <w:pPr>
              <w:jc w:val="center"/>
            </w:pPr>
            <w:r w:rsidRPr="005223F4">
              <w:t>GS</w:t>
            </w:r>
          </w:p>
        </w:tc>
        <w:tc>
          <w:tcPr>
            <w:tcW w:w="4235" w:type="dxa"/>
            <w:shd w:val="clear" w:color="auto" w:fill="auto"/>
          </w:tcPr>
          <w:p w14:paraId="65EECB08" w14:textId="77777777" w:rsidR="008E4398" w:rsidRPr="005223F4" w:rsidRDefault="008E4398" w:rsidP="00240AC5">
            <w:pPr>
              <w:jc w:val="center"/>
            </w:pPr>
            <w:r w:rsidRPr="005223F4">
              <w:t>group separator</w:t>
            </w:r>
          </w:p>
        </w:tc>
        <w:tc>
          <w:tcPr>
            <w:tcW w:w="2919" w:type="dxa"/>
            <w:shd w:val="clear" w:color="auto" w:fill="auto"/>
          </w:tcPr>
          <w:p w14:paraId="14EFDB55" w14:textId="77777777" w:rsidR="008E4398" w:rsidRPr="005223F4" w:rsidRDefault="008E4398" w:rsidP="00240AC5">
            <w:pPr>
              <w:jc w:val="center"/>
            </w:pPr>
            <w:r w:rsidRPr="005223F4">
              <w:t>U+001D</w:t>
            </w:r>
          </w:p>
        </w:tc>
      </w:tr>
      <w:tr w:rsidR="008E4398" w:rsidRPr="005223F4" w14:paraId="26E4355F" w14:textId="77777777" w:rsidTr="00240AC5">
        <w:tc>
          <w:tcPr>
            <w:tcW w:w="1368" w:type="dxa"/>
            <w:shd w:val="clear" w:color="auto" w:fill="auto"/>
          </w:tcPr>
          <w:p w14:paraId="273E9219" w14:textId="77777777" w:rsidR="008E4398" w:rsidRPr="005223F4" w:rsidRDefault="008E4398" w:rsidP="00240AC5">
            <w:pPr>
              <w:jc w:val="center"/>
            </w:pPr>
            <w:r w:rsidRPr="005223F4">
              <w:t>RS</w:t>
            </w:r>
          </w:p>
        </w:tc>
        <w:tc>
          <w:tcPr>
            <w:tcW w:w="4235" w:type="dxa"/>
            <w:shd w:val="clear" w:color="auto" w:fill="auto"/>
          </w:tcPr>
          <w:p w14:paraId="26779882" w14:textId="77777777" w:rsidR="008E4398" w:rsidRPr="005223F4" w:rsidRDefault="008E4398" w:rsidP="00240AC5">
            <w:pPr>
              <w:jc w:val="center"/>
            </w:pPr>
            <w:r w:rsidRPr="005223F4">
              <w:t>record separator</w:t>
            </w:r>
          </w:p>
        </w:tc>
        <w:tc>
          <w:tcPr>
            <w:tcW w:w="2919" w:type="dxa"/>
            <w:shd w:val="clear" w:color="auto" w:fill="auto"/>
          </w:tcPr>
          <w:p w14:paraId="55227B62" w14:textId="77777777" w:rsidR="008E4398" w:rsidRPr="005223F4" w:rsidRDefault="008E4398" w:rsidP="00240AC5">
            <w:pPr>
              <w:jc w:val="center"/>
            </w:pPr>
            <w:r w:rsidRPr="005223F4">
              <w:t>U+001E</w:t>
            </w:r>
          </w:p>
        </w:tc>
      </w:tr>
      <w:tr w:rsidR="008E4398" w:rsidRPr="005223F4" w14:paraId="02395BD4" w14:textId="77777777" w:rsidTr="00240AC5">
        <w:tc>
          <w:tcPr>
            <w:tcW w:w="1368" w:type="dxa"/>
            <w:shd w:val="clear" w:color="auto" w:fill="auto"/>
          </w:tcPr>
          <w:p w14:paraId="1BE03E07" w14:textId="77777777" w:rsidR="008E4398" w:rsidRPr="005223F4" w:rsidRDefault="008E4398" w:rsidP="00240AC5">
            <w:pPr>
              <w:jc w:val="center"/>
            </w:pPr>
            <w:r w:rsidRPr="005223F4">
              <w:t>US</w:t>
            </w:r>
          </w:p>
        </w:tc>
        <w:tc>
          <w:tcPr>
            <w:tcW w:w="4235" w:type="dxa"/>
            <w:shd w:val="clear" w:color="auto" w:fill="auto"/>
          </w:tcPr>
          <w:p w14:paraId="04B85515" w14:textId="77777777" w:rsidR="008E4398" w:rsidRPr="005223F4" w:rsidRDefault="008E4398" w:rsidP="00240AC5">
            <w:pPr>
              <w:jc w:val="center"/>
            </w:pPr>
            <w:r w:rsidRPr="005223F4">
              <w:t>unit separator</w:t>
            </w:r>
          </w:p>
        </w:tc>
        <w:tc>
          <w:tcPr>
            <w:tcW w:w="2919" w:type="dxa"/>
            <w:shd w:val="clear" w:color="auto" w:fill="auto"/>
          </w:tcPr>
          <w:p w14:paraId="2EA4C57F" w14:textId="77777777" w:rsidR="008E4398" w:rsidRPr="005223F4" w:rsidRDefault="008E4398" w:rsidP="00240AC5">
            <w:pPr>
              <w:jc w:val="center"/>
            </w:pPr>
            <w:r w:rsidRPr="005223F4">
              <w:t>U+001F</w:t>
            </w:r>
          </w:p>
        </w:tc>
      </w:tr>
      <w:tr w:rsidR="008E4398" w:rsidRPr="005223F4" w14:paraId="5E0F25F2" w14:textId="77777777" w:rsidTr="00240AC5">
        <w:tc>
          <w:tcPr>
            <w:tcW w:w="1368" w:type="dxa"/>
            <w:shd w:val="clear" w:color="auto" w:fill="auto"/>
          </w:tcPr>
          <w:p w14:paraId="6D847A74" w14:textId="77777777" w:rsidR="008E4398" w:rsidRPr="005223F4" w:rsidRDefault="008E4398" w:rsidP="00240AC5">
            <w:pPr>
              <w:jc w:val="center"/>
            </w:pPr>
            <w:r w:rsidRPr="005223F4">
              <w:t>SP</w:t>
            </w:r>
          </w:p>
        </w:tc>
        <w:tc>
          <w:tcPr>
            <w:tcW w:w="4235" w:type="dxa"/>
            <w:shd w:val="clear" w:color="auto" w:fill="auto"/>
          </w:tcPr>
          <w:p w14:paraId="0E5A94F4" w14:textId="77777777" w:rsidR="008E4398" w:rsidRPr="005223F4" w:rsidRDefault="008E4398" w:rsidP="00240AC5">
            <w:pPr>
              <w:jc w:val="center"/>
            </w:pPr>
            <w:r w:rsidRPr="005223F4">
              <w:t>space</w:t>
            </w:r>
          </w:p>
        </w:tc>
        <w:tc>
          <w:tcPr>
            <w:tcW w:w="2919" w:type="dxa"/>
            <w:shd w:val="clear" w:color="auto" w:fill="auto"/>
          </w:tcPr>
          <w:p w14:paraId="441112E8" w14:textId="77777777" w:rsidR="008E4398" w:rsidRPr="005223F4" w:rsidRDefault="008E4398" w:rsidP="00240AC5">
            <w:pPr>
              <w:jc w:val="center"/>
            </w:pPr>
            <w:r w:rsidRPr="005223F4">
              <w:t>U+0020</w:t>
            </w:r>
          </w:p>
        </w:tc>
      </w:tr>
      <w:tr w:rsidR="008E4398" w:rsidRPr="005223F4" w14:paraId="3F002361" w14:textId="77777777" w:rsidTr="00240AC5">
        <w:tc>
          <w:tcPr>
            <w:tcW w:w="1368" w:type="dxa"/>
            <w:shd w:val="clear" w:color="auto" w:fill="auto"/>
          </w:tcPr>
          <w:p w14:paraId="062FA2B0" w14:textId="77777777" w:rsidR="008E4398" w:rsidRPr="005223F4" w:rsidRDefault="008E4398" w:rsidP="00240AC5">
            <w:pPr>
              <w:jc w:val="center"/>
            </w:pPr>
            <w:r w:rsidRPr="005223F4">
              <w:t>DEL</w:t>
            </w:r>
          </w:p>
        </w:tc>
        <w:tc>
          <w:tcPr>
            <w:tcW w:w="4235" w:type="dxa"/>
            <w:shd w:val="clear" w:color="auto" w:fill="auto"/>
          </w:tcPr>
          <w:p w14:paraId="6C80F162" w14:textId="77777777" w:rsidR="008E4398" w:rsidRPr="005223F4" w:rsidRDefault="008E4398" w:rsidP="00240AC5">
            <w:pPr>
              <w:jc w:val="center"/>
            </w:pPr>
            <w:r w:rsidRPr="005223F4">
              <w:t>delete</w:t>
            </w:r>
          </w:p>
        </w:tc>
        <w:tc>
          <w:tcPr>
            <w:tcW w:w="2919" w:type="dxa"/>
            <w:shd w:val="clear" w:color="auto" w:fill="auto"/>
          </w:tcPr>
          <w:p w14:paraId="29B92654" w14:textId="77777777" w:rsidR="008E4398" w:rsidRPr="005223F4" w:rsidRDefault="008E4398" w:rsidP="00240AC5">
            <w:pPr>
              <w:jc w:val="center"/>
            </w:pPr>
            <w:r w:rsidRPr="005223F4">
              <w:t>U+007F</w:t>
            </w:r>
          </w:p>
        </w:tc>
      </w:tr>
      <w:tr w:rsidR="008E4398" w:rsidRPr="005223F4" w14:paraId="574EF727" w14:textId="77777777" w:rsidTr="00240AC5">
        <w:tc>
          <w:tcPr>
            <w:tcW w:w="1368" w:type="dxa"/>
            <w:shd w:val="clear" w:color="auto" w:fill="auto"/>
          </w:tcPr>
          <w:p w14:paraId="035A294B" w14:textId="77777777" w:rsidR="008E4398" w:rsidRPr="005223F4" w:rsidRDefault="008E4398" w:rsidP="00240AC5">
            <w:pPr>
              <w:jc w:val="center"/>
            </w:pPr>
            <w:r w:rsidRPr="005223F4">
              <w:t>NBSP</w:t>
            </w:r>
          </w:p>
        </w:tc>
        <w:tc>
          <w:tcPr>
            <w:tcW w:w="4235" w:type="dxa"/>
            <w:shd w:val="clear" w:color="auto" w:fill="auto"/>
          </w:tcPr>
          <w:p w14:paraId="34EEC8AF" w14:textId="77777777" w:rsidR="008E4398" w:rsidRPr="005223F4" w:rsidRDefault="008E4398" w:rsidP="00240AC5">
            <w:pPr>
              <w:jc w:val="center"/>
            </w:pPr>
            <w:r w:rsidRPr="005223F4">
              <w:t>no break space</w:t>
            </w:r>
          </w:p>
        </w:tc>
        <w:tc>
          <w:tcPr>
            <w:tcW w:w="2919" w:type="dxa"/>
            <w:shd w:val="clear" w:color="auto" w:fill="auto"/>
          </w:tcPr>
          <w:p w14:paraId="4795C262" w14:textId="77777777" w:rsidR="008E4398" w:rsidRPr="005223F4" w:rsidRDefault="008E4398" w:rsidP="00240AC5">
            <w:pPr>
              <w:jc w:val="center"/>
            </w:pPr>
            <w:r w:rsidRPr="005223F4">
              <w:t>U+00A0</w:t>
            </w:r>
          </w:p>
        </w:tc>
      </w:tr>
      <w:tr w:rsidR="008E4398" w:rsidRPr="005223F4" w14:paraId="31CE9C70" w14:textId="77777777" w:rsidTr="00240AC5">
        <w:tc>
          <w:tcPr>
            <w:tcW w:w="1368" w:type="dxa"/>
            <w:shd w:val="clear" w:color="auto" w:fill="auto"/>
          </w:tcPr>
          <w:p w14:paraId="0B6C6CF0" w14:textId="77777777" w:rsidR="008E4398" w:rsidRPr="005223F4" w:rsidRDefault="008E4398" w:rsidP="00240AC5">
            <w:pPr>
              <w:jc w:val="center"/>
            </w:pPr>
            <w:r w:rsidRPr="005223F4">
              <w:t xml:space="preserve"> NEL</w:t>
            </w:r>
          </w:p>
        </w:tc>
        <w:tc>
          <w:tcPr>
            <w:tcW w:w="4235" w:type="dxa"/>
            <w:shd w:val="clear" w:color="auto" w:fill="auto"/>
          </w:tcPr>
          <w:p w14:paraId="599BD787" w14:textId="77777777" w:rsidR="008E4398" w:rsidRPr="005223F4" w:rsidRDefault="008E4398" w:rsidP="00240AC5">
            <w:pPr>
              <w:jc w:val="center"/>
            </w:pPr>
            <w:r w:rsidRPr="005223F4">
              <w:t>Next line</w:t>
            </w:r>
          </w:p>
        </w:tc>
        <w:tc>
          <w:tcPr>
            <w:tcW w:w="2919" w:type="dxa"/>
            <w:shd w:val="clear" w:color="auto" w:fill="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240AC5">
        <w:tc>
          <w:tcPr>
            <w:tcW w:w="1368" w:type="dxa"/>
            <w:shd w:val="clear" w:color="auto" w:fill="auto"/>
          </w:tcPr>
          <w:p w14:paraId="5E5443F6" w14:textId="77777777" w:rsidR="008E4398" w:rsidRPr="005223F4" w:rsidRDefault="008E4398" w:rsidP="00240AC5">
            <w:pPr>
              <w:jc w:val="center"/>
            </w:pPr>
            <w:r w:rsidRPr="005223F4">
              <w:t xml:space="preserve"> LS</w:t>
            </w:r>
          </w:p>
        </w:tc>
        <w:tc>
          <w:tcPr>
            <w:tcW w:w="4235" w:type="dxa"/>
            <w:shd w:val="clear" w:color="auto" w:fill="auto"/>
          </w:tcPr>
          <w:p w14:paraId="61C014F3" w14:textId="77777777" w:rsidR="008E4398" w:rsidRPr="005223F4" w:rsidRDefault="008E4398" w:rsidP="00240AC5">
            <w:pPr>
              <w:jc w:val="center"/>
            </w:pPr>
            <w:r w:rsidRPr="005223F4">
              <w:t>Line separator</w:t>
            </w:r>
          </w:p>
        </w:tc>
        <w:tc>
          <w:tcPr>
            <w:tcW w:w="2919" w:type="dxa"/>
            <w:shd w:val="clear" w:color="auto" w:fill="auto"/>
          </w:tcPr>
          <w:p w14:paraId="20F08D4A" w14:textId="77777777" w:rsidR="008E4398" w:rsidRPr="005223F4" w:rsidRDefault="008E4398" w:rsidP="00240AC5">
            <w:pPr>
              <w:jc w:val="center"/>
            </w:pPr>
            <w:r w:rsidRPr="005223F4">
              <w:t xml:space="preserve">U+2028  </w:t>
            </w:r>
          </w:p>
        </w:tc>
      </w:tr>
    </w:tbl>
    <w:p w14:paraId="248A1CE3" w14:textId="77777777" w:rsidR="008E4398" w:rsidRPr="005223F4" w:rsidRDefault="00704888" w:rsidP="00704888">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3</w:t>
      </w:r>
      <w:r w:rsidR="008356D4">
        <w:rPr>
          <w:noProof/>
        </w:rPr>
        <w:fldChar w:fldCharType="end"/>
      </w:r>
      <w:r w:rsidRPr="005223F4">
        <w:rPr>
          <w:noProof/>
        </w:rPr>
        <w:t xml:space="preserve"> DFDL Entities</w:t>
      </w:r>
    </w:p>
    <w:p w14:paraId="6182F22D" w14:textId="51355A03" w:rsidR="00070B9A" w:rsidRPr="005223F4" w:rsidRDefault="00925B12" w:rsidP="00070B9A">
      <w:pPr>
        <w:pStyle w:val="Heading4"/>
      </w:pPr>
      <w:r w:rsidRPr="005223F4">
        <w:t xml:space="preserve">DFDL </w:t>
      </w:r>
      <w:r w:rsidR="00070B9A" w:rsidRPr="005223F4">
        <w:t xml:space="preserve">Character </w:t>
      </w:r>
      <w:del w:id="845" w:author="mbeckerle" w:date="2012-04-22T15:46:00Z">
        <w:r w:rsidRPr="005223F4" w:rsidDel="00063B6C">
          <w:delText>C</w:delText>
        </w:r>
        <w:r w:rsidR="00070B9A" w:rsidRPr="005223F4" w:rsidDel="00063B6C">
          <w:delText>lasses</w:delText>
        </w:r>
        <w:r w:rsidRPr="005223F4" w:rsidDel="00063B6C">
          <w:delText xml:space="preserve"> </w:delText>
        </w:r>
      </w:del>
      <w:ins w:id="846" w:author="mbeckerle" w:date="2012-04-22T15:46:00Z">
        <w:r w:rsidR="00063B6C" w:rsidRPr="005223F4">
          <w:t xml:space="preserve">Class </w:t>
        </w:r>
      </w:ins>
      <w:r w:rsidRPr="005223F4">
        <w:t>Entities</w:t>
      </w:r>
      <w:r w:rsidR="00070B9A" w:rsidRPr="005223F4">
        <w:t xml:space="preserve"> in DFDL </w:t>
      </w:r>
      <w:r w:rsidR="00293086" w:rsidRPr="005223F4">
        <w:t>String Literal</w:t>
      </w:r>
      <w:r w:rsidR="00070B9A" w:rsidRPr="005223F4">
        <w:t>s</w:t>
      </w:r>
    </w:p>
    <w:p w14:paraId="77918DA6" w14:textId="6E47545D" w:rsidR="00925B12" w:rsidRPr="005223F4" w:rsidDel="001D4C1A" w:rsidRDefault="00925B12" w:rsidP="00070B9A">
      <w:pPr>
        <w:rPr>
          <w:del w:id="847" w:author="mbeckerle" w:date="2012-04-22T21:44:00Z"/>
        </w:rPr>
      </w:pPr>
    </w:p>
    <w:p w14:paraId="25F40953" w14:textId="77777777" w:rsidR="00070B9A" w:rsidRPr="005223F4" w:rsidRDefault="00070B9A" w:rsidP="00070B9A">
      <w:r w:rsidRPr="005223F4">
        <w:t>The following DFDL character classes are provided to specify one or more characters from a set of related characters.</w:t>
      </w:r>
    </w:p>
    <w:p w14:paraId="1E167DE9" w14:textId="417C782F" w:rsidR="00925B12" w:rsidRPr="005223F4" w:rsidDel="001D4C1A" w:rsidRDefault="00925B12" w:rsidP="00070B9A">
      <w:pPr>
        <w:rPr>
          <w:del w:id="848" w:author="mbeckerle" w:date="2012-04-22T21:4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0BC76DF0" w14:textId="77777777" w:rsidTr="00240AC5">
        <w:tc>
          <w:tcPr>
            <w:tcW w:w="2952" w:type="dxa"/>
            <w:shd w:val="clear" w:color="auto" w:fill="auto"/>
          </w:tcPr>
          <w:p w14:paraId="5FE9156E" w14:textId="77777777" w:rsidR="00925B12" w:rsidRPr="00240AC5" w:rsidRDefault="00925B12" w:rsidP="00925B12">
            <w:pPr>
              <w:rPr>
                <w:rFonts w:cs="Arial"/>
              </w:rPr>
            </w:pPr>
            <w:r w:rsidRPr="00240AC5">
              <w:rPr>
                <w:rFonts w:cs="Arial"/>
                <w:lang w:eastAsia="en-GB"/>
              </w:rPr>
              <w:t xml:space="preserve">DfdlCharClass            </w:t>
            </w:r>
          </w:p>
        </w:tc>
        <w:tc>
          <w:tcPr>
            <w:tcW w:w="756" w:type="dxa"/>
            <w:shd w:val="clear" w:color="auto" w:fill="auto"/>
          </w:tcPr>
          <w:p w14:paraId="0BE8093C"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5FB70854" w14:textId="77777777" w:rsidR="00925B12" w:rsidRPr="00240AC5" w:rsidRDefault="00925B12" w:rsidP="00925B12">
            <w:pPr>
              <w:rPr>
                <w:rFonts w:cs="Arial"/>
              </w:rPr>
            </w:pPr>
            <w:r w:rsidRPr="00240AC5">
              <w:rPr>
                <w:rFonts w:cs="Arial"/>
                <w:lang w:eastAsia="en-GB"/>
              </w:rPr>
              <w:t>'%' DfdlCharClassName ';'</w:t>
            </w:r>
          </w:p>
        </w:tc>
      </w:tr>
      <w:tr w:rsidR="00925B12" w:rsidRPr="005223F4" w14:paraId="28753822" w14:textId="77777777" w:rsidTr="00240AC5">
        <w:tc>
          <w:tcPr>
            <w:tcW w:w="2952" w:type="dxa"/>
            <w:shd w:val="clear" w:color="auto" w:fill="auto"/>
          </w:tcPr>
          <w:p w14:paraId="7CD1477B" w14:textId="77777777" w:rsidR="00925B12" w:rsidRPr="00240AC5" w:rsidRDefault="00925B12" w:rsidP="00925B12">
            <w:pPr>
              <w:rPr>
                <w:rFonts w:cs="Arial"/>
              </w:rPr>
            </w:pPr>
            <w:r w:rsidRPr="00240AC5">
              <w:rPr>
                <w:rFonts w:cs="Arial"/>
                <w:lang w:eastAsia="en-GB"/>
              </w:rPr>
              <w:t>Dfd</w:t>
            </w:r>
            <w:r w:rsidR="00324EB5" w:rsidRPr="00240AC5">
              <w:rPr>
                <w:rFonts w:cs="Arial"/>
                <w:lang w:eastAsia="en-GB"/>
              </w:rPr>
              <w:t>l</w:t>
            </w:r>
            <w:r w:rsidRPr="00240AC5">
              <w:rPr>
                <w:rFonts w:cs="Arial"/>
                <w:lang w:eastAsia="en-GB"/>
              </w:rPr>
              <w:t xml:space="preserve">CharClassName       </w:t>
            </w:r>
          </w:p>
        </w:tc>
        <w:tc>
          <w:tcPr>
            <w:tcW w:w="756" w:type="dxa"/>
            <w:shd w:val="clear" w:color="auto" w:fill="auto"/>
          </w:tcPr>
          <w:p w14:paraId="03B03BD7"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AF447DA" w14:textId="77777777" w:rsidR="00925B12" w:rsidRPr="00240AC5" w:rsidRDefault="00925B12" w:rsidP="00925B12">
            <w:pPr>
              <w:rPr>
                <w:rFonts w:cs="Arial"/>
              </w:rPr>
            </w:pPr>
            <w:r w:rsidRPr="00240AC5">
              <w:rPr>
                <w:rFonts w:cs="Arial"/>
                <w:lang w:eastAsia="en-GB"/>
              </w:rPr>
              <w:t xml:space="preserve">'NL' | 'WSP' | 'WSP*' | </w:t>
            </w:r>
            <w:r w:rsidR="00BC3A3D" w:rsidRPr="00240AC5">
              <w:rPr>
                <w:rFonts w:cs="Arial"/>
                <w:lang w:eastAsia="en-GB"/>
              </w:rPr>
              <w:t>'</w:t>
            </w:r>
            <w:r w:rsidRPr="00240AC5">
              <w:rPr>
                <w:rFonts w:cs="Arial"/>
                <w:lang w:eastAsia="en-GB"/>
              </w:rPr>
              <w:t>WSP+</w:t>
            </w:r>
            <w:r w:rsidR="00BC3A3D" w:rsidRPr="00240AC5">
              <w:rPr>
                <w:rFonts w:cs="Arial"/>
                <w:lang w:eastAsia="en-GB"/>
              </w:rPr>
              <w:t>'</w:t>
            </w:r>
            <w:r w:rsidRPr="00240AC5">
              <w:rPr>
                <w:rFonts w:cs="Arial"/>
                <w:lang w:eastAsia="en-GB"/>
              </w:rPr>
              <w:t xml:space="preserve"> |</w:t>
            </w:r>
            <w:r w:rsidR="00BC3A3D" w:rsidRPr="00240AC5">
              <w:rPr>
                <w:rFonts w:cs="Arial"/>
                <w:lang w:eastAsia="en-GB"/>
              </w:rPr>
              <w:t xml:space="preserve"> </w:t>
            </w:r>
            <w:r w:rsidRPr="00240AC5">
              <w:rPr>
                <w:rFonts w:cs="Arial"/>
                <w:lang w:eastAsia="en-GB"/>
              </w:rPr>
              <w:t>'ES'</w:t>
            </w:r>
          </w:p>
        </w:tc>
      </w:tr>
    </w:tbl>
    <w:p w14:paraId="33F74433" w14:textId="77777777" w:rsidR="00925B12" w:rsidRPr="005223F4" w:rsidRDefault="00925B12" w:rsidP="00925B12">
      <w:pPr>
        <w:pStyle w:val="Caption"/>
        <w:keepNext/>
      </w:pPr>
      <w:r w:rsidRPr="005223F4">
        <w:t xml:space="preserve">Table </w:t>
      </w:r>
      <w:r w:rsidR="008356D4">
        <w:fldChar w:fldCharType="begin"/>
      </w:r>
      <w:r w:rsidR="008356D4">
        <w:instrText xml:space="preserve"> SEQ Table \* ARABIC </w:instrText>
      </w:r>
      <w:r w:rsidR="008356D4">
        <w:fldChar w:fldCharType="separate"/>
      </w:r>
      <w:r w:rsidR="00D04199">
        <w:rPr>
          <w:noProof/>
        </w:rPr>
        <w:t>4</w:t>
      </w:r>
      <w:r w:rsidR="008356D4">
        <w:rPr>
          <w:noProof/>
        </w:rPr>
        <w:fldChar w:fldCharType="end"/>
      </w:r>
      <w:r w:rsidRPr="005223F4">
        <w:t xml:space="preserve"> DFDL Character Class Entity syntax</w:t>
      </w:r>
    </w:p>
    <w:p w14:paraId="300015D2" w14:textId="5F1B7B6A" w:rsidR="00925B12" w:rsidRPr="005223F4" w:rsidDel="001D4C1A" w:rsidRDefault="00925B12" w:rsidP="00070B9A">
      <w:pPr>
        <w:rPr>
          <w:del w:id="849" w:author="mbeckerle" w:date="2012-04-22T21:44:00Z"/>
        </w:rPr>
      </w:pPr>
    </w:p>
    <w:p w14:paraId="0E51E319" w14:textId="3C5A7144" w:rsidR="008E4398" w:rsidRPr="005223F4" w:rsidDel="001D4C1A" w:rsidRDefault="008E4398" w:rsidP="008E4398">
      <w:pPr>
        <w:rPr>
          <w:del w:id="850"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3510"/>
        <w:gridCol w:w="3644"/>
      </w:tblGrid>
      <w:tr w:rsidR="008E4398" w:rsidRPr="00240AC5" w14:paraId="4C3CEA9F" w14:textId="77777777" w:rsidTr="00F77EDE">
        <w:tc>
          <w:tcPr>
            <w:tcW w:w="1368" w:type="dxa"/>
            <w:shd w:val="clear" w:color="auto" w:fill="F3F3F3"/>
          </w:tcPr>
          <w:p w14:paraId="7681E655" w14:textId="77777777" w:rsidR="008E4398" w:rsidRPr="00275A32" w:rsidRDefault="008E4398" w:rsidP="00240AC5">
            <w:pPr>
              <w:jc w:val="center"/>
              <w:rPr>
                <w:b/>
                <w:iCs/>
              </w:rPr>
            </w:pPr>
            <w:r w:rsidRPr="00275A32">
              <w:rPr>
                <w:b/>
                <w:iCs/>
              </w:rPr>
              <w:t>Mnemonic</w:t>
            </w:r>
          </w:p>
        </w:tc>
        <w:tc>
          <w:tcPr>
            <w:tcW w:w="3510" w:type="dxa"/>
            <w:shd w:val="clear" w:color="auto" w:fill="F3F3F3"/>
          </w:tcPr>
          <w:p w14:paraId="706E4A2E" w14:textId="77777777" w:rsidR="008E4398" w:rsidRPr="005E3B09" w:rsidRDefault="008E4398">
            <w:pPr>
              <w:jc w:val="center"/>
              <w:rPr>
                <w:b/>
                <w:iCs/>
              </w:rPr>
            </w:pPr>
            <w:r w:rsidRPr="005E3B09">
              <w:rPr>
                <w:b/>
                <w:iCs/>
              </w:rPr>
              <w:t>Meaning</w:t>
            </w:r>
          </w:p>
        </w:tc>
        <w:tc>
          <w:tcPr>
            <w:tcW w:w="3644" w:type="dxa"/>
            <w:shd w:val="clear" w:color="auto" w:fill="F3F3F3"/>
          </w:tcPr>
          <w:p w14:paraId="5220B7ED" w14:textId="77777777" w:rsidR="008E4398" w:rsidRPr="00F77EDE" w:rsidRDefault="008E4398" w:rsidP="00F77EDE">
            <w:pPr>
              <w:rPr>
                <w:b/>
              </w:rPr>
            </w:pPr>
            <w:r w:rsidRPr="00F77EDE">
              <w:rPr>
                <w:b/>
              </w:rPr>
              <w:t>Unicode value</w:t>
            </w:r>
          </w:p>
        </w:tc>
      </w:tr>
      <w:tr w:rsidR="008E4398" w:rsidRPr="005223F4" w14:paraId="1C06CF86" w14:textId="77777777" w:rsidTr="00F77EDE">
        <w:tc>
          <w:tcPr>
            <w:tcW w:w="1368" w:type="dxa"/>
            <w:shd w:val="clear" w:color="auto" w:fill="auto"/>
          </w:tcPr>
          <w:p w14:paraId="5801A256" w14:textId="77777777" w:rsidR="008E4398" w:rsidRPr="005223F4" w:rsidRDefault="008E4398" w:rsidP="00240AC5">
            <w:pPr>
              <w:jc w:val="center"/>
            </w:pPr>
            <w:r w:rsidRPr="005223F4">
              <w:t>NL</w:t>
            </w:r>
          </w:p>
        </w:tc>
        <w:tc>
          <w:tcPr>
            <w:tcW w:w="3510" w:type="dxa"/>
            <w:shd w:val="clear" w:color="auto" w:fill="auto"/>
          </w:tcPr>
          <w:p w14:paraId="51BDAF82" w14:textId="77777777" w:rsidR="008E4398" w:rsidRPr="005223F4" w:rsidRDefault="008E4398" w:rsidP="00F77EDE">
            <w:r w:rsidRPr="005223F4">
              <w:t>Newline</w:t>
            </w:r>
          </w:p>
          <w:p w14:paraId="7502E823" w14:textId="77777777" w:rsidR="008E4398" w:rsidRPr="005223F4" w:rsidRDefault="008E4398" w:rsidP="00F77EDE">
            <w:r w:rsidRPr="005223F4">
              <w:t xml:space="preserve">On parse any NL character or combination of characters </w:t>
            </w:r>
          </w:p>
          <w:p w14:paraId="0B9085B9" w14:textId="77777777" w:rsidR="008E4398" w:rsidRPr="005223F4" w:rsidRDefault="008E4398" w:rsidP="00F77EDE">
            <w:r w:rsidRPr="005223F4">
              <w:t xml:space="preserve">On unparse the </w:t>
            </w:r>
            <w:r w:rsidR="00E85E94" w:rsidRPr="005223F4">
              <w:t>value of the dfdl:</w:t>
            </w:r>
            <w:r w:rsidR="004D48EC" w:rsidRPr="005223F4">
              <w:t xml:space="preserve">outputNewLine </w:t>
            </w:r>
            <w:r w:rsidRPr="005223F4">
              <w:t>property is output</w:t>
            </w:r>
          </w:p>
        </w:tc>
        <w:tc>
          <w:tcPr>
            <w:tcW w:w="3644" w:type="dxa"/>
            <w:shd w:val="clear" w:color="auto" w:fill="auto"/>
          </w:tcPr>
          <w:p w14:paraId="4266B930" w14:textId="77777777" w:rsidR="008E4398" w:rsidRPr="005223F4" w:rsidRDefault="008E4398" w:rsidP="00F77EDE">
            <w:r w:rsidRPr="005223F4">
              <w:t>U+000A LF</w:t>
            </w:r>
          </w:p>
          <w:p w14:paraId="79DB3C01" w14:textId="77777777" w:rsidR="008E4398" w:rsidRPr="005223F4" w:rsidRDefault="008E4398" w:rsidP="00F77EDE">
            <w:r w:rsidRPr="005223F4">
              <w:t>U+000D CR</w:t>
            </w:r>
          </w:p>
          <w:p w14:paraId="6A99DCD6" w14:textId="77777777" w:rsidR="008E4398" w:rsidRPr="005223F4" w:rsidRDefault="008E4398" w:rsidP="00F77EDE">
            <w:r w:rsidRPr="005223F4">
              <w:t>U+000D U+000A CRLF</w:t>
            </w:r>
          </w:p>
          <w:p w14:paraId="2BB9DBEE" w14:textId="77777777" w:rsidR="008E4398" w:rsidRPr="005223F4" w:rsidRDefault="008E4398" w:rsidP="00F77EDE">
            <w:r w:rsidRPr="005223F4">
              <w:t>U+0085 NEL</w:t>
            </w:r>
          </w:p>
          <w:p w14:paraId="1436F94E" w14:textId="77777777" w:rsidR="008E4398" w:rsidRPr="005223F4" w:rsidRDefault="008E4398" w:rsidP="00F77EDE">
            <w:r w:rsidRPr="005223F4">
              <w:t>U+2028  LS</w:t>
            </w:r>
          </w:p>
        </w:tc>
      </w:tr>
      <w:tr w:rsidR="008E4398" w:rsidRPr="005223F4" w14:paraId="4F51F648" w14:textId="77777777" w:rsidTr="00F77EDE">
        <w:tc>
          <w:tcPr>
            <w:tcW w:w="1368" w:type="dxa"/>
            <w:shd w:val="clear" w:color="auto" w:fill="auto"/>
          </w:tcPr>
          <w:p w14:paraId="4C540545" w14:textId="77777777" w:rsidR="008E4398" w:rsidRPr="005223F4" w:rsidRDefault="008E4398" w:rsidP="00240AC5">
            <w:pPr>
              <w:jc w:val="center"/>
            </w:pPr>
            <w:r w:rsidRPr="005223F4">
              <w:t>WSP</w:t>
            </w:r>
          </w:p>
        </w:tc>
        <w:tc>
          <w:tcPr>
            <w:tcW w:w="3510" w:type="dxa"/>
            <w:shd w:val="clear" w:color="auto" w:fill="auto"/>
          </w:tcPr>
          <w:p w14:paraId="4E5B0DBE" w14:textId="77777777" w:rsidR="008E4398" w:rsidRPr="005223F4" w:rsidRDefault="008214C4" w:rsidP="00F77EDE">
            <w:r w:rsidRPr="005223F4">
              <w:t>Single w</w:t>
            </w:r>
            <w:r w:rsidR="008E4398" w:rsidRPr="005223F4">
              <w:t>hitespace</w:t>
            </w:r>
          </w:p>
          <w:p w14:paraId="162B1E86" w14:textId="77777777" w:rsidR="008E4398" w:rsidRPr="005223F4" w:rsidRDefault="008E4398" w:rsidP="00F77EDE">
            <w:r w:rsidRPr="005223F4">
              <w:t>On parse any white space character</w:t>
            </w:r>
          </w:p>
          <w:p w14:paraId="0F3EAEC2" w14:textId="77777777" w:rsidR="008E4398" w:rsidRPr="005223F4" w:rsidRDefault="008E4398" w:rsidP="00F77EDE">
            <w:r w:rsidRPr="005223F4">
              <w:t xml:space="preserve">On </w:t>
            </w:r>
            <w:r w:rsidR="00E85E94" w:rsidRPr="005223F4">
              <w:t>unparse a</w:t>
            </w:r>
            <w:r w:rsidRPr="005223F4">
              <w:t xml:space="preserve"> space (</w:t>
            </w:r>
            <w:r w:rsidR="00B74F91" w:rsidRPr="005223F4">
              <w:t>U+0020</w:t>
            </w:r>
            <w:r w:rsidRPr="005223F4">
              <w:t xml:space="preserve">) is </w:t>
            </w:r>
            <w:r w:rsidR="005D3FB2" w:rsidRPr="005223F4">
              <w:t>output</w:t>
            </w:r>
          </w:p>
        </w:tc>
        <w:tc>
          <w:tcPr>
            <w:tcW w:w="3644" w:type="dxa"/>
            <w:shd w:val="clear" w:color="auto" w:fill="auto"/>
          </w:tcPr>
          <w:p w14:paraId="72C3052A" w14:textId="35AA1E18" w:rsidR="008E4398" w:rsidRPr="005223F4" w:rsidRDefault="008E4398" w:rsidP="00F77EDE">
            <w:del w:id="851" w:author="mbeckerle" w:date="2012-04-22T22:11:00Z">
              <w:r w:rsidRPr="00240AC5" w:rsidDel="00072CA1">
                <w:rPr>
                  <w:rFonts w:hAnsi="Symbol"/>
                </w:rPr>
                <w:delText></w:delText>
              </w:r>
              <w:r w:rsidRPr="005223F4" w:rsidDel="00072CA1">
                <w:delText xml:space="preserve">  </w:delText>
              </w:r>
            </w:del>
            <w:r w:rsidRPr="005223F4">
              <w:t>U</w:t>
            </w:r>
            <w:ins w:id="852" w:author="mbeckerle" w:date="2012-04-22T22:12:00Z">
              <w:r w:rsidR="00072CA1" w:rsidRPr="005223F4">
                <w:t>+</w:t>
              </w:r>
            </w:ins>
            <w:r w:rsidRPr="005223F4">
              <w:t>0009-U</w:t>
            </w:r>
            <w:ins w:id="853" w:author="mbeckerle" w:date="2012-04-22T22:12:00Z">
              <w:r w:rsidR="00072CA1" w:rsidRPr="005223F4">
                <w:t>+</w:t>
              </w:r>
            </w:ins>
            <w:r w:rsidRPr="005223F4">
              <w:t xml:space="preserve">000D (Control characters) </w:t>
            </w:r>
          </w:p>
          <w:p w14:paraId="3EAA2168" w14:textId="5A513E42" w:rsidR="008E4398" w:rsidRPr="005223F4" w:rsidRDefault="008E4398" w:rsidP="00F77EDE">
            <w:del w:id="854" w:author="mbeckerle" w:date="2012-04-22T22:11:00Z">
              <w:r w:rsidRPr="00240AC5" w:rsidDel="00072CA1">
                <w:rPr>
                  <w:rFonts w:hAnsi="Symbol"/>
                </w:rPr>
                <w:delText></w:delText>
              </w:r>
              <w:r w:rsidRPr="005223F4" w:rsidDel="00072CA1">
                <w:delText xml:space="preserve">  </w:delText>
              </w:r>
            </w:del>
            <w:r w:rsidRPr="005223F4">
              <w:t>U</w:t>
            </w:r>
            <w:ins w:id="855" w:author="mbeckerle" w:date="2012-04-22T22:12:00Z">
              <w:r w:rsidR="00072CA1" w:rsidRPr="005223F4">
                <w:t>+</w:t>
              </w:r>
            </w:ins>
            <w:r w:rsidRPr="005223F4">
              <w:t xml:space="preserve">0020 SPACE </w:t>
            </w:r>
          </w:p>
          <w:p w14:paraId="1FD06415" w14:textId="79CE4503" w:rsidR="008E4398" w:rsidRPr="005223F4" w:rsidRDefault="008E4398" w:rsidP="00F77EDE">
            <w:del w:id="856" w:author="mbeckerle" w:date="2012-04-22T22:11:00Z">
              <w:r w:rsidRPr="00240AC5" w:rsidDel="00072CA1">
                <w:rPr>
                  <w:rFonts w:hAnsi="Symbol"/>
                </w:rPr>
                <w:delText></w:delText>
              </w:r>
              <w:r w:rsidRPr="005223F4" w:rsidDel="00072CA1">
                <w:delText xml:space="preserve">  </w:delText>
              </w:r>
            </w:del>
            <w:r w:rsidRPr="005223F4">
              <w:t>U</w:t>
            </w:r>
            <w:ins w:id="857" w:author="mbeckerle" w:date="2012-04-22T22:12:00Z">
              <w:r w:rsidR="00072CA1" w:rsidRPr="005223F4">
                <w:t>+</w:t>
              </w:r>
            </w:ins>
            <w:r w:rsidRPr="005223F4">
              <w:t xml:space="preserve">0085 NEL </w:t>
            </w:r>
          </w:p>
          <w:p w14:paraId="189C302E" w14:textId="793A7886" w:rsidR="008E4398" w:rsidRPr="005223F4" w:rsidRDefault="008E4398" w:rsidP="00F77EDE">
            <w:del w:id="858" w:author="mbeckerle" w:date="2012-04-22T22:11:00Z">
              <w:r w:rsidRPr="00240AC5" w:rsidDel="00072CA1">
                <w:rPr>
                  <w:rFonts w:hAnsi="Symbol"/>
                </w:rPr>
                <w:delText></w:delText>
              </w:r>
              <w:r w:rsidRPr="005223F4" w:rsidDel="00072CA1">
                <w:delText xml:space="preserve">  </w:delText>
              </w:r>
            </w:del>
            <w:r w:rsidRPr="005223F4">
              <w:t>U</w:t>
            </w:r>
            <w:ins w:id="859" w:author="mbeckerle" w:date="2012-04-22T22:12:00Z">
              <w:r w:rsidR="00072CA1" w:rsidRPr="005223F4">
                <w:t>+</w:t>
              </w:r>
            </w:ins>
            <w:r w:rsidRPr="005223F4">
              <w:t xml:space="preserve">00A0 NBSP </w:t>
            </w:r>
          </w:p>
          <w:p w14:paraId="3AF1112E" w14:textId="532EB75F" w:rsidR="008E4398" w:rsidRPr="005223F4" w:rsidRDefault="008E4398" w:rsidP="00F77EDE">
            <w:del w:id="860" w:author="mbeckerle" w:date="2012-04-22T22:11:00Z">
              <w:r w:rsidRPr="00240AC5" w:rsidDel="00072CA1">
                <w:rPr>
                  <w:rFonts w:hAnsi="Symbol"/>
                </w:rPr>
                <w:delText></w:delText>
              </w:r>
              <w:r w:rsidRPr="005223F4" w:rsidDel="00072CA1">
                <w:delText xml:space="preserve">  </w:delText>
              </w:r>
            </w:del>
            <w:r w:rsidRPr="005223F4">
              <w:t>U</w:t>
            </w:r>
            <w:ins w:id="861" w:author="mbeckerle" w:date="2012-04-22T22:12:00Z">
              <w:r w:rsidR="00072CA1" w:rsidRPr="005223F4">
                <w:t>+</w:t>
              </w:r>
            </w:ins>
            <w:r w:rsidRPr="005223F4">
              <w:t xml:space="preserve">1680 OGHAM SPACE MARK </w:t>
            </w:r>
          </w:p>
          <w:p w14:paraId="4D2CDB97" w14:textId="423D99BE" w:rsidR="008E4398" w:rsidRPr="005223F4" w:rsidRDefault="008E4398" w:rsidP="00F77EDE">
            <w:del w:id="862" w:author="mbeckerle" w:date="2012-04-22T22:11:00Z">
              <w:r w:rsidRPr="00240AC5" w:rsidDel="00072CA1">
                <w:rPr>
                  <w:rFonts w:hAnsi="Symbol"/>
                </w:rPr>
                <w:delText></w:delText>
              </w:r>
              <w:r w:rsidRPr="005223F4" w:rsidDel="00072CA1">
                <w:delText xml:space="preserve">  </w:delText>
              </w:r>
            </w:del>
            <w:r w:rsidRPr="005223F4">
              <w:t>U</w:t>
            </w:r>
            <w:ins w:id="863" w:author="mbeckerle" w:date="2012-04-22T22:12:00Z">
              <w:r w:rsidR="00072CA1" w:rsidRPr="005223F4">
                <w:t>+</w:t>
              </w:r>
            </w:ins>
            <w:r w:rsidRPr="005223F4">
              <w:t xml:space="preserve">180E MONGOLIAN VOWEL SEPARATOR </w:t>
            </w:r>
          </w:p>
          <w:p w14:paraId="4CF10D71" w14:textId="3F6F724B" w:rsidR="008E4398" w:rsidRPr="005223F4" w:rsidRDefault="008E4398" w:rsidP="00F77EDE">
            <w:del w:id="864" w:author="mbeckerle" w:date="2012-04-22T22:11:00Z">
              <w:r w:rsidRPr="00240AC5" w:rsidDel="00072CA1">
                <w:rPr>
                  <w:rFonts w:hAnsi="Symbol"/>
                </w:rPr>
                <w:delText></w:delText>
              </w:r>
              <w:r w:rsidRPr="005223F4" w:rsidDel="00072CA1">
                <w:delText xml:space="preserve">  </w:delText>
              </w:r>
            </w:del>
            <w:r w:rsidRPr="005223F4">
              <w:t>U</w:t>
            </w:r>
            <w:ins w:id="865" w:author="mbeckerle" w:date="2012-04-22T22:12:00Z">
              <w:r w:rsidR="00072CA1" w:rsidRPr="005223F4">
                <w:t>+</w:t>
              </w:r>
            </w:ins>
            <w:r w:rsidRPr="005223F4">
              <w:t>2000-U</w:t>
            </w:r>
            <w:ins w:id="866" w:author="mbeckerle" w:date="2012-04-22T22:12:00Z">
              <w:r w:rsidR="00072CA1" w:rsidRPr="005223F4">
                <w:t>+</w:t>
              </w:r>
            </w:ins>
            <w:r w:rsidRPr="005223F4">
              <w:t xml:space="preserve">200A (different sorts of spaces) </w:t>
            </w:r>
          </w:p>
          <w:p w14:paraId="569D7CDE" w14:textId="31807912" w:rsidR="008E4398" w:rsidRPr="005223F4" w:rsidRDefault="008E4398" w:rsidP="00F77EDE">
            <w:del w:id="867" w:author="mbeckerle" w:date="2012-04-22T22:11:00Z">
              <w:r w:rsidRPr="00240AC5" w:rsidDel="00072CA1">
                <w:rPr>
                  <w:rFonts w:hAnsi="Symbol"/>
                </w:rPr>
                <w:delText></w:delText>
              </w:r>
              <w:r w:rsidRPr="005223F4" w:rsidDel="00072CA1">
                <w:delText xml:space="preserve">  </w:delText>
              </w:r>
            </w:del>
            <w:r w:rsidRPr="005223F4">
              <w:t>U</w:t>
            </w:r>
            <w:ins w:id="868" w:author="mbeckerle" w:date="2012-04-22T22:12:00Z">
              <w:r w:rsidR="00072CA1" w:rsidRPr="005223F4">
                <w:t>+</w:t>
              </w:r>
            </w:ins>
            <w:r w:rsidRPr="005223F4">
              <w:t xml:space="preserve">2028 LSP </w:t>
            </w:r>
          </w:p>
          <w:p w14:paraId="72CC4229" w14:textId="28B16881" w:rsidR="008E4398" w:rsidRPr="005223F4" w:rsidRDefault="008E4398" w:rsidP="00F77EDE">
            <w:del w:id="869" w:author="mbeckerle" w:date="2012-04-22T22:11:00Z">
              <w:r w:rsidRPr="00240AC5" w:rsidDel="00072CA1">
                <w:rPr>
                  <w:rFonts w:hAnsi="Symbol"/>
                </w:rPr>
                <w:delText></w:delText>
              </w:r>
              <w:r w:rsidRPr="005223F4" w:rsidDel="00072CA1">
                <w:delText xml:space="preserve">  </w:delText>
              </w:r>
            </w:del>
            <w:r w:rsidRPr="005223F4">
              <w:t>U</w:t>
            </w:r>
            <w:ins w:id="870" w:author="mbeckerle" w:date="2012-04-22T22:12:00Z">
              <w:r w:rsidR="00072CA1" w:rsidRPr="005223F4">
                <w:t>+</w:t>
              </w:r>
            </w:ins>
            <w:r w:rsidRPr="005223F4">
              <w:t xml:space="preserve">2029 PSP </w:t>
            </w:r>
          </w:p>
          <w:p w14:paraId="21132638" w14:textId="3902E2D9" w:rsidR="008E4398" w:rsidRPr="005223F4" w:rsidRDefault="008E4398" w:rsidP="00F77EDE">
            <w:del w:id="871" w:author="mbeckerle" w:date="2012-04-22T22:11:00Z">
              <w:r w:rsidRPr="00240AC5" w:rsidDel="00072CA1">
                <w:rPr>
                  <w:rFonts w:hAnsi="Symbol"/>
                </w:rPr>
                <w:delText></w:delText>
              </w:r>
              <w:r w:rsidRPr="005223F4" w:rsidDel="00072CA1">
                <w:delText xml:space="preserve">  </w:delText>
              </w:r>
            </w:del>
            <w:r w:rsidRPr="005223F4">
              <w:t>U</w:t>
            </w:r>
            <w:ins w:id="872" w:author="mbeckerle" w:date="2012-04-22T22:12:00Z">
              <w:r w:rsidR="00072CA1" w:rsidRPr="005223F4">
                <w:t>+</w:t>
              </w:r>
            </w:ins>
            <w:r w:rsidRPr="005223F4">
              <w:t xml:space="preserve">202F NARROW NBSP </w:t>
            </w:r>
          </w:p>
          <w:p w14:paraId="76ADE79D" w14:textId="3EC56B56" w:rsidR="008E4398" w:rsidRPr="005223F4" w:rsidRDefault="008E4398" w:rsidP="00F77EDE">
            <w:del w:id="873" w:author="mbeckerle" w:date="2012-04-22T22:11:00Z">
              <w:r w:rsidRPr="00240AC5" w:rsidDel="00072CA1">
                <w:rPr>
                  <w:rFonts w:hAnsi="Symbol"/>
                </w:rPr>
                <w:delText></w:delText>
              </w:r>
              <w:r w:rsidRPr="005223F4" w:rsidDel="00072CA1">
                <w:delText xml:space="preserve">  </w:delText>
              </w:r>
            </w:del>
            <w:r w:rsidRPr="005223F4">
              <w:t>U</w:t>
            </w:r>
            <w:ins w:id="874" w:author="mbeckerle" w:date="2012-04-22T22:12:00Z">
              <w:r w:rsidR="00072CA1" w:rsidRPr="005223F4">
                <w:t>+</w:t>
              </w:r>
            </w:ins>
            <w:r w:rsidRPr="005223F4">
              <w:t xml:space="preserve">205F MEDIUM MATHEMATICAL SPACE </w:t>
            </w:r>
          </w:p>
          <w:p w14:paraId="089B77DC" w14:textId="36B3872D" w:rsidR="008E4398" w:rsidRPr="005223F4" w:rsidRDefault="008E4398" w:rsidP="00115A5F">
            <w:del w:id="875" w:author="mbeckerle" w:date="2012-04-22T22:11:00Z">
              <w:r w:rsidRPr="00240AC5" w:rsidDel="00072CA1">
                <w:rPr>
                  <w:rFonts w:hAnsi="Symbol"/>
                </w:rPr>
                <w:delText></w:delText>
              </w:r>
              <w:r w:rsidRPr="005223F4" w:rsidDel="00072CA1">
                <w:delText xml:space="preserve">  </w:delText>
              </w:r>
            </w:del>
            <w:r w:rsidRPr="005223F4">
              <w:t>U</w:t>
            </w:r>
            <w:ins w:id="876" w:author="mbeckerle" w:date="2012-04-22T22:12:00Z">
              <w:r w:rsidR="00072CA1" w:rsidRPr="005223F4">
                <w:t>+</w:t>
              </w:r>
            </w:ins>
            <w:r w:rsidRPr="005223F4">
              <w:t>3000 IDEOGRAPHIC SPACE</w:t>
            </w:r>
          </w:p>
        </w:tc>
      </w:tr>
      <w:tr w:rsidR="008E4398" w:rsidRPr="005223F4" w14:paraId="5E3288F3" w14:textId="77777777" w:rsidTr="00F77EDE">
        <w:tc>
          <w:tcPr>
            <w:tcW w:w="1368" w:type="dxa"/>
            <w:shd w:val="clear" w:color="auto" w:fill="auto"/>
          </w:tcPr>
          <w:p w14:paraId="16620D50" w14:textId="77777777" w:rsidR="008E4398" w:rsidRPr="005223F4" w:rsidRDefault="008E4398" w:rsidP="00240AC5">
            <w:pPr>
              <w:jc w:val="center"/>
            </w:pPr>
            <w:r w:rsidRPr="005223F4">
              <w:t>WSP</w:t>
            </w:r>
            <w:r w:rsidR="008C7CD8" w:rsidRPr="005223F4">
              <w:t>*</w:t>
            </w:r>
          </w:p>
        </w:tc>
        <w:tc>
          <w:tcPr>
            <w:tcW w:w="3510" w:type="dxa"/>
            <w:shd w:val="clear" w:color="auto" w:fill="auto"/>
          </w:tcPr>
          <w:p w14:paraId="4AA571C8" w14:textId="77777777" w:rsidR="008E4398" w:rsidRPr="005223F4" w:rsidRDefault="008E4398" w:rsidP="00115A5F">
            <w:r w:rsidRPr="005223F4">
              <w:t>Optional Whitespace</w:t>
            </w:r>
            <w:r w:rsidR="008214C4" w:rsidRPr="005223F4">
              <w:t>s</w:t>
            </w:r>
          </w:p>
          <w:p w14:paraId="480AD694" w14:textId="77777777" w:rsidR="008E4398" w:rsidRPr="005223F4" w:rsidRDefault="008E4398" w:rsidP="00115A5F">
            <w:r w:rsidRPr="005223F4">
              <w:t>On parse whitespace characters are ignored</w:t>
            </w:r>
          </w:p>
          <w:p w14:paraId="62D6CC32" w14:textId="77777777" w:rsidR="008E4398" w:rsidRPr="005223F4" w:rsidRDefault="008E4398" w:rsidP="00115A5F">
            <w:r w:rsidRPr="005223F4">
              <w:t>On unparse nothing is output</w:t>
            </w:r>
          </w:p>
        </w:tc>
        <w:tc>
          <w:tcPr>
            <w:tcW w:w="3644" w:type="dxa"/>
            <w:shd w:val="clear" w:color="auto" w:fill="auto"/>
          </w:tcPr>
          <w:p w14:paraId="65649199" w14:textId="77777777" w:rsidR="008E4398" w:rsidRPr="005223F4" w:rsidRDefault="00913369" w:rsidP="00115A5F">
            <w:r w:rsidRPr="00240AC5">
              <w:rPr>
                <w:rFonts w:hAnsi="Symbol"/>
              </w:rPr>
              <w:t>Same as WSP</w:t>
            </w:r>
          </w:p>
        </w:tc>
      </w:tr>
      <w:tr w:rsidR="008C7CD8" w:rsidRPr="005223F4" w14:paraId="25A9D11E" w14:textId="77777777" w:rsidTr="00F77EDE">
        <w:tc>
          <w:tcPr>
            <w:tcW w:w="1368" w:type="dxa"/>
            <w:shd w:val="clear" w:color="auto" w:fill="auto"/>
          </w:tcPr>
          <w:p w14:paraId="53BCC178" w14:textId="77777777" w:rsidR="008C7CD8" w:rsidRPr="005223F4" w:rsidDel="008C7CD8" w:rsidRDefault="008C7CD8" w:rsidP="00240AC5">
            <w:pPr>
              <w:jc w:val="center"/>
            </w:pPr>
            <w:r w:rsidRPr="005223F4">
              <w:t>WSP+</w:t>
            </w:r>
          </w:p>
        </w:tc>
        <w:tc>
          <w:tcPr>
            <w:tcW w:w="3510" w:type="dxa"/>
            <w:shd w:val="clear" w:color="auto" w:fill="auto"/>
          </w:tcPr>
          <w:p w14:paraId="0B5707B7" w14:textId="77777777" w:rsidR="008C7CD8" w:rsidRPr="005223F4" w:rsidRDefault="008C7CD8" w:rsidP="00115A5F">
            <w:r w:rsidRPr="005223F4">
              <w:t>Whitespace</w:t>
            </w:r>
            <w:r w:rsidR="008214C4" w:rsidRPr="005223F4">
              <w:t>s</w:t>
            </w:r>
          </w:p>
          <w:p w14:paraId="24CFB945" w14:textId="77777777" w:rsidR="008C7CD8" w:rsidRPr="005223F4" w:rsidRDefault="008C7CD8" w:rsidP="00115A5F">
            <w:r w:rsidRPr="005223F4">
              <w:t>On parse one or more whitespace characters are ignored. It is an processing error if no whitespace character is found</w:t>
            </w:r>
          </w:p>
          <w:p w14:paraId="500351F9" w14:textId="77777777" w:rsidR="008C7CD8" w:rsidRPr="005223F4" w:rsidRDefault="008C7CD8" w:rsidP="00115A5F">
            <w:r w:rsidRPr="005223F4">
              <w:t>On unparse a space (</w:t>
            </w:r>
            <w:r w:rsidR="004862E5">
              <w:t>U+0020</w:t>
            </w:r>
            <w:r w:rsidRPr="005223F4">
              <w:t>) is output</w:t>
            </w:r>
          </w:p>
        </w:tc>
        <w:tc>
          <w:tcPr>
            <w:tcW w:w="3644" w:type="dxa"/>
            <w:shd w:val="clear" w:color="auto" w:fill="auto"/>
          </w:tcPr>
          <w:p w14:paraId="2A6CA95B" w14:textId="77777777" w:rsidR="008C7CD8" w:rsidRPr="00240AC5" w:rsidRDefault="00913369" w:rsidP="00115A5F">
            <w:pPr>
              <w:rPr>
                <w:rFonts w:hAnsi="Symbol"/>
              </w:rPr>
            </w:pPr>
            <w:r w:rsidRPr="00240AC5">
              <w:rPr>
                <w:rFonts w:hAnsi="Symbol"/>
              </w:rPr>
              <w:t>Same as WSP</w:t>
            </w:r>
          </w:p>
        </w:tc>
      </w:tr>
      <w:tr w:rsidR="00102304" w:rsidRPr="005223F4" w14:paraId="5697254F" w14:textId="77777777" w:rsidTr="00F77EDE">
        <w:tc>
          <w:tcPr>
            <w:tcW w:w="1368" w:type="dxa"/>
            <w:shd w:val="clear" w:color="auto" w:fill="auto"/>
          </w:tcPr>
          <w:p w14:paraId="7EC82331" w14:textId="77777777" w:rsidR="00102304" w:rsidRPr="005223F4" w:rsidRDefault="00102304" w:rsidP="00240AC5">
            <w:pPr>
              <w:jc w:val="center"/>
            </w:pPr>
            <w:r w:rsidRPr="005223F4">
              <w:t>ES</w:t>
            </w:r>
          </w:p>
        </w:tc>
        <w:tc>
          <w:tcPr>
            <w:tcW w:w="3510" w:type="dxa"/>
            <w:shd w:val="clear" w:color="auto" w:fill="auto"/>
          </w:tcPr>
          <w:p w14:paraId="5EFB10F3" w14:textId="77777777" w:rsidR="00102304" w:rsidRPr="005223F4" w:rsidRDefault="00102304" w:rsidP="00115A5F">
            <w:r w:rsidRPr="005223F4">
              <w:t xml:space="preserve">Empty </w:t>
            </w:r>
            <w:r w:rsidR="005819ED" w:rsidRPr="005223F4">
              <w:t>String</w:t>
            </w:r>
          </w:p>
          <w:p w14:paraId="60C627BF" w14:textId="77777777" w:rsidR="00102304" w:rsidRPr="005223F4" w:rsidRDefault="00102304" w:rsidP="00115A5F">
            <w:r w:rsidRPr="005223F4">
              <w:t xml:space="preserve">Used in space separated lists when empty </w:t>
            </w:r>
            <w:r w:rsidR="005819ED" w:rsidRPr="005223F4">
              <w:t xml:space="preserve">string  </w:t>
            </w:r>
            <w:r w:rsidRPr="005223F4">
              <w:t>is one of the values</w:t>
            </w:r>
          </w:p>
          <w:p w14:paraId="2CEFB2B0" w14:textId="77777777" w:rsidR="00107595" w:rsidRPr="005223F4" w:rsidRDefault="00107595" w:rsidP="00115A5F">
            <w:r w:rsidRPr="005223F4">
              <w:t>(may only be used for the nilValue property)</w:t>
            </w:r>
          </w:p>
        </w:tc>
        <w:tc>
          <w:tcPr>
            <w:tcW w:w="3644" w:type="dxa"/>
            <w:shd w:val="clear" w:color="auto" w:fill="auto"/>
          </w:tcPr>
          <w:p w14:paraId="02A6DDC9" w14:textId="77777777" w:rsidR="00102304" w:rsidRPr="00240AC5" w:rsidRDefault="00102304">
            <w:pPr>
              <w:rPr>
                <w:rFonts w:hAnsi="Symbol"/>
              </w:rPr>
            </w:pPr>
          </w:p>
        </w:tc>
      </w:tr>
    </w:tbl>
    <w:p w14:paraId="7F7F37DE" w14:textId="34842024" w:rsidR="008E4398" w:rsidRPr="005223F4" w:rsidDel="001D4C1A" w:rsidRDefault="00704888" w:rsidP="00704888">
      <w:pPr>
        <w:pStyle w:val="Caption"/>
        <w:rPr>
          <w:del w:id="877" w:author="mbeckerle" w:date="2012-04-22T21:45:00Z"/>
        </w:rPr>
      </w:pPr>
      <w:r w:rsidRPr="005223F4">
        <w:t xml:space="preserve">Table </w:t>
      </w:r>
      <w:r w:rsidR="00612186">
        <w:rPr>
          <w:b w:val="0"/>
        </w:rPr>
        <w:fldChar w:fldCharType="begin"/>
      </w:r>
      <w:r w:rsidR="00612186">
        <w:rPr>
          <w:b w:val="0"/>
        </w:rPr>
        <w:instrText xml:space="preserve"> SEQ Table \* ARABIC </w:instrText>
      </w:r>
      <w:r w:rsidR="00612186">
        <w:rPr>
          <w:b w:val="0"/>
        </w:rPr>
        <w:fldChar w:fldCharType="separate"/>
      </w:r>
      <w:r w:rsidR="00D04199">
        <w:rPr>
          <w:noProof/>
        </w:rPr>
        <w:t>5</w:t>
      </w:r>
      <w:r w:rsidR="00612186">
        <w:rPr>
          <w:b w:val="0"/>
          <w:noProof/>
        </w:rPr>
        <w:fldChar w:fldCharType="end"/>
      </w:r>
      <w:r w:rsidRPr="005223F4">
        <w:t xml:space="preserve"> DFDL </w:t>
      </w:r>
      <w:del w:id="878" w:author="mbeckerle" w:date="2012-04-22T15:47:00Z">
        <w:r w:rsidRPr="005223F4" w:rsidDel="00063B6C">
          <w:delText xml:space="preserve">Generic </w:delText>
        </w:r>
      </w:del>
      <w:ins w:id="879" w:author="mbeckerle" w:date="2012-04-22T15:47:00Z">
        <w:r w:rsidR="00063B6C">
          <w:t>Character Class</w:t>
        </w:r>
        <w:r w:rsidR="00063B6C" w:rsidRPr="005223F4">
          <w:t xml:space="preserve"> </w:t>
        </w:r>
      </w:ins>
      <w:r w:rsidRPr="005223F4">
        <w:t>Entities</w:t>
      </w:r>
    </w:p>
    <w:p w14:paraId="4E8F2D45" w14:textId="478EBBEA" w:rsidR="00FA2259" w:rsidRPr="005223F4" w:rsidDel="00063B6C" w:rsidRDefault="00FA2259" w:rsidP="00115A5F">
      <w:pPr>
        <w:pStyle w:val="Caption"/>
        <w:rPr>
          <w:del w:id="880" w:author="mbeckerle" w:date="2012-04-22T15:47:00Z"/>
        </w:rPr>
      </w:pPr>
      <w:del w:id="881" w:author="mbeckerle" w:date="2012-04-22T15:47:00Z">
        <w:r w:rsidRPr="005223F4" w:rsidDel="00063B6C">
          <w:delText xml:space="preserve">Using these </w:delText>
        </w:r>
        <w:r w:rsidR="002776C2" w:rsidRPr="005223F4" w:rsidDel="00063B6C">
          <w:delText xml:space="preserve">DFDL </w:delText>
        </w:r>
        <w:r w:rsidR="00402A40" w:rsidRPr="005223F4" w:rsidDel="00063B6C">
          <w:delText>enti</w:delText>
        </w:r>
        <w:r w:rsidR="005D3FB2" w:rsidRPr="005223F4" w:rsidDel="00063B6C">
          <w:delText>ti</w:delText>
        </w:r>
        <w:r w:rsidR="00402A40" w:rsidRPr="005223F4" w:rsidDel="00063B6C">
          <w:delText>es</w:delText>
        </w:r>
        <w:r w:rsidRPr="005223F4" w:rsidDel="00063B6C">
          <w:delText xml:space="preserve"> one can create string literals which are a mix of text and hex-specified data. </w:delText>
        </w:r>
      </w:del>
    </w:p>
    <w:p w14:paraId="65C88003" w14:textId="74B81CC9" w:rsidR="00F15152" w:rsidRPr="005223F4" w:rsidRDefault="002B5CD4" w:rsidP="00115A5F">
      <w:pPr>
        <w:pStyle w:val="Caption"/>
      </w:pPr>
      <w:del w:id="882" w:author="mbeckerle" w:date="2012-04-22T15:47:00Z">
        <w:r w:rsidRPr="005223F4" w:rsidDel="00063B6C">
          <w:delText xml:space="preserve"> </w:delText>
        </w:r>
        <w:r w:rsidR="00F654B3" w:rsidRPr="005223F4" w:rsidDel="00063B6C">
          <w:delText xml:space="preserve">  </w:delText>
        </w:r>
      </w:del>
    </w:p>
    <w:p w14:paraId="57E3EC06" w14:textId="77777777" w:rsidR="003F55C2" w:rsidRPr="005223F4" w:rsidRDefault="00925B12" w:rsidP="003F33BA">
      <w:pPr>
        <w:pStyle w:val="Heading4"/>
      </w:pPr>
      <w:bookmarkStart w:id="883" w:name="_Toc199516246"/>
      <w:bookmarkStart w:id="884" w:name="_Toc194983924"/>
      <w:bookmarkStart w:id="885" w:name="_Toc243112764"/>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77777777" w:rsidR="00925B12" w:rsidRPr="005223F4" w:rsidRDefault="00BA3DA1" w:rsidP="00653D83">
      <w:pPr>
        <w:pStyle w:val="nobreak"/>
      </w:pPr>
      <w:r w:rsidRPr="005223F4">
        <w:t>DFDL byte value entities provide a way to specify a single byte as it appears in the data stream without any character set translation.</w:t>
      </w:r>
      <w:r w:rsidR="00653D83" w:rsidRPr="005223F4">
        <w:t xml:space="preserve"> To specify a string of byte values, a sequence of two or more byte value entities must be used.</w:t>
      </w:r>
    </w:p>
    <w:p w14:paraId="55B3D25D" w14:textId="4B17496D" w:rsidR="00BA3DA1" w:rsidRPr="005223F4" w:rsidDel="001D4C1A" w:rsidRDefault="00BA3DA1" w:rsidP="00BA3DA1">
      <w:pPr>
        <w:rPr>
          <w:del w:id="886"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7DE2AB53" w14:textId="77777777" w:rsidTr="00240AC5">
        <w:tc>
          <w:tcPr>
            <w:tcW w:w="2952" w:type="dxa"/>
            <w:shd w:val="clear" w:color="auto" w:fill="auto"/>
          </w:tcPr>
          <w:p w14:paraId="6E9A3065" w14:textId="77777777" w:rsidR="00925B12" w:rsidRPr="00240AC5" w:rsidRDefault="00925B12" w:rsidP="00925B12">
            <w:pPr>
              <w:rPr>
                <w:rFonts w:cs="Arial"/>
              </w:rPr>
            </w:pPr>
            <w:r w:rsidRPr="00240AC5">
              <w:rPr>
                <w:rFonts w:cs="Arial"/>
                <w:lang w:eastAsia="en-GB"/>
              </w:rPr>
              <w:t xml:space="preserve">ByteValue                </w:t>
            </w:r>
          </w:p>
        </w:tc>
        <w:tc>
          <w:tcPr>
            <w:tcW w:w="756" w:type="dxa"/>
            <w:shd w:val="clear" w:color="auto" w:fill="auto"/>
          </w:tcPr>
          <w:p w14:paraId="2C3F8123"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B49EBAA" w14:textId="77777777" w:rsidR="00925B12" w:rsidRPr="00240AC5" w:rsidRDefault="00925B12" w:rsidP="00925B12">
            <w:pPr>
              <w:rPr>
                <w:rFonts w:cs="Arial"/>
              </w:rPr>
            </w:pPr>
            <w:r w:rsidRPr="00240AC5">
              <w:rPr>
                <w:rFonts w:cs="Arial"/>
                <w:lang w:eastAsia="en-GB"/>
              </w:rPr>
              <w:t>'%#r' [0-9a-fA-F]{2} ';'</w:t>
            </w:r>
          </w:p>
        </w:tc>
      </w:tr>
    </w:tbl>
    <w:p w14:paraId="7BD395CC" w14:textId="77777777" w:rsidR="00925B12" w:rsidRPr="005223F4" w:rsidRDefault="00653D83" w:rsidP="00653D83">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6</w:t>
      </w:r>
      <w:r w:rsidR="008356D4">
        <w:rPr>
          <w:noProof/>
        </w:rPr>
        <w:fldChar w:fldCharType="end"/>
      </w:r>
      <w:r w:rsidRPr="005223F4">
        <w:t xml:space="preserve"> DFDL Byte Value Entity syntax</w:t>
      </w:r>
    </w:p>
    <w:p w14:paraId="7F269CAE" w14:textId="5768B0B0" w:rsidR="00BA3DA1" w:rsidRPr="005223F4" w:rsidDel="001D4C1A" w:rsidRDefault="00BA3DA1" w:rsidP="00925B12">
      <w:pPr>
        <w:rPr>
          <w:del w:id="887" w:author="mbeckerle" w:date="2012-04-22T21:45:00Z"/>
        </w:rPr>
      </w:pPr>
      <w:bookmarkStart w:id="888" w:name="_Toc322911546"/>
      <w:bookmarkStart w:id="889" w:name="_Toc322912085"/>
      <w:bookmarkStart w:id="890" w:name="_Toc329092935"/>
      <w:bookmarkStart w:id="891" w:name="_Toc332701448"/>
      <w:bookmarkStart w:id="892" w:name="_Toc332701755"/>
      <w:bookmarkStart w:id="893" w:name="_Toc332711549"/>
      <w:bookmarkStart w:id="894" w:name="_Toc332711857"/>
      <w:bookmarkStart w:id="895" w:name="_Toc332712159"/>
      <w:bookmarkStart w:id="896" w:name="_Toc332724075"/>
      <w:bookmarkStart w:id="897" w:name="_Toc332724375"/>
      <w:bookmarkEnd w:id="888"/>
      <w:bookmarkEnd w:id="889"/>
      <w:bookmarkEnd w:id="890"/>
      <w:bookmarkEnd w:id="891"/>
      <w:bookmarkEnd w:id="892"/>
      <w:bookmarkEnd w:id="893"/>
      <w:bookmarkEnd w:id="894"/>
      <w:bookmarkEnd w:id="895"/>
      <w:bookmarkEnd w:id="896"/>
      <w:bookmarkEnd w:id="897"/>
    </w:p>
    <w:p w14:paraId="0755BCDF" w14:textId="664F44D3" w:rsidR="003F55C2" w:rsidRPr="005223F4" w:rsidDel="001D4C1A" w:rsidRDefault="003F55C2" w:rsidP="003F55C2">
      <w:pPr>
        <w:pStyle w:val="nobreak"/>
        <w:rPr>
          <w:del w:id="898" w:author="mbeckerle" w:date="2012-04-22T21:45:00Z"/>
        </w:rPr>
      </w:pPr>
      <w:bookmarkStart w:id="899" w:name="_Toc322911547"/>
      <w:bookmarkStart w:id="900" w:name="_Toc322912086"/>
      <w:bookmarkStart w:id="901" w:name="_Toc329092936"/>
      <w:bookmarkStart w:id="902" w:name="_Toc332701449"/>
      <w:bookmarkStart w:id="903" w:name="_Toc332701756"/>
      <w:bookmarkStart w:id="904" w:name="_Toc332711550"/>
      <w:bookmarkStart w:id="905" w:name="_Toc332711858"/>
      <w:bookmarkStart w:id="906" w:name="_Toc332712160"/>
      <w:bookmarkStart w:id="907" w:name="_Toc332724076"/>
      <w:bookmarkStart w:id="908" w:name="_Toc332724376"/>
      <w:bookmarkEnd w:id="899"/>
      <w:bookmarkEnd w:id="900"/>
      <w:bookmarkEnd w:id="901"/>
      <w:bookmarkEnd w:id="902"/>
      <w:bookmarkEnd w:id="903"/>
      <w:bookmarkEnd w:id="904"/>
      <w:bookmarkEnd w:id="905"/>
      <w:bookmarkEnd w:id="906"/>
      <w:bookmarkEnd w:id="907"/>
      <w:bookmarkEnd w:id="908"/>
    </w:p>
    <w:p w14:paraId="7F3B5BA6" w14:textId="77777777" w:rsidR="000A2BBC" w:rsidRPr="005223F4" w:rsidRDefault="000A2BBC" w:rsidP="00945088">
      <w:pPr>
        <w:pStyle w:val="Heading3"/>
      </w:pPr>
      <w:bookmarkStart w:id="909" w:name="_Toc332724377"/>
      <w:r w:rsidRPr="005223F4">
        <w:t>DFDL Expressions</w:t>
      </w:r>
      <w:bookmarkEnd w:id="909"/>
      <w:r w:rsidRPr="005223F4">
        <w:t xml:space="preserve"> </w:t>
      </w:r>
      <w:bookmarkEnd w:id="883"/>
      <w:bookmarkEnd w:id="884"/>
      <w:bookmarkEnd w:id="885"/>
    </w:p>
    <w:p w14:paraId="2337E8B1" w14:textId="256948DF"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del w:id="910" w:author="mbeckerle" w:date="2012-04-22T15:48:00Z">
        <w:r w:rsidR="00C07019" w:rsidRPr="005223F4" w:rsidDel="00063B6C">
          <w:delText xml:space="preserve"> </w:delText>
        </w:r>
      </w:del>
      <w:r w:rsidR="00C07019" w:rsidRPr="005223F4">
        <w:t>see</w:t>
      </w:r>
      <w:r w:rsidR="00F70FEF" w:rsidRPr="005223F4">
        <w:t xml:space="preserve"> </w:t>
      </w:r>
      <w:del w:id="911" w:author="mbeckerle" w:date="2012-04-22T22:13:00Z">
        <w:r w:rsidR="00F70FEF" w:rsidRPr="005223F4" w:rsidDel="00072CA1">
          <w:delText xml:space="preserve">section </w:delText>
        </w:r>
        <w:r w:rsidR="00FC2CDF" w:rsidRPr="005223F4" w:rsidDel="00072CA1">
          <w:delText xml:space="preserve"> </w:delText>
        </w:r>
      </w:del>
      <w:ins w:id="912" w:author="mbeckerle" w:date="2012-04-22T22:13:00Z">
        <w:r w:rsidR="00072CA1">
          <w:t>Section</w:t>
        </w:r>
        <w:r w:rsidR="00072CA1" w:rsidRPr="005223F4">
          <w:t xml:space="preserve"> </w:t>
        </w:r>
      </w:ins>
      <w:r w:rsidR="00FC2CDF" w:rsidRPr="005223F4">
        <w:fldChar w:fldCharType="begin"/>
      </w:r>
      <w:r w:rsidR="00FC2CDF" w:rsidRPr="005223F4">
        <w:instrText xml:space="preserve"> REF _Ref112768033 \w \h </w:instrText>
      </w:r>
      <w:r w:rsidR="00FC2CDF" w:rsidRPr="005223F4">
        <w:fldChar w:fldCharType="separate"/>
      </w:r>
      <w:r w:rsidR="00D04199">
        <w:rPr>
          <w:cs/>
        </w:rPr>
        <w:t>‎</w:t>
      </w:r>
      <w:r w:rsidR="00D04199">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D04199" w:rsidRPr="005223F4">
        <w:t>Expression language</w:t>
      </w:r>
      <w:r w:rsidR="00C07019" w:rsidRPr="005223F4">
        <w:fldChar w:fldCharType="end"/>
      </w:r>
      <w:r w:rsidR="00C07019" w:rsidRPr="005223F4">
        <w:t xml:space="preserve"> ]</w:t>
      </w:r>
      <w:r w:rsidRPr="005223F4">
        <w:t xml:space="preserve"> to be used so that the property can be set dynamically at </w:t>
      </w:r>
      <w:r w:rsidR="00E85E94" w:rsidRPr="005223F4">
        <w:t>processing</w:t>
      </w:r>
      <w:r w:rsidRPr="005223F4">
        <w:t>-time.</w:t>
      </w:r>
    </w:p>
    <w:p w14:paraId="32E68BAB" w14:textId="0A103A48" w:rsidR="00BC3A3D" w:rsidRPr="005223F4" w:rsidDel="001D4C1A" w:rsidRDefault="00BC3A3D" w:rsidP="00BB6C2F">
      <w:pPr>
        <w:rPr>
          <w:del w:id="913" w:author="mbeckerle" w:date="2012-04-22T21:45:00Z"/>
        </w:rPr>
      </w:pPr>
    </w:p>
    <w:p w14:paraId="5188EFE5" w14:textId="77777777"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Pr="005223F4">
        <w:t>“</w:t>
      </w:r>
      <w:r w:rsidR="000A2BBC" w:rsidRPr="005223F4">
        <w:t>{</w:t>
      </w:r>
      <w:r w:rsidRPr="005223F4">
        <w:t>“</w:t>
      </w:r>
      <w:r w:rsidR="000A2BBC" w:rsidRPr="005223F4">
        <w:t xml:space="preserve"> expression </w:t>
      </w:r>
      <w:r w:rsidRPr="005223F4">
        <w:t>“</w:t>
      </w:r>
      <w:r w:rsidR="000A2BBC" w:rsidRPr="005223F4">
        <w:t>}</w:t>
      </w:r>
      <w:r w:rsidRPr="005223F4">
        <w:t>”</w:t>
      </w:r>
    </w:p>
    <w:p w14:paraId="0D67F6B1" w14:textId="2B9897A7" w:rsidR="00BB6C2F" w:rsidRPr="005223F4" w:rsidDel="001D4C1A" w:rsidRDefault="00BB6C2F" w:rsidP="00BB6C2F">
      <w:pPr>
        <w:rPr>
          <w:del w:id="914" w:author="mbeckerle" w:date="2012-04-22T21:45:00Z"/>
        </w:rPr>
      </w:pPr>
    </w:p>
    <w:p w14:paraId="686F9740" w14:textId="77777777" w:rsidR="00BB6C2F" w:rsidRPr="005223F4" w:rsidRDefault="00BB6C2F" w:rsidP="00BB6C2F">
      <w:r w:rsidRPr="005223F4">
        <w:t>The rules for recognizing DFDL expressions are</w:t>
      </w:r>
    </w:p>
    <w:p w14:paraId="1C0A5FDF" w14:textId="17FE9DB0" w:rsidR="00BB6C2F" w:rsidRPr="005223F4" w:rsidDel="001D4C1A" w:rsidRDefault="00BB6C2F" w:rsidP="00BB6C2F">
      <w:pPr>
        <w:rPr>
          <w:del w:id="915" w:author="mbeckerle" w:date="2012-04-22T21:45:00Z"/>
        </w:rPr>
      </w:pPr>
    </w:p>
    <w:p w14:paraId="550CBDE2" w14:textId="77777777" w:rsidR="00BB6C2F" w:rsidRPr="005223F4" w:rsidRDefault="00BB6C2F" w:rsidP="00BE30DC">
      <w:pPr>
        <w:numPr>
          <w:ilvl w:val="0"/>
          <w:numId w:val="40"/>
        </w:numPr>
      </w:pPr>
      <w:r w:rsidRPr="005223F4">
        <w:t>Must start with a '{' in the first position and end with '}' in the last position.</w:t>
      </w:r>
    </w:p>
    <w:p w14:paraId="64DD7911" w14:textId="77777777" w:rsidR="00BB6C2F" w:rsidRPr="005223F4" w:rsidRDefault="00BB6C2F" w:rsidP="00BE30DC">
      <w:pPr>
        <w:numPr>
          <w:ilvl w:val="0"/>
          <w:numId w:val="40"/>
        </w:numPr>
      </w:pPr>
      <w:r w:rsidRPr="005223F4">
        <w:t xml:space="preserve">'{' in any </w:t>
      </w:r>
      <w:del w:id="916" w:author="Steve Hanson" w:date="2012-02-23T11:16:00Z">
        <w:r w:rsidRPr="005223F4" w:rsidDel="00786BB4">
          <w:delText xml:space="preserve">other </w:delText>
        </w:r>
      </w:del>
      <w:r w:rsidRPr="005223F4">
        <w:t xml:space="preserve">position </w:t>
      </w:r>
      <w:ins w:id="917" w:author="Steve Hanson" w:date="2012-02-23T11:16:00Z">
        <w:r w:rsidR="00786BB4">
          <w:t xml:space="preserve">other than the first </w:t>
        </w:r>
      </w:ins>
      <w:r w:rsidRPr="005223F4">
        <w:t>i</w:t>
      </w:r>
      <w:ins w:id="918" w:author="Steve Hanson" w:date="2012-02-23T11:15:00Z">
        <w:r w:rsidR="00786BB4">
          <w:t>s</w:t>
        </w:r>
      </w:ins>
      <w:del w:id="919" w:author="Steve Hanson" w:date="2012-02-23T11:15:00Z">
        <w:r w:rsidRPr="005223F4" w:rsidDel="00786BB4">
          <w:delText>f</w:delText>
        </w:r>
      </w:del>
      <w:r w:rsidRPr="005223F4">
        <w:t xml:space="preserve"> treated as a literal</w:t>
      </w:r>
    </w:p>
    <w:p w14:paraId="1F7A6595" w14:textId="77777777" w:rsidR="00BB6C2F" w:rsidRPr="005223F4" w:rsidRDefault="00BB6C2F" w:rsidP="00482F90">
      <w:pPr>
        <w:numPr>
          <w:ilvl w:val="0"/>
          <w:numId w:val="40"/>
        </w:numPr>
      </w:pPr>
      <w:r w:rsidRPr="005223F4">
        <w:t>'}' in any position other tha</w:t>
      </w:r>
      <w:r w:rsidR="00482F90" w:rsidRPr="005223F4">
        <w:t>n</w:t>
      </w:r>
      <w:r w:rsidRPr="005223F4">
        <w:t xml:space="preserve"> the last position is treated as a literal.</w:t>
      </w:r>
    </w:p>
    <w:p w14:paraId="3597C7E4" w14:textId="77777777" w:rsidR="00BB6C2F" w:rsidRPr="005223F4" w:rsidDel="00786BB4" w:rsidRDefault="00482F90" w:rsidP="00482F90">
      <w:pPr>
        <w:numPr>
          <w:ilvl w:val="0"/>
          <w:numId w:val="40"/>
        </w:numPr>
        <w:rPr>
          <w:del w:id="920" w:author="Steve Hanson" w:date="2012-02-23T11:17:00Z"/>
        </w:rPr>
      </w:pPr>
      <w:commentRangeStart w:id="921"/>
      <w:r w:rsidRPr="005223F4">
        <w:t>'{{' as the first characters are treated as the literal '{' and not a</w:t>
      </w:r>
      <w:ins w:id="922" w:author="Steve Hanson" w:date="2012-02-23T11:15:00Z">
        <w:r w:rsidR="00786BB4">
          <w:t>s the start of a</w:t>
        </w:r>
      </w:ins>
      <w:r w:rsidRPr="005223F4">
        <w:t xml:space="preserve"> DFDL expression</w:t>
      </w:r>
      <w:commentRangeEnd w:id="921"/>
      <w:r w:rsidR="00806B36">
        <w:rPr>
          <w:rStyle w:val="CommentReference"/>
        </w:rPr>
        <w:commentReference w:id="921"/>
      </w:r>
      <w:r w:rsidRPr="005223F4">
        <w:t>.</w:t>
      </w:r>
    </w:p>
    <w:p w14:paraId="1ADC499A" w14:textId="77777777" w:rsidR="00F70FEF" w:rsidRPr="005223F4" w:rsidRDefault="00F70FEF" w:rsidP="00115A5F">
      <w:pPr>
        <w:numPr>
          <w:ilvl w:val="0"/>
          <w:numId w:val="40"/>
        </w:numPr>
      </w:pPr>
    </w:p>
    <w:p w14:paraId="10004F46" w14:textId="1DF42F5F" w:rsidR="00FA2ECD" w:rsidRPr="005223F4" w:rsidDel="001D4C1A" w:rsidRDefault="00FA2ECD" w:rsidP="00FA2ECD">
      <w:pPr>
        <w:rPr>
          <w:del w:id="923" w:author="mbeckerle" w:date="2012-04-22T21:45:00Z"/>
        </w:rPr>
      </w:pP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161F1749" w:rsidR="00BE62B6" w:rsidRPr="005223F4" w:rsidRDefault="00922744" w:rsidP="00C953CC">
      <w:commentRangeStart w:id="924"/>
      <w:r w:rsidRPr="005223F4">
        <w:t>DFDL expressions that are used to provide the value of DFDL properties in the dfd</w:t>
      </w:r>
      <w:r w:rsidR="00C953CC" w:rsidRPr="005223F4">
        <w:t>:</w:t>
      </w:r>
      <w:r w:rsidRPr="005223F4">
        <w:t xml:space="preserve">format annotation on the </w:t>
      </w:r>
      <w:ins w:id="925" w:author="Steve Hanson" w:date="2012-08-06T12:03:00Z">
        <w:r w:rsidR="00115A5F">
          <w:t xml:space="preserve">top level </w:t>
        </w:r>
      </w:ins>
      <w:r w:rsidRPr="005223F4">
        <w:t xml:space="preserve">xs:schema </w:t>
      </w:r>
      <w:ins w:id="926" w:author="Steve Hanson" w:date="2012-08-06T12:03:00Z">
        <w:r w:rsidR="00115A5F">
          <w:t xml:space="preserve">declaration </w:t>
        </w:r>
      </w:ins>
      <w:r w:rsidRPr="005223F4">
        <w:t>MAY NOT contain relative paths.</w:t>
      </w:r>
      <w:commentRangeEnd w:id="924"/>
      <w:r w:rsidR="009908C8">
        <w:rPr>
          <w:rStyle w:val="CommentReference"/>
        </w:rPr>
        <w:commentReference w:id="924"/>
      </w:r>
      <w:del w:id="927" w:author="mbeckerle" w:date="2012-04-22T21:45:00Z">
        <w:r w:rsidR="0053791A" w:rsidRPr="005223F4" w:rsidDel="001D4C1A">
          <w:br/>
        </w:r>
      </w:del>
    </w:p>
    <w:p w14:paraId="6C3B017D" w14:textId="77777777" w:rsidR="005A1CD2" w:rsidRPr="005223F4" w:rsidRDefault="005A1CD2" w:rsidP="00945088">
      <w:pPr>
        <w:pStyle w:val="Heading3"/>
      </w:pPr>
      <w:bookmarkStart w:id="928" w:name="_Toc199516247"/>
      <w:bookmarkStart w:id="929" w:name="_Toc243112765"/>
      <w:bookmarkStart w:id="930" w:name="_Toc177399035"/>
      <w:bookmarkStart w:id="931" w:name="_Toc175057322"/>
      <w:bookmarkStart w:id="932" w:name="_Toc194983925"/>
      <w:bookmarkStart w:id="933" w:name="_Toc332724378"/>
      <w:r w:rsidRPr="005223F4">
        <w:t xml:space="preserve">DFDL </w:t>
      </w:r>
      <w:r w:rsidR="00E85E94" w:rsidRPr="005223F4">
        <w:t xml:space="preserve">Regular </w:t>
      </w:r>
      <w:r w:rsidRPr="005223F4">
        <w:t>Expressions</w:t>
      </w:r>
      <w:bookmarkEnd w:id="933"/>
      <w:r w:rsidRPr="005223F4">
        <w:t xml:space="preserve"> </w:t>
      </w:r>
      <w:bookmarkEnd w:id="928"/>
      <w:bookmarkEnd w:id="929"/>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D04199">
        <w:rPr>
          <w:cs/>
        </w:rPr>
        <w:t>‎</w:t>
      </w:r>
      <w:r w:rsidR="00D04199">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D04199" w:rsidRPr="005223F4">
        <w:t xml:space="preserve"> DFDL Regular Expressions</w:t>
      </w:r>
      <w:r w:rsidR="005A1CD2" w:rsidRPr="005223F4">
        <w:fldChar w:fldCharType="end"/>
      </w:r>
      <w:r w:rsidR="00BE43A2" w:rsidRPr="005223F4">
        <w:t>.</w:t>
      </w:r>
    </w:p>
    <w:p w14:paraId="709E5D79" w14:textId="07332DF1" w:rsidR="005A1CD2" w:rsidRPr="005223F4" w:rsidDel="001D4C1A" w:rsidRDefault="005A1CD2" w:rsidP="005A1CD2">
      <w:pPr>
        <w:rPr>
          <w:del w:id="934" w:author="mbeckerle" w:date="2012-04-22T21:45:00Z"/>
        </w:rPr>
      </w:pPr>
      <w:bookmarkStart w:id="935" w:name="_Toc322911550"/>
      <w:bookmarkStart w:id="936" w:name="_Toc322912089"/>
      <w:bookmarkStart w:id="937" w:name="_Toc329092939"/>
      <w:bookmarkStart w:id="938" w:name="_Toc332701452"/>
      <w:bookmarkStart w:id="939" w:name="_Toc332701759"/>
      <w:bookmarkStart w:id="940" w:name="_Toc332711553"/>
      <w:bookmarkStart w:id="941" w:name="_Toc332711861"/>
      <w:bookmarkStart w:id="942" w:name="_Toc332712163"/>
      <w:bookmarkStart w:id="943" w:name="_Toc332724079"/>
      <w:bookmarkStart w:id="944" w:name="_Toc332724379"/>
      <w:bookmarkEnd w:id="935"/>
      <w:bookmarkEnd w:id="936"/>
      <w:bookmarkEnd w:id="937"/>
      <w:bookmarkEnd w:id="938"/>
      <w:bookmarkEnd w:id="939"/>
      <w:bookmarkEnd w:id="940"/>
      <w:bookmarkEnd w:id="941"/>
      <w:bookmarkEnd w:id="942"/>
      <w:bookmarkEnd w:id="943"/>
      <w:bookmarkEnd w:id="944"/>
    </w:p>
    <w:p w14:paraId="0674D49C" w14:textId="77777777" w:rsidR="00A771A2" w:rsidRPr="005223F4" w:rsidRDefault="00A771A2" w:rsidP="00945088">
      <w:pPr>
        <w:pStyle w:val="Heading3"/>
      </w:pPr>
      <w:bookmarkStart w:id="945" w:name="_Toc199516248"/>
      <w:bookmarkStart w:id="946" w:name="_Toc243112766"/>
      <w:bookmarkStart w:id="947" w:name="_Toc332724380"/>
      <w:r w:rsidRPr="005223F4">
        <w:t>Enumerations in DFDL</w:t>
      </w:r>
      <w:bookmarkEnd w:id="947"/>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3A0EC5">
      <w:pPr>
        <w:pStyle w:val="Heading1"/>
      </w:pPr>
      <w:bookmarkStart w:id="948" w:name="_Toc332724381"/>
      <w:r w:rsidRPr="005223F4">
        <w:t>Syntax</w:t>
      </w:r>
      <w:r w:rsidR="00266CCF" w:rsidRPr="005223F4">
        <w:t xml:space="preserve"> </w:t>
      </w:r>
      <w:r w:rsidRPr="005223F4">
        <w:t>of DFDL Annotation Elements</w:t>
      </w:r>
      <w:bookmarkEnd w:id="930"/>
      <w:bookmarkEnd w:id="931"/>
      <w:bookmarkEnd w:id="932"/>
      <w:bookmarkEnd w:id="945"/>
      <w:bookmarkEnd w:id="946"/>
      <w:bookmarkEnd w:id="948"/>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7D813081" w14:textId="517638B7" w:rsidR="00B74F91" w:rsidRPr="005223F4" w:rsidDel="001D4C1A" w:rsidRDefault="00B74F91" w:rsidP="00B74F91">
      <w:pPr>
        <w:rPr>
          <w:del w:id="949" w:author="mbeckerle" w:date="2012-04-22T21:45:00Z"/>
        </w:rPr>
      </w:pP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D04199" w:rsidRPr="005223F4">
        <w:t xml:space="preserve">Table </w:t>
      </w:r>
      <w:r w:rsidR="00D04199">
        <w:rPr>
          <w:noProof/>
        </w:rPr>
        <w:t>1</w:t>
      </w:r>
      <w:r w:rsidR="00D04199" w:rsidRPr="005223F4">
        <w:t xml:space="preserve"> - DFDL Annotation Elements</w:t>
      </w:r>
      <w:r w:rsidR="00B74F91" w:rsidRPr="005223F4">
        <w:fldChar w:fldCharType="end"/>
      </w:r>
    </w:p>
    <w:p w14:paraId="7E02E6A4" w14:textId="77777777" w:rsidR="00073A72" w:rsidRPr="005223F4" w:rsidRDefault="00EB7CF3">
      <w:pPr>
        <w:pStyle w:val="Heading2"/>
      </w:pPr>
      <w:bookmarkStart w:id="950" w:name="_Toc177399036"/>
      <w:bookmarkStart w:id="951" w:name="_Toc175057323"/>
      <w:bookmarkStart w:id="952" w:name="_Toc199516249"/>
      <w:bookmarkStart w:id="953" w:name="_Toc194983926"/>
      <w:bookmarkStart w:id="954" w:name="_Toc243112767"/>
      <w:bookmarkStart w:id="955" w:name="_Ref251074571"/>
      <w:bookmarkStart w:id="956" w:name="_Ref251074576"/>
      <w:bookmarkStart w:id="957" w:name="_Toc332724382"/>
      <w:r w:rsidRPr="005223F4">
        <w:t xml:space="preserve">Component </w:t>
      </w:r>
      <w:r w:rsidR="00F23058" w:rsidRPr="005223F4">
        <w:t>Format A</w:t>
      </w:r>
      <w:r w:rsidR="00E56E20" w:rsidRPr="005223F4">
        <w:t>nnotations</w:t>
      </w:r>
      <w:bookmarkEnd w:id="775"/>
      <w:bookmarkEnd w:id="950"/>
      <w:bookmarkEnd w:id="951"/>
      <w:bookmarkEnd w:id="952"/>
      <w:bookmarkEnd w:id="953"/>
      <w:bookmarkEnd w:id="954"/>
      <w:bookmarkEnd w:id="955"/>
      <w:bookmarkEnd w:id="956"/>
      <w:bookmarkEnd w:id="957"/>
    </w:p>
    <w:p w14:paraId="50572D18" w14:textId="77777777" w:rsidR="00073A72" w:rsidRDefault="00073A72" w:rsidP="008A0531">
      <w:pPr>
        <w:rPr>
          <w:ins w:id="958" w:author="Steve Hanson" w:date="2012-02-23T11:26:00Z"/>
        </w:rPr>
      </w:pPr>
      <w:r w:rsidRPr="005223F4">
        <w:t xml:space="preserve">A data format can be 'used'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3B69D3F3" w14:textId="3F6A925E" w:rsidR="0098329B" w:rsidRPr="005223F4" w:rsidDel="001D4C1A" w:rsidRDefault="0098329B" w:rsidP="008A0531">
      <w:pPr>
        <w:rPr>
          <w:del w:id="959" w:author="mbeckerle" w:date="2012-04-22T21:45:00Z"/>
        </w:rPr>
      </w:pP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p w14:paraId="00AD46E9" w14:textId="767E060C" w:rsidR="005F4B0A" w:rsidRPr="005223F4" w:rsidDel="001D4C1A" w:rsidRDefault="005F4B0A" w:rsidP="00073A72">
      <w:pPr>
        <w:rPr>
          <w:del w:id="960"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F4B0A" w:rsidRPr="005223F4" w14:paraId="66B9BD6A" w14:textId="77777777" w:rsidTr="00240AC5">
        <w:tc>
          <w:tcPr>
            <w:tcW w:w="4428" w:type="dxa"/>
            <w:shd w:val="clear" w:color="auto" w:fill="F3F3F3"/>
          </w:tcPr>
          <w:p w14:paraId="1286041B" w14:textId="77777777" w:rsidR="005F4B0A" w:rsidRPr="005E3B09" w:rsidRDefault="005F4B0A" w:rsidP="00240AC5">
            <w:pPr>
              <w:jc w:val="center"/>
              <w:rPr>
                <w:b/>
                <w:iCs/>
              </w:rPr>
            </w:pPr>
            <w:r w:rsidRPr="00275A32">
              <w:rPr>
                <w:b/>
                <w:iCs/>
              </w:rPr>
              <w:t xml:space="preserve">Schema </w:t>
            </w:r>
            <w:r w:rsidR="00913369" w:rsidRPr="005E3B09">
              <w:rPr>
                <w:b/>
                <w:iCs/>
              </w:rPr>
              <w:t>component</w:t>
            </w:r>
          </w:p>
        </w:tc>
        <w:tc>
          <w:tcPr>
            <w:tcW w:w="4428" w:type="dxa"/>
            <w:shd w:val="clear" w:color="auto" w:fill="F3F3F3"/>
          </w:tcPr>
          <w:p w14:paraId="3A5840C6" w14:textId="77777777" w:rsidR="005F4B0A" w:rsidRPr="00F81703" w:rsidRDefault="002776C2" w:rsidP="00240AC5">
            <w:pPr>
              <w:jc w:val="center"/>
              <w:rPr>
                <w:b/>
                <w:iCs/>
              </w:rPr>
            </w:pPr>
            <w:r w:rsidRPr="00F81703">
              <w:rPr>
                <w:b/>
                <w:iCs/>
              </w:rPr>
              <w:t xml:space="preserve">DFDL </w:t>
            </w:r>
            <w:r w:rsidR="005F4B0A" w:rsidRPr="00F81703">
              <w:rPr>
                <w:b/>
                <w:iCs/>
              </w:rPr>
              <w:t>annotation</w:t>
            </w:r>
          </w:p>
        </w:tc>
      </w:tr>
      <w:tr w:rsidR="005F4B0A" w:rsidRPr="005223F4" w14:paraId="50CEDCF8" w14:textId="77777777" w:rsidTr="00240AC5">
        <w:tc>
          <w:tcPr>
            <w:tcW w:w="4428" w:type="dxa"/>
            <w:shd w:val="clear" w:color="auto" w:fill="auto"/>
          </w:tcPr>
          <w:p w14:paraId="7EA4669E" w14:textId="77777777" w:rsidR="005F4B0A" w:rsidRPr="005223F4" w:rsidRDefault="005F4B0A" w:rsidP="00240AC5">
            <w:pPr>
              <w:jc w:val="center"/>
            </w:pPr>
            <w:r w:rsidRPr="005223F4">
              <w:t>xs:choice</w:t>
            </w:r>
          </w:p>
        </w:tc>
        <w:tc>
          <w:tcPr>
            <w:tcW w:w="4428" w:type="dxa"/>
            <w:shd w:val="clear" w:color="auto" w:fill="auto"/>
          </w:tcPr>
          <w:p w14:paraId="0401B6CF" w14:textId="77777777" w:rsidR="005F4B0A" w:rsidRPr="005223F4" w:rsidRDefault="005F4B0A" w:rsidP="00240AC5">
            <w:pPr>
              <w:jc w:val="center"/>
            </w:pPr>
            <w:r w:rsidRPr="005223F4">
              <w:t>dfdl:choice</w:t>
            </w:r>
          </w:p>
        </w:tc>
      </w:tr>
      <w:tr w:rsidR="005F4B0A" w:rsidRPr="005223F4" w14:paraId="238FE603" w14:textId="77777777" w:rsidTr="00240AC5">
        <w:tc>
          <w:tcPr>
            <w:tcW w:w="4428" w:type="dxa"/>
            <w:shd w:val="clear" w:color="auto" w:fill="auto"/>
          </w:tcPr>
          <w:p w14:paraId="2AFFF1A8" w14:textId="77777777" w:rsidR="005F4B0A" w:rsidRPr="005223F4" w:rsidRDefault="005F4B0A" w:rsidP="00240AC5">
            <w:pPr>
              <w:jc w:val="center"/>
            </w:pPr>
            <w:r w:rsidRPr="005223F4">
              <w:t>xs:element</w:t>
            </w:r>
          </w:p>
        </w:tc>
        <w:tc>
          <w:tcPr>
            <w:tcW w:w="4428" w:type="dxa"/>
            <w:shd w:val="clear" w:color="auto" w:fill="auto"/>
          </w:tcPr>
          <w:p w14:paraId="37E69286" w14:textId="77777777" w:rsidR="005F4B0A" w:rsidRPr="005223F4" w:rsidRDefault="005F4B0A" w:rsidP="00240AC5">
            <w:pPr>
              <w:jc w:val="center"/>
            </w:pPr>
            <w:r w:rsidRPr="005223F4">
              <w:t>dfdl:element</w:t>
            </w:r>
          </w:p>
        </w:tc>
      </w:tr>
      <w:tr w:rsidR="005F4B0A" w:rsidRPr="005223F4" w14:paraId="65229C1D" w14:textId="77777777" w:rsidTr="00240AC5">
        <w:tc>
          <w:tcPr>
            <w:tcW w:w="4428" w:type="dxa"/>
            <w:shd w:val="clear" w:color="auto" w:fill="auto"/>
          </w:tcPr>
          <w:p w14:paraId="6277D7EE" w14:textId="77777777" w:rsidR="005F4B0A" w:rsidRPr="005223F4" w:rsidRDefault="005F4B0A" w:rsidP="00240AC5">
            <w:pPr>
              <w:jc w:val="center"/>
            </w:pPr>
            <w:r w:rsidRPr="005223F4">
              <w:t>xs:element reference</w:t>
            </w:r>
          </w:p>
        </w:tc>
        <w:tc>
          <w:tcPr>
            <w:tcW w:w="4428" w:type="dxa"/>
            <w:shd w:val="clear" w:color="auto" w:fill="auto"/>
          </w:tcPr>
          <w:p w14:paraId="2AA3B34F" w14:textId="77777777" w:rsidR="005F4B0A" w:rsidRPr="005223F4" w:rsidRDefault="005F4B0A" w:rsidP="00240AC5">
            <w:pPr>
              <w:jc w:val="center"/>
            </w:pPr>
            <w:r w:rsidRPr="005223F4">
              <w:t>dfdl:element</w:t>
            </w:r>
          </w:p>
        </w:tc>
      </w:tr>
      <w:tr w:rsidR="005F4B0A" w:rsidRPr="005223F4" w14:paraId="76E1F728" w14:textId="77777777" w:rsidTr="00240AC5">
        <w:tc>
          <w:tcPr>
            <w:tcW w:w="4428" w:type="dxa"/>
            <w:shd w:val="clear" w:color="auto" w:fill="auto"/>
          </w:tcPr>
          <w:p w14:paraId="7BCBEA22" w14:textId="77777777" w:rsidR="005F4B0A" w:rsidRPr="005223F4" w:rsidRDefault="00806B36" w:rsidP="00240AC5">
            <w:pPr>
              <w:jc w:val="center"/>
            </w:pPr>
            <w:ins w:id="961" w:author="Steve Hanson" w:date="2012-02-23T14:27:00Z">
              <w:r>
                <w:t>x</w:t>
              </w:r>
            </w:ins>
            <w:del w:id="962" w:author="Steve Hanson" w:date="2012-02-23T14:27:00Z">
              <w:r w:rsidR="0098329B" w:rsidRPr="005223F4" w:rsidDel="00806B36">
                <w:delText>X</w:delText>
              </w:r>
            </w:del>
            <w:r w:rsidR="005F4B0A" w:rsidRPr="005223F4">
              <w:t>s:group reference</w:t>
            </w:r>
          </w:p>
        </w:tc>
        <w:tc>
          <w:tcPr>
            <w:tcW w:w="4428" w:type="dxa"/>
            <w:shd w:val="clear" w:color="auto" w:fill="auto"/>
          </w:tcPr>
          <w:p w14:paraId="58E2263E" w14:textId="77777777" w:rsidR="005F4B0A" w:rsidRPr="005223F4" w:rsidRDefault="005F4B0A" w:rsidP="00240AC5">
            <w:pPr>
              <w:jc w:val="center"/>
            </w:pPr>
            <w:r w:rsidRPr="005223F4">
              <w:t>dfdl:group</w:t>
            </w:r>
          </w:p>
        </w:tc>
      </w:tr>
      <w:tr w:rsidR="008A0531" w:rsidRPr="005223F4" w14:paraId="1FB06C23" w14:textId="77777777" w:rsidTr="00240AC5">
        <w:tc>
          <w:tcPr>
            <w:tcW w:w="4428" w:type="dxa"/>
            <w:shd w:val="clear" w:color="auto" w:fill="auto"/>
          </w:tcPr>
          <w:p w14:paraId="55D3A32E" w14:textId="77777777" w:rsidR="008A0531" w:rsidRPr="005223F4" w:rsidRDefault="008A0531" w:rsidP="00240AC5">
            <w:pPr>
              <w:jc w:val="center"/>
            </w:pPr>
            <w:r w:rsidRPr="005223F4">
              <w:t>xs:schema</w:t>
            </w:r>
          </w:p>
        </w:tc>
        <w:tc>
          <w:tcPr>
            <w:tcW w:w="4428" w:type="dxa"/>
            <w:shd w:val="clear" w:color="auto" w:fill="auto"/>
          </w:tcPr>
          <w:p w14:paraId="3327FA0C" w14:textId="77777777" w:rsidR="008A0531" w:rsidRPr="005223F4" w:rsidRDefault="008A0531" w:rsidP="00240AC5">
            <w:pPr>
              <w:jc w:val="center"/>
            </w:pPr>
            <w:r w:rsidRPr="005223F4">
              <w:t>dfdl:format</w:t>
            </w:r>
          </w:p>
        </w:tc>
      </w:tr>
      <w:tr w:rsidR="008A0531" w:rsidRPr="005223F4" w14:paraId="3591FBF4" w14:textId="77777777" w:rsidTr="00240AC5">
        <w:tc>
          <w:tcPr>
            <w:tcW w:w="4428" w:type="dxa"/>
            <w:shd w:val="clear" w:color="auto" w:fill="auto"/>
          </w:tcPr>
          <w:p w14:paraId="4E314305" w14:textId="77777777" w:rsidR="008A0531" w:rsidRPr="005223F4" w:rsidRDefault="00806B36" w:rsidP="00240AC5">
            <w:pPr>
              <w:jc w:val="center"/>
            </w:pPr>
            <w:ins w:id="963" w:author="Steve Hanson" w:date="2012-02-23T14:27:00Z">
              <w:r>
                <w:t>x</w:t>
              </w:r>
            </w:ins>
            <w:del w:id="964" w:author="Steve Hanson" w:date="2012-02-23T14:27:00Z">
              <w:r w:rsidR="00786BB4" w:rsidRPr="005223F4" w:rsidDel="00806B36">
                <w:delText>X</w:delText>
              </w:r>
            </w:del>
            <w:r w:rsidR="008A0531" w:rsidRPr="005223F4">
              <w:t>s:sequence</w:t>
            </w:r>
          </w:p>
        </w:tc>
        <w:tc>
          <w:tcPr>
            <w:tcW w:w="4428" w:type="dxa"/>
            <w:shd w:val="clear" w:color="auto" w:fill="auto"/>
          </w:tcPr>
          <w:p w14:paraId="52E4FB85" w14:textId="77777777" w:rsidR="008A0531" w:rsidRPr="005223F4" w:rsidRDefault="008A0531" w:rsidP="00240AC5">
            <w:pPr>
              <w:jc w:val="center"/>
            </w:pPr>
            <w:r w:rsidRPr="005223F4">
              <w:t>dfdl:sequence</w:t>
            </w:r>
          </w:p>
        </w:tc>
      </w:tr>
      <w:tr w:rsidR="008A0531" w:rsidRPr="005223F4" w14:paraId="542A5C5C" w14:textId="77777777" w:rsidTr="00240AC5">
        <w:tc>
          <w:tcPr>
            <w:tcW w:w="4428" w:type="dxa"/>
            <w:shd w:val="clear" w:color="auto" w:fill="auto"/>
          </w:tcPr>
          <w:p w14:paraId="3C7B82ED" w14:textId="77777777" w:rsidR="008A0531" w:rsidRPr="005223F4" w:rsidRDefault="008A0531" w:rsidP="00240AC5">
            <w:pPr>
              <w:jc w:val="center"/>
            </w:pPr>
            <w:r w:rsidRPr="005223F4">
              <w:t>xs:simpleType</w:t>
            </w:r>
          </w:p>
        </w:tc>
        <w:tc>
          <w:tcPr>
            <w:tcW w:w="4428" w:type="dxa"/>
            <w:shd w:val="clear" w:color="auto" w:fill="auto"/>
          </w:tcPr>
          <w:p w14:paraId="695A9C48" w14:textId="77777777" w:rsidR="008A0531" w:rsidRPr="005223F4" w:rsidRDefault="008A0531" w:rsidP="00240AC5">
            <w:pPr>
              <w:jc w:val="center"/>
            </w:pPr>
            <w:r w:rsidRPr="005223F4">
              <w:t>dfdl:simpleType</w:t>
            </w:r>
          </w:p>
        </w:tc>
      </w:tr>
    </w:tbl>
    <w:p w14:paraId="782605F7" w14:textId="77777777" w:rsidR="005F4B0A" w:rsidRPr="005223F4" w:rsidRDefault="00704888" w:rsidP="00704888">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7</w:t>
      </w:r>
      <w:r w:rsidR="008356D4">
        <w:rPr>
          <w:noProof/>
        </w:rPr>
        <w:fldChar w:fldCharType="end"/>
      </w:r>
      <w:r w:rsidRPr="005223F4">
        <w:t xml:space="preserve"> DFDL Component Annotations</w:t>
      </w:r>
    </w:p>
    <w:p w14:paraId="65BFDF0C" w14:textId="77777777" w:rsidR="00F23058" w:rsidRPr="005223F4" w:rsidRDefault="00F23058" w:rsidP="00483779">
      <w:r w:rsidRPr="005223F4">
        <w:t>In addition the dfdl:format annotation is used in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p>
    <w:p w14:paraId="0CDCB531" w14:textId="5BBAFBC2" w:rsidR="0098329B" w:rsidDel="001D4C1A" w:rsidRDefault="0098329B" w:rsidP="00C953CC">
      <w:pPr>
        <w:rPr>
          <w:ins w:id="965" w:author="Steve Hanson" w:date="2012-02-23T11:26:00Z"/>
          <w:del w:id="966" w:author="mbeckerle" w:date="2012-04-22T21:45:00Z"/>
        </w:rPr>
      </w:pP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D04199">
        <w:rPr>
          <w:cs/>
        </w:rPr>
        <w:t>‎</w:t>
      </w:r>
      <w:r w:rsidR="00D04199">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D04199" w:rsidRPr="005223F4">
        <w:t>Providing Defaults for DFDL properties</w:t>
      </w:r>
      <w:r w:rsidR="00CF210E" w:rsidRPr="005223F4">
        <w:fldChar w:fldCharType="end"/>
      </w:r>
      <w:r w:rsidR="00073A72" w:rsidRPr="005223F4">
        <w:t xml:space="preserve">. </w:t>
      </w:r>
    </w:p>
    <w:p w14:paraId="000F3B6D" w14:textId="2F5935FE" w:rsidR="00FB7D97" w:rsidRPr="005223F4" w:rsidDel="001D4C1A" w:rsidRDefault="00FB7D97" w:rsidP="00F23058">
      <w:pPr>
        <w:rPr>
          <w:del w:id="967" w:author="mbeckerle" w:date="2012-04-22T21:45:00Z"/>
        </w:rPr>
      </w:pPr>
    </w:p>
    <w:p w14:paraId="63678209" w14:textId="77777777" w:rsidR="00073A72" w:rsidRPr="005223F4" w:rsidRDefault="00C953CC" w:rsidP="00F23058">
      <w:r w:rsidRPr="005223F4">
        <w:t>Example</w:t>
      </w:r>
      <w:r w:rsidR="00707EB4" w:rsidRPr="005223F4">
        <w:t xml:space="preserve"> of </w:t>
      </w:r>
      <w:del w:id="968" w:author="Steve Hanson" w:date="2012-02-23T11:26:00Z">
        <w:r w:rsidR="00707EB4" w:rsidRPr="005223F4" w:rsidDel="0098329B">
          <w:delText>dfdl</w:delText>
        </w:r>
      </w:del>
      <w:ins w:id="969" w:author="Steve Hanson" w:date="2012-02-23T11:26:00Z">
        <w:r w:rsidR="0098329B">
          <w:t>DFDL</w:t>
        </w:r>
      </w:ins>
      <w:r w:rsidR="00707EB4" w:rsidRPr="005223F4">
        <w:t xml:space="preserve"> </w:t>
      </w:r>
      <w:r w:rsidR="00D7188B" w:rsidRPr="005223F4">
        <w:t>component annotation:</w:t>
      </w:r>
    </w:p>
    <w:p w14:paraId="14F49161" w14:textId="0C791610" w:rsidR="00D7188B" w:rsidRPr="005223F4" w:rsidDel="001D4C1A" w:rsidRDefault="00D7188B" w:rsidP="00F23058">
      <w:pPr>
        <w:rPr>
          <w:del w:id="970" w:author="mbeckerle" w:date="2012-04-22T21:45:00Z"/>
        </w:rPr>
      </w:pPr>
    </w:p>
    <w:p w14:paraId="0579EBE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315B3F67" w14:textId="77777777" w:rsidR="00073A72" w:rsidRPr="005223F4" w:rsidRDefault="0098329B" w:rsidP="00FB7D97">
      <w:pPr>
        <w:pStyle w:val="XMLExcerpt"/>
        <w:rPr>
          <w:rStyle w:val="CodeCharacter"/>
          <w:sz w:val="20"/>
          <w:szCs w:val="20"/>
          <w:lang w:val="en-US"/>
        </w:rPr>
      </w:pPr>
      <w:ins w:id="971"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149C2764"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972" w:author="Steve Hanson" w:date="2012-02-23T11:27:00Z">
        <w:r w:rsidR="0098329B">
          <w:rPr>
            <w:rStyle w:val="CodeCharacter"/>
            <w:sz w:val="20"/>
            <w:szCs w:val="20"/>
            <w:lang w:val="en-US"/>
          </w:rPr>
          <w:t xml:space="preserve"> </w:t>
        </w:r>
      </w:ins>
      <w:r w:rsidR="00C07A9E" w:rsidRPr="005223F4">
        <w:rPr>
          <w:rStyle w:val="CodeCharacter"/>
          <w:sz w:val="20"/>
          <w:szCs w:val="20"/>
          <w:lang w:val="en-US"/>
        </w:rPr>
        <w:t>&lt;xs:element</w:t>
      </w:r>
      <w:r w:rsidRPr="005223F4">
        <w:rPr>
          <w:rStyle w:val="CodeCharacter"/>
          <w:sz w:val="20"/>
          <w:szCs w:val="20"/>
          <w:lang w:val="en-US"/>
        </w:rPr>
        <w:t xml:space="preserve"> name="</w:t>
      </w:r>
      <w:ins w:id="973" w:author="Steve Hanson" w:date="2012-02-23T11:26:00Z">
        <w:r w:rsidR="0098329B">
          <w:rPr>
            <w:rStyle w:val="CodeCharacter"/>
            <w:sz w:val="20"/>
            <w:szCs w:val="20"/>
            <w:lang w:val="en-US"/>
          </w:rPr>
          <w:t>root</w:t>
        </w:r>
      </w:ins>
      <w:del w:id="974" w:author="Steve Hanson" w:date="2012-02-23T11:26:00Z">
        <w:r w:rsidRPr="005223F4" w:rsidDel="0098329B">
          <w:rPr>
            <w:rStyle w:val="CodeCharacter"/>
            <w:sz w:val="20"/>
            <w:szCs w:val="20"/>
            <w:lang w:val="en-US"/>
          </w:rPr>
          <w:delText>foo</w:delText>
        </w:r>
      </w:del>
      <w:r w:rsidRPr="005223F4">
        <w:rPr>
          <w:rStyle w:val="CodeCharacter"/>
          <w:sz w:val="20"/>
          <w:szCs w:val="20"/>
          <w:lang w:val="en-US"/>
        </w:rPr>
        <w:t>"&gt;</w:t>
      </w:r>
    </w:p>
    <w:p w14:paraId="459FDA0E" w14:textId="77777777" w:rsidR="00073A72" w:rsidRPr="005223F4" w:rsidDel="0098329B" w:rsidRDefault="00073A72" w:rsidP="00FB7D97">
      <w:pPr>
        <w:pStyle w:val="XMLExcerpt"/>
        <w:rPr>
          <w:del w:id="975" w:author="Steve Hanson" w:date="2012-02-23T11:27:00Z"/>
          <w:rStyle w:val="CodeCharacter"/>
          <w:sz w:val="20"/>
          <w:szCs w:val="20"/>
          <w:lang w:val="en-US"/>
        </w:rPr>
      </w:pPr>
      <w:del w:id="976" w:author="Steve Hanson" w:date="2012-02-23T11:27:00Z">
        <w:r w:rsidRPr="005223F4" w:rsidDel="0098329B">
          <w:rPr>
            <w:rStyle w:val="CodeCharacter"/>
            <w:sz w:val="20"/>
            <w:szCs w:val="20"/>
            <w:lang w:val="en-US"/>
          </w:rPr>
          <w:delText xml:space="preserve">  </w:delText>
        </w:r>
      </w:del>
    </w:p>
    <w:p w14:paraId="207D23C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&lt;xs:annotation&gt;</w:t>
      </w:r>
    </w:p>
    <w:p w14:paraId="7BD34BB5"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740C4F98" w14:textId="77777777" w:rsidR="00073A72" w:rsidRPr="005223F4" w:rsidRDefault="00073A72" w:rsidP="00FB7D97">
      <w:pPr>
        <w:pStyle w:val="XMLExcerpt"/>
        <w:rPr>
          <w:rStyle w:val="CodeCharacter"/>
          <w:sz w:val="20"/>
          <w:szCs w:val="21"/>
          <w:lang w:val="en-US"/>
        </w:rPr>
      </w:pPr>
      <w:r w:rsidRPr="005223F4">
        <w:rPr>
          <w:rStyle w:val="CodeCharacter"/>
          <w:sz w:val="20"/>
          <w:szCs w:val="20"/>
          <w:lang w:val="en-US"/>
        </w:rPr>
        <w:t xml:space="preserve">        </w:t>
      </w:r>
      <w:r w:rsidRPr="005223F4">
        <w:rPr>
          <w:rStyle w:val="CodeCharacter"/>
          <w:sz w:val="20"/>
          <w:szCs w:val="21"/>
          <w:lang w:val="en-US"/>
        </w:rPr>
        <w:t>&lt;dfdl:</w:t>
      </w:r>
      <w:r w:rsidR="00F411FE" w:rsidRPr="005223F4">
        <w:rPr>
          <w:rStyle w:val="CodeCharacter"/>
          <w:sz w:val="20"/>
          <w:szCs w:val="21"/>
          <w:lang w:val="en-US"/>
        </w:rPr>
        <w:t>element</w:t>
      </w:r>
      <w:r w:rsidRPr="005223F4">
        <w:rPr>
          <w:rStyle w:val="CodeCharacter"/>
          <w:sz w:val="20"/>
          <w:szCs w:val="21"/>
          <w:lang w:val="en-US"/>
        </w:rPr>
        <w:t xml:space="preserve"> ref=”aBaseConfig” </w:t>
      </w:r>
    </w:p>
    <w:p w14:paraId="1756695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w:t>
      </w:r>
      <w:r w:rsidR="00C73BDA" w:rsidRPr="005223F4">
        <w:rPr>
          <w:rStyle w:val="CodeCharacter"/>
          <w:sz w:val="20"/>
          <w:szCs w:val="21"/>
          <w:lang w:val="en-US"/>
        </w:rPr>
        <w:t>representation</w:t>
      </w:r>
      <w:r w:rsidRPr="005223F4">
        <w:rPr>
          <w:rStyle w:val="CodeCharacter"/>
          <w:sz w:val="20"/>
          <w:szCs w:val="21"/>
          <w:lang w:val="en-US"/>
        </w:rPr>
        <w:t xml:space="preserve">="text" </w:t>
      </w:r>
    </w:p>
    <w:p w14:paraId="6913F07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encoding="UTF-8"/&gt;</w:t>
      </w:r>
    </w:p>
    <w:p w14:paraId="3CFCF878"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&lt;/xs:appinfo&gt;</w:t>
      </w:r>
    </w:p>
    <w:p w14:paraId="4FD4FB5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977" w:author="Steve Hanson" w:date="2012-02-23T11:27:00Z">
        <w:r w:rsidR="0098329B">
          <w:rPr>
            <w:rStyle w:val="CodeCharacter"/>
            <w:sz w:val="20"/>
            <w:szCs w:val="20"/>
            <w:lang w:val="en-US"/>
          </w:rPr>
          <w:t xml:space="preserve"> </w:t>
        </w:r>
      </w:ins>
      <w:r w:rsidRPr="005223F4">
        <w:rPr>
          <w:rStyle w:val="CodeCharacter"/>
          <w:sz w:val="20"/>
          <w:szCs w:val="20"/>
          <w:lang w:val="en-US"/>
        </w:rPr>
        <w:t>&lt;/xs:annotation&gt;</w:t>
      </w:r>
    </w:p>
    <w:p w14:paraId="38BC34F1" w14:textId="77777777" w:rsidR="00CE2969" w:rsidRPr="005223F4" w:rsidDel="0098329B" w:rsidRDefault="00CE2969" w:rsidP="00FB7D97">
      <w:pPr>
        <w:pStyle w:val="XMLExcerpt"/>
        <w:rPr>
          <w:del w:id="978" w:author="Steve Hanson" w:date="2012-02-23T11:27:00Z"/>
          <w:rStyle w:val="CodeCharacter"/>
          <w:sz w:val="20"/>
          <w:szCs w:val="20"/>
          <w:lang w:val="en-US"/>
        </w:rPr>
      </w:pPr>
      <w:del w:id="979" w:author="Steve Hanson" w:date="2012-02-23T11:27:00Z">
        <w:r w:rsidRPr="005223F4" w:rsidDel="0098329B">
          <w:rPr>
            <w:rStyle w:val="CodeCharacter"/>
            <w:sz w:val="20"/>
            <w:szCs w:val="20"/>
            <w:lang w:val="en-US"/>
          </w:rPr>
          <w:delText xml:space="preserve">  &lt;xs:complexType&gt;</w:delText>
        </w:r>
      </w:del>
    </w:p>
    <w:p w14:paraId="2747DBB1" w14:textId="77777777" w:rsidR="00073A72" w:rsidRPr="005223F4" w:rsidDel="0098329B" w:rsidRDefault="00073A72" w:rsidP="00FB7D97">
      <w:pPr>
        <w:pStyle w:val="XMLExcerpt"/>
        <w:rPr>
          <w:del w:id="980" w:author="Steve Hanson" w:date="2012-02-23T11:27:00Z"/>
          <w:rStyle w:val="CodeCharacter"/>
          <w:sz w:val="20"/>
          <w:szCs w:val="20"/>
          <w:lang w:val="en-US"/>
        </w:rPr>
      </w:pPr>
      <w:del w:id="981" w:author="Steve Hanson" w:date="2012-02-23T11:27:00Z">
        <w:r w:rsidRPr="005223F4" w:rsidDel="0098329B">
          <w:rPr>
            <w:rStyle w:val="CodeCharacter"/>
            <w:sz w:val="20"/>
            <w:szCs w:val="20"/>
            <w:lang w:val="en-US"/>
          </w:rPr>
          <w:delText>...</w:delText>
        </w:r>
        <w:r w:rsidR="00210EB6" w:rsidRPr="005223F4" w:rsidDel="0098329B">
          <w:rPr>
            <w:rStyle w:val="CodeCharacter"/>
            <w:sz w:val="20"/>
            <w:szCs w:val="20"/>
            <w:lang w:val="en-US"/>
          </w:rPr>
          <w:delText>content here is described by the</w:delText>
        </w:r>
        <w:r w:rsidRPr="005223F4" w:rsidDel="0098329B">
          <w:rPr>
            <w:rStyle w:val="CodeCharacter"/>
            <w:sz w:val="20"/>
            <w:szCs w:val="20"/>
            <w:lang w:val="en-US"/>
          </w:rPr>
          <w:delText xml:space="preserve"> specified representation properties ...</w:delText>
        </w:r>
      </w:del>
    </w:p>
    <w:p w14:paraId="0AC3DC7C" w14:textId="77777777" w:rsidR="00073A72" w:rsidRPr="005223F4" w:rsidRDefault="0098329B" w:rsidP="00FB7D97">
      <w:pPr>
        <w:pStyle w:val="XMLExcerpt"/>
        <w:rPr>
          <w:rStyle w:val="CodeCharacter"/>
          <w:sz w:val="20"/>
          <w:szCs w:val="20"/>
          <w:lang w:val="en-US"/>
        </w:rPr>
      </w:pPr>
      <w:ins w:id="982" w:author="Steve Hanson" w:date="2012-02-23T11:27:00Z">
        <w:r>
          <w:rPr>
            <w:rStyle w:val="CodeCharacter"/>
            <w:sz w:val="20"/>
            <w:szCs w:val="20"/>
            <w:lang w:val="en-US"/>
          </w:rPr>
          <w:t xml:space="preserve"> </w:t>
        </w:r>
      </w:ins>
      <w:ins w:id="983" w:author="Steve Hanson" w:date="2012-02-23T11:28:00Z">
        <w:r>
          <w:rPr>
            <w:rStyle w:val="CodeCharacter"/>
            <w:sz w:val="20"/>
            <w:szCs w:val="20"/>
            <w:lang w:val="en-US"/>
          </w:rPr>
          <w:t xml:space="preserve"> </w:t>
        </w:r>
      </w:ins>
      <w:r w:rsidR="00C07A9E" w:rsidRPr="005223F4">
        <w:rPr>
          <w:rStyle w:val="CodeCharacter"/>
          <w:sz w:val="20"/>
          <w:szCs w:val="20"/>
          <w:lang w:val="en-US"/>
        </w:rPr>
        <w:t>&lt;/xs:element</w:t>
      </w:r>
      <w:r w:rsidR="00073A72" w:rsidRPr="005223F4">
        <w:rPr>
          <w:rStyle w:val="CodeCharacter"/>
          <w:sz w:val="20"/>
          <w:szCs w:val="20"/>
          <w:lang w:val="en-US"/>
        </w:rPr>
        <w:t>&gt;</w:t>
      </w:r>
    </w:p>
    <w:p w14:paraId="16EE49F4" w14:textId="77777777" w:rsidR="00073A72" w:rsidRPr="005223F4" w:rsidRDefault="0098329B" w:rsidP="00FB7D97">
      <w:pPr>
        <w:pStyle w:val="XMLExcerpt"/>
        <w:rPr>
          <w:rStyle w:val="CodeCharacter"/>
          <w:sz w:val="20"/>
          <w:szCs w:val="20"/>
          <w:lang w:val="en-US"/>
        </w:rPr>
      </w:pPr>
      <w:ins w:id="984"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4E97E55D" w14:textId="77777777" w:rsidR="00073A72" w:rsidRPr="005223F4" w:rsidDel="001D4C1A" w:rsidRDefault="00073A72" w:rsidP="00FB7D97">
      <w:pPr>
        <w:pStyle w:val="XMLExcerpt"/>
        <w:rPr>
          <w:del w:id="985" w:author="mbeckerle" w:date="2012-04-22T21:46:00Z"/>
          <w:lang w:val="en-US"/>
        </w:rPr>
      </w:pPr>
      <w:r w:rsidRPr="005223F4">
        <w:rPr>
          <w:rStyle w:val="CodeCharacter"/>
          <w:sz w:val="20"/>
          <w:szCs w:val="20"/>
          <w:lang w:val="en-US"/>
        </w:rPr>
        <w:t>&lt;/xs:schema&gt;</w:t>
      </w:r>
    </w:p>
    <w:p w14:paraId="02E97874" w14:textId="77777777" w:rsidR="001D4C1A" w:rsidRPr="005223F4" w:rsidRDefault="001D4C1A" w:rsidP="00115A5F">
      <w:pPr>
        <w:pStyle w:val="XMLExcerpt"/>
      </w:pPr>
    </w:p>
    <w:p w14:paraId="23908C36" w14:textId="007E6399" w:rsidR="00073A72" w:rsidRPr="005223F4" w:rsidRDefault="001D4C1A" w:rsidP="00CB73BC">
      <w:pPr>
        <w:pStyle w:val="Heading3"/>
      </w:pPr>
      <w:bookmarkStart w:id="986" w:name="_Toc177399037"/>
      <w:bookmarkStart w:id="987" w:name="_Toc175057324"/>
      <w:bookmarkStart w:id="988" w:name="_Toc199516250"/>
      <w:bookmarkStart w:id="989" w:name="_Toc194983927"/>
      <w:bookmarkStart w:id="990" w:name="_Toc243112768"/>
      <w:bookmarkStart w:id="991" w:name="_Ref251072610"/>
      <w:bookmarkStart w:id="992" w:name="_Ref251072621"/>
      <w:bookmarkStart w:id="993" w:name="_Ref251074449"/>
      <w:bookmarkStart w:id="994" w:name="_Ref251074453"/>
      <w:bookmarkStart w:id="995" w:name="_Ref251074457"/>
      <w:bookmarkStart w:id="996" w:name="_Ref251074613"/>
      <w:bookmarkStart w:id="997" w:name="_Ref251074619"/>
      <w:bookmarkStart w:id="998" w:name="_Ref251074826"/>
      <w:bookmarkStart w:id="999" w:name="_Ref251074846"/>
      <w:ins w:id="1000" w:author="mbeckerle" w:date="2012-04-22T21:47:00Z">
        <w:r>
          <w:br w:type="page"/>
        </w:r>
      </w:ins>
      <w:bookmarkStart w:id="1001" w:name="_Toc332724383"/>
      <w:r w:rsidR="009C4AEC" w:rsidRPr="005223F4">
        <w:t xml:space="preserve">Syntax </w:t>
      </w:r>
      <w:r w:rsidR="00266CCF" w:rsidRPr="005223F4">
        <w:t xml:space="preserve">of </w:t>
      </w:r>
      <w:r w:rsidR="00EB7CF3" w:rsidRPr="005223F4">
        <w:t xml:space="preserve">Component </w:t>
      </w:r>
      <w:r w:rsidR="00115DA7" w:rsidRPr="005223F4">
        <w:t>F</w:t>
      </w:r>
      <w:r w:rsidR="008637D7" w:rsidRPr="005223F4">
        <w:t>ormat</w:t>
      </w:r>
      <w:bookmarkEnd w:id="986"/>
      <w:bookmarkEnd w:id="987"/>
      <w:bookmarkEnd w:id="988"/>
      <w:bookmarkEnd w:id="989"/>
      <w:r w:rsidR="00F23058" w:rsidRPr="005223F4">
        <w:t xml:space="preserve"> </w:t>
      </w:r>
      <w:r w:rsidR="00115DA7" w:rsidRPr="005223F4">
        <w:t>A</w:t>
      </w:r>
      <w:r w:rsidR="00F23058" w:rsidRPr="005223F4">
        <w:t>nnotations</w:t>
      </w:r>
      <w:bookmarkEnd w:id="990"/>
      <w:bookmarkEnd w:id="991"/>
      <w:bookmarkEnd w:id="992"/>
      <w:bookmarkEnd w:id="993"/>
      <w:bookmarkEnd w:id="994"/>
      <w:bookmarkEnd w:id="995"/>
      <w:bookmarkEnd w:id="996"/>
      <w:bookmarkEnd w:id="997"/>
      <w:bookmarkEnd w:id="998"/>
      <w:bookmarkEnd w:id="999"/>
      <w:bookmarkEnd w:id="1001"/>
    </w:p>
    <w:p w14:paraId="7B5FB5A0" w14:textId="3EF9E2C0" w:rsidR="00E94C23" w:rsidRPr="005223F4" w:rsidDel="001D4C1A" w:rsidRDefault="00E94C23" w:rsidP="00E94C23">
      <w:pPr>
        <w:pStyle w:val="nobreak"/>
        <w:rPr>
          <w:del w:id="1002" w:author="mbeckerle" w:date="2012-04-22T21:46: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9C4AEC" w:rsidRPr="00240AC5" w14:paraId="52330668" w14:textId="77777777" w:rsidTr="00240AC5">
        <w:trPr>
          <w:trHeight w:val="402"/>
        </w:trPr>
        <w:tc>
          <w:tcPr>
            <w:tcW w:w="3348" w:type="dxa"/>
            <w:shd w:val="clear" w:color="auto" w:fill="F3F3F3"/>
          </w:tcPr>
          <w:p w14:paraId="21C7BC4E" w14:textId="77777777" w:rsidR="009C4AEC" w:rsidRPr="00115A5F" w:rsidRDefault="00E94C23" w:rsidP="00115A5F">
            <w:pPr>
              <w:jc w:val="center"/>
              <w:rPr>
                <w:rFonts w:eastAsia="Arial Unicode MS"/>
                <w:b/>
              </w:rPr>
            </w:pPr>
            <w:r w:rsidRPr="00115A5F">
              <w:rPr>
                <w:rFonts w:eastAsia="Arial Unicode MS"/>
                <w:b/>
              </w:rPr>
              <w:t>Property</w:t>
            </w:r>
            <w:r w:rsidR="009C4AEC" w:rsidRPr="00115A5F">
              <w:rPr>
                <w:rFonts w:eastAsia="Arial Unicode MS"/>
                <w:b/>
              </w:rPr>
              <w:t xml:space="preserve"> Name</w:t>
            </w:r>
          </w:p>
        </w:tc>
        <w:tc>
          <w:tcPr>
            <w:tcW w:w="5580" w:type="dxa"/>
            <w:shd w:val="clear" w:color="auto" w:fill="F3F3F3"/>
          </w:tcPr>
          <w:p w14:paraId="068FB583" w14:textId="77777777" w:rsidR="009C4AEC" w:rsidRPr="00115A5F" w:rsidRDefault="009C4AEC" w:rsidP="00115A5F">
            <w:pPr>
              <w:jc w:val="center"/>
              <w:rPr>
                <w:rFonts w:eastAsia="Arial Unicode MS"/>
                <w:b/>
              </w:rPr>
            </w:pPr>
            <w:r w:rsidRPr="00115A5F">
              <w:rPr>
                <w:rFonts w:eastAsia="Arial Unicode MS"/>
                <w:b/>
              </w:rPr>
              <w:t>Description</w:t>
            </w:r>
          </w:p>
        </w:tc>
      </w:tr>
      <w:tr w:rsidR="009C4AEC" w:rsidRPr="00240AC5" w14:paraId="55A40EDF" w14:textId="77777777" w:rsidTr="00240AC5">
        <w:trPr>
          <w:trHeight w:val="1061"/>
        </w:trPr>
        <w:tc>
          <w:tcPr>
            <w:tcW w:w="3348" w:type="dxa"/>
            <w:shd w:val="clear" w:color="auto" w:fill="auto"/>
          </w:tcPr>
          <w:p w14:paraId="0A8996E1" w14:textId="77777777" w:rsidR="009C4AEC" w:rsidRPr="00240AC5" w:rsidRDefault="0098329B" w:rsidP="00115A5F">
            <w:pPr>
              <w:rPr>
                <w:rFonts w:eastAsia="Arial Unicode MS"/>
              </w:rPr>
            </w:pPr>
            <w:ins w:id="1003" w:author="Steve Hanson" w:date="2012-02-23T11:28:00Z">
              <w:r w:rsidRPr="00240AC5">
                <w:rPr>
                  <w:rFonts w:eastAsia="Arial Unicode MS"/>
                </w:rPr>
                <w:t>r</w:t>
              </w:r>
            </w:ins>
            <w:del w:id="1004" w:author="Steve Hanson" w:date="2012-02-23T11:28:00Z">
              <w:r w:rsidRPr="00240AC5" w:rsidDel="0098329B">
                <w:rPr>
                  <w:rFonts w:eastAsia="Arial Unicode MS"/>
                </w:rPr>
                <w:delText>R</w:delText>
              </w:r>
            </w:del>
            <w:r w:rsidR="009C4AEC" w:rsidRPr="00240AC5">
              <w:rPr>
                <w:rFonts w:eastAsia="Arial Unicode MS"/>
              </w:rPr>
              <w:t>ef</w:t>
            </w:r>
          </w:p>
        </w:tc>
        <w:tc>
          <w:tcPr>
            <w:tcW w:w="5580" w:type="dxa"/>
            <w:shd w:val="clear" w:color="auto" w:fill="auto"/>
          </w:tcPr>
          <w:p w14:paraId="5B6DFA12" w14:textId="77777777" w:rsidR="009C4AEC" w:rsidRPr="00240AC5" w:rsidRDefault="009C4AEC" w:rsidP="00115A5F">
            <w:pPr>
              <w:rPr>
                <w:rFonts w:eastAsia="Arial Unicode MS"/>
              </w:rPr>
            </w:pPr>
            <w:r w:rsidRPr="00240AC5">
              <w:rPr>
                <w:rFonts w:eastAsia="Arial Unicode MS"/>
              </w:rPr>
              <w:t>QName</w:t>
            </w:r>
          </w:p>
          <w:p w14:paraId="251F778E" w14:textId="77777777" w:rsidR="009C4AEC" w:rsidRPr="00240AC5" w:rsidRDefault="009C4AEC" w:rsidP="00115A5F">
            <w:pPr>
              <w:rPr>
                <w:rFonts w:eastAsia="Arial Unicode MS"/>
              </w:rPr>
            </w:pPr>
            <w:r w:rsidRPr="00240AC5">
              <w:rPr>
                <w:rFonts w:eastAsia="Arial Unicode MS"/>
              </w:rPr>
              <w:t>Reference to a named</w:t>
            </w:r>
            <w:r w:rsidR="00C9289B" w:rsidRPr="00240AC5">
              <w:rPr>
                <w:rFonts w:eastAsia="Arial Unicode MS"/>
              </w:rPr>
              <w:t xml:space="preserve"> dfdl:defineFormat</w:t>
            </w:r>
            <w:r w:rsidRPr="00240AC5">
              <w:rPr>
                <w:rFonts w:eastAsia="Arial Unicode MS"/>
              </w:rPr>
              <w:t xml:space="preserve"> annotation  that provides a reusable set of </w:t>
            </w:r>
            <w:r w:rsidR="002776C2" w:rsidRPr="00240AC5">
              <w:rPr>
                <w:rFonts w:eastAsia="Arial Unicode MS"/>
              </w:rPr>
              <w:t xml:space="preserve">DFDL </w:t>
            </w:r>
            <w:r w:rsidRPr="00240AC5">
              <w:rPr>
                <w:rFonts w:eastAsia="Arial Unicode MS"/>
              </w:rPr>
              <w:t>format properties</w:t>
            </w:r>
          </w:p>
          <w:p w14:paraId="433A5575" w14:textId="77777777" w:rsidR="00E94C23" w:rsidRPr="00240AC5" w:rsidRDefault="00A76A2F" w:rsidP="00115A5F">
            <w:pPr>
              <w:rPr>
                <w:rFonts w:eastAsia="Arial Unicode MS"/>
              </w:rPr>
            </w:pPr>
            <w:r w:rsidRPr="00240AC5">
              <w:rPr>
                <w:rFonts w:eastAsia="Arial Unicode MS"/>
              </w:rPr>
              <w:t xml:space="preserve">The ref property is always local to the </w:t>
            </w:r>
            <w:r w:rsidR="008A0531" w:rsidRPr="00240AC5">
              <w:rPr>
                <w:rFonts w:eastAsia="Arial Unicode MS"/>
              </w:rPr>
              <w:t xml:space="preserve">component format annotation </w:t>
            </w:r>
            <w:r w:rsidRPr="00240AC5">
              <w:rPr>
                <w:rFonts w:eastAsia="Arial Unicode MS"/>
              </w:rPr>
              <w:t>on which it is used</w:t>
            </w:r>
            <w:r w:rsidR="00C953CC" w:rsidRPr="00240AC5">
              <w:rPr>
                <w:rFonts w:eastAsia="Arial Unicode MS"/>
              </w:rPr>
              <w:t>,</w:t>
            </w:r>
            <w:r w:rsidRPr="00240AC5">
              <w:rPr>
                <w:rFonts w:eastAsia="Arial Unicode MS"/>
              </w:rPr>
              <w:t xml:space="preserve"> even when specified on a </w:t>
            </w:r>
            <w:r w:rsidR="00A67A3B" w:rsidRPr="00240AC5">
              <w:rPr>
                <w:rFonts w:eastAsia="Arial Unicode MS"/>
              </w:rPr>
              <w:t>format annotation on the xs:schema element</w:t>
            </w:r>
            <w:r w:rsidRPr="00240AC5">
              <w:rPr>
                <w:rFonts w:eastAsia="Arial Unicode MS"/>
              </w:rPr>
              <w:t>.</w:t>
            </w:r>
          </w:p>
          <w:p w14:paraId="2FED3F4C" w14:textId="4EFD1759" w:rsidR="009C4AEC" w:rsidRPr="00240AC5" w:rsidRDefault="009C4AEC" w:rsidP="00115A5F">
            <w:pPr>
              <w:rPr>
                <w:rFonts w:eastAsia="Arial Unicode MS"/>
              </w:rPr>
            </w:pPr>
            <w:r w:rsidRPr="00240AC5">
              <w:rPr>
                <w:rFonts w:eastAsia="Arial Unicode MS"/>
              </w:rPr>
              <w:t xml:space="preserve">See </w:t>
            </w:r>
            <w:r w:rsidRPr="00240AC5">
              <w:rPr>
                <w:rFonts w:eastAsia="Arial Unicode MS"/>
              </w:rPr>
              <w:fldChar w:fldCharType="begin"/>
            </w:r>
            <w:r w:rsidRPr="00240AC5">
              <w:rPr>
                <w:rFonts w:eastAsia="Arial Unicode MS"/>
              </w:rPr>
              <w:instrText xml:space="preserve"> REF _Ref215568985 \w \h </w:instrText>
            </w:r>
            <w:r w:rsidR="001D4C1A">
              <w:rPr>
                <w:rFonts w:eastAsia="Arial Unicode MS"/>
              </w:rPr>
              <w:instrText xml:space="preserve"> \* MERGEFORMAT </w:instrText>
            </w:r>
            <w:r w:rsidRPr="00240AC5">
              <w:rPr>
                <w:rFonts w:eastAsia="Arial Unicode MS"/>
              </w:rPr>
            </w:r>
            <w:r w:rsidRPr="00240AC5">
              <w:rPr>
                <w:rFonts w:eastAsia="Arial Unicode MS"/>
              </w:rPr>
              <w:fldChar w:fldCharType="separate"/>
            </w:r>
            <w:r w:rsidR="00D04199" w:rsidRPr="00240AC5">
              <w:rPr>
                <w:rFonts w:eastAsia="Arial Unicode MS"/>
                <w:cs/>
              </w:rPr>
              <w:t>‎</w:t>
            </w:r>
            <w:r w:rsidR="00D04199" w:rsidRPr="00240AC5">
              <w:rPr>
                <w:rFonts w:eastAsia="Arial Unicode MS"/>
              </w:rPr>
              <w:t>7.2</w:t>
            </w:r>
            <w:r w:rsidRPr="00240AC5">
              <w:rPr>
                <w:rFonts w:eastAsia="Arial Unicode MS"/>
              </w:rPr>
              <w:fldChar w:fldCharType="end"/>
            </w:r>
            <w:r w:rsidRPr="00240AC5">
              <w:rPr>
                <w:rFonts w:eastAsia="Arial Unicode MS"/>
              </w:rPr>
              <w:t xml:space="preserve"> </w:t>
            </w:r>
            <w:r w:rsidRPr="00240AC5">
              <w:rPr>
                <w:rFonts w:eastAsia="Arial Unicode MS"/>
              </w:rPr>
              <w:fldChar w:fldCharType="begin"/>
            </w:r>
            <w:r w:rsidRPr="00240AC5">
              <w:rPr>
                <w:rFonts w:eastAsia="Arial Unicode MS"/>
              </w:rPr>
              <w:instrText xml:space="preserve"> REF _Ref215568992 \h </w:instrText>
            </w:r>
            <w:r w:rsidR="001D4C1A">
              <w:rPr>
                <w:rFonts w:eastAsia="Arial Unicode MS"/>
              </w:rPr>
              <w:instrText xml:space="preserve"> \* MERGEFORMAT </w:instrText>
            </w:r>
            <w:r w:rsidRPr="00240AC5">
              <w:rPr>
                <w:rFonts w:eastAsia="Arial Unicode MS"/>
              </w:rPr>
            </w:r>
            <w:r w:rsidRPr="00240AC5">
              <w:rPr>
                <w:rFonts w:eastAsia="Arial Unicode MS"/>
              </w:rPr>
              <w:fldChar w:fldCharType="separate"/>
            </w:r>
            <w:r w:rsidR="00D04199" w:rsidRPr="00240AC5">
              <w:rPr>
                <w:rFonts w:eastAsia="Arial Unicode MS"/>
              </w:rPr>
              <w:t>dfdl:defineFormat - Reusable Data Format Definitions</w:t>
            </w:r>
            <w:r w:rsidRPr="00240AC5">
              <w:rPr>
                <w:rFonts w:eastAsia="Arial Unicode MS"/>
              </w:rPr>
              <w:fldChar w:fldCharType="end"/>
            </w:r>
          </w:p>
          <w:p w14:paraId="3BA21FA0" w14:textId="77777777" w:rsidR="00C9289B" w:rsidRPr="00240AC5" w:rsidRDefault="00C9289B" w:rsidP="00115A5F">
            <w:pPr>
              <w:rPr>
                <w:rFonts w:eastAsia="Arial Unicode MS"/>
              </w:rPr>
            </w:pPr>
            <w:r w:rsidRPr="00240AC5">
              <w:rPr>
                <w:rStyle w:val="TableCellCharChar"/>
                <w:rFonts w:cs="Arial"/>
                <w:sz w:val="20"/>
                <w:szCs w:val="20"/>
              </w:rPr>
              <w:t>Annotation: dfdl:element, dfdl:simpleType, dfdl:sequence, dfdl:choice, dfdl:group</w:t>
            </w:r>
          </w:p>
        </w:tc>
      </w:tr>
      <w:tr w:rsidR="00EF1E39" w:rsidRPr="00240AC5" w14:paraId="470D9380" w14:textId="77777777" w:rsidTr="00240AC5">
        <w:trPr>
          <w:trHeight w:val="360"/>
        </w:trPr>
        <w:tc>
          <w:tcPr>
            <w:tcW w:w="3348" w:type="dxa"/>
            <w:shd w:val="clear" w:color="auto" w:fill="auto"/>
          </w:tcPr>
          <w:p w14:paraId="11DB615F" w14:textId="77777777" w:rsidR="00EF1E39" w:rsidRPr="00240AC5" w:rsidRDefault="00EF1E39" w:rsidP="00115A5F">
            <w:pPr>
              <w:rPr>
                <w:rFonts w:eastAsia="Arial Unicode MS"/>
              </w:rPr>
            </w:pPr>
            <w:r w:rsidRPr="00240AC5">
              <w:rPr>
                <w:rFonts w:eastAsia="Arial Unicode MS"/>
              </w:rPr>
              <w:t>representation properties</w:t>
            </w:r>
          </w:p>
        </w:tc>
        <w:tc>
          <w:tcPr>
            <w:tcW w:w="5580" w:type="dxa"/>
            <w:shd w:val="clear" w:color="auto" w:fill="auto"/>
          </w:tcPr>
          <w:p w14:paraId="2833439E" w14:textId="5F02B1C6" w:rsidR="00EF1E39" w:rsidRPr="00240AC5" w:rsidRDefault="00EF1E39" w:rsidP="00115A5F">
            <w:pPr>
              <w:rPr>
                <w:rFonts w:eastAsia="Arial Unicode MS"/>
              </w:rPr>
            </w:pPr>
            <w:r w:rsidRPr="00240AC5">
              <w:rPr>
                <w:rFonts w:eastAsia="Arial Unicode MS"/>
              </w:rPr>
              <w:t xml:space="preserve">All other attributes on format annotation elements are representation property bindings. These are defined in sections starting with section </w:t>
            </w:r>
            <w:r w:rsidR="0068004C" w:rsidRPr="00240AC5">
              <w:rPr>
                <w:rFonts w:eastAsia="Arial Unicode MS"/>
              </w:rPr>
              <w:fldChar w:fldCharType="begin"/>
            </w:r>
            <w:r w:rsidR="0068004C" w:rsidRPr="00240AC5">
              <w:rPr>
                <w:rFonts w:eastAsia="Arial Unicode MS"/>
              </w:rPr>
              <w:instrText xml:space="preserve"> REF _Ref247453451 \r \h </w:instrText>
            </w:r>
            <w:r w:rsidR="001D4C1A">
              <w:rPr>
                <w:rFonts w:eastAsia="Arial Unicode MS"/>
              </w:rPr>
              <w:instrText xml:space="preserve"> \* MERGEFORMAT </w:instrText>
            </w:r>
            <w:r w:rsidR="0068004C" w:rsidRPr="00240AC5">
              <w:rPr>
                <w:rFonts w:eastAsia="Arial Unicode MS"/>
              </w:rPr>
            </w:r>
            <w:r w:rsidR="0068004C" w:rsidRPr="00240AC5">
              <w:rPr>
                <w:rFonts w:eastAsia="Arial Unicode MS"/>
              </w:rPr>
              <w:fldChar w:fldCharType="separate"/>
            </w:r>
            <w:r w:rsidR="00D04199" w:rsidRPr="00240AC5">
              <w:rPr>
                <w:rFonts w:eastAsia="Arial Unicode MS"/>
                <w:cs/>
              </w:rPr>
              <w:t>‎</w:t>
            </w:r>
            <w:r w:rsidR="00D04199" w:rsidRPr="00240AC5">
              <w:rPr>
                <w:rFonts w:eastAsia="Arial Unicode MS"/>
              </w:rPr>
              <w:t>9</w:t>
            </w:r>
            <w:r w:rsidR="0068004C" w:rsidRPr="00240AC5">
              <w:rPr>
                <w:rFonts w:eastAsia="Arial Unicode MS"/>
              </w:rPr>
              <w:fldChar w:fldCharType="end"/>
            </w:r>
            <w:r w:rsidR="0068004C" w:rsidRPr="00240AC5">
              <w:rPr>
                <w:rFonts w:eastAsia="Arial Unicode MS"/>
              </w:rPr>
              <w:t xml:space="preserve"> </w:t>
            </w:r>
            <w:r w:rsidR="0068004C" w:rsidRPr="00240AC5">
              <w:rPr>
                <w:rFonts w:eastAsia="Arial Unicode MS"/>
              </w:rPr>
              <w:fldChar w:fldCharType="begin"/>
            </w:r>
            <w:r w:rsidR="0068004C" w:rsidRPr="00240AC5">
              <w:rPr>
                <w:rFonts w:eastAsia="Arial Unicode MS"/>
              </w:rPr>
              <w:instrText xml:space="preserve"> REF _Ref247453463 \h </w:instrText>
            </w:r>
            <w:r w:rsidR="001D4C1A">
              <w:rPr>
                <w:rFonts w:eastAsia="Arial Unicode MS"/>
              </w:rPr>
              <w:instrText xml:space="preserve"> \* MERGEFORMAT </w:instrText>
            </w:r>
            <w:r w:rsidR="0068004C" w:rsidRPr="00240AC5">
              <w:rPr>
                <w:rFonts w:eastAsia="Arial Unicode MS"/>
              </w:rPr>
            </w:r>
            <w:r w:rsidR="0068004C" w:rsidRPr="00240AC5">
              <w:rPr>
                <w:rFonts w:eastAsia="Arial Unicode MS"/>
              </w:rPr>
              <w:fldChar w:fldCharType="separate"/>
            </w:r>
            <w:r w:rsidR="00D04199" w:rsidRPr="00240AC5">
              <w:rPr>
                <w:rFonts w:eastAsia="Arial Unicode MS"/>
              </w:rPr>
              <w:t>DFDL Processing Introduction</w:t>
            </w:r>
            <w:r w:rsidR="0068004C" w:rsidRPr="00240AC5">
              <w:rPr>
                <w:rFonts w:eastAsia="Arial Unicode MS"/>
              </w:rPr>
              <w:fldChar w:fldCharType="end"/>
            </w:r>
          </w:p>
          <w:p w14:paraId="51B5D086" w14:textId="77777777" w:rsidR="00C9289B" w:rsidRPr="00240AC5" w:rsidRDefault="00C9289B" w:rsidP="00115A5F">
            <w:pPr>
              <w:rPr>
                <w:rFonts w:eastAsia="Arial Unicode MS"/>
              </w:rPr>
            </w:pPr>
            <w:r w:rsidRPr="00240AC5">
              <w:rPr>
                <w:rStyle w:val="TableCellCharChar"/>
                <w:rFonts w:cs="Arial"/>
                <w:sz w:val="20"/>
                <w:szCs w:val="20"/>
              </w:rPr>
              <w:t>Annotation: dfdl:element, dfdl:simpleType, dfdl:sequence, dfdl:choice, dfdl:group</w:t>
            </w:r>
          </w:p>
        </w:tc>
      </w:tr>
    </w:tbl>
    <w:p w14:paraId="6EE061C6" w14:textId="77777777" w:rsidR="009C4AEC" w:rsidRPr="005223F4" w:rsidRDefault="00DE5B54" w:rsidP="00DE5B54">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8</w:t>
      </w:r>
      <w:r w:rsidR="008356D4">
        <w:rPr>
          <w:noProof/>
        </w:rPr>
        <w:fldChar w:fldCharType="end"/>
      </w:r>
      <w:r w:rsidRPr="005223F4">
        <w:t xml:space="preserve"> Component Annotation Syntax</w:t>
      </w:r>
    </w:p>
    <w:p w14:paraId="3113E5B0" w14:textId="056ADF83" w:rsidR="00FA2259" w:rsidRPr="005223F4" w:rsidDel="001D4C1A" w:rsidRDefault="00FA2259" w:rsidP="00FA2259">
      <w:pPr>
        <w:rPr>
          <w:del w:id="1005" w:author="mbeckerle" w:date="2012-04-22T21:48:00Z"/>
        </w:rPr>
      </w:pPr>
      <w:bookmarkStart w:id="1006" w:name="_Toc322911555"/>
      <w:bookmarkStart w:id="1007" w:name="_Toc322912094"/>
      <w:bookmarkStart w:id="1008" w:name="_Toc329092944"/>
      <w:bookmarkStart w:id="1009" w:name="_Toc332701457"/>
      <w:bookmarkStart w:id="1010" w:name="_Toc332701764"/>
      <w:bookmarkStart w:id="1011" w:name="_Toc332711558"/>
      <w:bookmarkStart w:id="1012" w:name="_Toc332711866"/>
      <w:bookmarkStart w:id="1013" w:name="_Toc332712168"/>
      <w:bookmarkStart w:id="1014" w:name="_Toc332724084"/>
      <w:bookmarkStart w:id="1015" w:name="_Toc332724384"/>
      <w:bookmarkEnd w:id="1006"/>
      <w:bookmarkEnd w:id="1007"/>
      <w:bookmarkEnd w:id="1008"/>
      <w:bookmarkEnd w:id="1009"/>
      <w:bookmarkEnd w:id="1010"/>
      <w:bookmarkEnd w:id="1011"/>
      <w:bookmarkEnd w:id="1012"/>
      <w:bookmarkEnd w:id="1013"/>
      <w:bookmarkEnd w:id="1014"/>
      <w:bookmarkEnd w:id="1015"/>
    </w:p>
    <w:p w14:paraId="635F550C" w14:textId="77777777" w:rsidR="00A4367F" w:rsidRPr="005223F4" w:rsidRDefault="00A4367F" w:rsidP="004857A6">
      <w:pPr>
        <w:pStyle w:val="Heading3"/>
      </w:pPr>
      <w:bookmarkStart w:id="1016" w:name="_Ref215571879"/>
      <w:bookmarkStart w:id="1017" w:name="_Toc243112769"/>
      <w:bookmarkStart w:id="1018" w:name="_Toc112836556"/>
      <w:bookmarkStart w:id="1019" w:name="_Toc112826278"/>
      <w:bookmarkStart w:id="1020" w:name="_Toc113075256"/>
      <w:bookmarkStart w:id="1021" w:name="_Toc177399038"/>
      <w:bookmarkStart w:id="1022" w:name="_Toc175057325"/>
      <w:bookmarkStart w:id="1023" w:name="_Toc199516251"/>
      <w:bookmarkStart w:id="1024" w:name="_Toc194983928"/>
      <w:bookmarkStart w:id="1025" w:name="_Toc332724385"/>
      <w:r w:rsidRPr="005223F4">
        <w:t>Ref Property</w:t>
      </w:r>
      <w:bookmarkEnd w:id="1016"/>
      <w:bookmarkEnd w:id="1017"/>
      <w:bookmarkEnd w:id="1025"/>
    </w:p>
    <w:p w14:paraId="5B4E8B78" w14:textId="77777777" w:rsidR="00A4367F" w:rsidRPr="005223F4" w:rsidRDefault="00A4367F" w:rsidP="00202B4C">
      <w:pPr>
        <w:pStyle w:val="nobreak"/>
      </w:pPr>
      <w:r w:rsidRPr="005223F4">
        <w:t xml:space="preserve">A named, reusable, </w:t>
      </w:r>
      <w:r w:rsidR="00202B4C" w:rsidRPr="005223F4">
        <w:t>dfdl:defineF</w:t>
      </w:r>
      <w:r w:rsidRPr="005223F4">
        <w:t>ormat definition is used by referring to its name from a format annotation using the 'ref' attribute. For example:</w:t>
      </w:r>
    </w:p>
    <w:p w14:paraId="6F4959D3" w14:textId="1D1E995F" w:rsidR="00A4367F" w:rsidRPr="005223F4" w:rsidDel="00F92149" w:rsidRDefault="00A4367F" w:rsidP="00A4367F">
      <w:pPr>
        <w:pStyle w:val="CodeBlock"/>
        <w:rPr>
          <w:del w:id="1026" w:author="mbeckerle" w:date="2012-04-22T21:48:00Z"/>
          <w:rStyle w:val="CodeCharacter"/>
          <w:b/>
        </w:rPr>
      </w:pPr>
    </w:p>
    <w:p w14:paraId="6C07EEAF" w14:textId="77777777" w:rsidR="00A4367F" w:rsidRPr="005223F4" w:rsidRDefault="00A4367F" w:rsidP="00F23058">
      <w:pPr>
        <w:pStyle w:val="CodeBlock"/>
        <w:rPr>
          <w:rStyle w:val="CodeCharacter"/>
          <w:b/>
        </w:rPr>
      </w:pPr>
      <w:r w:rsidRPr="005223F4">
        <w:rPr>
          <w:rStyle w:val="CodeCharacter"/>
          <w:b/>
        </w:rPr>
        <w:t>&lt;dfdl:</w:t>
      </w:r>
      <w:r w:rsidR="00F23058" w:rsidRPr="005223F4">
        <w:rPr>
          <w:rStyle w:val="CodeCharacter"/>
          <w:b/>
        </w:rPr>
        <w:t xml:space="preserve">element </w:t>
      </w:r>
      <w:r w:rsidRPr="005223F4">
        <w:rPr>
          <w:rStyle w:val="CodeCharacter"/>
          <w:b/>
        </w:rPr>
        <w:t>ref=”</w:t>
      </w:r>
      <w:r w:rsidRPr="005223F4">
        <w:rPr>
          <w:rStyle w:val="CodeCharacter"/>
          <w:b/>
          <w:i/>
        </w:rPr>
        <w:t>reusableDef"</w:t>
      </w:r>
      <w:r w:rsidRPr="005223F4">
        <w:rPr>
          <w:rStyle w:val="CodeCharacter"/>
          <w:b/>
        </w:rPr>
        <w:t xml:space="preserve"> encoding="ebcdic-cp-us" /&gt;</w:t>
      </w:r>
    </w:p>
    <w:p w14:paraId="075C934F" w14:textId="39EE97F2" w:rsidR="00A4367F" w:rsidRPr="005223F4" w:rsidDel="00F92149" w:rsidRDefault="00A4367F" w:rsidP="00A4367F">
      <w:pPr>
        <w:rPr>
          <w:del w:id="1027" w:author="mbeckerle" w:date="2012-04-22T21:48:00Z"/>
        </w:rPr>
      </w:pPr>
    </w:p>
    <w:p w14:paraId="058BE830" w14:textId="77777777" w:rsidR="00A4367F" w:rsidRPr="005223F4" w:rsidRDefault="00A4367F" w:rsidP="00202B4C">
      <w:pPr>
        <w:pStyle w:val="nobreak"/>
      </w:pPr>
      <w:r w:rsidRPr="005223F4">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63572C89" w14:textId="1147EEDE" w:rsidR="00E94C23" w:rsidRPr="005223F4" w:rsidDel="00F92149" w:rsidRDefault="00E94C23" w:rsidP="00E94C23">
      <w:pPr>
        <w:rPr>
          <w:del w:id="1028" w:author="mbeckerle" w:date="2012-04-22T21:48:00Z"/>
        </w:rPr>
      </w:pPr>
      <w:bookmarkStart w:id="1029" w:name="_Toc322911557"/>
      <w:bookmarkStart w:id="1030" w:name="_Toc322912096"/>
      <w:bookmarkStart w:id="1031" w:name="_Toc329092946"/>
      <w:bookmarkStart w:id="1032" w:name="_Toc332701459"/>
      <w:bookmarkStart w:id="1033" w:name="_Toc332701766"/>
      <w:bookmarkStart w:id="1034" w:name="_Toc332711560"/>
      <w:bookmarkStart w:id="1035" w:name="_Toc332711868"/>
      <w:bookmarkStart w:id="1036" w:name="_Toc332712170"/>
      <w:bookmarkStart w:id="1037" w:name="_Toc332724086"/>
      <w:bookmarkStart w:id="1038" w:name="_Toc332724386"/>
      <w:bookmarkEnd w:id="1029"/>
      <w:bookmarkEnd w:id="1030"/>
      <w:bookmarkEnd w:id="1031"/>
      <w:bookmarkEnd w:id="1032"/>
      <w:bookmarkEnd w:id="1033"/>
      <w:bookmarkEnd w:id="1034"/>
      <w:bookmarkEnd w:id="1035"/>
      <w:bookmarkEnd w:id="1036"/>
      <w:bookmarkEnd w:id="1037"/>
      <w:bookmarkEnd w:id="1038"/>
    </w:p>
    <w:p w14:paraId="22547F54" w14:textId="77777777" w:rsidR="00A4367F" w:rsidRPr="005223F4" w:rsidRDefault="00A4367F" w:rsidP="00A4367F">
      <w:pPr>
        <w:pStyle w:val="Heading3"/>
      </w:pPr>
      <w:bookmarkStart w:id="1039" w:name="_Toc243112771"/>
      <w:bookmarkStart w:id="1040" w:name="_Toc332724387"/>
      <w:r w:rsidRPr="005223F4">
        <w:t>Property Binding Syntax</w:t>
      </w:r>
      <w:bookmarkEnd w:id="1039"/>
      <w:bookmarkEnd w:id="1040"/>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A4367F">
      <w:pPr>
        <w:numPr>
          <w:ilvl w:val="0"/>
          <w:numId w:val="43"/>
        </w:numPr>
      </w:pPr>
      <w:r w:rsidRPr="005223F4">
        <w:t>Attribute form</w:t>
      </w:r>
    </w:p>
    <w:p w14:paraId="2EADEAE5" w14:textId="77777777" w:rsidR="00A4367F" w:rsidRPr="005223F4" w:rsidRDefault="00A4367F" w:rsidP="00A4367F">
      <w:pPr>
        <w:numPr>
          <w:ilvl w:val="0"/>
          <w:numId w:val="43"/>
        </w:numPr>
      </w:pPr>
      <w:r w:rsidRPr="005223F4">
        <w:t>Element form</w:t>
      </w:r>
    </w:p>
    <w:p w14:paraId="6119131B" w14:textId="1716511C" w:rsidR="00A4367F" w:rsidRPr="005223F4" w:rsidRDefault="00A4367F" w:rsidP="00A4367F">
      <w:pPr>
        <w:numPr>
          <w:ilvl w:val="0"/>
          <w:numId w:val="43"/>
        </w:numPr>
      </w:pPr>
      <w:r w:rsidRPr="005223F4">
        <w:t>Short form</w:t>
      </w:r>
      <w:del w:id="1041" w:author="mbeckerle" w:date="2012-04-22T21:48:00Z">
        <w:r w:rsidRPr="005223F4" w:rsidDel="00F92149">
          <w:br/>
        </w:r>
      </w:del>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115DA7">
      <w:pPr>
        <w:numPr>
          <w:ilvl w:val="0"/>
          <w:numId w:val="97"/>
        </w:numPr>
      </w:pPr>
      <w:r w:rsidRPr="005223F4">
        <w:t>T</w:t>
      </w:r>
      <w:r w:rsidR="00510370" w:rsidRPr="005223F4">
        <w:t>he ref property may be specified in attribute or short form</w:t>
      </w:r>
    </w:p>
    <w:p w14:paraId="6F4CF699" w14:textId="77777777" w:rsidR="00510370" w:rsidRPr="005223F4" w:rsidRDefault="00115DA7" w:rsidP="00115DA7">
      <w:pPr>
        <w:numPr>
          <w:ilvl w:val="0"/>
          <w:numId w:val="97"/>
        </w:numPr>
      </w:pPr>
      <w:r w:rsidRPr="005223F4">
        <w:t>T</w:t>
      </w:r>
      <w:r w:rsidR="00510370" w:rsidRPr="005223F4">
        <w:t>he escapeSchemeRef property may be specified in attribute or short form</w:t>
      </w:r>
    </w:p>
    <w:p w14:paraId="769D348E" w14:textId="77777777" w:rsidR="001D0F72" w:rsidRPr="005223F4" w:rsidRDefault="001D0F72" w:rsidP="001D0F72">
      <w:pPr>
        <w:numPr>
          <w:ilvl w:val="0"/>
          <w:numId w:val="97"/>
        </w:numPr>
      </w:pPr>
      <w:r w:rsidRPr="005223F4">
        <w:t xml:space="preserve">The </w:t>
      </w:r>
      <w:r w:rsidRPr="005223F4">
        <w:rPr>
          <w:rFonts w:ascii="Helv" w:eastAsia="MS Mincho" w:hAnsi="Helv" w:cs="Helv"/>
          <w:color w:val="000000"/>
          <w:lang w:eastAsia="ja-JP"/>
        </w:rPr>
        <w:t xml:space="preserve">hiddenGroupRef  </w:t>
      </w:r>
      <w:r w:rsidRPr="005223F4">
        <w:t>property may be specified in attribute or short form</w:t>
      </w:r>
    </w:p>
    <w:p w14:paraId="07F617DC" w14:textId="77777777" w:rsidR="001D0F72" w:rsidRDefault="001D0F72" w:rsidP="001D0F72">
      <w:pPr>
        <w:numPr>
          <w:ilvl w:val="0"/>
          <w:numId w:val="97"/>
        </w:numPr>
        <w:rPr>
          <w:ins w:id="1042" w:author="mbeckerle" w:date="2012-03-24T17:35:00Z"/>
        </w:rPr>
      </w:pPr>
      <w:r w:rsidRPr="005223F4">
        <w:t xml:space="preserve">The </w:t>
      </w:r>
      <w:r w:rsidRPr="005223F4">
        <w:rPr>
          <w:rFonts w:ascii="Helv" w:eastAsia="MS Mincho" w:hAnsi="Helv" w:cs="Helv"/>
          <w:color w:val="000000"/>
          <w:lang w:eastAsia="ja-JP"/>
        </w:rPr>
        <w:t>prefixLengthType</w:t>
      </w:r>
      <w:r w:rsidRPr="005223F4">
        <w:t xml:space="preserve"> property may be specified in attribute or short form</w:t>
      </w:r>
    </w:p>
    <w:p w14:paraId="06FE1889" w14:textId="77777777" w:rsidR="00CB6821" w:rsidRPr="005223F4" w:rsidRDefault="00CB6821" w:rsidP="001D0F72">
      <w:pPr>
        <w:numPr>
          <w:ilvl w:val="0"/>
          <w:numId w:val="97"/>
        </w:numPr>
      </w:pPr>
      <w:ins w:id="1043" w:author="mbeckerle" w:date="2012-03-24T17:35:00Z">
        <w:r>
          <w:t>Short form is not allowed on the xs:schema element</w:t>
        </w:r>
      </w:ins>
      <w:ins w:id="1044" w:author="mbeckerle" w:date="2012-03-24T18:54:00Z">
        <w:r w:rsidR="00FF0F38">
          <w:t>.</w:t>
        </w:r>
      </w:ins>
      <w:ins w:id="1045" w:author="mbeckerle" w:date="2012-03-24T17:35:00Z">
        <w:r>
          <w:t xml:space="preserve">. </w:t>
        </w:r>
      </w:ins>
    </w:p>
    <w:p w14:paraId="5CFFE96E" w14:textId="7DFAE08E" w:rsidR="00510370" w:rsidRPr="005223F4" w:rsidDel="00F92149" w:rsidRDefault="00510370" w:rsidP="00510370">
      <w:pPr>
        <w:rPr>
          <w:del w:id="1046" w:author="mbeckerle" w:date="2012-04-22T21:48:00Z"/>
        </w:rPr>
      </w:pPr>
    </w:p>
    <w:p w14:paraId="60AAFA80" w14:textId="77777777"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more than one form at the same annotation point</w:t>
      </w:r>
      <w:r w:rsidRPr="005223F4">
        <w:t>.</w:t>
      </w:r>
    </w:p>
    <w:p w14:paraId="1A58DCAA" w14:textId="77777777" w:rsidR="002F1EBE" w:rsidRPr="005223F4" w:rsidRDefault="002F1EBE" w:rsidP="00A4367F">
      <w:pPr>
        <w:pStyle w:val="Heading4"/>
      </w:pPr>
      <w:r w:rsidRPr="005223F4">
        <w:t xml:space="preserve">Property </w:t>
      </w:r>
      <w:bookmarkEnd w:id="1018"/>
      <w:bookmarkEnd w:id="1019"/>
      <w:bookmarkEnd w:id="1020"/>
      <w:r w:rsidRPr="005223F4">
        <w:t>Binding</w:t>
      </w:r>
      <w:r w:rsidR="005E3248" w:rsidRPr="005223F4">
        <w:t xml:space="preserve"> Syntax</w:t>
      </w:r>
      <w:r w:rsidR="0048266D" w:rsidRPr="005223F4">
        <w:t>: Attribute Form</w:t>
      </w:r>
      <w:bookmarkEnd w:id="1021"/>
      <w:bookmarkEnd w:id="1022"/>
      <w:bookmarkEnd w:id="1023"/>
      <w:bookmarkEnd w:id="1024"/>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00B46723" w:rsidR="002F1EBE" w:rsidRPr="005223F4" w:rsidRDefault="002F1EBE" w:rsidP="002F1EBE">
      <w:pPr>
        <w:pStyle w:val="Code"/>
        <w:rPr>
          <w:rStyle w:val="CodeCharacter"/>
        </w:rPr>
      </w:pPr>
      <w:r w:rsidRPr="005223F4">
        <w:rPr>
          <w:rStyle w:val="CodeCharacter"/>
        </w:rPr>
        <w:t xml:space="preserve"> </w:t>
      </w:r>
      <w:r w:rsidRPr="005223F4">
        <w:rPr>
          <w:rStyle w:val="CodeCharacter"/>
          <w:rFonts w:ascii="Arial" w:hAnsi="Arial" w:cs="Arial"/>
          <w:i/>
        </w:rPr>
        <w:t>Property</w:t>
      </w:r>
      <w:r w:rsidRPr="005223F4">
        <w:rPr>
          <w:rStyle w:val="CodeCharacter"/>
        </w:rPr>
        <w:t>=</w:t>
      </w:r>
      <w:r w:rsidR="00CC2406" w:rsidRPr="005223F4">
        <w:rPr>
          <w:rStyle w:val="CodeCharacter"/>
        </w:rPr>
        <w:t>'</w:t>
      </w:r>
      <w:r w:rsidRPr="005223F4">
        <w:rPr>
          <w:rStyle w:val="CodeCharacter"/>
          <w:rFonts w:ascii="Arial" w:hAnsi="Arial" w:cs="Arial"/>
          <w:i/>
        </w:rPr>
        <w:t>Value</w:t>
      </w:r>
      <w:del w:id="1047" w:author="Steve Hanson" w:date="2012-08-06T12:06:00Z">
        <w:r w:rsidR="00CC2406" w:rsidRPr="005223F4" w:rsidDel="00115A5F">
          <w:rPr>
            <w:rStyle w:val="CodeCharacter"/>
            <w:rFonts w:ascii="Arial" w:hAnsi="Arial" w:cs="Arial"/>
            <w:i/>
          </w:rPr>
          <w:delText>'</w:delText>
        </w:r>
      </w:del>
      <w:ins w:id="1048" w:author="Steve Hanson" w:date="2012-08-06T12:07:00Z">
        <w:r w:rsidR="00115A5F" w:rsidRPr="005223F4">
          <w:rPr>
            <w:rStyle w:val="CodeCharacter"/>
          </w:rPr>
          <w:t>'</w:t>
        </w:r>
      </w:ins>
      <w:r w:rsidRPr="005223F4">
        <w:rPr>
          <w:rStyle w:val="CodeCharacter"/>
        </w:rPr>
        <w:t xml:space="preserve"> </w:t>
      </w:r>
    </w:p>
    <w:p w14:paraId="34702D96" w14:textId="1C85B008" w:rsidR="002F1EBE" w:rsidRPr="005223F4" w:rsidDel="00F92149" w:rsidRDefault="002F1EBE" w:rsidP="002F1EBE">
      <w:pPr>
        <w:pStyle w:val="Code"/>
        <w:rPr>
          <w:del w:id="1049" w:author="mbeckerle" w:date="2012-04-22T21:49:00Z"/>
          <w:rStyle w:val="CodeCharacter"/>
        </w:rPr>
      </w:pPr>
    </w:p>
    <w:p w14:paraId="4E91A52A" w14:textId="77777777" w:rsidR="002F1EBE" w:rsidRPr="005223F4" w:rsidRDefault="002F1EBE" w:rsidP="002F1EBE">
      <w:r w:rsidRPr="005223F4">
        <w:t>For example:</w:t>
      </w:r>
    </w:p>
    <w:p w14:paraId="447A15A6"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&lt;xs:annotation&gt;</w:t>
      </w:r>
    </w:p>
    <w:p w14:paraId="1A9D4F88"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&lt;xs:appinfo source=”http://www.ogf.org/dfdl/”&gt;</w:t>
      </w:r>
    </w:p>
    <w:p w14:paraId="2000E029" w14:textId="77777777" w:rsidR="00FB4D24" w:rsidRPr="005223F4" w:rsidDel="0098329B" w:rsidRDefault="00FB4D24" w:rsidP="00A8261D">
      <w:pPr>
        <w:pStyle w:val="XMLExcerpt"/>
        <w:rPr>
          <w:del w:id="1050" w:author="Steve Hanson" w:date="2012-02-23T11:29:00Z"/>
          <w:rStyle w:val="CodeCharacter"/>
          <w:sz w:val="20"/>
          <w:lang w:val="en-US"/>
        </w:rPr>
      </w:pPr>
      <w:r w:rsidRPr="005223F4">
        <w:rPr>
          <w:rStyle w:val="CodeCharacter"/>
          <w:sz w:val="20"/>
          <w:lang w:val="en-US"/>
        </w:rPr>
        <w:t xml:space="preserve">      </w:t>
      </w:r>
      <w:del w:id="1051" w:author="Steve Hanson" w:date="2012-02-23T11:29:00Z">
        <w:r w:rsidRPr="005223F4" w:rsidDel="0098329B">
          <w:rPr>
            <w:rStyle w:val="CodeCharacter"/>
            <w:sz w:val="20"/>
            <w:lang w:val="en-US"/>
          </w:rPr>
          <w:delText xml:space="preserve">  </w:delText>
        </w:r>
      </w:del>
      <w:r w:rsidRPr="005223F4">
        <w:rPr>
          <w:rStyle w:val="CodeCharacter"/>
          <w:sz w:val="20"/>
          <w:lang w:val="en-US"/>
        </w:rPr>
        <w:t>&lt;dfdl:format</w:t>
      </w:r>
      <w:ins w:id="1052" w:author="Steve Hanson" w:date="2012-02-23T11:29:00Z">
        <w:r w:rsidR="0098329B">
          <w:rPr>
            <w:rStyle w:val="CodeCharacter"/>
            <w:sz w:val="20"/>
            <w:lang w:val="en-US"/>
          </w:rPr>
          <w:t xml:space="preserve"> </w:t>
        </w:r>
      </w:ins>
    </w:p>
    <w:p w14:paraId="5CA450DF" w14:textId="77777777" w:rsidR="00FB4D24" w:rsidRPr="005223F4" w:rsidDel="0098329B" w:rsidRDefault="00FB4D24" w:rsidP="00A8261D">
      <w:pPr>
        <w:pStyle w:val="XMLExcerpt"/>
        <w:rPr>
          <w:del w:id="1053" w:author="Steve Hanson" w:date="2012-02-23T11:29:00Z"/>
          <w:rStyle w:val="CodeCharacter"/>
          <w:sz w:val="20"/>
          <w:lang w:val="en-US"/>
        </w:rPr>
      </w:pPr>
      <w:del w:id="1054" w:author="Steve Hanson" w:date="2012-02-23T11:29:00Z">
        <w:r w:rsidRPr="005223F4" w:rsidDel="0098329B">
          <w:rPr>
            <w:rStyle w:val="CodeCharacter"/>
            <w:sz w:val="20"/>
            <w:lang w:val="en-US"/>
          </w:rPr>
          <w:delText xml:space="preserve">          </w:delText>
        </w:r>
      </w:del>
      <w:r w:rsidRPr="005223F4">
        <w:rPr>
          <w:rStyle w:val="CodeCharacter"/>
          <w:sz w:val="20"/>
          <w:lang w:val="en-US"/>
        </w:rPr>
        <w:t>encoding=”utf-8</w:t>
      </w:r>
      <w:r w:rsidR="00523B36" w:rsidRPr="005223F4">
        <w:rPr>
          <w:rStyle w:val="CodeCharacter"/>
          <w:sz w:val="20"/>
          <w:lang w:val="en-US"/>
        </w:rPr>
        <w:t>”</w:t>
      </w:r>
      <w:ins w:id="1055" w:author="Steve Hanson" w:date="2012-02-23T11:29:00Z">
        <w:r w:rsidR="0098329B">
          <w:rPr>
            <w:rStyle w:val="CodeCharacter"/>
            <w:sz w:val="20"/>
            <w:lang w:val="en-US"/>
          </w:rPr>
          <w:t xml:space="preserve"> </w:t>
        </w:r>
      </w:ins>
    </w:p>
    <w:p w14:paraId="26BF5BE5" w14:textId="77777777" w:rsidR="00FB4D24" w:rsidRPr="005223F4" w:rsidDel="0098329B" w:rsidRDefault="00FB4D24" w:rsidP="00D7188B">
      <w:pPr>
        <w:pStyle w:val="XMLExcerpt"/>
        <w:rPr>
          <w:del w:id="1056" w:author="Steve Hanson" w:date="2012-02-23T11:29:00Z"/>
          <w:rStyle w:val="CodeCharacter"/>
          <w:sz w:val="20"/>
          <w:lang w:val="en-US"/>
        </w:rPr>
      </w:pPr>
      <w:del w:id="1057" w:author="Steve Hanson" w:date="2012-02-23T11:29:00Z">
        <w:r w:rsidRPr="005223F4" w:rsidDel="0098329B">
          <w:rPr>
            <w:rStyle w:val="CodeCharacter"/>
            <w:sz w:val="20"/>
            <w:lang w:val="en-US"/>
          </w:rPr>
          <w:delText xml:space="preserve">          </w:delText>
        </w:r>
      </w:del>
      <w:r w:rsidRPr="005223F4">
        <w:rPr>
          <w:rStyle w:val="CodeCharacter"/>
          <w:sz w:val="20"/>
          <w:lang w:val="en-US"/>
        </w:rPr>
        <w:t>separator=”</w:t>
      </w:r>
      <w:r w:rsidR="00D7188B" w:rsidRPr="005223F4">
        <w:rPr>
          <w:rStyle w:val="CodeCharacter"/>
          <w:sz w:val="20"/>
          <w:lang w:val="en-US"/>
        </w:rPr>
        <w:t>%NL;</w:t>
      </w:r>
      <w:r w:rsidRPr="005223F4">
        <w:rPr>
          <w:rStyle w:val="CodeCharacter"/>
          <w:sz w:val="20"/>
          <w:lang w:val="en-US"/>
        </w:rPr>
        <w:t>”</w:t>
      </w:r>
    </w:p>
    <w:p w14:paraId="163534B7" w14:textId="77777777" w:rsidR="00523B36" w:rsidRPr="005223F4" w:rsidRDefault="00523B36" w:rsidP="00A8261D">
      <w:pPr>
        <w:pStyle w:val="XMLExcerpt"/>
        <w:rPr>
          <w:lang w:val="en-US"/>
        </w:rPr>
      </w:pPr>
      <w:del w:id="1058" w:author="Steve Hanson" w:date="2012-02-23T11:29:00Z">
        <w:r w:rsidRPr="005223F4" w:rsidDel="0098329B">
          <w:rPr>
            <w:lang w:val="en-US"/>
          </w:rPr>
          <w:delText xml:space="preserve">                     </w:delText>
        </w:r>
      </w:del>
      <w:r w:rsidRPr="005223F4">
        <w:rPr>
          <w:lang w:val="en-US"/>
        </w:rPr>
        <w:t>/&gt;</w:t>
      </w:r>
    </w:p>
    <w:p w14:paraId="1233FFC3" w14:textId="77777777" w:rsidR="00FB4D24" w:rsidRPr="005223F4" w:rsidRDefault="00FB4D24" w:rsidP="00A8261D">
      <w:pPr>
        <w:pStyle w:val="XMLExcerpt"/>
        <w:rPr>
          <w:rStyle w:val="CodeCharacter"/>
          <w:sz w:val="20"/>
          <w:lang w:val="en-US"/>
        </w:rPr>
      </w:pPr>
      <w:del w:id="1059"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&lt;/xs:appinfo&gt;</w:t>
      </w:r>
    </w:p>
    <w:p w14:paraId="6FE7A6EA" w14:textId="77777777" w:rsidR="00FB4D24" w:rsidRPr="005223F4" w:rsidRDefault="00FB4D24" w:rsidP="00A8261D">
      <w:pPr>
        <w:pStyle w:val="XMLExcerpt"/>
        <w:rPr>
          <w:lang w:val="en-US"/>
        </w:rPr>
      </w:pPr>
      <w:del w:id="1060"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&lt;/xs:annotation&gt;</w:t>
      </w:r>
    </w:p>
    <w:p w14:paraId="24FB5F5D" w14:textId="4AC0A8A1" w:rsidR="00FB4D24" w:rsidRPr="005223F4" w:rsidDel="00F92149" w:rsidRDefault="00FB4D24" w:rsidP="002F1EBE">
      <w:pPr>
        <w:rPr>
          <w:del w:id="1061" w:author="mbeckerle" w:date="2012-04-22T21:49:00Z"/>
        </w:rPr>
      </w:pPr>
    </w:p>
    <w:p w14:paraId="5A862C1B" w14:textId="4FBEF3E7" w:rsidR="002F1EBE" w:rsidRPr="005223F4" w:rsidRDefault="002F1EBE" w:rsidP="00CB73BC">
      <w:r w:rsidRPr="005223F4">
        <w:t xml:space="preserve">The </w:t>
      </w:r>
      <w:r w:rsidRPr="005223F4">
        <w:rPr>
          <w:i/>
        </w:rPr>
        <w:t>Property</w:t>
      </w:r>
      <w:r w:rsidRPr="005223F4">
        <w:t xml:space="preserve"> is the name of the property. The </w:t>
      </w:r>
      <w:r w:rsidRPr="005223F4">
        <w:rPr>
          <w:i/>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1062" w:name="_Ref161823626"/>
      <w:bookmarkStart w:id="1063" w:name="_Toc177399039"/>
      <w:bookmarkStart w:id="1064" w:name="_Toc175057326"/>
      <w:bookmarkStart w:id="1065" w:name="_Toc199516252"/>
      <w:bookmarkStart w:id="1066" w:name="_Toc194983929"/>
      <w:r w:rsidRPr="005223F4">
        <w:t>Property Binding Syntax: Element Form</w:t>
      </w:r>
      <w:bookmarkEnd w:id="1062"/>
      <w:bookmarkEnd w:id="1063"/>
      <w:bookmarkEnd w:id="1064"/>
      <w:bookmarkEnd w:id="1065"/>
      <w:bookmarkEnd w:id="1066"/>
    </w:p>
    <w:p w14:paraId="67D951F3" w14:textId="19637AEF"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 This</w:t>
      </w:r>
      <w:r w:rsidR="0048266D" w:rsidRPr="005223F4">
        <w:t xml:space="preserve"> is provided to ease syntactic expression difficulties</w:t>
      </w:r>
      <w:ins w:id="1067" w:author="Steve Hanson" w:date="2012-08-10T09:53:00Z">
        <w:r w:rsidR="00670DD6">
          <w:t>.</w:t>
        </w:r>
      </w:ins>
      <w:del w:id="1068" w:author="Steve Hanson" w:date="2012-08-10T09:53:00Z">
        <w:r w:rsidR="0048266D" w:rsidRPr="005223F4" w:rsidDel="00670DD6">
          <w:delText>:</w:delText>
        </w:r>
      </w:del>
      <w:ins w:id="1069" w:author="Steve Hanson" w:date="2012-08-10T09:53:00Z">
        <w:r w:rsidR="00670DD6">
          <w:t xml:space="preserve"> The element is called dfdl:property and it has one attribute ‘name’ </w:t>
        </w:r>
      </w:ins>
      <w:ins w:id="1070" w:author="Steve Hanson" w:date="2012-08-10T09:54:00Z">
        <w:r w:rsidR="00670DD6">
          <w:t xml:space="preserve">which provides </w:t>
        </w:r>
      </w:ins>
      <w:ins w:id="1071" w:author="Steve Hanson" w:date="2012-08-10T09:53:00Z">
        <w:r w:rsidR="00670DD6">
          <w:t>the name of the property.</w:t>
        </w:r>
      </w:ins>
      <w:r w:rsidRPr="005223F4">
        <w:t xml:space="preserve"> </w:t>
      </w:r>
    </w:p>
    <w:p w14:paraId="1729C2BA" w14:textId="74E3677F" w:rsidR="00FA2259" w:rsidRPr="005223F4" w:rsidRDefault="00670DD6" w:rsidP="00FA2259">
      <w:ins w:id="1072" w:author="Steve Hanson" w:date="2012-08-10T09:49:00Z">
        <w:r>
          <w:t>For example</w:t>
        </w:r>
      </w:ins>
      <w:del w:id="1073" w:author="Steve Hanson" w:date="2012-08-10T09:49:00Z">
        <w:r w:rsidR="00FA2259" w:rsidRPr="005223F4" w:rsidDel="00670DD6">
          <w:delText>Element form looks like this</w:delText>
        </w:r>
      </w:del>
      <w:r w:rsidR="00FA2259" w:rsidRPr="005223F4">
        <w:t>:</w:t>
      </w:r>
    </w:p>
    <w:p w14:paraId="38201F2E"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&lt;xs:annotation&gt;</w:t>
      </w:r>
    </w:p>
    <w:p w14:paraId="4358F7BC"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 source=”http://</w:t>
      </w:r>
      <w:r w:rsidR="001C4A3B" w:rsidRPr="005223F4">
        <w:rPr>
          <w:rStyle w:val="CodeCharacter"/>
          <w:sz w:val="20"/>
          <w:lang w:val="en-US"/>
        </w:rPr>
        <w:t>www.ogf.org/dfdl</w:t>
      </w:r>
      <w:r w:rsidRPr="005223F4">
        <w:rPr>
          <w:rStyle w:val="CodeCharacter"/>
          <w:sz w:val="20"/>
          <w:lang w:val="en-US"/>
        </w:rPr>
        <w:t>/”&gt;</w:t>
      </w:r>
    </w:p>
    <w:p w14:paraId="4724C0D6"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1074" w:author="Steve Hanson" w:date="2012-02-23T11:30:00Z">
        <w:r w:rsidRPr="005223F4" w:rsidDel="0098329B">
          <w:rPr>
            <w:rStyle w:val="CodeCharacter"/>
            <w:sz w:val="20"/>
            <w:lang w:val="en-US"/>
          </w:rPr>
          <w:delText xml:space="preserve">  </w:delText>
        </w:r>
      </w:del>
      <w:r w:rsidRPr="005223F4">
        <w:rPr>
          <w:rStyle w:val="CodeCharacter"/>
          <w:sz w:val="20"/>
          <w:lang w:val="en-US"/>
        </w:rPr>
        <w:t>&lt;dfdl:format&gt;</w:t>
      </w:r>
    </w:p>
    <w:p w14:paraId="6806ADE7"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1075"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name='encoding'&gt;utf-8&lt;/dfdl:property&gt;</w:t>
      </w:r>
    </w:p>
    <w:p w14:paraId="634A60CA" w14:textId="77777777" w:rsidR="00FA2259" w:rsidRPr="005223F4" w:rsidRDefault="00FA2259" w:rsidP="00D7188B">
      <w:pPr>
        <w:pStyle w:val="XMLExcerpt"/>
        <w:rPr>
          <w:rStyle w:val="CodeCharacter"/>
          <w:sz w:val="20"/>
          <w:lang w:val="en-US"/>
        </w:rPr>
      </w:pPr>
      <w:r w:rsidRPr="005223F4">
        <w:rPr>
          <w:rStyle w:val="CodeCharacter"/>
          <w:sz w:val="20"/>
          <w:lang w:val="en-US"/>
        </w:rPr>
        <w:t xml:space="preserve">      </w:t>
      </w:r>
      <w:del w:id="1076"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name='separator'&gt;</w:t>
      </w:r>
      <w:r w:rsidR="00D7188B" w:rsidRPr="005223F4">
        <w:rPr>
          <w:rStyle w:val="CodeCharacter"/>
          <w:sz w:val="20"/>
          <w:lang w:val="en-US"/>
        </w:rPr>
        <w:t>%NL;</w:t>
      </w:r>
      <w:r w:rsidRPr="005223F4">
        <w:rPr>
          <w:rStyle w:val="CodeCharacter"/>
          <w:sz w:val="20"/>
          <w:lang w:val="en-US"/>
        </w:rPr>
        <w:t>&lt;/dfdl:property&gt;</w:t>
      </w:r>
    </w:p>
    <w:p w14:paraId="37701879"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1077"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&lt;/dfdl:format&gt; </w:t>
      </w:r>
    </w:p>
    <w:p w14:paraId="6267B3CB"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&lt;/xs:appinfo&gt;</w:t>
      </w:r>
    </w:p>
    <w:p w14:paraId="3F696AC8" w14:textId="77777777" w:rsidR="00FA2259" w:rsidRPr="005223F4" w:rsidRDefault="0098329B" w:rsidP="00A8261D">
      <w:pPr>
        <w:pStyle w:val="XMLExcerpt"/>
        <w:rPr>
          <w:rStyle w:val="CodeCharacter"/>
          <w:sz w:val="20"/>
          <w:lang w:val="en-US"/>
        </w:rPr>
      </w:pPr>
      <w:ins w:id="1078" w:author="Steve Hanson" w:date="2012-02-23T11:30:00Z">
        <w:r>
          <w:rPr>
            <w:rStyle w:val="CodeCharacter"/>
            <w:sz w:val="20"/>
            <w:lang w:val="en-US"/>
          </w:rPr>
          <w:t xml:space="preserve">  </w:t>
        </w:r>
      </w:ins>
      <w:r w:rsidR="00FA2259" w:rsidRPr="005223F4">
        <w:rPr>
          <w:rStyle w:val="CodeCharacter"/>
          <w:sz w:val="20"/>
          <w:lang w:val="en-US"/>
        </w:rPr>
        <w:t>&lt;/xs:annotation&gt;</w:t>
      </w:r>
    </w:p>
    <w:p w14:paraId="4A32540C" w14:textId="3BCD4CB8" w:rsidR="00FA2259" w:rsidRPr="005223F4" w:rsidDel="00F92149" w:rsidRDefault="00FA2259" w:rsidP="00FA2259">
      <w:pPr>
        <w:rPr>
          <w:del w:id="1079" w:author="mbeckerle" w:date="2012-04-22T21:49:00Z"/>
        </w:rPr>
      </w:pPr>
    </w:p>
    <w:p w14:paraId="07CF1E97" w14:textId="77777777" w:rsidR="00FA2259" w:rsidRDefault="00FA2259" w:rsidP="007B6CD7">
      <w:pPr>
        <w:rPr>
          <w:ins w:id="1080" w:author="Steve Hanson" w:date="2012-02-23T14:27:00Z"/>
        </w:rPr>
      </w:pPr>
      <w:r w:rsidRPr="005223F4">
        <w:t xml:space="preserve">Element form is mostly used for properties that themselves contain the quotation mark characters and escape characters so that they can be expressed without concerns about confusion with the </w:t>
      </w:r>
      <w:r w:rsidR="0091319F" w:rsidRPr="005223F4">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FD52C3F" w14:textId="4E050EAD" w:rsidR="00806B36" w:rsidRPr="005223F4" w:rsidDel="00F92149" w:rsidRDefault="00806B36" w:rsidP="007B6CD7">
      <w:pPr>
        <w:rPr>
          <w:del w:id="1081" w:author="mbeckerle" w:date="2012-04-22T21:49:00Z"/>
        </w:rPr>
      </w:pPr>
    </w:p>
    <w:p w14:paraId="200F38DE" w14:textId="77777777" w:rsidR="00D57B23" w:rsidRPr="005223F4" w:rsidRDefault="00D57B23" w:rsidP="001079AC">
      <w:pPr>
        <w:pStyle w:val="CodeBlock"/>
        <w:rPr>
          <w:rStyle w:val="CodeCharacter"/>
          <w:b/>
          <w:sz w:val="20"/>
        </w:rPr>
      </w:pPr>
      <w:r w:rsidRPr="005223F4">
        <w:rPr>
          <w:rStyle w:val="CodeCharacter"/>
          <w:b/>
          <w:sz w:val="20"/>
        </w:rPr>
        <w:t>&lt;dfdl:property name=’</w:t>
      </w:r>
      <w:r w:rsidR="00CF7DC1" w:rsidRPr="005223F4">
        <w:rPr>
          <w:rStyle w:val="CodeCharacter"/>
          <w:b/>
          <w:sz w:val="20"/>
        </w:rPr>
        <w:t>initiator’</w:t>
      </w:r>
      <w:r w:rsidRPr="005223F4">
        <w:rPr>
          <w:rStyle w:val="CodeCharacter"/>
          <w:b/>
          <w:sz w:val="20"/>
        </w:rPr>
        <w:t>&gt;</w:t>
      </w:r>
      <w:r w:rsidR="00CF7DC1" w:rsidRPr="005223F4">
        <w:rPr>
          <w:rStyle w:val="CodeCharacter"/>
          <w:b/>
          <w:sz w:val="20"/>
        </w:rPr>
        <w:t>&lt;[CDATA</w:t>
      </w:r>
      <w:r w:rsidR="000F2D74" w:rsidRPr="005223F4">
        <w:rPr>
          <w:rStyle w:val="CodeCharacter"/>
          <w:b/>
          <w:sz w:val="20"/>
        </w:rPr>
        <w:t>[&lt;!-- ]]&gt;&lt;/</w:t>
      </w:r>
      <w:r w:rsidRPr="005223F4">
        <w:rPr>
          <w:rStyle w:val="CodeCharacter"/>
          <w:b/>
          <w:sz w:val="20"/>
        </w:rPr>
        <w:t>dfdl:property&gt;</w:t>
      </w:r>
    </w:p>
    <w:p w14:paraId="0305572C" w14:textId="3310E8E7" w:rsidR="00D57B23" w:rsidRPr="005223F4" w:rsidDel="00F92149" w:rsidRDefault="00D57B23" w:rsidP="00FA2259">
      <w:pPr>
        <w:rPr>
          <w:del w:id="1082" w:author="mbeckerle" w:date="2012-04-22T21:49:00Z"/>
        </w:rPr>
      </w:pPr>
    </w:p>
    <w:p w14:paraId="7EEDE123" w14:textId="77777777" w:rsidR="00FA2259" w:rsidRPr="005223F4" w:rsidDel="0098329B" w:rsidRDefault="00FA2259" w:rsidP="00C953CC">
      <w:pPr>
        <w:rPr>
          <w:del w:id="1083" w:author="Steve Hanson" w:date="2012-02-23T11:30:00Z"/>
        </w:rPr>
      </w:pPr>
    </w:p>
    <w:p w14:paraId="06E2F7BA" w14:textId="77777777" w:rsidR="00115351" w:rsidRPr="005223F4" w:rsidDel="0098329B" w:rsidRDefault="00115351" w:rsidP="000D4E4E">
      <w:pPr>
        <w:rPr>
          <w:del w:id="1084" w:author="Steve Hanson" w:date="2012-02-23T11:30:00Z"/>
        </w:rPr>
      </w:pPr>
    </w:p>
    <w:p w14:paraId="4C46564A" w14:textId="77777777" w:rsidR="00141EC2" w:rsidRPr="005223F4" w:rsidRDefault="00DF4A68" w:rsidP="00DF4A68">
      <w:pPr>
        <w:pStyle w:val="Heading4"/>
      </w:pPr>
      <w:bookmarkStart w:id="1085" w:name="_Toc138694349"/>
      <w:bookmarkStart w:id="1086" w:name="_Toc177399040"/>
      <w:bookmarkStart w:id="1087" w:name="_Toc175057327"/>
      <w:bookmarkStart w:id="1088" w:name="_Toc199516253"/>
      <w:bookmarkStart w:id="1089" w:name="_Toc194983930"/>
      <w:r w:rsidRPr="005223F4">
        <w:t>Property Binding Syntax:</w:t>
      </w:r>
      <w:r w:rsidR="00141EC2" w:rsidRPr="005223F4">
        <w:t xml:space="preserve">Short Form </w:t>
      </w:r>
      <w:bookmarkEnd w:id="1085"/>
      <w:bookmarkEnd w:id="1086"/>
      <w:bookmarkEnd w:id="1087"/>
      <w:bookmarkEnd w:id="1088"/>
      <w:bookmarkEnd w:id="1089"/>
    </w:p>
    <w:p w14:paraId="416925CE" w14:textId="0C7A389F" w:rsidR="00141EC2" w:rsidRPr="005223F4" w:rsidRDefault="00141EC2" w:rsidP="00FC423A">
      <w:pPr>
        <w:pStyle w:val="nobreak"/>
      </w:pPr>
      <w:r w:rsidRPr="005223F4">
        <w:t xml:space="preserve">To save textual clutter, </w:t>
      </w:r>
      <w:r w:rsidR="000C3557" w:rsidRPr="005223F4">
        <w:t>short</w:t>
      </w:r>
      <w:r w:rsidRPr="005223F4">
        <w:t xml:space="preserve">-form syntax for format annotations is also </w:t>
      </w:r>
      <w:commentRangeStart w:id="1090"/>
      <w:r w:rsidRPr="005223F4">
        <w:t>allowed</w:t>
      </w:r>
      <w:commentRangeEnd w:id="1090"/>
      <w:r w:rsidR="00806B36">
        <w:rPr>
          <w:rStyle w:val="CommentReference"/>
        </w:rPr>
        <w:commentReference w:id="1090"/>
      </w:r>
      <w:ins w:id="1091" w:author="mbeckerle" w:date="2012-04-22T15:49:00Z">
        <w:r w:rsidR="00063B6C">
          <w:t xml:space="preserve"> on </w:t>
        </w:r>
      </w:ins>
      <w:ins w:id="1092" w:author="mbeckerle" w:date="2012-04-22T15:50:00Z">
        <w:r w:rsidR="00194C47">
          <w:t>xs:element, xs:sequence, xs:choice, xs:group (for group references only)</w:t>
        </w:r>
      </w:ins>
      <w:ins w:id="1093" w:author="mbeckerle" w:date="2012-04-22T15:51:00Z">
        <w:r w:rsidR="00194C47">
          <w:t>,</w:t>
        </w:r>
      </w:ins>
      <w:ins w:id="1094" w:author="mbeckerle" w:date="2012-04-22T15:50:00Z">
        <w:r w:rsidR="00194C47">
          <w:t xml:space="preserve"> and xs:simpleType</w:t>
        </w:r>
      </w:ins>
      <w:ins w:id="1095" w:author="mbeckerle" w:date="2012-04-22T15:49:00Z">
        <w:r w:rsidR="00194C47">
          <w:t xml:space="preserve"> </w:t>
        </w:r>
      </w:ins>
      <w:ins w:id="1096" w:author="mbeckerle" w:date="2012-04-22T15:51:00Z">
        <w:r w:rsidR="00194C47">
          <w:t>schema elements</w:t>
        </w:r>
      </w:ins>
      <w:r w:rsidRPr="005223F4">
        <w:t xml:space="preserve">. </w:t>
      </w:r>
      <w:ins w:id="1097" w:author="mbeckerle" w:date="2012-04-22T15:51:00Z">
        <w:r w:rsidR="00194C47">
          <w:t xml:space="preserve">(The xs:schema element cannot carry short-form annotations). </w:t>
        </w:r>
      </w:ins>
      <w:r w:rsidR="00FC423A" w:rsidRPr="005223F4">
        <w:t xml:space="preserve">Attributes </w:t>
      </w:r>
      <w:r w:rsidRPr="005223F4">
        <w:t xml:space="preserve">which </w:t>
      </w:r>
      <w:r w:rsidR="00210EB6" w:rsidRPr="005223F4">
        <w:t xml:space="preserve">are in the namespace </w:t>
      </w:r>
      <w:del w:id="1098" w:author="Steve Hanson" w:date="2012-08-06T12:09:00Z">
        <w:r w:rsidR="00210EB6" w:rsidRPr="005223F4" w:rsidDel="00B2635D">
          <w:delText xml:space="preserve">"dfdl" </w:delText>
        </w:r>
      </w:del>
      <w:ins w:id="1099" w:author="Steve Hanson" w:date="2012-08-06T12:09:00Z">
        <w:r w:rsidR="00B2635D">
          <w:t>‘</w:t>
        </w:r>
      </w:ins>
      <w:ins w:id="1100" w:author="Steve Hanson" w:date="2012-08-06T12:10:00Z">
        <w:r w:rsidR="00B2635D">
          <w:fldChar w:fldCharType="begin"/>
        </w:r>
        <w:r w:rsidR="00B2635D">
          <w:instrText xml:space="preserve"> HYPERLINK "</w:instrText>
        </w:r>
        <w:r w:rsidR="00B2635D" w:rsidRPr="005223F4">
          <w:instrText>http://www.ogf.org/dfdl/dfdl-1.0</w:instrText>
        </w:r>
        <w:r w:rsidR="00B2635D">
          <w:instrText xml:space="preserve">/" </w:instrText>
        </w:r>
        <w:r w:rsidR="00B2635D">
          <w:fldChar w:fldCharType="separate"/>
        </w:r>
        <w:r w:rsidR="00B2635D" w:rsidRPr="004D670E">
          <w:rPr>
            <w:rStyle w:val="Hyperlink"/>
          </w:rPr>
          <w:t>http://www.ogf.org/dfdl/dfdl-1.0/</w:t>
        </w:r>
        <w:r w:rsidR="00B2635D">
          <w:fldChar w:fldCharType="end"/>
        </w:r>
      </w:ins>
      <w:ins w:id="1101" w:author="Steve Hanson" w:date="2012-08-06T12:09:00Z">
        <w:r w:rsidR="00B2635D">
          <w:t>’</w:t>
        </w:r>
      </w:ins>
      <w:ins w:id="1102" w:author="Steve Hanson" w:date="2012-08-06T12:10:00Z">
        <w:r w:rsidR="00B2635D">
          <w:t xml:space="preserve"> </w:t>
        </w:r>
      </w:ins>
      <w:r w:rsidR="00210EB6" w:rsidRPr="005223F4">
        <w:t>and whose local name matches one of the DFDL representation properties a</w:t>
      </w:r>
      <w:r w:rsidRPr="005223F4">
        <w:t xml:space="preserve">re assumed to be equivalent to specific DFDL </w:t>
      </w:r>
      <w:ins w:id="1103" w:author="Steve Hanson" w:date="2012-02-23T11:32:00Z">
        <w:r w:rsidR="0098329B">
          <w:t>attribute</w:t>
        </w:r>
      </w:ins>
      <w:del w:id="1104" w:author="Steve Hanson" w:date="2012-02-23T11:32:00Z">
        <w:r w:rsidRPr="005223F4" w:rsidDel="0098329B">
          <w:delText>long-</w:delText>
        </w:r>
      </w:del>
      <w:ins w:id="1105" w:author="Steve Hanson" w:date="2012-02-23T11:32:00Z">
        <w:r w:rsidR="0098329B">
          <w:t xml:space="preserve"> </w:t>
        </w:r>
      </w:ins>
      <w:r w:rsidRPr="005223F4">
        <w:t>form annotations.</w:t>
      </w:r>
    </w:p>
    <w:p w14:paraId="79DC3044" w14:textId="77777777"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ins w:id="1106" w:author="Steve Hanson" w:date="2012-02-23T11:32:00Z">
        <w:r w:rsidR="0098329B">
          <w:t>the</w:t>
        </w:r>
      </w:ins>
      <w:del w:id="1107" w:author="Steve Hanson" w:date="2012-02-23T11:32:00Z">
        <w:r w:rsidRPr="005223F4" w:rsidDel="0098329B">
          <w:delText>a</w:delText>
        </w:r>
      </w:del>
      <w:r w:rsidRPr="005223F4">
        <w:t xml:space="preserve"> short</w:t>
      </w:r>
      <w:ins w:id="1108" w:author="Steve Hanson" w:date="2012-02-23T11:32:00Z">
        <w:r w:rsidR="0098329B">
          <w:t xml:space="preserve"> </w:t>
        </w:r>
      </w:ins>
      <w:del w:id="1109" w:author="Steve Hanson" w:date="2012-02-23T11:32:00Z">
        <w:r w:rsidRPr="005223F4" w:rsidDel="0098329B">
          <w:delText>-</w:delText>
        </w:r>
      </w:del>
      <w:r w:rsidRPr="005223F4">
        <w:t>form of the second:</w:t>
      </w:r>
    </w:p>
    <w:p w14:paraId="0F34982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1110" w:author="Steve Hanson" w:date="2012-02-23T11:34:00Z">
        <w:r w:rsidR="0098329B">
          <w:rPr>
            <w:rStyle w:val="CodeCharacter"/>
            <w:sz w:val="20"/>
            <w:lang w:val="en-US"/>
          </w:rPr>
          <w:t>elem</w:t>
        </w:r>
      </w:ins>
      <w:ins w:id="1111" w:author="Steve Hanson" w:date="2012-02-23T11:30:00Z">
        <w:r w:rsidR="0098329B">
          <w:rPr>
            <w:rStyle w:val="CodeCharacter"/>
            <w:sz w:val="20"/>
            <w:lang w:val="en-US"/>
          </w:rPr>
          <w:t>1</w:t>
        </w:r>
      </w:ins>
      <w:del w:id="1112" w:author="Steve Hanson" w:date="2012-02-23T11:30:00Z">
        <w:r w:rsidRPr="005223F4" w:rsidDel="0098329B">
          <w:rPr>
            <w:rStyle w:val="CodeCharacter"/>
            <w:sz w:val="20"/>
            <w:lang w:val="en-US"/>
          </w:rPr>
          <w:delText>foo</w:delText>
        </w:r>
      </w:del>
      <w:r w:rsidRPr="005223F4">
        <w:rPr>
          <w:rStyle w:val="CodeCharacter"/>
          <w:sz w:val="20"/>
          <w:lang w:val="en-US"/>
        </w:rPr>
        <w:t>"&gt;</w:t>
      </w:r>
    </w:p>
    <w:p w14:paraId="6FBD653B"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4FE18590"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&lt;xs:sequence dfdl:separator="</w:t>
      </w:r>
      <w:r w:rsidR="00D7188B" w:rsidRPr="005223F4">
        <w:rPr>
          <w:rStyle w:val="CodeCharacter"/>
          <w:sz w:val="20"/>
          <w:lang w:val="en-US"/>
        </w:rPr>
        <w:t>%HT;</w:t>
      </w:r>
      <w:r w:rsidRPr="005223F4">
        <w:rPr>
          <w:rStyle w:val="CodeCharacter"/>
          <w:sz w:val="20"/>
          <w:lang w:val="en-US"/>
        </w:rPr>
        <w:t>"</w:t>
      </w:r>
      <w:r w:rsidR="008A45E8" w:rsidRPr="005223F4">
        <w:rPr>
          <w:rStyle w:val="CodeCharacter"/>
          <w:sz w:val="20"/>
          <w:lang w:val="en-US"/>
        </w:rPr>
        <w:t xml:space="preserve"> </w:t>
      </w:r>
      <w:r w:rsidRPr="005223F4">
        <w:rPr>
          <w:rStyle w:val="CodeCharacter"/>
          <w:sz w:val="20"/>
          <w:lang w:val="en-US"/>
        </w:rPr>
        <w:t>&gt;</w:t>
      </w:r>
    </w:p>
    <w:p w14:paraId="19CDCC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ins w:id="1113" w:author="Steve Hanson" w:date="2012-02-23T11:30:00Z">
        <w:r w:rsidR="0098329B">
          <w:rPr>
            <w:rStyle w:val="CodeCharacter"/>
            <w:sz w:val="20"/>
            <w:lang w:val="en-US"/>
          </w:rPr>
          <w:t xml:space="preserve"> </w:t>
        </w:r>
      </w:ins>
      <w:r w:rsidRPr="005223F4">
        <w:rPr>
          <w:rStyle w:val="CodeCharacter"/>
          <w:sz w:val="20"/>
          <w:lang w:val="en-US"/>
        </w:rPr>
        <w:t>...</w:t>
      </w:r>
    </w:p>
    <w:p w14:paraId="0724F61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0013A4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A24930D"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282A1F7C" w14:textId="77777777" w:rsidR="00141EC2" w:rsidRPr="005223F4" w:rsidRDefault="00141EC2" w:rsidP="00A8261D">
      <w:pPr>
        <w:pStyle w:val="XMLExcerpt"/>
        <w:rPr>
          <w:rStyle w:val="CodeCharacter"/>
          <w:sz w:val="20"/>
          <w:lang w:val="en-US"/>
        </w:rPr>
      </w:pPr>
    </w:p>
    <w:p w14:paraId="73068FA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1114" w:author="Steve Hanson" w:date="2012-02-23T11:34:00Z">
        <w:r w:rsidR="0098329B">
          <w:rPr>
            <w:rStyle w:val="CodeCharacter"/>
            <w:sz w:val="20"/>
            <w:lang w:val="en-US"/>
          </w:rPr>
          <w:t>elem</w:t>
        </w:r>
      </w:ins>
      <w:ins w:id="1115" w:author="Steve Hanson" w:date="2012-02-23T11:31:00Z">
        <w:r w:rsidR="0098329B">
          <w:rPr>
            <w:rStyle w:val="CodeCharacter"/>
            <w:sz w:val="20"/>
            <w:lang w:val="en-US"/>
          </w:rPr>
          <w:t>2</w:t>
        </w:r>
      </w:ins>
      <w:del w:id="1116" w:author="Steve Hanson" w:date="2012-02-23T11:31:00Z">
        <w:r w:rsidRPr="005223F4" w:rsidDel="0098329B">
          <w:rPr>
            <w:rStyle w:val="CodeCharacter"/>
            <w:sz w:val="20"/>
            <w:lang w:val="en-US"/>
          </w:rPr>
          <w:delText>foo</w:delText>
        </w:r>
      </w:del>
      <w:r w:rsidRPr="005223F4">
        <w:rPr>
          <w:rStyle w:val="CodeCharacter"/>
          <w:sz w:val="20"/>
          <w:lang w:val="en-US"/>
        </w:rPr>
        <w:t>"&gt;</w:t>
      </w:r>
    </w:p>
    <w:p w14:paraId="5DC17E3D"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6314C72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2F28C03E"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&lt;xs:annotation&gt;&lt;xs:appinfo source=”http://</w:t>
      </w:r>
      <w:r w:rsidR="001C4A3B" w:rsidRPr="005223F4">
        <w:rPr>
          <w:rStyle w:val="CodeCharacter"/>
          <w:sz w:val="20"/>
          <w:lang w:val="en-US"/>
        </w:rPr>
        <w:t>www.ogf.org/dfdl</w:t>
      </w:r>
      <w:r w:rsidRPr="005223F4">
        <w:rPr>
          <w:rStyle w:val="CodeCharacter"/>
          <w:sz w:val="20"/>
          <w:lang w:val="en-US"/>
        </w:rPr>
        <w:t>/”&gt;</w:t>
      </w:r>
    </w:p>
    <w:p w14:paraId="4963D048"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&lt;dfdl:</w:t>
      </w:r>
      <w:r w:rsidR="00F36435" w:rsidRPr="005223F4">
        <w:rPr>
          <w:rStyle w:val="CodeCharacter"/>
          <w:sz w:val="20"/>
          <w:lang w:val="en-US"/>
        </w:rPr>
        <w:t xml:space="preserve">sequence </w:t>
      </w:r>
      <w:r w:rsidRPr="005223F4">
        <w:rPr>
          <w:rStyle w:val="CodeCharacter"/>
          <w:sz w:val="20"/>
          <w:lang w:val="en-US"/>
        </w:rPr>
        <w:t>separator="</w:t>
      </w:r>
      <w:r w:rsidR="00D7188B" w:rsidRPr="005223F4">
        <w:rPr>
          <w:rStyle w:val="CodeCharacter"/>
          <w:sz w:val="20"/>
          <w:lang w:val="en-US"/>
        </w:rPr>
        <w:t>%HT;</w:t>
      </w:r>
      <w:r w:rsidRPr="005223F4">
        <w:rPr>
          <w:rStyle w:val="CodeCharacter"/>
          <w:sz w:val="20"/>
          <w:lang w:val="en-US"/>
        </w:rPr>
        <w:t>"</w:t>
      </w:r>
      <w:r w:rsidR="000E57A7" w:rsidRPr="005223F4">
        <w:rPr>
          <w:rStyle w:val="CodeCharacter"/>
          <w:sz w:val="20"/>
          <w:lang w:val="en-US"/>
        </w:rPr>
        <w:t xml:space="preserve"> </w:t>
      </w:r>
      <w:r w:rsidRPr="005223F4">
        <w:rPr>
          <w:rStyle w:val="CodeCharacter"/>
          <w:sz w:val="20"/>
          <w:lang w:val="en-US"/>
        </w:rPr>
        <w:t xml:space="preserve">/&gt; </w:t>
      </w:r>
    </w:p>
    <w:p w14:paraId="153A381F"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&lt;/xs:appinfo&gt;&lt;/xs:annotation&gt;</w:t>
      </w:r>
    </w:p>
    <w:p w14:paraId="7587A83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p>
    <w:p w14:paraId="704C6313"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D81B2BC"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3B2A041"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66BA9BCD" w14:textId="2AC3A888" w:rsidR="00141EC2" w:rsidRPr="005223F4" w:rsidDel="00F92149" w:rsidRDefault="00141EC2" w:rsidP="00141EC2">
      <w:pPr>
        <w:rPr>
          <w:del w:id="1117" w:author="mbeckerle" w:date="2012-04-22T21:49:00Z"/>
        </w:rPr>
      </w:pPr>
    </w:p>
    <w:p w14:paraId="1FF7FE89" w14:textId="77777777" w:rsidR="00141EC2" w:rsidRPr="005223F4" w:rsidRDefault="00141EC2" w:rsidP="00141EC2">
      <w:pPr>
        <w:pStyle w:val="nobreak"/>
      </w:pPr>
      <w:r w:rsidRPr="005223F4">
        <w:t>Another example:</w:t>
      </w:r>
    </w:p>
    <w:p w14:paraId="07EC994D" w14:textId="77777777" w:rsidR="00660795" w:rsidRPr="005223F4" w:rsidRDefault="00660795" w:rsidP="00660795">
      <w:pPr>
        <w:pStyle w:val="XMLExcerpt"/>
        <w:rPr>
          <w:rStyle w:val="CodeCharacter"/>
          <w:sz w:val="20"/>
          <w:lang w:val="en-US"/>
        </w:rPr>
      </w:pPr>
      <w:r w:rsidRPr="005223F4">
        <w:rPr>
          <w:rStyle w:val="CodeCharacter"/>
          <w:sz w:val="20"/>
          <w:lang w:val="en-US"/>
        </w:rPr>
        <w:t>&lt;xs:sequence dfdl:separator=","&gt;</w:t>
      </w:r>
    </w:p>
    <w:p w14:paraId="1AC1D60C" w14:textId="77777777" w:rsidR="00660795" w:rsidRPr="005223F4" w:rsidDel="0098329B" w:rsidRDefault="00660795" w:rsidP="00A8261D">
      <w:pPr>
        <w:pStyle w:val="XMLExcerpt"/>
        <w:rPr>
          <w:del w:id="1118" w:author="Steve Hanson" w:date="2012-02-23T11:34:00Z"/>
          <w:rStyle w:val="CodeCharacter"/>
          <w:sz w:val="20"/>
          <w:lang w:val="en-US"/>
        </w:rPr>
      </w:pPr>
    </w:p>
    <w:p w14:paraId="193D513F" w14:textId="77777777" w:rsidR="00141EC2" w:rsidRPr="005223F4" w:rsidRDefault="00660795" w:rsidP="00A8261D">
      <w:pPr>
        <w:pStyle w:val="XMLExcerpt"/>
        <w:rPr>
          <w:rStyle w:val="CodeCharacter"/>
          <w:sz w:val="20"/>
          <w:lang w:val="en-US"/>
        </w:rPr>
      </w:pPr>
      <w:del w:id="1119" w:author="Steve Hanson" w:date="2012-02-23T11:35:00Z">
        <w:r w:rsidRPr="005223F4" w:rsidDel="0098329B">
          <w:rPr>
            <w:rStyle w:val="CodeCharacter"/>
            <w:sz w:val="20"/>
            <w:lang w:val="en-US"/>
          </w:rPr>
          <w:delText xml:space="preserve"> </w:delText>
        </w:r>
      </w:del>
      <w:ins w:id="1120" w:author="Steve Hanson" w:date="2012-02-23T11:34:00Z">
        <w:r w:rsidR="0098329B">
          <w:rPr>
            <w:rStyle w:val="CodeCharacter"/>
            <w:sz w:val="20"/>
            <w:lang w:val="en-US"/>
          </w:rPr>
          <w:t xml:space="preserve">  </w:t>
        </w:r>
      </w:ins>
      <w:r w:rsidR="00141EC2" w:rsidRPr="005223F4">
        <w:rPr>
          <w:rStyle w:val="CodeCharacter"/>
          <w:sz w:val="20"/>
          <w:lang w:val="en-US"/>
        </w:rPr>
        <w:t>&lt;xs:element name="</w:t>
      </w:r>
      <w:ins w:id="1121" w:author="Steve Hanson" w:date="2012-02-23T11:34:00Z">
        <w:r w:rsidR="0098329B">
          <w:rPr>
            <w:rStyle w:val="CodeCharacter"/>
            <w:sz w:val="20"/>
            <w:lang w:val="en-US"/>
          </w:rPr>
          <w:t>elem1</w:t>
        </w:r>
      </w:ins>
      <w:del w:id="1122"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w:t>
      </w:r>
    </w:p>
    <w:p w14:paraId="60628AEB" w14:textId="77777777" w:rsidR="00660795" w:rsidRPr="005223F4" w:rsidRDefault="00141EC2" w:rsidP="00A8261D">
      <w:pPr>
        <w:pStyle w:val="XMLExcerpt"/>
        <w:rPr>
          <w:rStyle w:val="CodeCharacter"/>
          <w:sz w:val="20"/>
          <w:lang w:val="en-US"/>
        </w:rPr>
      </w:pPr>
      <w:r w:rsidRPr="005223F4">
        <w:rPr>
          <w:rStyle w:val="CodeCharacter"/>
          <w:sz w:val="20"/>
          <w:lang w:val="en-US"/>
        </w:rPr>
        <w:t xml:space="preserve">                       dfdl:</w:t>
      </w:r>
      <w:r w:rsidR="00C73BDA" w:rsidRPr="005223F4">
        <w:rPr>
          <w:rStyle w:val="CodeCharacter"/>
          <w:sz w:val="20"/>
          <w:lang w:val="en-US"/>
        </w:rPr>
        <w:t>representation</w:t>
      </w:r>
      <w:r w:rsidRPr="005223F4">
        <w:rPr>
          <w:rStyle w:val="CodeCharacter"/>
          <w:sz w:val="20"/>
          <w:lang w:val="en-US"/>
        </w:rPr>
        <w:t>="text"</w:t>
      </w:r>
    </w:p>
    <w:p w14:paraId="3F783994" w14:textId="77777777" w:rsidR="00141EC2" w:rsidRPr="005223F4" w:rsidRDefault="00660795" w:rsidP="00D72EC9">
      <w:pPr>
        <w:pStyle w:val="XMLExcerpt"/>
        <w:rPr>
          <w:rStyle w:val="CodeCharacter"/>
          <w:sz w:val="20"/>
          <w:lang w:val="en-US"/>
        </w:rPr>
      </w:pPr>
      <w:r w:rsidRPr="005223F4">
        <w:rPr>
          <w:rFonts w:eastAsia="MS Mincho"/>
          <w:lang w:val="en-US" w:eastAsia="ja-JP"/>
        </w:rPr>
        <w:t xml:space="preserve">                       </w:t>
      </w:r>
      <w:r w:rsidR="00B64C8C" w:rsidRPr="005223F4">
        <w:rPr>
          <w:rFonts w:eastAsia="MS Mincho"/>
          <w:lang w:val="en-US" w:eastAsia="ja-JP"/>
        </w:rPr>
        <w:t>dfdl:</w:t>
      </w:r>
      <w:r w:rsidRPr="005223F4">
        <w:rPr>
          <w:rFonts w:eastAsia="MS Mincho"/>
          <w:lang w:val="en-US" w:eastAsia="ja-JP"/>
        </w:rPr>
        <w:t>textNumberRep="standard"</w:t>
      </w:r>
      <w:r w:rsidR="00141EC2" w:rsidRPr="005223F4">
        <w:rPr>
          <w:rStyle w:val="CodeCharacter"/>
          <w:sz w:val="20"/>
          <w:lang w:val="en-US"/>
        </w:rPr>
        <w:t xml:space="preserve"> </w:t>
      </w:r>
    </w:p>
    <w:p w14:paraId="0245C54D" w14:textId="77777777" w:rsidR="000E57A7" w:rsidRPr="005223F4" w:rsidRDefault="00141EC2" w:rsidP="00A8261D">
      <w:pPr>
        <w:pStyle w:val="XMLExcerpt"/>
        <w:rPr>
          <w:rStyle w:val="CodeCharacter"/>
          <w:sz w:val="20"/>
          <w:lang w:val="en-US"/>
        </w:rPr>
      </w:pPr>
      <w:r w:rsidRPr="005223F4">
        <w:rPr>
          <w:rStyle w:val="CodeCharacter"/>
          <w:sz w:val="20"/>
          <w:lang w:val="en-US"/>
        </w:rPr>
        <w:t xml:space="preserve">                       dfdl:</w:t>
      </w:r>
      <w:r w:rsidR="000E57A7" w:rsidRPr="005223F4">
        <w:rPr>
          <w:rStyle w:val="CodeCharacter"/>
          <w:sz w:val="20"/>
          <w:lang w:val="en-US"/>
        </w:rPr>
        <w:t>initiator</w:t>
      </w:r>
      <w:r w:rsidRPr="005223F4">
        <w:rPr>
          <w:rStyle w:val="CodeCharacter"/>
          <w:sz w:val="20"/>
          <w:lang w:val="en-US"/>
        </w:rPr>
        <w:t>="</w:t>
      </w:r>
      <w:r w:rsidR="00660795" w:rsidRPr="005223F4">
        <w:rPr>
          <w:rStyle w:val="CodeCharacter"/>
          <w:sz w:val="20"/>
          <w:lang w:val="en-US"/>
        </w:rPr>
        <w:t>[</w:t>
      </w:r>
      <w:r w:rsidRPr="005223F4">
        <w:rPr>
          <w:rStyle w:val="CodeCharacter"/>
          <w:sz w:val="20"/>
          <w:lang w:val="en-US"/>
        </w:rPr>
        <w:t>"</w:t>
      </w:r>
    </w:p>
    <w:p w14:paraId="49AEC8FA"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dfdl:terminator=”</w:t>
      </w:r>
      <w:r w:rsidR="00660795" w:rsidRPr="005223F4">
        <w:rPr>
          <w:rStyle w:val="CodeCharacter"/>
          <w:sz w:val="20"/>
          <w:lang w:val="en-US"/>
        </w:rPr>
        <w:t>]</w:t>
      </w:r>
      <w:r w:rsidRPr="005223F4">
        <w:rPr>
          <w:rStyle w:val="CodeCharacter"/>
          <w:sz w:val="20"/>
          <w:lang w:val="en-US"/>
        </w:rPr>
        <w:t>”</w:t>
      </w:r>
      <w:r w:rsidR="00141EC2" w:rsidRPr="005223F4">
        <w:rPr>
          <w:rStyle w:val="CodeCharacter"/>
          <w:sz w:val="20"/>
          <w:lang w:val="en-US"/>
        </w:rPr>
        <w:t>/&gt;</w:t>
      </w:r>
    </w:p>
    <w:p w14:paraId="51610CE4" w14:textId="77777777" w:rsidR="00141EC2" w:rsidRPr="005223F4" w:rsidRDefault="00141EC2" w:rsidP="00A8261D">
      <w:pPr>
        <w:pStyle w:val="XMLExcerpt"/>
        <w:rPr>
          <w:rStyle w:val="CodeCharacter"/>
          <w:sz w:val="20"/>
          <w:lang w:val="en-US"/>
        </w:rPr>
      </w:pPr>
    </w:p>
    <w:p w14:paraId="13387128" w14:textId="77777777" w:rsidR="00141EC2" w:rsidRPr="005223F4" w:rsidRDefault="00660795" w:rsidP="00A8261D">
      <w:pPr>
        <w:pStyle w:val="XMLExcerpt"/>
        <w:rPr>
          <w:rStyle w:val="CodeCharacter"/>
          <w:sz w:val="20"/>
          <w:lang w:val="en-US"/>
        </w:rPr>
      </w:pPr>
      <w:r w:rsidRPr="005223F4">
        <w:rPr>
          <w:rStyle w:val="CodeCharacter"/>
          <w:sz w:val="20"/>
          <w:lang w:val="en-US"/>
        </w:rPr>
        <w:t xml:space="preserve"> </w:t>
      </w:r>
      <w:ins w:id="1123" w:author="Steve Hanson" w:date="2012-02-23T11:35:00Z">
        <w:r w:rsidR="0098329B">
          <w:rPr>
            <w:rStyle w:val="CodeCharacter"/>
            <w:sz w:val="20"/>
            <w:lang w:val="en-US"/>
          </w:rPr>
          <w:t xml:space="preserve"> </w:t>
        </w:r>
      </w:ins>
      <w:r w:rsidR="00141EC2" w:rsidRPr="005223F4">
        <w:rPr>
          <w:rStyle w:val="CodeCharacter"/>
          <w:sz w:val="20"/>
          <w:lang w:val="en-US"/>
        </w:rPr>
        <w:t>&lt;xs:element name="</w:t>
      </w:r>
      <w:ins w:id="1124" w:author="Steve Hanson" w:date="2012-02-23T11:34:00Z">
        <w:r w:rsidR="0098329B">
          <w:rPr>
            <w:rStyle w:val="CodeCharacter"/>
            <w:sz w:val="20"/>
            <w:lang w:val="en-US"/>
          </w:rPr>
          <w:t>elem2</w:t>
        </w:r>
      </w:ins>
      <w:del w:id="1125"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maxOccurs="unbounded"&gt;</w:t>
      </w:r>
    </w:p>
    <w:p w14:paraId="7759B5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1126"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1127" w:author="Steve Hanson" w:date="2012-02-23T11:35:00Z">
        <w:r w:rsidRPr="005223F4" w:rsidDel="0098329B">
          <w:rPr>
            <w:rStyle w:val="CodeCharacter"/>
            <w:sz w:val="20"/>
            <w:lang w:val="en-US"/>
          </w:rPr>
          <w:delText xml:space="preserve"> </w:delText>
        </w:r>
      </w:del>
      <w:r w:rsidRPr="005223F4">
        <w:rPr>
          <w:rStyle w:val="CodeCharacter"/>
          <w:sz w:val="20"/>
          <w:lang w:val="en-US"/>
        </w:rPr>
        <w:t>&lt;xs:annotation&gt;&lt;xs:appinfo source=”http://</w:t>
      </w:r>
      <w:r w:rsidR="001C4A3B" w:rsidRPr="005223F4">
        <w:rPr>
          <w:rStyle w:val="CodeCharacter"/>
          <w:sz w:val="20"/>
          <w:lang w:val="en-US"/>
        </w:rPr>
        <w:t>www.ogf.org/dfdl</w:t>
      </w:r>
      <w:r w:rsidRPr="005223F4">
        <w:rPr>
          <w:rStyle w:val="CodeCharacter"/>
          <w:sz w:val="20"/>
          <w:lang w:val="en-US"/>
        </w:rPr>
        <w:t>/”&gt;</w:t>
      </w:r>
    </w:p>
    <w:p w14:paraId="478EB215" w14:textId="77777777" w:rsidR="00B64C8C" w:rsidRPr="005223F4" w:rsidRDefault="00141EC2" w:rsidP="00A8261D">
      <w:pPr>
        <w:pStyle w:val="XMLExcerpt"/>
        <w:rPr>
          <w:rStyle w:val="CodeCharacter"/>
          <w:sz w:val="20"/>
          <w:lang w:val="en-US"/>
        </w:rPr>
      </w:pPr>
      <w:r w:rsidRPr="005223F4">
        <w:rPr>
          <w:rStyle w:val="CodeCharacter"/>
          <w:sz w:val="20"/>
          <w:lang w:val="en-US"/>
        </w:rPr>
        <w:t xml:space="preserve">  </w:t>
      </w:r>
      <w:del w:id="1128"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1129" w:author="Steve Hanson" w:date="2012-02-23T11:35:00Z">
        <w:r w:rsidRPr="005223F4" w:rsidDel="0098329B">
          <w:rPr>
            <w:rStyle w:val="CodeCharacter"/>
            <w:sz w:val="20"/>
            <w:lang w:val="en-US"/>
          </w:rPr>
          <w:delText xml:space="preserve"> </w:delText>
        </w:r>
      </w:del>
      <w:r w:rsidRPr="005223F4">
        <w:rPr>
          <w:rStyle w:val="CodeCharacter"/>
          <w:sz w:val="20"/>
          <w:lang w:val="en-US"/>
        </w:rPr>
        <w:t>&lt;dfdl:</w:t>
      </w:r>
      <w:r w:rsidR="00F36435" w:rsidRPr="005223F4">
        <w:rPr>
          <w:rStyle w:val="CodeCharacter"/>
          <w:sz w:val="20"/>
          <w:lang w:val="en-US"/>
        </w:rPr>
        <w:t xml:space="preserve">element </w:t>
      </w:r>
      <w:r w:rsidR="00C73BDA" w:rsidRPr="005223F4">
        <w:rPr>
          <w:rStyle w:val="CodeCharacter"/>
          <w:sz w:val="20"/>
          <w:lang w:val="en-US"/>
        </w:rPr>
        <w:t>representation</w:t>
      </w:r>
      <w:r w:rsidRPr="005223F4">
        <w:rPr>
          <w:rStyle w:val="CodeCharacter"/>
          <w:sz w:val="20"/>
          <w:lang w:val="en-US"/>
        </w:rPr>
        <w:t>="text"</w:t>
      </w:r>
    </w:p>
    <w:p w14:paraId="4852A3A0" w14:textId="77777777" w:rsidR="000E57A7" w:rsidRPr="005223F4" w:rsidRDefault="00B64C8C" w:rsidP="00A8261D">
      <w:pPr>
        <w:pStyle w:val="XMLExcerpt"/>
        <w:rPr>
          <w:rStyle w:val="CodeCharacter"/>
          <w:sz w:val="20"/>
          <w:lang w:val="en-US"/>
        </w:rPr>
      </w:pPr>
      <w:r w:rsidRPr="005223F4">
        <w:rPr>
          <w:rFonts w:eastAsia="MS Mincho"/>
          <w:lang w:val="en-US" w:eastAsia="ja-JP"/>
        </w:rPr>
        <w:t xml:space="preserve">                     </w:t>
      </w:r>
      <w:r w:rsidR="00D72EC9" w:rsidRPr="005223F4">
        <w:rPr>
          <w:rFonts w:eastAsia="MS Mincho"/>
          <w:lang w:val="en-US" w:eastAsia="ja-JP"/>
        </w:rPr>
        <w:t>textNumberRep</w:t>
      </w:r>
      <w:r w:rsidRPr="005223F4">
        <w:rPr>
          <w:rFonts w:eastAsia="MS Mincho"/>
          <w:lang w:val="en-US" w:eastAsia="ja-JP"/>
        </w:rPr>
        <w:t>="standard"</w:t>
      </w:r>
      <w:r w:rsidR="00141EC2" w:rsidRPr="005223F4">
        <w:rPr>
          <w:rStyle w:val="CodeCharacter"/>
          <w:sz w:val="20"/>
          <w:lang w:val="en-US"/>
        </w:rPr>
        <w:t xml:space="preserve"> </w:t>
      </w:r>
    </w:p>
    <w:p w14:paraId="255BFC5B" w14:textId="77777777" w:rsidR="000E57A7" w:rsidRPr="005223F4" w:rsidRDefault="000E57A7" w:rsidP="00660795">
      <w:pPr>
        <w:pStyle w:val="XMLExcerpt"/>
        <w:rPr>
          <w:rStyle w:val="CodeCharacter"/>
          <w:sz w:val="20"/>
          <w:lang w:val="en-US"/>
        </w:rPr>
      </w:pPr>
      <w:r w:rsidRPr="005223F4">
        <w:rPr>
          <w:rStyle w:val="CodeCharacter"/>
          <w:sz w:val="20"/>
          <w:lang w:val="en-US"/>
        </w:rPr>
        <w:t xml:space="preserve">                     initiator=”</w:t>
      </w:r>
      <w:r w:rsidR="00660795" w:rsidRPr="005223F4">
        <w:rPr>
          <w:rStyle w:val="CodeCharacter"/>
          <w:sz w:val="20"/>
          <w:lang w:val="en-US"/>
        </w:rPr>
        <w:t>[</w:t>
      </w:r>
      <w:r w:rsidRPr="005223F4">
        <w:rPr>
          <w:rStyle w:val="CodeCharacter"/>
          <w:sz w:val="20"/>
          <w:lang w:val="en-US"/>
        </w:rPr>
        <w:t xml:space="preserve">“                   </w:t>
      </w:r>
    </w:p>
    <w:p w14:paraId="54ECF09F"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terminator</w:t>
      </w:r>
      <w:r w:rsidR="00141EC2" w:rsidRPr="005223F4">
        <w:rPr>
          <w:rStyle w:val="CodeCharacter"/>
          <w:sz w:val="20"/>
          <w:lang w:val="en-US"/>
        </w:rPr>
        <w:t>="</w:t>
      </w:r>
      <w:r w:rsidR="00660795" w:rsidRPr="005223F4">
        <w:rPr>
          <w:rStyle w:val="CodeCharacter"/>
          <w:sz w:val="20"/>
          <w:lang w:val="en-US"/>
        </w:rPr>
        <w:t>]</w:t>
      </w:r>
      <w:r w:rsidR="00141EC2" w:rsidRPr="005223F4">
        <w:rPr>
          <w:rStyle w:val="CodeCharacter"/>
          <w:sz w:val="20"/>
          <w:lang w:val="en-US"/>
        </w:rPr>
        <w:t xml:space="preserve">"/&gt; </w:t>
      </w:r>
    </w:p>
    <w:p w14:paraId="20D7DB2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1130"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1131" w:author="Steve Hanson" w:date="2012-02-23T11:35:00Z">
        <w:r w:rsidRPr="005223F4" w:rsidDel="0098329B">
          <w:rPr>
            <w:rStyle w:val="CodeCharacter"/>
            <w:sz w:val="20"/>
            <w:lang w:val="en-US"/>
          </w:rPr>
          <w:delText xml:space="preserve"> </w:delText>
        </w:r>
      </w:del>
      <w:r w:rsidRPr="005223F4">
        <w:rPr>
          <w:rStyle w:val="CodeCharacter"/>
          <w:sz w:val="20"/>
          <w:lang w:val="en-US"/>
        </w:rPr>
        <w:t>&lt;/xs:appinfo&gt;&lt;/xs:annotation&gt;</w:t>
      </w:r>
    </w:p>
    <w:p w14:paraId="13FE52E3" w14:textId="201A9A76" w:rsidR="00141EC2" w:rsidRPr="005223F4" w:rsidDel="00B2635D" w:rsidRDefault="0098329B" w:rsidP="00A8261D">
      <w:pPr>
        <w:pStyle w:val="XMLExcerpt"/>
        <w:rPr>
          <w:del w:id="1132" w:author="Steve Hanson" w:date="2012-08-06T12:13:00Z"/>
          <w:rStyle w:val="CodeCharacter"/>
          <w:sz w:val="20"/>
          <w:lang w:val="en-US"/>
        </w:rPr>
      </w:pPr>
      <w:ins w:id="1133" w:author="Steve Hanson" w:date="2012-02-23T11:35:00Z">
        <w:r>
          <w:rPr>
            <w:rStyle w:val="CodeCharacter"/>
            <w:sz w:val="20"/>
            <w:lang w:val="en-US"/>
          </w:rPr>
          <w:t xml:space="preserve">  </w:t>
        </w:r>
      </w:ins>
      <w:r w:rsidR="00141EC2" w:rsidRPr="005223F4">
        <w:rPr>
          <w:rStyle w:val="CodeCharacter"/>
          <w:sz w:val="20"/>
          <w:lang w:val="en-US"/>
        </w:rPr>
        <w:t>&lt;/xs:element&gt;</w:t>
      </w:r>
    </w:p>
    <w:p w14:paraId="367B232F" w14:textId="77777777" w:rsidR="00B2635D" w:rsidRDefault="00B2635D" w:rsidP="00B2635D">
      <w:pPr>
        <w:pStyle w:val="XMLExcerpt"/>
        <w:rPr>
          <w:ins w:id="1134" w:author="Steve Hanson" w:date="2012-08-06T12:13:00Z"/>
          <w:rStyle w:val="CodeCharacter"/>
          <w:sz w:val="20"/>
          <w:lang w:val="en-US"/>
        </w:rPr>
      </w:pPr>
    </w:p>
    <w:p w14:paraId="1EBE9666" w14:textId="77777777" w:rsidR="00660795" w:rsidRPr="005223F4" w:rsidDel="0098329B" w:rsidRDefault="00660795" w:rsidP="00B2635D">
      <w:pPr>
        <w:pStyle w:val="XMLExcerpt"/>
        <w:rPr>
          <w:del w:id="1135" w:author="Steve Hanson" w:date="2012-02-23T11:35:00Z"/>
          <w:rStyle w:val="CodeCharacter"/>
          <w:sz w:val="20"/>
          <w:lang w:val="en-US"/>
        </w:rPr>
      </w:pPr>
      <w:r w:rsidRPr="005223F4">
        <w:rPr>
          <w:rStyle w:val="CodeCharacter"/>
          <w:sz w:val="20"/>
          <w:lang w:val="en-US"/>
        </w:rPr>
        <w:t>&lt;/xs:sequence&gt;</w:t>
      </w:r>
    </w:p>
    <w:p w14:paraId="109C88EB" w14:textId="2AD6AFDE" w:rsidR="00660795" w:rsidRPr="005223F4" w:rsidDel="00CB6821" w:rsidRDefault="00660795" w:rsidP="00B2635D">
      <w:pPr>
        <w:pStyle w:val="XMLExcerpt"/>
        <w:rPr>
          <w:del w:id="1136" w:author="mbeckerle" w:date="2012-03-24T17:36:00Z"/>
          <w:rStyle w:val="CodeCharacter"/>
          <w:sz w:val="20"/>
          <w:lang w:val="en-US"/>
        </w:rPr>
      </w:pPr>
    </w:p>
    <w:p w14:paraId="603D6C3F" w14:textId="77777777" w:rsidR="00CB6821" w:rsidRDefault="00CB6821" w:rsidP="00B2635D">
      <w:pPr>
        <w:pStyle w:val="XMLExcerpt"/>
        <w:rPr>
          <w:ins w:id="1137" w:author="mbeckerle" w:date="2012-03-24T17:36:00Z"/>
        </w:rPr>
      </w:pPr>
    </w:p>
    <w:p w14:paraId="2F6E94AA" w14:textId="43178995" w:rsidR="00CB6821" w:rsidRPr="005223F4" w:rsidRDefault="00194C47" w:rsidP="00B2635D">
      <w:ins w:id="1138" w:author="mbeckerle" w:date="2012-04-22T15:52:00Z">
        <w:r>
          <w:t>Because</w:t>
        </w:r>
      </w:ins>
      <w:commentRangeStart w:id="1139"/>
      <w:ins w:id="1140" w:author="mbeckerle" w:date="2012-03-24T17:36:00Z">
        <w:r w:rsidR="00CB6821">
          <w:t xml:space="preserve"> short form syntax is not allowed on the xs:schema element</w:t>
        </w:r>
      </w:ins>
      <w:ins w:id="1141" w:author="Steve Hanson" w:date="2012-08-06T12:12:00Z">
        <w:r w:rsidR="00B2635D">
          <w:t>, a</w:t>
        </w:r>
      </w:ins>
      <w:ins w:id="1142" w:author="mbeckerle" w:date="2012-03-24T17:36:00Z">
        <w:del w:id="1143" w:author="Steve Hanson" w:date="2012-08-06T12:12:00Z">
          <w:r w:rsidR="00CB6821" w:rsidDel="00B2635D">
            <w:delText>. A</w:delText>
          </w:r>
        </w:del>
        <w:r w:rsidR="00CB6821">
          <w:t>n attribute form dfdl:format annotation must be used instead.</w:t>
        </w:r>
      </w:ins>
      <w:commentRangeEnd w:id="1139"/>
      <w:ins w:id="1144" w:author="mbeckerle" w:date="2012-03-24T17:37:00Z">
        <w:r w:rsidR="00CB6821">
          <w:rPr>
            <w:rStyle w:val="CommentReference"/>
          </w:rPr>
          <w:commentReference w:id="1139"/>
        </w:r>
      </w:ins>
    </w:p>
    <w:p w14:paraId="404A0730" w14:textId="2F252F3E" w:rsidR="00CB73BC" w:rsidRPr="005223F4" w:rsidDel="00F92149" w:rsidRDefault="00CB73BC" w:rsidP="00523B36">
      <w:pPr>
        <w:rPr>
          <w:del w:id="1145" w:author="mbeckerle" w:date="2012-04-22T21:49:00Z"/>
        </w:rPr>
      </w:pPr>
      <w:bookmarkStart w:id="1146" w:name="_Toc322911559"/>
      <w:bookmarkStart w:id="1147" w:name="_Toc322912098"/>
      <w:bookmarkStart w:id="1148" w:name="_Toc329092948"/>
      <w:bookmarkStart w:id="1149" w:name="_Toc332701461"/>
      <w:bookmarkStart w:id="1150" w:name="_Toc332701768"/>
      <w:bookmarkStart w:id="1151" w:name="_Toc332711562"/>
      <w:bookmarkStart w:id="1152" w:name="_Toc332711870"/>
      <w:bookmarkStart w:id="1153" w:name="_Toc332712172"/>
      <w:bookmarkStart w:id="1154" w:name="_Toc332724088"/>
      <w:bookmarkStart w:id="1155" w:name="_Toc332724388"/>
      <w:bookmarkEnd w:id="1146"/>
      <w:bookmarkEnd w:id="1147"/>
      <w:bookmarkEnd w:id="1148"/>
      <w:bookmarkEnd w:id="1149"/>
      <w:bookmarkEnd w:id="1150"/>
      <w:bookmarkEnd w:id="1151"/>
      <w:bookmarkEnd w:id="1152"/>
      <w:bookmarkEnd w:id="1153"/>
      <w:bookmarkEnd w:id="1154"/>
      <w:bookmarkEnd w:id="1155"/>
    </w:p>
    <w:p w14:paraId="73029693" w14:textId="77777777" w:rsidR="005853EE" w:rsidRPr="005223F4" w:rsidRDefault="005853EE" w:rsidP="004857A6">
      <w:pPr>
        <w:pStyle w:val="Heading3"/>
      </w:pPr>
      <w:bookmarkStart w:id="1156" w:name="_Toc138694341"/>
      <w:bookmarkStart w:id="1157" w:name="_Toc177399041"/>
      <w:bookmarkStart w:id="1158" w:name="_Toc175057328"/>
      <w:bookmarkStart w:id="1159" w:name="_Toc199516254"/>
      <w:bookmarkStart w:id="1160" w:name="_Toc194983931"/>
      <w:bookmarkStart w:id="1161" w:name="_Toc243112772"/>
      <w:bookmarkStart w:id="1162" w:name="_Toc332724389"/>
      <w:r w:rsidRPr="005223F4">
        <w:t xml:space="preserve">Empty </w:t>
      </w:r>
      <w:bookmarkEnd w:id="1156"/>
      <w:bookmarkEnd w:id="1157"/>
      <w:bookmarkEnd w:id="1158"/>
      <w:r w:rsidR="005F7B07" w:rsidRPr="005223F4">
        <w:t>String as a Property Value</w:t>
      </w:r>
      <w:bookmarkEnd w:id="1159"/>
      <w:bookmarkEnd w:id="1160"/>
      <w:bookmarkEnd w:id="1161"/>
      <w:bookmarkEnd w:id="1162"/>
    </w:p>
    <w:p w14:paraId="455772F3" w14:textId="77777777"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 xml:space="preserve">Setting a representation property's value to the empty string doesn't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77777777" w:rsidR="005853EE" w:rsidRPr="005223F4" w:rsidRDefault="005853EE" w:rsidP="00141EC2">
      <w:r w:rsidRPr="005223F4">
        <w:rPr>
          <w:rFonts w:eastAsia="MS Mincho"/>
          <w:lang w:eastAsia="ja-JP"/>
        </w:rPr>
        <w:t xml:space="preserve">For example, in delimited text representations,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 cannot be set to the empty string. </w:t>
      </w:r>
    </w:p>
    <w:p w14:paraId="585DA38A" w14:textId="77777777" w:rsidR="00073A72" w:rsidRPr="005223F4" w:rsidRDefault="00073A72">
      <w:pPr>
        <w:pStyle w:val="Heading2"/>
      </w:pPr>
      <w:bookmarkStart w:id="1163" w:name="_Toc137360897"/>
      <w:bookmarkStart w:id="1164" w:name="_Toc137360898"/>
      <w:bookmarkStart w:id="1165" w:name="_Toc137029569"/>
      <w:bookmarkStart w:id="1166" w:name="_Toc137029570"/>
      <w:bookmarkStart w:id="1167" w:name="_Toc137029571"/>
      <w:bookmarkStart w:id="1168" w:name="_Toc137029574"/>
      <w:bookmarkStart w:id="1169" w:name="_Toc137029576"/>
      <w:bookmarkStart w:id="1170" w:name="_Toc138694338"/>
      <w:bookmarkStart w:id="1171" w:name="_Ref140934911"/>
      <w:bookmarkStart w:id="1172" w:name="_Ref140934918"/>
      <w:bookmarkStart w:id="1173" w:name="_Toc177399042"/>
      <w:bookmarkStart w:id="1174" w:name="_Toc175057329"/>
      <w:bookmarkStart w:id="1175" w:name="_Toc199516255"/>
      <w:bookmarkStart w:id="1176" w:name="_Toc194983932"/>
      <w:bookmarkStart w:id="1177" w:name="_Ref215568985"/>
      <w:bookmarkStart w:id="1178" w:name="_Ref215568992"/>
      <w:bookmarkStart w:id="1179" w:name="_Toc243112773"/>
      <w:bookmarkStart w:id="1180" w:name="_Ref251074304"/>
      <w:bookmarkStart w:id="1181" w:name="_Ref251074309"/>
      <w:bookmarkStart w:id="1182" w:name="_Toc332724390"/>
      <w:bookmarkEnd w:id="1163"/>
      <w:bookmarkEnd w:id="1164"/>
      <w:bookmarkEnd w:id="1165"/>
      <w:bookmarkEnd w:id="1166"/>
      <w:bookmarkEnd w:id="1167"/>
      <w:bookmarkEnd w:id="1168"/>
      <w:bookmarkEnd w:id="1169"/>
      <w:r w:rsidRPr="005223F4">
        <w:t>dfdl:defineFormat - Reusable Data Format Definitions</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14:paraId="1B57C0EC" w14:textId="77777777"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r w:rsidR="00FC49DC" w:rsidRPr="005223F4">
        <w:t>The dfdl:defineFormat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77777777" w:rsidR="00073A72" w:rsidRPr="005223F4" w:rsidRDefault="00073A72" w:rsidP="004C4F68">
      <w:pPr>
        <w:pStyle w:val="nobreak"/>
      </w:pPr>
      <w:r w:rsidRPr="005223F4">
        <w:t xml:space="preserve">The construct creates a named data format definition. The value of the name attribute is of XML type NCName. The format name will become a member of the schema’s target namespace. These names must be unique within the namespace. </w:t>
      </w:r>
    </w:p>
    <w:p w14:paraId="20C34694" w14:textId="77777777" w:rsidR="00AC0002" w:rsidRPr="005223F4" w:rsidRDefault="00073A72" w:rsidP="00073A72">
      <w:r w:rsidRPr="005223F4">
        <w:t>If multiple format definitions have the same 'name'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29293EE9"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&lt;xs:annotation&gt;</w:t>
      </w:r>
    </w:p>
    <w:p w14:paraId="2E5F2DA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14669A8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&lt;dfdl:defineFormat name=”myConfig” &gt;</w:t>
      </w:r>
    </w:p>
    <w:p w14:paraId="3F42545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&lt;dfdl:format representation=”text” </w:t>
      </w:r>
    </w:p>
    <w:p w14:paraId="6EA9F1F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ref=”textSpecialFormat1” /&gt;</w:t>
      </w:r>
    </w:p>
    <w:p w14:paraId="08B41CDF" w14:textId="77777777" w:rsidR="00E305C0" w:rsidRPr="005223F4" w:rsidRDefault="00E305C0" w:rsidP="00A8261D">
      <w:pPr>
        <w:pStyle w:val="XMLExcerpt"/>
        <w:rPr>
          <w:rStyle w:val="CodeCharacter"/>
          <w:sz w:val="20"/>
          <w:szCs w:val="20"/>
          <w:lang w:val="en-US"/>
        </w:rPr>
      </w:pPr>
      <w:r w:rsidRPr="005223F4">
        <w:rPr>
          <w:rStyle w:val="CodeCharacter"/>
          <w:sz w:val="20"/>
          <w:szCs w:val="20"/>
          <w:lang w:val="en-US"/>
        </w:rPr>
        <w:t xml:space="preserve">      &lt;/dfdl:defineFormat&gt;</w:t>
      </w:r>
    </w:p>
    <w:p w14:paraId="00C45AFA"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&lt;/xs:appinfo&gt;</w:t>
      </w:r>
    </w:p>
    <w:p w14:paraId="07E2D2A2" w14:textId="77777777" w:rsidR="00073A72" w:rsidRPr="005223F4" w:rsidRDefault="0098329B" w:rsidP="00A8261D">
      <w:pPr>
        <w:pStyle w:val="XMLExcerpt"/>
        <w:rPr>
          <w:rStyle w:val="CodeCharacter"/>
          <w:sz w:val="20"/>
          <w:szCs w:val="20"/>
          <w:lang w:val="en-US"/>
        </w:rPr>
      </w:pPr>
      <w:ins w:id="1183" w:author="Steve Hanson" w:date="2012-02-23T11:35:00Z">
        <w:r>
          <w:rPr>
            <w:rStyle w:val="CodeCharacter"/>
            <w:sz w:val="20"/>
            <w:szCs w:val="20"/>
            <w:lang w:val="en-US"/>
          </w:rPr>
          <w:t xml:space="preserve">  </w:t>
        </w:r>
      </w:ins>
      <w:r w:rsidR="00073A72" w:rsidRPr="005223F4">
        <w:rPr>
          <w:rStyle w:val="CodeCharacter"/>
          <w:sz w:val="20"/>
          <w:szCs w:val="20"/>
          <w:lang w:val="en-US"/>
        </w:rPr>
        <w:t>&lt;/xs:annotation&gt;</w:t>
      </w:r>
    </w:p>
    <w:p w14:paraId="23B751F8" w14:textId="77777777" w:rsidR="00073A72" w:rsidRPr="005223F4" w:rsidRDefault="0098329B" w:rsidP="00A8261D">
      <w:pPr>
        <w:pStyle w:val="XMLExcerpt"/>
        <w:rPr>
          <w:rStyle w:val="CodeCharacter"/>
          <w:sz w:val="20"/>
          <w:szCs w:val="20"/>
          <w:lang w:val="en-US"/>
        </w:rPr>
      </w:pPr>
      <w:ins w:id="1184" w:author="Steve Hanson" w:date="2012-02-23T11:36:00Z">
        <w:r>
          <w:rPr>
            <w:rStyle w:val="CodeCharacter"/>
            <w:sz w:val="20"/>
            <w:szCs w:val="20"/>
            <w:lang w:val="en-US"/>
          </w:rPr>
          <w:t xml:space="preserve">  </w:t>
        </w:r>
      </w:ins>
      <w:r w:rsidR="00073A72" w:rsidRPr="005223F4">
        <w:rPr>
          <w:rStyle w:val="CodeCharacter"/>
          <w:sz w:val="20"/>
          <w:szCs w:val="20"/>
          <w:lang w:val="en-US"/>
        </w:rPr>
        <w:t>...</w:t>
      </w:r>
    </w:p>
    <w:p w14:paraId="4AD05027" w14:textId="77777777" w:rsidR="00073A72" w:rsidRPr="005223F4" w:rsidRDefault="00073A72" w:rsidP="00A8261D">
      <w:pPr>
        <w:pStyle w:val="XMLExcerpt"/>
        <w:rPr>
          <w:lang w:val="en-US"/>
        </w:rPr>
      </w:pPr>
      <w:r w:rsidRPr="005223F4">
        <w:rPr>
          <w:rStyle w:val="CodeCharacter"/>
          <w:sz w:val="20"/>
          <w:szCs w:val="20"/>
          <w:lang w:val="en-US"/>
        </w:rPr>
        <w:t>&lt;/xs:schema&gt;</w:t>
      </w:r>
    </w:p>
    <w:p w14:paraId="349FBB14" w14:textId="40921C17" w:rsidR="00073A72" w:rsidRPr="005223F4" w:rsidDel="00F92149" w:rsidRDefault="00073A72" w:rsidP="00073A72">
      <w:pPr>
        <w:rPr>
          <w:del w:id="1185" w:author="mbeckerle" w:date="2012-04-22T21:49:00Z"/>
        </w:rPr>
      </w:pPr>
    </w:p>
    <w:p w14:paraId="6ED8B465" w14:textId="77777777" w:rsidR="00073A72" w:rsidRDefault="00073A72" w:rsidP="00073A72">
      <w:pPr>
        <w:pStyle w:val="nobreak"/>
        <w:rPr>
          <w:ins w:id="1186" w:author="Steve Hanson" w:date="2012-02-27T15:59:00Z"/>
        </w:rPr>
      </w:pPr>
      <w:r w:rsidRPr="005223F4">
        <w:t xml:space="preserve">A dfdl:defineFormat serves only to supply a named definition for a format for reuse from other places. It does not cause any use of the representation properties it contains to describe any actual data. </w:t>
      </w:r>
    </w:p>
    <w:p w14:paraId="0A8D877F" w14:textId="404C6B88" w:rsidR="002D68B7" w:rsidRPr="002D68B7" w:rsidDel="00F92149" w:rsidRDefault="002D68B7">
      <w:pPr>
        <w:rPr>
          <w:del w:id="1187" w:author="mbeckerle" w:date="2012-04-22T21:49:00Z"/>
        </w:rPr>
        <w:pPrChange w:id="1188" w:author="Steve Hanson" w:date="2012-02-27T15:59:00Z">
          <w:pPr>
            <w:pStyle w:val="nobreak"/>
          </w:pPr>
        </w:pPrChange>
      </w:pPr>
      <w:bookmarkStart w:id="1189" w:name="_Toc322911562"/>
      <w:bookmarkStart w:id="1190" w:name="_Toc322912101"/>
      <w:bookmarkStart w:id="1191" w:name="_Toc329092951"/>
      <w:bookmarkStart w:id="1192" w:name="_Toc332701464"/>
      <w:bookmarkStart w:id="1193" w:name="_Toc332701771"/>
      <w:bookmarkStart w:id="1194" w:name="_Toc332711565"/>
      <w:bookmarkStart w:id="1195" w:name="_Toc332711873"/>
      <w:bookmarkStart w:id="1196" w:name="_Toc332712175"/>
      <w:bookmarkStart w:id="1197" w:name="_Toc332724091"/>
      <w:bookmarkStart w:id="1198" w:name="_Toc332724391"/>
      <w:bookmarkEnd w:id="1189"/>
      <w:bookmarkEnd w:id="1190"/>
      <w:bookmarkEnd w:id="1191"/>
      <w:bookmarkEnd w:id="1192"/>
      <w:bookmarkEnd w:id="1193"/>
      <w:bookmarkEnd w:id="1194"/>
      <w:bookmarkEnd w:id="1195"/>
      <w:bookmarkEnd w:id="1196"/>
      <w:bookmarkEnd w:id="1197"/>
      <w:bookmarkEnd w:id="1198"/>
    </w:p>
    <w:p w14:paraId="7293CFE7" w14:textId="77777777" w:rsidR="00FC49DC" w:rsidRPr="005223F4" w:rsidRDefault="00FC49DC" w:rsidP="004857A6">
      <w:pPr>
        <w:pStyle w:val="Heading3"/>
      </w:pPr>
      <w:bookmarkStart w:id="1199" w:name="_Toc199515629"/>
      <w:bookmarkStart w:id="1200" w:name="_Toc199515817"/>
      <w:bookmarkStart w:id="1201" w:name="_Toc199516256"/>
      <w:bookmarkStart w:id="1202" w:name="_Toc138694339"/>
      <w:bookmarkStart w:id="1203" w:name="_Ref161824338"/>
      <w:bookmarkStart w:id="1204" w:name="_Toc177399043"/>
      <w:bookmarkStart w:id="1205" w:name="_Toc175057330"/>
      <w:bookmarkStart w:id="1206" w:name="_Toc199516257"/>
      <w:bookmarkStart w:id="1207" w:name="_Toc194983933"/>
      <w:bookmarkStart w:id="1208" w:name="_Toc243112774"/>
      <w:bookmarkStart w:id="1209" w:name="_Toc332724392"/>
      <w:bookmarkEnd w:id="1199"/>
      <w:bookmarkEnd w:id="1200"/>
      <w:bookmarkEnd w:id="1201"/>
      <w:r w:rsidRPr="005223F4">
        <w:t>Inheritance for dfdl:defineFormat</w:t>
      </w:r>
      <w:bookmarkEnd w:id="1202"/>
      <w:bookmarkEnd w:id="1203"/>
      <w:bookmarkEnd w:id="1204"/>
      <w:bookmarkEnd w:id="1205"/>
      <w:bookmarkEnd w:id="1206"/>
      <w:bookmarkEnd w:id="1207"/>
      <w:bookmarkEnd w:id="1208"/>
      <w:bookmarkEnd w:id="1209"/>
    </w:p>
    <w:p w14:paraId="2B9BB6AC" w14:textId="77777777" w:rsidR="00FC49DC" w:rsidRPr="005223F4" w:rsidRDefault="00FC49DC" w:rsidP="00B55244">
      <w:pPr>
        <w:pStyle w:val="nobreak"/>
      </w:pPr>
      <w:r w:rsidRPr="005223F4">
        <w:t xml:space="preserve">A dfdl:defineFormat declaration can inherit from another named format definition by use of the </w:t>
      </w:r>
      <w:r w:rsidR="00B55244" w:rsidRPr="005223F4">
        <w:t xml:space="preserve">ref </w:t>
      </w:r>
      <w:ins w:id="1210" w:author="Steve Hanson" w:date="2012-02-27T16:00:00Z">
        <w:r w:rsidR="002D68B7">
          <w:t>property</w:t>
        </w:r>
      </w:ins>
      <w:del w:id="1211" w:author="Steve Hanson" w:date="2012-02-27T16:00:00Z">
        <w:r w:rsidRPr="005223F4" w:rsidDel="002D68B7">
          <w:delText>attribute</w:delText>
        </w:r>
      </w:del>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77777777" w:rsidR="00FC49DC" w:rsidRDefault="00FC49DC" w:rsidP="00B55244">
      <w:pPr>
        <w:rPr>
          <w:ins w:id="1212" w:author="Steve Hanson" w:date="2012-02-27T15:59:00Z"/>
        </w:rPr>
      </w:pPr>
      <w:r w:rsidRPr="005223F4">
        <w:t xml:space="preserve">Conceptually, the </w:t>
      </w:r>
      <w:r w:rsidR="00A83BCB" w:rsidRPr="005223F4">
        <w:t xml:space="preserve">‘ref’ </w:t>
      </w:r>
      <w:r w:rsidRPr="005223F4">
        <w:t>inheritance chain</w:t>
      </w:r>
      <w:r w:rsidR="00A83BCB" w:rsidRPr="005223F4">
        <w:t>s</w:t>
      </w:r>
      <w:r w:rsidRPr="005223F4">
        <w:t xml:space="preserve"> can be </w:t>
      </w:r>
      <w:r w:rsidRPr="005223F4">
        <w:rPr>
          <w:i/>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A83BCB" w:rsidRPr="005223F4">
        <w:t>‘ref’</w:t>
      </w:r>
      <w:r w:rsidRPr="005223F4">
        <w:t xml:space="preserve"> inheritance is first removed by flattening before any other examination of properties occurs.</w:t>
      </w:r>
    </w:p>
    <w:p w14:paraId="2E9E5D8D" w14:textId="77777777" w:rsidR="002D68B7" w:rsidRDefault="002D68B7" w:rsidP="00B55244">
      <w:pPr>
        <w:rPr>
          <w:ins w:id="1213" w:author="Steve Hanson" w:date="2012-02-27T15:57:00Z"/>
        </w:rPr>
      </w:pPr>
      <w:commentRangeStart w:id="1214"/>
      <w:ins w:id="1215" w:author="Steve Hanson" w:date="2012-02-27T15:59:00Z">
        <w:r>
          <w:t xml:space="preserve">It is a schema definition error if use of the ref </w:t>
        </w:r>
      </w:ins>
      <w:ins w:id="1216" w:author="Steve Hanson" w:date="2012-02-27T16:01:00Z">
        <w:r>
          <w:t>property results in a circular path</w:t>
        </w:r>
        <w:commentRangeEnd w:id="1214"/>
        <w:r>
          <w:rPr>
            <w:rStyle w:val="CommentReference"/>
          </w:rPr>
          <w:commentReference w:id="1214"/>
        </w:r>
        <w:r>
          <w:t>.</w:t>
        </w:r>
      </w:ins>
    </w:p>
    <w:p w14:paraId="0C77C56A" w14:textId="4EC61DB1" w:rsidR="002D68B7" w:rsidRPr="005223F4" w:rsidDel="00F92149" w:rsidRDefault="002D68B7" w:rsidP="00B55244">
      <w:pPr>
        <w:rPr>
          <w:del w:id="1217" w:author="mbeckerle" w:date="2012-04-22T21:49:00Z"/>
        </w:rPr>
      </w:pPr>
      <w:bookmarkStart w:id="1218" w:name="_Toc322911564"/>
      <w:bookmarkStart w:id="1219" w:name="_Toc322912103"/>
      <w:bookmarkStart w:id="1220" w:name="_Toc329092953"/>
      <w:bookmarkStart w:id="1221" w:name="_Toc332701466"/>
      <w:bookmarkStart w:id="1222" w:name="_Toc332701773"/>
      <w:bookmarkStart w:id="1223" w:name="_Toc332711567"/>
      <w:bookmarkStart w:id="1224" w:name="_Toc332711875"/>
      <w:bookmarkStart w:id="1225" w:name="_Toc332712177"/>
      <w:bookmarkStart w:id="1226" w:name="_Toc332724093"/>
      <w:bookmarkStart w:id="1227" w:name="_Toc332724393"/>
      <w:bookmarkEnd w:id="1218"/>
      <w:bookmarkEnd w:id="1219"/>
      <w:bookmarkEnd w:id="1220"/>
      <w:bookmarkEnd w:id="1221"/>
      <w:bookmarkEnd w:id="1222"/>
      <w:bookmarkEnd w:id="1223"/>
      <w:bookmarkEnd w:id="1224"/>
      <w:bookmarkEnd w:id="1225"/>
      <w:bookmarkEnd w:id="1226"/>
      <w:bookmarkEnd w:id="1227"/>
    </w:p>
    <w:p w14:paraId="69DD2927" w14:textId="77777777" w:rsidR="00FC49DC" w:rsidRPr="005223F4" w:rsidRDefault="00FC49DC" w:rsidP="004857A6">
      <w:pPr>
        <w:pStyle w:val="Heading3"/>
      </w:pPr>
      <w:bookmarkStart w:id="1228" w:name="_Toc138694340"/>
      <w:bookmarkStart w:id="1229" w:name="_Toc177399044"/>
      <w:bookmarkStart w:id="1230" w:name="_Toc175057331"/>
      <w:bookmarkStart w:id="1231" w:name="_Toc199516258"/>
      <w:bookmarkStart w:id="1232" w:name="_Toc194983934"/>
      <w:bookmarkStart w:id="1233" w:name="_Toc243112775"/>
      <w:bookmarkStart w:id="1234" w:name="_Toc332724394"/>
      <w:r w:rsidRPr="005223F4">
        <w:t>Using/Referencing a Named Format Definition</w:t>
      </w:r>
      <w:bookmarkEnd w:id="1228"/>
      <w:bookmarkEnd w:id="1229"/>
      <w:bookmarkEnd w:id="1230"/>
      <w:bookmarkEnd w:id="1231"/>
      <w:bookmarkEnd w:id="1232"/>
      <w:bookmarkEnd w:id="1233"/>
      <w:bookmarkEnd w:id="1234"/>
    </w:p>
    <w:p w14:paraId="6480BF77" w14:textId="77777777" w:rsidR="00FC49DC" w:rsidRPr="005223F4" w:rsidRDefault="00A4367F" w:rsidP="00B80482">
      <w:r w:rsidRPr="005223F4">
        <w:t xml:space="preserve">See section </w:t>
      </w:r>
      <w:r w:rsidRPr="005223F4">
        <w:fldChar w:fldCharType="begin"/>
      </w:r>
      <w:r w:rsidRPr="005223F4">
        <w:instrText xml:space="preserve"> REF _Ref215571879 \r \h </w:instrText>
      </w:r>
      <w:r w:rsidRPr="005223F4">
        <w:fldChar w:fldCharType="separate"/>
      </w:r>
      <w:r w:rsidR="00D04199">
        <w:rPr>
          <w:cs/>
        </w:rPr>
        <w:t>‎</w:t>
      </w:r>
      <w:r w:rsidR="00D04199">
        <w:t>7.1.2</w:t>
      </w:r>
      <w:r w:rsidRPr="005223F4">
        <w:fldChar w:fldCharType="end"/>
      </w:r>
      <w:r w:rsidRPr="005223F4">
        <w:t xml:space="preserve"> </w:t>
      </w:r>
      <w:r w:rsidRPr="005223F4">
        <w:fldChar w:fldCharType="begin"/>
      </w:r>
      <w:r w:rsidRPr="005223F4">
        <w:instrText xml:space="preserve"> REF _Ref215571879 \h </w:instrText>
      </w:r>
      <w:r w:rsidRPr="005223F4">
        <w:fldChar w:fldCharType="separate"/>
      </w:r>
      <w:r w:rsidR="00D04199" w:rsidRPr="005223F4">
        <w:t>Ref Property</w:t>
      </w:r>
      <w:r w:rsidRPr="005223F4">
        <w:fldChar w:fldCharType="end"/>
      </w:r>
      <w:r w:rsidR="00FC49DC" w:rsidRPr="005223F4">
        <w:t xml:space="preserve"> </w:t>
      </w:r>
    </w:p>
    <w:p w14:paraId="3A3E3390" w14:textId="216DEE9D" w:rsidR="00FC49DC" w:rsidRPr="005223F4" w:rsidDel="00F92149" w:rsidRDefault="00FC49DC" w:rsidP="001F54EE">
      <w:pPr>
        <w:rPr>
          <w:del w:id="1235" w:author="mbeckerle" w:date="2012-04-22T21:49:00Z"/>
        </w:rPr>
      </w:pPr>
      <w:bookmarkStart w:id="1236" w:name="_Toc322911566"/>
      <w:bookmarkStart w:id="1237" w:name="_Toc322912105"/>
      <w:bookmarkStart w:id="1238" w:name="_Toc329092955"/>
      <w:bookmarkStart w:id="1239" w:name="_Toc332701468"/>
      <w:bookmarkStart w:id="1240" w:name="_Toc332701775"/>
      <w:bookmarkStart w:id="1241" w:name="_Toc332711569"/>
      <w:bookmarkStart w:id="1242" w:name="_Toc332711877"/>
      <w:bookmarkStart w:id="1243" w:name="_Toc332712179"/>
      <w:bookmarkStart w:id="1244" w:name="_Toc332724095"/>
      <w:bookmarkStart w:id="1245" w:name="_Toc332724395"/>
      <w:bookmarkEnd w:id="1236"/>
      <w:bookmarkEnd w:id="1237"/>
      <w:bookmarkEnd w:id="1238"/>
      <w:bookmarkEnd w:id="1239"/>
      <w:bookmarkEnd w:id="1240"/>
      <w:bookmarkEnd w:id="1241"/>
      <w:bookmarkEnd w:id="1242"/>
      <w:bookmarkEnd w:id="1243"/>
      <w:bookmarkEnd w:id="1244"/>
      <w:bookmarkEnd w:id="1245"/>
    </w:p>
    <w:p w14:paraId="7F4CF466" w14:textId="77777777" w:rsidR="00D65275" w:rsidRPr="005223F4" w:rsidRDefault="00D65275">
      <w:pPr>
        <w:pStyle w:val="Heading2"/>
      </w:pPr>
      <w:bookmarkStart w:id="1246" w:name="_The_dfdl:assert_Annotation"/>
      <w:bookmarkStart w:id="1247" w:name="_Toc177399045"/>
      <w:bookmarkStart w:id="1248" w:name="_Toc175057332"/>
      <w:bookmarkStart w:id="1249" w:name="_Toc199516259"/>
      <w:bookmarkStart w:id="1250" w:name="_Toc194983935"/>
      <w:bookmarkStart w:id="1251" w:name="_Toc243112776"/>
      <w:bookmarkStart w:id="1252" w:name="_Ref251072473"/>
      <w:bookmarkStart w:id="1253" w:name="_Ref251072479"/>
      <w:bookmarkStart w:id="1254" w:name="_Toc332724396"/>
      <w:bookmarkEnd w:id="1246"/>
      <w:r w:rsidRPr="005223F4">
        <w:t>The dfdl:assert Annotation Element</w:t>
      </w:r>
      <w:bookmarkEnd w:id="1247"/>
      <w:bookmarkEnd w:id="1248"/>
      <w:bookmarkEnd w:id="1249"/>
      <w:bookmarkEnd w:id="1250"/>
      <w:bookmarkEnd w:id="1251"/>
      <w:bookmarkEnd w:id="1252"/>
      <w:bookmarkEnd w:id="1253"/>
      <w:bookmarkEnd w:id="1254"/>
    </w:p>
    <w:p w14:paraId="4648EC22" w14:textId="77777777" w:rsidR="00EF6D4B" w:rsidRPr="005223F4" w:rsidRDefault="00EF6D4B" w:rsidP="00EF6D4B">
      <w:r w:rsidRPr="005223F4">
        <w:t xml:space="preserve">The dfdl:assert 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formed. These checks are separate from validation checking and are performed even when validation is off. This distinction is needed to ensure that switching validation off does not affect parsing.</w:t>
      </w:r>
    </w:p>
    <w:p w14:paraId="7697B096" w14:textId="52306028" w:rsidR="00E2264F" w:rsidRPr="005223F4" w:rsidDel="00F92149" w:rsidRDefault="001F3B65" w:rsidP="00BD235C">
      <w:pPr>
        <w:rPr>
          <w:del w:id="1255" w:author="mbeckerle" w:date="2012-04-22T21:49:00Z"/>
        </w:rPr>
      </w:pPr>
      <w:del w:id="1256" w:author="mbeckerle" w:date="2012-04-22T21:49:00Z">
        <w:r w:rsidRPr="005223F4" w:rsidDel="00F92149">
          <w:delText xml:space="preserve"> </w:delText>
        </w:r>
      </w:del>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22E2BB00" w14:textId="24E5C81B" w:rsidR="00C81384" w:rsidRPr="005223F4" w:rsidDel="00F92149" w:rsidRDefault="00C81384" w:rsidP="001F3B65">
      <w:pPr>
        <w:pStyle w:val="CodeBlock"/>
        <w:rPr>
          <w:del w:id="1257" w:author="mbeckerle" w:date="2012-04-22T21:49:00Z"/>
          <w:rStyle w:val="greytable"/>
          <w:b/>
          <w:sz w:val="20"/>
          <w:szCs w:val="20"/>
        </w:rPr>
      </w:pPr>
    </w:p>
    <w:p w14:paraId="6F2CB0C9" w14:textId="77777777" w:rsidR="00F211B0" w:rsidRPr="004862E5" w:rsidRDefault="00F211B0" w:rsidP="00FA07B0">
      <w:pPr>
        <w:pStyle w:val="XMLExcerpt"/>
        <w:rPr>
          <w:rStyle w:val="greytable"/>
          <w:lang w:val="en-US"/>
        </w:rPr>
      </w:pPr>
      <w:r w:rsidRPr="004862E5">
        <w:rPr>
          <w:rStyle w:val="greytable"/>
          <w:lang w:val="en-US"/>
        </w:rPr>
        <w:t>&lt;dfdl:assert message="</w:t>
      </w:r>
      <w:r w:rsidR="00C80BA7" w:rsidRPr="004862E5">
        <w:rPr>
          <w:rStyle w:val="greytable"/>
          <w:lang w:val="en-US"/>
        </w:rPr>
        <w:t>Value is not zero.</w:t>
      </w:r>
      <w:r w:rsidRPr="004862E5">
        <w:rPr>
          <w:rStyle w:val="greytable"/>
          <w:lang w:val="en-US"/>
        </w:rPr>
        <w:t>” test=”</w:t>
      </w:r>
      <w:r w:rsidR="008332BE" w:rsidRPr="004862E5">
        <w:rPr>
          <w:rStyle w:val="greytable"/>
          <w:lang w:val="en-US"/>
        </w:rPr>
        <w:t>{</w:t>
      </w:r>
      <w:r w:rsidR="00C80BA7" w:rsidRPr="004862E5">
        <w:rPr>
          <w:rStyle w:val="greytable"/>
          <w:lang w:val="en-US"/>
        </w:rPr>
        <w:t xml:space="preserve"> ../x </w:t>
      </w:r>
      <w:r w:rsidR="00FA07B0" w:rsidRPr="004862E5">
        <w:rPr>
          <w:rStyle w:val="greytable"/>
          <w:lang w:val="en-US"/>
        </w:rPr>
        <w:t>ne</w:t>
      </w:r>
      <w:r w:rsidR="00C80BA7" w:rsidRPr="004862E5">
        <w:rPr>
          <w:rStyle w:val="greytable"/>
          <w:lang w:val="en-US"/>
        </w:rPr>
        <w:t xml:space="preserve"> 0</w:t>
      </w:r>
      <w:r w:rsidR="008332BE" w:rsidRPr="004862E5">
        <w:rPr>
          <w:rStyle w:val="greytable"/>
          <w:lang w:val="en-US"/>
        </w:rPr>
        <w:t>}</w:t>
      </w:r>
      <w:r w:rsidRPr="004862E5">
        <w:rPr>
          <w:rStyle w:val="greytable"/>
          <w:lang w:val="en-US"/>
        </w:rPr>
        <w:t>” /&gt;</w:t>
      </w:r>
    </w:p>
    <w:p w14:paraId="2086FB4B" w14:textId="77777777" w:rsidR="00F211B0" w:rsidRPr="004862E5" w:rsidRDefault="00F211B0" w:rsidP="00B80482">
      <w:pPr>
        <w:pStyle w:val="XMLExcerpt"/>
        <w:rPr>
          <w:rStyle w:val="greytable"/>
          <w:lang w:val="en-US"/>
        </w:rPr>
      </w:pPr>
    </w:p>
    <w:p w14:paraId="756331DA" w14:textId="77777777" w:rsidR="00C92F5B" w:rsidRPr="004862E5" w:rsidRDefault="00F211B0" w:rsidP="00DA6E3F">
      <w:pPr>
        <w:pStyle w:val="XMLExcerpt"/>
        <w:rPr>
          <w:rStyle w:val="greytable"/>
          <w:lang w:val="en-US"/>
        </w:rPr>
      </w:pPr>
      <w:r w:rsidRPr="004862E5">
        <w:rPr>
          <w:rStyle w:val="greytable"/>
          <w:lang w:val="en-US"/>
        </w:rPr>
        <w:t>&lt;dfdl:assert message="</w:t>
      </w:r>
      <w:r w:rsidR="00C80BA7" w:rsidRPr="004862E5">
        <w:rPr>
          <w:rStyle w:val="greytable"/>
          <w:lang w:val="en-US"/>
        </w:rPr>
        <w:t>Precondition violation.</w:t>
      </w:r>
      <w:r w:rsidRPr="004862E5">
        <w:rPr>
          <w:rStyle w:val="greytable"/>
          <w:lang w:val="en-US"/>
        </w:rPr>
        <w:t>”</w:t>
      </w:r>
      <w:r w:rsidR="00837788" w:rsidRPr="004862E5">
        <w:rPr>
          <w:rStyle w:val="greytable"/>
          <w:lang w:val="en-US"/>
        </w:rPr>
        <w:t xml:space="preserve"> </w:t>
      </w:r>
      <w:r w:rsidRPr="004862E5">
        <w:rPr>
          <w:rStyle w:val="greytable"/>
          <w:lang w:val="en-US"/>
        </w:rPr>
        <w:t>&gt;</w:t>
      </w:r>
    </w:p>
    <w:p w14:paraId="797C6E94" w14:textId="77777777" w:rsidR="00C92F5B" w:rsidRPr="004862E5" w:rsidRDefault="00C92F5B" w:rsidP="00C92F5B">
      <w:pPr>
        <w:pStyle w:val="XMLExcerpt"/>
        <w:rPr>
          <w:rStyle w:val="greytable"/>
          <w:lang w:val="en-US"/>
        </w:rPr>
      </w:pPr>
      <w:r w:rsidRPr="004862E5">
        <w:rPr>
          <w:rStyle w:val="greytable"/>
          <w:lang w:val="en-US"/>
        </w:rPr>
        <w:t xml:space="preserve">        </w:t>
      </w:r>
      <w:r w:rsidR="00F211B0" w:rsidRPr="004862E5">
        <w:rPr>
          <w:rStyle w:val="greytable"/>
          <w:lang w:val="en-US"/>
        </w:rPr>
        <w:t>&lt;[CDATA[</w:t>
      </w:r>
      <w:r w:rsidR="008332BE" w:rsidRPr="004862E5">
        <w:rPr>
          <w:rStyle w:val="greytable"/>
          <w:lang w:val="en-US"/>
        </w:rPr>
        <w:t xml:space="preserve"> {</w:t>
      </w:r>
      <w:r w:rsidR="00C80BA7" w:rsidRPr="004862E5">
        <w:rPr>
          <w:rStyle w:val="greytable"/>
          <w:lang w:val="en-US"/>
        </w:rPr>
        <w:t xml:space="preserve">../x </w:t>
      </w:r>
      <w:r w:rsidR="00FA07B0" w:rsidRPr="004862E5">
        <w:rPr>
          <w:rStyle w:val="greytable"/>
          <w:lang w:val="en-US"/>
        </w:rPr>
        <w:t>le</w:t>
      </w:r>
      <w:r w:rsidR="00C80BA7" w:rsidRPr="004862E5">
        <w:rPr>
          <w:rStyle w:val="greytable"/>
          <w:lang w:val="en-US"/>
        </w:rPr>
        <w:t xml:space="preserve"> 0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--&gt;</w:t>
      </w:r>
      <w:r w:rsidR="00591176" w:rsidRPr="004862E5">
        <w:rPr>
          <w:rStyle w:val="greytable"/>
          <w:lang w:val="en-US"/>
        </w:rPr>
        <w:t>"</w:t>
      </w:r>
      <w:r w:rsidR="00C80BA7" w:rsidRPr="004862E5">
        <w:rPr>
          <w:rStyle w:val="greytable"/>
          <w:lang w:val="en-US"/>
        </w:rPr>
        <w:t xml:space="preserve">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&lt;!—</w:t>
      </w:r>
      <w:r w:rsidR="00591176" w:rsidRPr="004862E5">
        <w:rPr>
          <w:rStyle w:val="greytable"/>
          <w:lang w:val="en-US"/>
        </w:rPr>
        <w:t>"</w:t>
      </w:r>
      <w:r w:rsidR="00F211B0" w:rsidRPr="004862E5">
        <w:rPr>
          <w:rStyle w:val="greytable"/>
          <w:lang w:val="en-US"/>
        </w:rPr>
        <w:t xml:space="preserve"> </w:t>
      </w:r>
      <w:r w:rsidR="008332BE" w:rsidRPr="004862E5">
        <w:rPr>
          <w:rStyle w:val="greytable"/>
          <w:lang w:val="en-US"/>
        </w:rPr>
        <w:t>}</w:t>
      </w:r>
      <w:r w:rsidR="00F211B0" w:rsidRPr="004862E5">
        <w:rPr>
          <w:rStyle w:val="greytable"/>
          <w:lang w:val="en-US"/>
        </w:rPr>
        <w:t>]]&gt;</w:t>
      </w:r>
    </w:p>
    <w:p w14:paraId="35AB23AB" w14:textId="77777777" w:rsidR="00F211B0" w:rsidRPr="004862E5" w:rsidRDefault="00F211B0" w:rsidP="00B80482">
      <w:pPr>
        <w:pStyle w:val="XMLExcerpt"/>
        <w:rPr>
          <w:rStyle w:val="greytable"/>
          <w:lang w:val="en-US"/>
        </w:rPr>
      </w:pPr>
      <w:r w:rsidRPr="004862E5">
        <w:rPr>
          <w:rStyle w:val="greytable"/>
          <w:lang w:val="en-US"/>
        </w:rPr>
        <w:t>&lt;/dfdl:assert&gt;</w:t>
      </w:r>
    </w:p>
    <w:p w14:paraId="0184335D" w14:textId="77777777" w:rsidR="00F211B0" w:rsidRPr="004862E5" w:rsidRDefault="00F211B0" w:rsidP="00B80482">
      <w:pPr>
        <w:pStyle w:val="XMLExcerpt"/>
        <w:rPr>
          <w:rStyle w:val="greytable"/>
          <w:lang w:val="en-US"/>
        </w:rPr>
      </w:pPr>
    </w:p>
    <w:p w14:paraId="47B31AE7" w14:textId="77777777" w:rsidR="001A6B93" w:rsidRPr="004862E5" w:rsidRDefault="001A6B93" w:rsidP="00B80482">
      <w:pPr>
        <w:pStyle w:val="XMLExcerpt"/>
        <w:rPr>
          <w:rStyle w:val="greytable"/>
          <w:lang w:val="en-US"/>
        </w:rPr>
      </w:pPr>
    </w:p>
    <w:p w14:paraId="3D1BD886" w14:textId="77777777" w:rsidR="00C92F5B" w:rsidRPr="004862E5" w:rsidRDefault="001A6B93" w:rsidP="00DA6E3F">
      <w:pPr>
        <w:pStyle w:val="XMLExcerpt"/>
        <w:rPr>
          <w:rStyle w:val="greytable"/>
          <w:lang w:val="en-US"/>
        </w:rPr>
      </w:pPr>
      <w:r w:rsidRPr="004862E5">
        <w:rPr>
          <w:rStyle w:val="greytable"/>
          <w:lang w:val="en-US"/>
        </w:rPr>
        <w:t xml:space="preserve">&lt;dfdl:assert </w:t>
      </w:r>
      <w:r w:rsidR="00F211B0" w:rsidRPr="004862E5">
        <w:rPr>
          <w:rStyle w:val="greytable"/>
          <w:lang w:val="en-US"/>
        </w:rPr>
        <w:t>message=”</w:t>
      </w:r>
      <w:r w:rsidR="00C80BA7" w:rsidRPr="004862E5">
        <w:rPr>
          <w:rStyle w:val="greytable"/>
          <w:lang w:val="en-US"/>
        </w:rPr>
        <w:t>Postcondition violation</w:t>
      </w:r>
      <w:r w:rsidR="00770B58" w:rsidRPr="004862E5">
        <w:rPr>
          <w:rStyle w:val="greytable"/>
          <w:lang w:val="en-US"/>
        </w:rPr>
        <w:t>.</w:t>
      </w:r>
      <w:r w:rsidR="00F211B0" w:rsidRPr="004862E5">
        <w:rPr>
          <w:rStyle w:val="greytable"/>
          <w:lang w:val="en-US"/>
        </w:rPr>
        <w:t>”</w:t>
      </w:r>
      <w:r w:rsidR="00837788" w:rsidRPr="004862E5">
        <w:rPr>
          <w:rStyle w:val="greytable"/>
          <w:lang w:val="en-US"/>
        </w:rPr>
        <w:t xml:space="preserve">  testKind='expression'</w:t>
      </w:r>
      <w:r w:rsidRPr="004862E5">
        <w:rPr>
          <w:rStyle w:val="greytable"/>
          <w:lang w:val="en-US"/>
        </w:rPr>
        <w:t>&gt;</w:t>
      </w:r>
      <w:r w:rsidR="00C92F5B" w:rsidRPr="004862E5">
        <w:rPr>
          <w:rStyle w:val="greytable"/>
          <w:lang w:val="en-US"/>
        </w:rPr>
        <w:t xml:space="preserve">     </w:t>
      </w:r>
    </w:p>
    <w:p w14:paraId="704E725B" w14:textId="77777777" w:rsidR="00C92F5B" w:rsidRPr="004862E5" w:rsidRDefault="00C92F5B" w:rsidP="0020795B">
      <w:pPr>
        <w:pStyle w:val="XMLExcerpt"/>
        <w:rPr>
          <w:rStyle w:val="greytable"/>
          <w:lang w:val="en-US"/>
        </w:rPr>
      </w:pPr>
      <w:r w:rsidRPr="004862E5">
        <w:rPr>
          <w:rStyle w:val="CodeCharacter"/>
          <w:sz w:val="20"/>
          <w:lang w:val="en-US"/>
        </w:rPr>
        <w:t xml:space="preserve">     </w:t>
      </w:r>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ne</w:t>
      </w:r>
      <w:r w:rsidR="00C80BA7" w:rsidRPr="004862E5">
        <w:rPr>
          <w:rStyle w:val="greytable"/>
          <w:lang w:val="en-US"/>
        </w:rPr>
        <w:t xml:space="preserve"> “’”</w:t>
      </w:r>
      <w:r w:rsidR="008332BE" w:rsidRPr="004862E5">
        <w:rPr>
          <w:rStyle w:val="greytable"/>
          <w:lang w:val="en-US"/>
        </w:rPr>
        <w:t>}</w:t>
      </w:r>
    </w:p>
    <w:p w14:paraId="0C85F98F" w14:textId="77777777" w:rsidR="001A6B93" w:rsidRPr="004862E5" w:rsidRDefault="001A6B93" w:rsidP="00AC2124">
      <w:pPr>
        <w:pStyle w:val="XMLExcerpt"/>
        <w:rPr>
          <w:rStyle w:val="greytable"/>
          <w:lang w:val="en-US"/>
        </w:rPr>
      </w:pPr>
      <w:r w:rsidRPr="004862E5">
        <w:rPr>
          <w:rStyle w:val="greytable"/>
          <w:lang w:val="en-US"/>
        </w:rPr>
        <w:t>&lt;/dfdl:assert&gt;</w:t>
      </w:r>
    </w:p>
    <w:p w14:paraId="0AC39707" w14:textId="1E3A8B07" w:rsidR="00DF36DB" w:rsidRPr="005223F4" w:rsidDel="00F92149" w:rsidRDefault="00DF36DB" w:rsidP="00DF36DB">
      <w:pPr>
        <w:rPr>
          <w:del w:id="1258" w:author="mbeckerle" w:date="2012-04-22T21:49:00Z"/>
        </w:rPr>
      </w:pPr>
      <w:bookmarkStart w:id="1259" w:name="_Toc322911568"/>
      <w:bookmarkStart w:id="1260" w:name="_Toc322912107"/>
      <w:bookmarkStart w:id="1261" w:name="_Toc329092957"/>
      <w:bookmarkStart w:id="1262" w:name="_Toc332701470"/>
      <w:bookmarkStart w:id="1263" w:name="_Toc332701777"/>
      <w:bookmarkStart w:id="1264" w:name="_Toc332711571"/>
      <w:bookmarkStart w:id="1265" w:name="_Toc332711879"/>
      <w:bookmarkStart w:id="1266" w:name="_Toc332712181"/>
      <w:bookmarkStart w:id="1267" w:name="_Toc332724097"/>
      <w:bookmarkStart w:id="1268" w:name="_Toc332724397"/>
      <w:bookmarkEnd w:id="1259"/>
      <w:bookmarkEnd w:id="1260"/>
      <w:bookmarkEnd w:id="1261"/>
      <w:bookmarkEnd w:id="1262"/>
      <w:bookmarkEnd w:id="1263"/>
      <w:bookmarkEnd w:id="1264"/>
      <w:bookmarkEnd w:id="1265"/>
      <w:bookmarkEnd w:id="1266"/>
      <w:bookmarkEnd w:id="1267"/>
      <w:bookmarkEnd w:id="1268"/>
    </w:p>
    <w:p w14:paraId="0C85A43D" w14:textId="46F44F81" w:rsidR="00EF6D4B" w:rsidRPr="005223F4" w:rsidDel="00F92149" w:rsidRDefault="00EF6D4B" w:rsidP="00EF6D4B">
      <w:pPr>
        <w:rPr>
          <w:del w:id="1269" w:author="mbeckerle" w:date="2012-04-22T21:49:00Z"/>
        </w:rPr>
      </w:pPr>
      <w:bookmarkStart w:id="1270" w:name="_Toc322911569"/>
      <w:bookmarkStart w:id="1271" w:name="_Toc322912108"/>
      <w:bookmarkStart w:id="1272" w:name="_Toc329092958"/>
      <w:bookmarkStart w:id="1273" w:name="_Toc332701471"/>
      <w:bookmarkStart w:id="1274" w:name="_Toc332701778"/>
      <w:bookmarkStart w:id="1275" w:name="_Toc332711572"/>
      <w:bookmarkStart w:id="1276" w:name="_Toc332711880"/>
      <w:bookmarkStart w:id="1277" w:name="_Toc332712182"/>
      <w:bookmarkStart w:id="1278" w:name="_Toc332724098"/>
      <w:bookmarkStart w:id="1279" w:name="_Toc332724398"/>
      <w:bookmarkEnd w:id="1270"/>
      <w:bookmarkEnd w:id="1271"/>
      <w:bookmarkEnd w:id="1272"/>
      <w:bookmarkEnd w:id="1273"/>
      <w:bookmarkEnd w:id="1274"/>
      <w:bookmarkEnd w:id="1275"/>
      <w:bookmarkEnd w:id="1276"/>
      <w:bookmarkEnd w:id="1277"/>
      <w:bookmarkEnd w:id="1278"/>
      <w:bookmarkEnd w:id="1279"/>
    </w:p>
    <w:p w14:paraId="7DFA7094" w14:textId="77777777" w:rsidR="00EF6D4B" w:rsidRPr="005223F4" w:rsidRDefault="00EF6D4B" w:rsidP="00EF6D4B">
      <w:pPr>
        <w:pStyle w:val="Heading3"/>
      </w:pPr>
      <w:bookmarkStart w:id="1280" w:name="_Toc172733014"/>
      <w:bookmarkStart w:id="1281" w:name="_Toc243112777"/>
      <w:bookmarkStart w:id="1282" w:name="_Toc177399046"/>
      <w:bookmarkStart w:id="1283" w:name="_Toc332724399"/>
      <w:bookmarkEnd w:id="1280"/>
      <w:r w:rsidRPr="005223F4">
        <w:t>Properties for dfdl:assert</w:t>
      </w:r>
      <w:bookmarkEnd w:id="1281"/>
      <w:bookmarkEnd w:id="1283"/>
    </w:p>
    <w:p w14:paraId="0BBDD55B" w14:textId="77777777" w:rsidR="00EF6D4B" w:rsidRPr="005223F4" w:rsidRDefault="00C565F7" w:rsidP="0034080C">
      <w:pPr>
        <w:pStyle w:val="nobreak"/>
      </w:pPr>
      <w:r w:rsidRPr="005223F4">
        <w:t xml:space="preserve">DFDL </w:t>
      </w:r>
      <w:r w:rsidR="00E434DF">
        <w:t>assert</w:t>
      </w:r>
      <w:r w:rsidRPr="005223F4">
        <w:t xml:space="preserve">s can be placed on </w:t>
      </w:r>
      <w:r w:rsidR="00483779" w:rsidRPr="005223F4">
        <w:t>components</w:t>
      </w:r>
      <w:r w:rsidRPr="005223F4">
        <w:t xml:space="preserve"> within a DFDL model. These </w:t>
      </w:r>
      <w:r w:rsidR="00E434DF">
        <w:t>dfdl:assert</w:t>
      </w:r>
      <w:r w:rsidRPr="005223F4">
        <w:t xml:space="preserve">s contain a test </w:t>
      </w:r>
      <w:r w:rsidR="000D470E" w:rsidRPr="005223F4">
        <w:t>expression</w:t>
      </w:r>
      <w:r w:rsidRPr="005223F4">
        <w:t xml:space="preserve"> </w:t>
      </w:r>
      <w:r w:rsidR="009D64A2" w:rsidRPr="005223F4">
        <w:t>or a test pattern</w:t>
      </w:r>
      <w:r w:rsidRPr="005223F4">
        <w:t xml:space="preserve">. The </w:t>
      </w:r>
      <w:r w:rsidR="00E434DF">
        <w:t>dfdl:assert</w:t>
      </w:r>
      <w:r w:rsidRPr="005223F4">
        <w:t xml:space="preserve"> is said to be successful if the test </w:t>
      </w:r>
      <w:r w:rsidR="000D470E" w:rsidRPr="005223F4">
        <w:t xml:space="preserve">expression </w:t>
      </w:r>
      <w:r w:rsidRPr="005223F4">
        <w:t xml:space="preserve">evaluates to true </w:t>
      </w:r>
      <w:r w:rsidR="000D470E" w:rsidRPr="005223F4">
        <w:t xml:space="preserve">or the test pattern returns a non-zero length match, </w:t>
      </w:r>
      <w:r w:rsidRPr="005223F4">
        <w:t xml:space="preserve">and unsuccessful if the test </w:t>
      </w:r>
      <w:r w:rsidR="000D470E" w:rsidRPr="005223F4">
        <w:t xml:space="preserve">expression </w:t>
      </w:r>
      <w:r w:rsidRPr="005223F4">
        <w:t>evaluates to false</w:t>
      </w:r>
      <w:r w:rsidR="000D470E" w:rsidRPr="005223F4">
        <w:t xml:space="preserve"> or the test pattern returns a zero length match</w:t>
      </w:r>
      <w:r w:rsidRPr="005223F4">
        <w:t>.</w:t>
      </w:r>
      <w:r w:rsidR="0034080C" w:rsidRPr="005223F4">
        <w:t xml:space="preserve"> An unsuccessful dfdl:assert causes a processing error. </w:t>
      </w:r>
    </w:p>
    <w:p w14:paraId="0CAEB3A4" w14:textId="259AD80A" w:rsidR="000D470E" w:rsidRPr="005223F4" w:rsidDel="00F92149" w:rsidRDefault="000D470E" w:rsidP="00BD235C">
      <w:pPr>
        <w:rPr>
          <w:del w:id="1284" w:author="mbeckerle" w:date="2012-04-22T21:50:00Z"/>
        </w:rPr>
      </w:pPr>
    </w:p>
    <w:p w14:paraId="252E5B2B" w14:textId="77777777" w:rsidR="000D470E" w:rsidRPr="005223F4" w:rsidRDefault="009C35B6" w:rsidP="00E77EB7">
      <w:r w:rsidRPr="005223F4">
        <w:t xml:space="preserve">The dfdl:testKind </w:t>
      </w:r>
      <w:r w:rsidR="00E77EB7" w:rsidRPr="005223F4">
        <w:t xml:space="preserve">attribute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7E6C4A1F" w14:textId="405EB8BF" w:rsidR="007618C2" w:rsidRPr="005223F4" w:rsidDel="00F92149" w:rsidRDefault="007618C2" w:rsidP="000D470E">
      <w:pPr>
        <w:rPr>
          <w:del w:id="1285" w:author="mbeckerle" w:date="2012-04-22T21:50:00Z"/>
        </w:rPr>
      </w:pPr>
    </w:p>
    <w:p w14:paraId="1B648EBC" w14:textId="77777777" w:rsidR="008332BE" w:rsidRPr="005223F4" w:rsidRDefault="00C565F7" w:rsidP="00F41317">
      <w:pPr>
        <w:pStyle w:val="XMLExcerpt"/>
        <w:rPr>
          <w:rStyle w:val="greytable"/>
          <w:lang w:val="en-US"/>
        </w:rPr>
      </w:pPr>
      <w:r w:rsidRPr="005223F4">
        <w:rPr>
          <w:rStyle w:val="greytable"/>
          <w:lang w:val="en-US"/>
        </w:rPr>
        <w:t>&lt;dfdl:assert  test="{test expression}" /&gt;</w:t>
      </w:r>
    </w:p>
    <w:p w14:paraId="7BC4855B" w14:textId="77777777" w:rsidR="0025748A" w:rsidRPr="005223F4" w:rsidRDefault="0025748A" w:rsidP="00F41317">
      <w:pPr>
        <w:pStyle w:val="XMLExcerpt"/>
        <w:rPr>
          <w:rStyle w:val="greytable"/>
          <w:lang w:val="en-US"/>
        </w:rPr>
      </w:pPr>
    </w:p>
    <w:p w14:paraId="3D3CE3B4" w14:textId="77777777" w:rsidR="0025748A" w:rsidRPr="005223F4" w:rsidRDefault="0025748A" w:rsidP="00DA6E3F">
      <w:pPr>
        <w:pStyle w:val="XMLExcerpt"/>
        <w:rPr>
          <w:rStyle w:val="greytable"/>
          <w:lang w:val="en-US"/>
        </w:rPr>
      </w:pPr>
      <w:r w:rsidRPr="005223F4">
        <w:rPr>
          <w:rStyle w:val="greytable"/>
          <w:lang w:val="en-US"/>
        </w:rPr>
        <w:t>&lt;dfdl:assert</w:t>
      </w:r>
      <w:r w:rsidR="00837788" w:rsidRPr="005223F4">
        <w:rPr>
          <w:rStyle w:val="greytable"/>
          <w:lang w:val="en-US"/>
        </w:rPr>
        <w:t xml:space="preserve"> </w:t>
      </w:r>
      <w:r w:rsidRPr="005223F4">
        <w:rPr>
          <w:rStyle w:val="greytable"/>
          <w:lang w:val="en-US"/>
        </w:rPr>
        <w:t xml:space="preserve">&gt; </w:t>
      </w:r>
    </w:p>
    <w:p w14:paraId="63F83CBE" w14:textId="77777777" w:rsidR="0025748A" w:rsidRPr="005223F4" w:rsidRDefault="00F41317" w:rsidP="00F41317">
      <w:pPr>
        <w:pStyle w:val="XMLExcerpt"/>
        <w:rPr>
          <w:rStyle w:val="greytable"/>
          <w:lang w:val="en-US"/>
        </w:rPr>
      </w:pPr>
      <w:r w:rsidRPr="005223F4">
        <w:rPr>
          <w:rStyle w:val="CodeCharacter"/>
          <w:sz w:val="20"/>
          <w:lang w:val="en-US"/>
        </w:rPr>
        <w:t xml:space="preserve">            </w:t>
      </w:r>
      <w:r w:rsidR="0025748A" w:rsidRPr="005223F4">
        <w:rPr>
          <w:rStyle w:val="greytable"/>
          <w:lang w:val="en-US"/>
        </w:rPr>
        <w:t xml:space="preserve">{test expression} </w:t>
      </w:r>
    </w:p>
    <w:p w14:paraId="453F2262" w14:textId="77777777" w:rsidR="0025748A" w:rsidRPr="005223F4" w:rsidRDefault="0025748A" w:rsidP="00F41317">
      <w:pPr>
        <w:pStyle w:val="XMLExcerpt"/>
        <w:rPr>
          <w:lang w:val="en-US"/>
        </w:rPr>
      </w:pPr>
      <w:r w:rsidRPr="005223F4">
        <w:rPr>
          <w:rStyle w:val="greytable"/>
          <w:lang w:val="en-US"/>
        </w:rPr>
        <w:t>&lt;/dfdl:assert&gt;</w:t>
      </w:r>
    </w:p>
    <w:p w14:paraId="2216EFE1" w14:textId="0CE24B4F" w:rsidR="0025748A" w:rsidRPr="005223F4" w:rsidDel="00F92149" w:rsidRDefault="0025748A" w:rsidP="00C565F7">
      <w:pPr>
        <w:rPr>
          <w:del w:id="1286" w:author="mbeckerle" w:date="2012-04-22T21:50:00Z"/>
          <w:rStyle w:val="greytable"/>
          <w:b/>
        </w:rPr>
      </w:pPr>
    </w:p>
    <w:p w14:paraId="64FD6241" w14:textId="606FD9F5" w:rsidR="009D64A2" w:rsidRPr="005223F4" w:rsidDel="00F92149" w:rsidRDefault="009D64A2" w:rsidP="00483779">
      <w:pPr>
        <w:rPr>
          <w:del w:id="1287" w:author="mbeckerle" w:date="2012-04-22T21:50:00Z"/>
        </w:rPr>
      </w:pP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35721C35" w14:textId="3E09780D" w:rsidR="00A64276" w:rsidRPr="005223F4" w:rsidDel="00F92149" w:rsidRDefault="00A64276" w:rsidP="00483779">
      <w:pPr>
        <w:rPr>
          <w:del w:id="1288" w:author="mbeckerle" w:date="2012-04-22T21:50:00Z"/>
        </w:rPr>
      </w:pPr>
    </w:p>
    <w:p w14:paraId="75B0E316" w14:textId="77777777" w:rsidR="005E7A80" w:rsidRPr="005223F4" w:rsidRDefault="00A64276" w:rsidP="00A64276">
      <w:r w:rsidRPr="005223F4">
        <w:t>A d</w:t>
      </w:r>
      <w:r w:rsidR="00B42994" w:rsidRPr="005223F4">
        <w:t>fdl:assert can be an annotation on</w:t>
      </w:r>
      <w:r w:rsidR="005E7A80" w:rsidRPr="005223F4">
        <w:t>:</w:t>
      </w:r>
      <w:r w:rsidR="00B42994" w:rsidRPr="005223F4">
        <w:t xml:space="preserve"> </w:t>
      </w:r>
    </w:p>
    <w:p w14:paraId="1E04A7EC" w14:textId="77777777" w:rsidR="005E7A80" w:rsidRPr="005223F4" w:rsidRDefault="00B42994" w:rsidP="005E7A80">
      <w:pPr>
        <w:numPr>
          <w:ilvl w:val="0"/>
          <w:numId w:val="98"/>
        </w:numPr>
      </w:pPr>
      <w:r w:rsidRPr="005223F4">
        <w:t xml:space="preserve">a local </w:t>
      </w:r>
      <w:r w:rsidR="00661FD1" w:rsidRPr="005223F4">
        <w:t>xs:</w:t>
      </w:r>
      <w:r w:rsidRPr="005223F4">
        <w:t xml:space="preserve">element declaration, </w:t>
      </w:r>
    </w:p>
    <w:p w14:paraId="33AAD5FD" w14:textId="77777777" w:rsidR="005E7A80" w:rsidRPr="005223F4" w:rsidRDefault="00B42994" w:rsidP="005E7A80">
      <w:pPr>
        <w:numPr>
          <w:ilvl w:val="0"/>
          <w:numId w:val="98"/>
        </w:numPr>
      </w:pPr>
      <w:r w:rsidRPr="005223F4">
        <w:t xml:space="preserve">an </w:t>
      </w:r>
      <w:r w:rsidR="00661FD1" w:rsidRPr="005223F4">
        <w:t>xs:</w:t>
      </w:r>
      <w:r w:rsidRPr="005223F4">
        <w:t xml:space="preserve">element reference, </w:t>
      </w:r>
    </w:p>
    <w:p w14:paraId="3BE008CD" w14:textId="77777777" w:rsidR="005E7A80" w:rsidRPr="005223F4" w:rsidRDefault="00B42994" w:rsidP="005E7A80">
      <w:pPr>
        <w:numPr>
          <w:ilvl w:val="0"/>
          <w:numId w:val="98"/>
        </w:numPr>
      </w:pPr>
      <w:r w:rsidRPr="005223F4">
        <w:t>a</w:t>
      </w:r>
      <w:r w:rsidR="00661FD1" w:rsidRPr="005223F4">
        <w:t>n xs:</w:t>
      </w:r>
      <w:r w:rsidRPr="005223F4">
        <w:t xml:space="preserve">group reference, </w:t>
      </w:r>
    </w:p>
    <w:p w14:paraId="1CBE7BAA" w14:textId="77777777" w:rsidR="005E7A80" w:rsidRPr="005223F4" w:rsidRDefault="00B42994" w:rsidP="005E7A80">
      <w:pPr>
        <w:numPr>
          <w:ilvl w:val="0"/>
          <w:numId w:val="98"/>
        </w:numPr>
      </w:pPr>
      <w:r w:rsidRPr="005223F4">
        <w:t>a</w:t>
      </w:r>
      <w:r w:rsidR="00661FD1" w:rsidRPr="005223F4">
        <w:t>n</w:t>
      </w:r>
      <w:r w:rsidRPr="005223F4">
        <w:t xml:space="preserve"> </w:t>
      </w:r>
      <w:r w:rsidR="00661FD1" w:rsidRPr="005223F4">
        <w:t>xs:</w:t>
      </w:r>
      <w:r w:rsidRPr="005223F4">
        <w:t>sequence</w:t>
      </w:r>
      <w:r w:rsidR="00C632E1" w:rsidRPr="005223F4">
        <w:t xml:space="preserve"> </w:t>
      </w:r>
    </w:p>
    <w:p w14:paraId="529ADE68" w14:textId="77777777" w:rsidR="00B42994" w:rsidRPr="005223F4" w:rsidRDefault="00B42994" w:rsidP="005E7A80">
      <w:pPr>
        <w:numPr>
          <w:ilvl w:val="0"/>
          <w:numId w:val="98"/>
        </w:numPr>
      </w:pPr>
      <w:r w:rsidRPr="005223F4">
        <w:t>a</w:t>
      </w:r>
      <w:r w:rsidR="00661FD1" w:rsidRPr="005223F4">
        <w:t>n</w:t>
      </w:r>
      <w:r w:rsidRPr="005223F4">
        <w:t xml:space="preserve"> </w:t>
      </w:r>
      <w:r w:rsidR="00661FD1" w:rsidRPr="005223F4">
        <w:t>xs:</w:t>
      </w:r>
      <w:r w:rsidRPr="005223F4">
        <w:t>choice.</w:t>
      </w:r>
    </w:p>
    <w:p w14:paraId="1A5317B9" w14:textId="0C4F61B8" w:rsidR="00A64276" w:rsidRPr="005223F4" w:rsidDel="00F92149" w:rsidRDefault="00A64276" w:rsidP="00C565F7">
      <w:pPr>
        <w:rPr>
          <w:del w:id="1289" w:author="mbeckerle" w:date="2012-04-22T21:50:00Z"/>
        </w:rPr>
      </w:pPr>
    </w:p>
    <w:p w14:paraId="00C1C2D1" w14:textId="77777777" w:rsidR="00C565F7" w:rsidRPr="005223F4" w:rsidRDefault="00C565F7" w:rsidP="00C565F7">
      <w:r w:rsidRPr="005223F4">
        <w:t xml:space="preserve">More than one </w:t>
      </w:r>
      <w:r w:rsidR="00C953CC" w:rsidRPr="005223F4">
        <w:t>dfdl:</w:t>
      </w:r>
      <w:r w:rsidRPr="005223F4">
        <w:t xml:space="preserve">assert </w:t>
      </w:r>
      <w:r w:rsidR="00F411FE" w:rsidRPr="005223F4">
        <w:t>may be</w:t>
      </w:r>
      <w:r w:rsidRPr="005223F4">
        <w:t xml:space="preserve"> used at an annotation point. The </w:t>
      </w:r>
      <w:r w:rsidR="00E434DF">
        <w:t>dfdl:assert</w:t>
      </w:r>
      <w:r w:rsidR="00F411FE" w:rsidRPr="005223F4">
        <w:t>s</w:t>
      </w:r>
      <w:r w:rsidRPr="005223F4">
        <w:t xml:space="preserve"> will be evaluated</w:t>
      </w:r>
      <w:r w:rsidR="00BD235C" w:rsidRPr="005223F4">
        <w:t xml:space="preserve"> </w:t>
      </w:r>
      <w:r w:rsidRPr="005223F4">
        <w:t xml:space="preserve">in the order defined in the schema. </w:t>
      </w:r>
    </w:p>
    <w:p w14:paraId="245B7EA7" w14:textId="5C647EE6" w:rsidR="00C565F7" w:rsidRPr="005223F4" w:rsidDel="00F92149" w:rsidRDefault="00C565F7" w:rsidP="008332BE">
      <w:pPr>
        <w:rPr>
          <w:del w:id="1290" w:author="mbeckerle" w:date="2012-04-22T21:50: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EF6D4B" w:rsidRPr="00240AC5" w14:paraId="3E224AC5" w14:textId="77777777" w:rsidTr="00B2635D">
        <w:tc>
          <w:tcPr>
            <w:tcW w:w="2066" w:type="dxa"/>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7042" w:type="dxa"/>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240AC5">
        <w:tc>
          <w:tcPr>
            <w:tcW w:w="2066" w:type="dxa"/>
            <w:shd w:val="clear" w:color="auto" w:fill="auto"/>
          </w:tcPr>
          <w:p w14:paraId="449B4740" w14:textId="77777777" w:rsidR="00C23843" w:rsidRPr="00240AC5" w:rsidRDefault="00C23843" w:rsidP="00C1272E">
            <w:pPr>
              <w:rPr>
                <w:rFonts w:cs="Arial"/>
              </w:rPr>
            </w:pPr>
            <w:r w:rsidRPr="00240AC5">
              <w:rPr>
                <w:rFonts w:eastAsia="MS Mincho" w:cs="Arial"/>
                <w:color w:val="000000"/>
                <w:lang w:eastAsia="ja-JP"/>
              </w:rPr>
              <w:t>testKind</w:t>
            </w:r>
          </w:p>
        </w:tc>
        <w:tc>
          <w:tcPr>
            <w:tcW w:w="7042" w:type="dxa"/>
            <w:shd w:val="clear" w:color="auto" w:fill="auto"/>
          </w:tcPr>
          <w:p w14:paraId="14093A5E"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r w:rsidR="00DA6E3F" w:rsidRPr="00240AC5">
              <w:rPr>
                <w:rFonts w:eastAsia="MS Mincho" w:cs="Arial"/>
                <w:color w:val="000000"/>
                <w:lang w:eastAsia="ja-JP"/>
              </w:rPr>
              <w:t xml:space="preserve"> (optional)</w:t>
            </w:r>
          </w:p>
          <w:p w14:paraId="4110F301" w14:textId="16651A18" w:rsidR="00C23843" w:rsidRPr="00240AC5" w:rsidDel="00F92149" w:rsidRDefault="00C23843" w:rsidP="00240AC5">
            <w:pPr>
              <w:autoSpaceDE w:val="0"/>
              <w:autoSpaceDN w:val="0"/>
              <w:adjustRightInd w:val="0"/>
              <w:rPr>
                <w:del w:id="1291" w:author="mbeckerle" w:date="2012-04-22T21:50:00Z"/>
                <w:rFonts w:eastAsia="MS Mincho" w:cs="Arial"/>
                <w:color w:val="000000"/>
                <w:lang w:eastAsia="ja-JP"/>
              </w:rPr>
            </w:pPr>
          </w:p>
          <w:p w14:paraId="424732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40672B6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50F844FD" w14:textId="3FA6CAB5" w:rsidR="00C23843" w:rsidRPr="00240AC5" w:rsidDel="00F92149" w:rsidRDefault="00C23843" w:rsidP="00240AC5">
            <w:pPr>
              <w:autoSpaceDE w:val="0"/>
              <w:autoSpaceDN w:val="0"/>
              <w:adjustRightInd w:val="0"/>
              <w:rPr>
                <w:del w:id="1292" w:author="mbeckerle" w:date="2012-04-22T21:50:00Z"/>
                <w:rFonts w:eastAsia="MS Mincho" w:cs="Arial"/>
                <w:color w:val="000000"/>
                <w:lang w:eastAsia="ja-JP"/>
              </w:rPr>
            </w:pPr>
          </w:p>
          <w:p w14:paraId="5F7B77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Specifies whether a DFDL expression or DFDL regular expression is used in the </w:t>
            </w:r>
            <w:r w:rsidR="00E434DF" w:rsidRPr="00240AC5">
              <w:rPr>
                <w:rFonts w:eastAsia="MS Mincho" w:cs="Arial"/>
                <w:color w:val="000000"/>
                <w:lang w:eastAsia="ja-JP"/>
              </w:rPr>
              <w:t>dfdl:assert</w:t>
            </w:r>
            <w:r w:rsidRPr="00240AC5">
              <w:rPr>
                <w:rFonts w:eastAsia="MS Mincho" w:cs="Arial"/>
                <w:color w:val="000000"/>
                <w:lang w:eastAsia="ja-JP"/>
              </w:rPr>
              <w:t>.</w:t>
            </w:r>
          </w:p>
          <w:p w14:paraId="1EA252F1" w14:textId="7CBB603C" w:rsidR="00C23843" w:rsidRPr="00240AC5" w:rsidDel="00F92149" w:rsidRDefault="00C23843" w:rsidP="00240AC5">
            <w:pPr>
              <w:autoSpaceDE w:val="0"/>
              <w:autoSpaceDN w:val="0"/>
              <w:adjustRightInd w:val="0"/>
              <w:rPr>
                <w:del w:id="1293" w:author="mbeckerle" w:date="2012-04-22T21:50:00Z"/>
                <w:rFonts w:eastAsia="MS Mincho" w:cs="Arial"/>
                <w:color w:val="000000"/>
                <w:lang w:eastAsia="ja-JP"/>
              </w:rPr>
            </w:pPr>
          </w:p>
          <w:p w14:paraId="5454AB0F" w14:textId="77777777" w:rsidR="00C23843" w:rsidRPr="005223F4" w:rsidRDefault="00C23843" w:rsidP="00D67874">
            <w:r w:rsidRPr="005223F4">
              <w:t>Annotation: dfdl:assert</w:t>
            </w:r>
          </w:p>
        </w:tc>
      </w:tr>
      <w:tr w:rsidR="00EF6D4B" w:rsidRPr="005223F4" w14:paraId="6674987B" w14:textId="77777777" w:rsidTr="00240AC5">
        <w:tc>
          <w:tcPr>
            <w:tcW w:w="2066" w:type="dxa"/>
            <w:shd w:val="clear" w:color="auto" w:fill="auto"/>
          </w:tcPr>
          <w:p w14:paraId="7ECBF4F8" w14:textId="77777777" w:rsidR="00EF6D4B" w:rsidRPr="00240AC5" w:rsidRDefault="0098329B" w:rsidP="00C1272E">
            <w:pPr>
              <w:rPr>
                <w:rFonts w:cs="Arial"/>
              </w:rPr>
            </w:pPr>
            <w:ins w:id="1294" w:author="Steve Hanson" w:date="2012-02-23T11:38:00Z">
              <w:r w:rsidRPr="00240AC5">
                <w:rPr>
                  <w:rFonts w:cs="Arial"/>
                </w:rPr>
                <w:t>t</w:t>
              </w:r>
            </w:ins>
            <w:del w:id="1295" w:author="Steve Hanson" w:date="2012-02-23T11:38:00Z">
              <w:r w:rsidRPr="00240AC5" w:rsidDel="0098329B">
                <w:rPr>
                  <w:rFonts w:cs="Arial"/>
                </w:rPr>
                <w:delText>T</w:delText>
              </w:r>
            </w:del>
            <w:r w:rsidR="008332BE" w:rsidRPr="00240AC5">
              <w:rPr>
                <w:rFonts w:cs="Arial"/>
              </w:rPr>
              <w:t>est</w:t>
            </w:r>
          </w:p>
        </w:tc>
        <w:tc>
          <w:tcPr>
            <w:tcW w:w="7042" w:type="dxa"/>
            <w:shd w:val="clear" w:color="auto" w:fill="auto"/>
          </w:tcPr>
          <w:p w14:paraId="7181C620" w14:textId="77777777" w:rsidR="00EF6D4B" w:rsidRPr="005223F4" w:rsidRDefault="00293086" w:rsidP="00D67874">
            <w:r w:rsidRPr="005223F4">
              <w:t>DFDL Expression</w:t>
            </w:r>
          </w:p>
          <w:p w14:paraId="1A9AB988" w14:textId="77777777" w:rsidR="00C23843" w:rsidRPr="005223F4" w:rsidRDefault="00C23843" w:rsidP="00D67874">
            <w:r w:rsidRPr="005223F4">
              <w:t>Applies when dfdl:testKind is 'expression'</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77777777"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Pr="005223F4">
              <w:t xml:space="preserve">is </w:t>
            </w:r>
            <w:r w:rsidR="00A70A3C" w:rsidRPr="005223F4">
              <w:t xml:space="preserve">a </w:t>
            </w:r>
            <w:r w:rsidRPr="005223F4">
              <w:t>descendent</w:t>
            </w:r>
            <w:r w:rsidR="00A70A3C" w:rsidRPr="005223F4">
              <w:t xml:space="preserve"> of this element.</w:t>
            </w:r>
          </w:p>
          <w:p w14:paraId="3731A5D2" w14:textId="77777777" w:rsidR="00BE60CB" w:rsidRPr="005223F4" w:rsidRDefault="00BE60CB" w:rsidP="00D67874">
            <w:r w:rsidRPr="005223F4">
              <w:t>The expression must have been evaluated by the time this element and it descendents have been processed.</w:t>
            </w:r>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26317A04" w14:textId="711866AB" w:rsidR="00D15773" w:rsidRPr="00240AC5" w:rsidDel="00041028" w:rsidRDefault="00D15773" w:rsidP="00240AC5">
            <w:pPr>
              <w:autoSpaceDE w:val="0"/>
              <w:autoSpaceDN w:val="0"/>
              <w:adjustRightInd w:val="0"/>
              <w:rPr>
                <w:del w:id="1296" w:author="mbeckerle" w:date="2012-04-22T21:50:00Z"/>
                <w:rFonts w:eastAsia="MS Mincho" w:cs="Arial"/>
                <w:color w:val="000000"/>
                <w:lang w:eastAsia="ja-JP"/>
              </w:rPr>
            </w:pPr>
            <w:r w:rsidRPr="00240AC5">
              <w:rPr>
                <w:rFonts w:eastAsia="MS Mincho" w:cs="Arial"/>
                <w:color w:val="000000"/>
                <w:lang w:eastAsia="ja-JP"/>
              </w:rPr>
              <w:t>It is a schema definition error if dfdl:test is the empty string</w:t>
            </w:r>
            <w:r w:rsidR="0066330A" w:rsidRPr="00240AC5">
              <w:rPr>
                <w:rFonts w:eastAsia="MS Mincho" w:cs="Arial"/>
                <w:color w:val="000000"/>
                <w:lang w:eastAsia="ja-JP"/>
              </w:rPr>
              <w:t xml:space="preserve"> and</w:t>
            </w:r>
            <w:r w:rsidRPr="00240AC5">
              <w:rPr>
                <w:rFonts w:eastAsia="MS Mincho" w:cs="Arial"/>
                <w:color w:val="000000"/>
                <w:lang w:eastAsia="ja-JP"/>
              </w:rPr>
              <w:t xml:space="preserve"> the value is not specified  and dfdl:</w:t>
            </w:r>
            <w:r w:rsidR="00C502F4" w:rsidRPr="00240AC5">
              <w:rPr>
                <w:rFonts w:eastAsia="MS Mincho" w:cs="Arial"/>
                <w:color w:val="000000"/>
                <w:lang w:eastAsia="ja-JP"/>
              </w:rPr>
              <w:t>testKind</w:t>
            </w:r>
            <w:r w:rsidRPr="00240AC5">
              <w:rPr>
                <w:rFonts w:eastAsia="MS Mincho" w:cs="Arial"/>
                <w:color w:val="000000"/>
                <w:lang w:eastAsia="ja-JP"/>
              </w:rPr>
              <w:t xml:space="preserve"> is 'expression'</w:t>
            </w:r>
            <w:r w:rsidR="00D355EB" w:rsidRPr="00240AC5">
              <w:rPr>
                <w:rFonts w:eastAsia="MS Mincho" w:cs="Arial"/>
                <w:color w:val="000000"/>
                <w:lang w:eastAsia="ja-JP"/>
              </w:rPr>
              <w:t xml:space="preserve"> </w:t>
            </w:r>
            <w:r w:rsidR="004862E5" w:rsidRPr="00240AC5">
              <w:rPr>
                <w:rFonts w:eastAsia="MS Mincho" w:cs="Arial"/>
                <w:color w:val="000000"/>
                <w:lang w:eastAsia="ja-JP"/>
              </w:rPr>
              <w:t>or not specified</w:t>
            </w:r>
          </w:p>
          <w:p w14:paraId="5322B03D" w14:textId="3B67DFDF" w:rsidR="0075664B" w:rsidDel="00041028" w:rsidRDefault="0075664B">
            <w:pPr>
              <w:autoSpaceDE w:val="0"/>
              <w:autoSpaceDN w:val="0"/>
              <w:adjustRightInd w:val="0"/>
              <w:rPr>
                <w:del w:id="1297" w:author="mbeckerle" w:date="2012-04-22T21:50:00Z"/>
                <w:rFonts w:eastAsia="MS Mincho" w:cs="Arial"/>
                <w:color w:val="000000"/>
                <w:lang w:eastAsia="ja-JP"/>
              </w:rPr>
              <w:pPrChange w:id="1298" w:author="mbeckerle" w:date="2012-04-22T21:50:00Z">
                <w:pPr>
                  <w:numPr>
                    <w:numId w:val="8"/>
                  </w:numPr>
                  <w:tabs>
                    <w:tab w:val="num" w:pos="1080"/>
                  </w:tabs>
                  <w:ind w:left="1080" w:hanging="360"/>
                </w:pPr>
              </w:pPrChange>
            </w:pPr>
            <w:r w:rsidRPr="00240AC5">
              <w:rPr>
                <w:rFonts w:eastAsia="MS Mincho" w:cs="Arial"/>
                <w:color w:val="000000"/>
                <w:lang w:eastAsia="ja-JP"/>
              </w:rPr>
              <w:t>.</w:t>
            </w:r>
          </w:p>
          <w:p w14:paraId="7CBFD35E" w14:textId="77777777" w:rsidR="00041028" w:rsidRPr="00240AC5" w:rsidRDefault="00041028">
            <w:pPr>
              <w:autoSpaceDE w:val="0"/>
              <w:autoSpaceDN w:val="0"/>
              <w:adjustRightInd w:val="0"/>
              <w:rPr>
                <w:ins w:id="1299" w:author="mbeckerle" w:date="2012-04-22T21:50:00Z"/>
                <w:rFonts w:eastAsia="MS Mincho" w:cs="Arial"/>
                <w:color w:val="000000"/>
                <w:lang w:eastAsia="ja-JP"/>
              </w:rPr>
            </w:pP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240AC5">
        <w:tc>
          <w:tcPr>
            <w:tcW w:w="2066" w:type="dxa"/>
            <w:shd w:val="clear" w:color="auto" w:fill="auto"/>
          </w:tcPr>
          <w:p w14:paraId="220AA517" w14:textId="198903AB" w:rsidR="0025748A" w:rsidRPr="00240AC5" w:rsidRDefault="00BB0A0E" w:rsidP="00C1272E">
            <w:pPr>
              <w:rPr>
                <w:rFonts w:cs="Arial"/>
              </w:rPr>
            </w:pPr>
            <w:r w:rsidRPr="00240AC5">
              <w:rPr>
                <w:rFonts w:eastAsia="MS Mincho" w:cs="Arial"/>
                <w:color w:val="000000"/>
                <w:lang w:eastAsia="ja-JP"/>
              </w:rPr>
              <w:t>testPattern</w:t>
            </w:r>
          </w:p>
        </w:tc>
        <w:tc>
          <w:tcPr>
            <w:tcW w:w="7042" w:type="dxa"/>
            <w:shd w:val="clear" w:color="auto" w:fill="auto"/>
          </w:tcPr>
          <w:p w14:paraId="0D6C273E"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092A3EBB" w14:textId="661CB28F" w:rsidR="00BB0A0E" w:rsidRPr="00240AC5" w:rsidDel="00041028" w:rsidRDefault="00BB0A0E" w:rsidP="00240AC5">
            <w:pPr>
              <w:autoSpaceDE w:val="0"/>
              <w:autoSpaceDN w:val="0"/>
              <w:adjustRightInd w:val="0"/>
              <w:rPr>
                <w:del w:id="1300" w:author="mbeckerle" w:date="2012-04-22T21:51:00Z"/>
                <w:rFonts w:eastAsia="MS Mincho" w:cs="Arial"/>
                <w:color w:val="000000"/>
                <w:lang w:eastAsia="ja-JP"/>
              </w:rPr>
            </w:pPr>
          </w:p>
          <w:p w14:paraId="34B5512B" w14:textId="77777777" w:rsidR="00C23843" w:rsidRPr="00240AC5" w:rsidRDefault="00C23843"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2AF7B22B" w14:textId="75FB0A10" w:rsidR="00C23843" w:rsidRPr="00240AC5" w:rsidDel="00041028" w:rsidRDefault="00C23843" w:rsidP="00240AC5">
            <w:pPr>
              <w:autoSpaceDE w:val="0"/>
              <w:autoSpaceDN w:val="0"/>
              <w:adjustRightInd w:val="0"/>
              <w:rPr>
                <w:del w:id="1301" w:author="mbeckerle" w:date="2012-04-22T21:51:00Z"/>
                <w:rFonts w:eastAsia="MS Mincho" w:cs="Arial"/>
                <w:color w:val="000000"/>
                <w:lang w:eastAsia="ja-JP"/>
              </w:rPr>
            </w:pPr>
          </w:p>
          <w:p w14:paraId="7B7AE366"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executed against the data stream starting at the start of the component on which the </w:t>
            </w:r>
            <w:r w:rsidR="00324EB5" w:rsidRPr="00240AC5">
              <w:rPr>
                <w:rFonts w:eastAsia="MS Mincho" w:cs="Arial"/>
                <w:color w:val="000000"/>
                <w:lang w:eastAsia="ja-JP"/>
              </w:rPr>
              <w:t>dfdl:</w:t>
            </w:r>
            <w:r w:rsidRPr="00240AC5">
              <w:rPr>
                <w:rFonts w:eastAsia="MS Mincho" w:cs="Arial"/>
                <w:color w:val="000000"/>
                <w:lang w:eastAsia="ja-JP"/>
              </w:rPr>
              <w:t>assert is positioned.</w:t>
            </w:r>
          </w:p>
          <w:p w14:paraId="3472C0B5" w14:textId="3ABDFA27" w:rsidR="00BB0A0E" w:rsidRPr="00240AC5" w:rsidDel="00041028" w:rsidRDefault="00BB0A0E" w:rsidP="00240AC5">
            <w:pPr>
              <w:autoSpaceDE w:val="0"/>
              <w:autoSpaceDN w:val="0"/>
              <w:adjustRightInd w:val="0"/>
              <w:rPr>
                <w:del w:id="1302" w:author="mbeckerle" w:date="2012-04-22T21:51:00Z"/>
                <w:rFonts w:eastAsia="MS Mincho" w:cs="Arial"/>
                <w:color w:val="000000"/>
                <w:lang w:eastAsia="ja-JP"/>
              </w:rPr>
            </w:pPr>
          </w:p>
          <w:p w14:paraId="3157B4F3"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dfdl:assert evaluates to false and a processing error is raised.</w:t>
            </w:r>
          </w:p>
          <w:p w14:paraId="0CC595EA"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dfdl:assert evaluates to true.</w:t>
            </w:r>
          </w:p>
          <w:p w14:paraId="1314D800" w14:textId="25328B34" w:rsidR="00BB0A0E" w:rsidRPr="00240AC5" w:rsidDel="00041028" w:rsidRDefault="00BB0A0E" w:rsidP="00240AC5">
            <w:pPr>
              <w:autoSpaceDE w:val="0"/>
              <w:autoSpaceDN w:val="0"/>
              <w:adjustRightInd w:val="0"/>
              <w:rPr>
                <w:del w:id="1303" w:author="mbeckerle" w:date="2012-04-22T21:51:00Z"/>
                <w:rFonts w:eastAsia="MS Mincho" w:cs="Arial"/>
                <w:color w:val="000000"/>
                <w:lang w:eastAsia="ja-JP"/>
              </w:rPr>
            </w:pPr>
          </w:p>
          <w:p w14:paraId="21AF2F00" w14:textId="77777777"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58AAD2EA" w14:textId="1F1305FC" w:rsidR="0075664B" w:rsidRPr="00240AC5" w:rsidDel="00041028" w:rsidRDefault="0075664B" w:rsidP="00240AC5">
            <w:pPr>
              <w:autoSpaceDE w:val="0"/>
              <w:autoSpaceDN w:val="0"/>
              <w:adjustRightInd w:val="0"/>
              <w:rPr>
                <w:del w:id="1304" w:author="mbeckerle" w:date="2012-04-22T21:51:00Z"/>
                <w:rFonts w:eastAsia="MS Mincho" w:cs="Arial"/>
                <w:color w:val="000000"/>
                <w:lang w:eastAsia="ja-JP"/>
              </w:rPr>
            </w:pPr>
          </w:p>
          <w:p w14:paraId="2C6A3287" w14:textId="77777777" w:rsidR="00D15773" w:rsidRPr="00240AC5" w:rsidRDefault="00D15773" w:rsidP="00240AC5">
            <w:pPr>
              <w:autoSpaceDE w:val="0"/>
              <w:autoSpaceDN w:val="0"/>
              <w:adjustRightInd w:val="0"/>
              <w:rPr>
                <w:ins w:id="1305" w:author="Steve Hanson" w:date="2012-03-01T11:19:00Z"/>
                <w:rFonts w:eastAsia="MS Mincho" w:cs="Arial"/>
                <w:color w:val="000000"/>
                <w:lang w:eastAsia="ja-JP"/>
              </w:rPr>
            </w:pPr>
            <w:r w:rsidRPr="00240AC5">
              <w:rPr>
                <w:rFonts w:eastAsia="MS Mincho" w:cs="Arial"/>
                <w:color w:val="000000"/>
                <w:lang w:eastAsia="ja-JP"/>
              </w:rPr>
              <w:t>It is a schema definition error if dfdl:testPattern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the value is not specified and dfdl:</w:t>
            </w:r>
            <w:r w:rsidR="00C502F4" w:rsidRPr="00240AC5">
              <w:rPr>
                <w:rFonts w:eastAsia="MS Mincho" w:cs="Arial"/>
                <w:color w:val="000000"/>
                <w:lang w:eastAsia="ja-JP"/>
              </w:rPr>
              <w:t>testKind</w:t>
            </w:r>
            <w:r w:rsidRPr="00240AC5">
              <w:rPr>
                <w:rFonts w:eastAsia="MS Mincho" w:cs="Arial"/>
                <w:color w:val="000000"/>
                <w:lang w:eastAsia="ja-JP"/>
              </w:rPr>
              <w:t xml:space="preserve"> is 'pattern'.</w:t>
            </w:r>
          </w:p>
          <w:p w14:paraId="6E9C6DA4" w14:textId="25499F94" w:rsidR="00B257CA" w:rsidRPr="00240AC5" w:rsidRDefault="00B257CA" w:rsidP="00240AC5">
            <w:pPr>
              <w:autoSpaceDE w:val="0"/>
              <w:autoSpaceDN w:val="0"/>
              <w:adjustRightInd w:val="0"/>
              <w:rPr>
                <w:ins w:id="1306" w:author="mbeckerle" w:date="2012-03-25T11:42:00Z"/>
                <w:rFonts w:eastAsia="MS Mincho" w:cs="Arial"/>
                <w:color w:val="000000"/>
                <w:lang w:eastAsia="ja-JP"/>
              </w:rPr>
            </w:pPr>
            <w:ins w:id="1307" w:author="mbeckerle" w:date="2012-03-25T11:40:00Z">
              <w:r w:rsidRPr="00240AC5">
                <w:rPr>
                  <w:rFonts w:eastAsia="MS Mincho" w:cs="Arial"/>
                  <w:color w:val="000000"/>
                  <w:lang w:eastAsia="ja-JP"/>
                </w:rPr>
                <w:t xml:space="preserve">In order for a testPattern to be used, the data subject to the pattern must be scannable using a regular expression. </w:t>
              </w:r>
              <w:commentRangeStart w:id="1308"/>
              <w:r w:rsidRPr="00240AC5">
                <w:rPr>
                  <w:rFonts w:eastAsia="MS Mincho" w:cs="Arial"/>
                  <w:color w:val="000000"/>
                  <w:lang w:eastAsia="ja-JP"/>
                </w:rPr>
                <w:t>This constraint is shared with the lengthKind=</w:t>
              </w:r>
            </w:ins>
            <w:ins w:id="1309" w:author="mbeckerle" w:date="2012-03-25T11:41:00Z">
              <w:r w:rsidRPr="00240AC5">
                <w:rPr>
                  <w:rFonts w:eastAsia="MS Mincho" w:cs="Arial"/>
                  <w:color w:val="000000"/>
                  <w:lang w:eastAsia="ja-JP"/>
                </w:rPr>
                <w:t>’pattern’ propert</w:t>
              </w:r>
            </w:ins>
            <w:ins w:id="1310" w:author="mbeckerle" w:date="2012-04-22T15:53:00Z">
              <w:r w:rsidR="00194C47">
                <w:rPr>
                  <w:rFonts w:eastAsia="MS Mincho" w:cs="Arial"/>
                  <w:color w:val="000000"/>
                  <w:lang w:eastAsia="ja-JP"/>
                </w:rPr>
                <w:t>y</w:t>
              </w:r>
            </w:ins>
            <w:commentRangeEnd w:id="1308"/>
            <w:r w:rsidR="00055703">
              <w:rPr>
                <w:rStyle w:val="CommentReference"/>
              </w:rPr>
              <w:commentReference w:id="1308"/>
            </w:r>
            <w:ins w:id="1311" w:author="mbeckerle" w:date="2012-03-25T11:41:00Z">
              <w:r w:rsidRPr="00240AC5">
                <w:rPr>
                  <w:rFonts w:eastAsia="MS Mincho" w:cs="Arial"/>
                  <w:color w:val="000000"/>
                  <w:lang w:eastAsia="ja-JP"/>
                </w:rPr>
                <w:t xml:space="preserve">. See Section </w:t>
              </w:r>
            </w:ins>
            <w:ins w:id="1312" w:author="mbeckerle" w:date="2012-03-25T11:42:00Z">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\w \h </w:instrText>
              </w:r>
            </w:ins>
            <w:r w:rsidRPr="00240AC5">
              <w:rPr>
                <w:rFonts w:eastAsia="MS Mincho" w:cs="Arial"/>
                <w:color w:val="000000"/>
                <w:lang w:eastAsia="ja-JP"/>
              </w:rPr>
            </w:r>
            <w:r w:rsidRPr="00240AC5">
              <w:rPr>
                <w:rFonts w:eastAsia="MS Mincho" w:cs="Arial"/>
                <w:color w:val="000000"/>
                <w:lang w:eastAsia="ja-JP"/>
              </w:rPr>
              <w:fldChar w:fldCharType="separate"/>
            </w:r>
            <w:ins w:id="1313" w:author="mbeckerle" w:date="2012-04-22T18:04:00Z">
              <w:r w:rsidR="007A4C11">
                <w:rPr>
                  <w:rFonts w:eastAsia="MS Mincho" w:cs="Arial"/>
                  <w:color w:val="000000"/>
                  <w:lang w:eastAsia="ja-JP"/>
                </w:rPr>
                <w:t>12.3.5.1</w:t>
              </w:r>
            </w:ins>
            <w:ins w:id="1314" w:author="mbeckerle" w:date="2012-03-25T11:42:00Z">
              <w:r w:rsidRPr="00240AC5">
                <w:rPr>
                  <w:rFonts w:eastAsia="MS Mincho" w:cs="Arial"/>
                  <w:color w:val="000000"/>
                  <w:lang w:eastAsia="ja-JP"/>
                </w:rPr>
                <w:fldChar w:fldCharType="end"/>
              </w:r>
              <w:r w:rsidRPr="00240AC5">
                <w:rPr>
                  <w:rFonts w:eastAsia="MS Mincho" w:cs="Arial"/>
                  <w:color w:val="000000"/>
                  <w:lang w:eastAsia="ja-JP"/>
                </w:rPr>
                <w:t xml:space="preserve"> </w:t>
              </w:r>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\h </w:instrText>
              </w:r>
            </w:ins>
            <w:r w:rsidRPr="00240AC5">
              <w:rPr>
                <w:rFonts w:eastAsia="MS Mincho" w:cs="Arial"/>
                <w:color w:val="000000"/>
                <w:lang w:eastAsia="ja-JP"/>
              </w:rPr>
            </w:r>
            <w:r w:rsidRPr="00240AC5">
              <w:rPr>
                <w:rFonts w:eastAsia="MS Mincho" w:cs="Arial"/>
                <w:color w:val="000000"/>
                <w:lang w:eastAsia="ja-JP"/>
              </w:rPr>
              <w:fldChar w:fldCharType="separate"/>
            </w:r>
            <w:ins w:id="1315" w:author="mbeckerle" w:date="2012-04-22T18:05:00Z">
              <w:r w:rsidR="007A4C11" w:rsidRPr="005223F4">
                <w:t xml:space="preserve">Pattern-Based Lengths </w:t>
              </w:r>
              <w:r w:rsidR="007A4C11" w:rsidRPr="005223F4" w:rsidDel="00B157E0">
                <w:t xml:space="preserve"> </w:t>
              </w:r>
              <w:r w:rsidR="007A4C11" w:rsidRPr="005223F4">
                <w:t>- Scanability</w:t>
              </w:r>
            </w:ins>
            <w:ins w:id="1316" w:author="mbeckerle" w:date="2012-03-25T11:42:00Z">
              <w:r w:rsidRPr="00240AC5">
                <w:rPr>
                  <w:rFonts w:eastAsia="MS Mincho" w:cs="Arial"/>
                  <w:color w:val="000000"/>
                  <w:lang w:eastAsia="ja-JP"/>
                </w:rPr>
                <w:fldChar w:fldCharType="end"/>
              </w:r>
              <w:r w:rsidRPr="00240AC5">
                <w:rPr>
                  <w:rFonts w:eastAsia="MS Mincho" w:cs="Arial"/>
                  <w:color w:val="000000"/>
                  <w:lang w:eastAsia="ja-JP"/>
                </w:rPr>
                <w:t>.</w:t>
              </w:r>
            </w:ins>
          </w:p>
          <w:p w14:paraId="0227158F" w14:textId="77777777" w:rsidR="00E13147" w:rsidRPr="00240AC5" w:rsidDel="00B257CA" w:rsidRDefault="00E13147" w:rsidP="00240AC5">
            <w:pPr>
              <w:autoSpaceDE w:val="0"/>
              <w:autoSpaceDN w:val="0"/>
              <w:adjustRightInd w:val="0"/>
              <w:rPr>
                <w:del w:id="1317" w:author="mbeckerle" w:date="2012-03-25T11:41:00Z"/>
                <w:rFonts w:eastAsia="MS Mincho" w:cs="Arial"/>
                <w:color w:val="000000"/>
                <w:lang w:eastAsia="ja-JP"/>
              </w:rPr>
            </w:pPr>
            <w:commentRangeStart w:id="1318"/>
            <w:ins w:id="1319" w:author="Steve Hanson" w:date="2012-03-01T11:19:00Z">
              <w:del w:id="1320" w:author="mbeckerle" w:date="2012-03-25T11:41:00Z">
                <w:r w:rsidRPr="00240AC5" w:rsidDel="00B257CA">
                  <w:rPr>
                    <w:rFonts w:eastAsia="MS Mincho" w:cs="Arial"/>
                    <w:color w:val="000000"/>
                    <w:lang w:eastAsia="ja-JP"/>
                  </w:rPr>
                  <w:delText xml:space="preserve"> </w:delText>
                </w:r>
              </w:del>
            </w:ins>
            <w:commentRangeEnd w:id="1318"/>
            <w:del w:id="1321" w:author="mbeckerle" w:date="2012-03-25T11:41:00Z">
              <w:r w:rsidDel="00B257CA">
                <w:rPr>
                  <w:rStyle w:val="CommentReference"/>
                </w:rPr>
                <w:commentReference w:id="1318"/>
              </w:r>
            </w:del>
          </w:p>
          <w:p w14:paraId="3072BA09" w14:textId="77777777" w:rsidR="0025748A" w:rsidRPr="005223F4" w:rsidRDefault="00BB0A0E" w:rsidP="00D67874">
            <w:r w:rsidRPr="005223F4">
              <w:t>Annotation: dfdl:assert</w:t>
            </w:r>
          </w:p>
        </w:tc>
      </w:tr>
      <w:tr w:rsidR="00C565F7" w:rsidRPr="005223F4" w14:paraId="1D6FC9F3" w14:textId="77777777" w:rsidTr="00240AC5">
        <w:tc>
          <w:tcPr>
            <w:tcW w:w="2066" w:type="dxa"/>
            <w:shd w:val="clear" w:color="auto" w:fill="auto"/>
          </w:tcPr>
          <w:p w14:paraId="0AFE70B5" w14:textId="77777777" w:rsidR="00C565F7" w:rsidRPr="00240AC5" w:rsidRDefault="00C565F7" w:rsidP="00C1272E">
            <w:pPr>
              <w:rPr>
                <w:rFonts w:cs="Arial"/>
              </w:rPr>
            </w:pPr>
            <w:r w:rsidRPr="00240AC5">
              <w:rPr>
                <w:rFonts w:cs="Arial"/>
              </w:rPr>
              <w:t>message</w:t>
            </w:r>
          </w:p>
        </w:tc>
        <w:tc>
          <w:tcPr>
            <w:tcW w:w="7042" w:type="dxa"/>
            <w:shd w:val="clear" w:color="auto" w:fill="auto"/>
          </w:tcPr>
          <w:p w14:paraId="5E369151" w14:textId="77777777" w:rsidR="00C565F7" w:rsidRPr="005223F4" w:rsidRDefault="00C632E1" w:rsidP="00D67874">
            <w:r w:rsidRPr="005223F4">
              <w:t>S</w:t>
            </w:r>
            <w:r w:rsidR="00C565F7" w:rsidRPr="005223F4">
              <w:t>tring</w:t>
            </w:r>
          </w:p>
          <w:p w14:paraId="6E71A7CA" w14:textId="77777777" w:rsidR="00C565F7" w:rsidRPr="005223F4" w:rsidRDefault="00C565F7" w:rsidP="00D67874">
            <w:r w:rsidRPr="005223F4">
              <w:t>Defines text to be used as a diagnostic code or for use in an error message. The DFDL specification does not specify how a DFDL processor uses this message text.</w:t>
            </w:r>
          </w:p>
          <w:p w14:paraId="193EE8A5" w14:textId="77777777" w:rsidR="00C565F7" w:rsidRPr="005223F4" w:rsidRDefault="00C565F7" w:rsidP="00D67874">
            <w:r w:rsidRPr="005223F4">
              <w:t>Annotation: dfdl:assert</w:t>
            </w:r>
          </w:p>
        </w:tc>
      </w:tr>
      <w:tr w:rsidR="00D016C5" w:rsidRPr="005223F4" w14:paraId="3486D7D9" w14:textId="77777777" w:rsidTr="00240AC5">
        <w:trPr>
          <w:ins w:id="1322" w:author="mbeckerle" w:date="2012-03-24T19:18:00Z"/>
        </w:trPr>
        <w:tc>
          <w:tcPr>
            <w:tcW w:w="2066" w:type="dxa"/>
            <w:shd w:val="clear" w:color="auto" w:fill="auto"/>
          </w:tcPr>
          <w:p w14:paraId="64A3381B" w14:textId="77777777" w:rsidR="00D016C5" w:rsidRPr="00240AC5" w:rsidRDefault="00D016C5" w:rsidP="00C1272E">
            <w:pPr>
              <w:rPr>
                <w:ins w:id="1323" w:author="mbeckerle" w:date="2012-03-24T19:18:00Z"/>
                <w:rFonts w:cs="Arial"/>
              </w:rPr>
            </w:pPr>
            <w:commentRangeStart w:id="1324"/>
            <w:ins w:id="1325" w:author="mbeckerle" w:date="2012-03-24T19:18:00Z">
              <w:r w:rsidRPr="00240AC5">
                <w:rPr>
                  <w:rFonts w:cs="Arial"/>
                  <w:color w:val="000000"/>
                </w:rPr>
                <w:t>failureType</w:t>
              </w:r>
            </w:ins>
            <w:commentRangeEnd w:id="1324"/>
            <w:ins w:id="1326" w:author="mbeckerle" w:date="2012-03-24T19:20:00Z">
              <w:r w:rsidR="00931E35">
                <w:rPr>
                  <w:rStyle w:val="CommentReference"/>
                </w:rPr>
                <w:commentReference w:id="1324"/>
              </w:r>
            </w:ins>
          </w:p>
        </w:tc>
        <w:tc>
          <w:tcPr>
            <w:tcW w:w="7042" w:type="dxa"/>
            <w:shd w:val="clear" w:color="auto" w:fill="auto"/>
          </w:tcPr>
          <w:p w14:paraId="64AC52ED" w14:textId="77777777" w:rsidR="00D016C5" w:rsidRPr="00240AC5" w:rsidRDefault="00D016C5" w:rsidP="00240AC5">
            <w:pPr>
              <w:autoSpaceDE w:val="0"/>
              <w:snapToGrid w:val="0"/>
              <w:rPr>
                <w:ins w:id="1327" w:author="mbeckerle" w:date="2012-03-24T19:18:00Z"/>
                <w:rFonts w:cs="Arial"/>
                <w:color w:val="000000"/>
              </w:rPr>
            </w:pPr>
            <w:ins w:id="1328" w:author="mbeckerle" w:date="2012-03-24T19:18:00Z">
              <w:r w:rsidRPr="00240AC5">
                <w:rPr>
                  <w:rFonts w:cs="Arial"/>
                  <w:color w:val="000000"/>
                </w:rPr>
                <w:t>Enum</w:t>
              </w:r>
              <w:r w:rsidRPr="00240AC5">
                <w:rPr>
                  <w:rFonts w:eastAsia="Arial" w:cs="Arial"/>
                  <w:color w:val="000000"/>
                </w:rPr>
                <w:t xml:space="preserve"> </w:t>
              </w:r>
              <w:r w:rsidRPr="00240AC5">
                <w:rPr>
                  <w:rFonts w:cs="Arial"/>
                  <w:color w:val="000000"/>
                </w:rPr>
                <w:t>(optional)</w:t>
              </w:r>
            </w:ins>
          </w:p>
          <w:p w14:paraId="1D8BFB29" w14:textId="270CC68E" w:rsidR="00D016C5" w:rsidRPr="00240AC5" w:rsidRDefault="00D016C5" w:rsidP="00240AC5">
            <w:pPr>
              <w:autoSpaceDE w:val="0"/>
              <w:rPr>
                <w:ins w:id="1329" w:author="mbeckerle" w:date="2012-03-24T19:18:00Z"/>
                <w:rFonts w:cs="Arial"/>
                <w:color w:val="000000"/>
              </w:rPr>
            </w:pPr>
            <w:ins w:id="1330" w:author="mbeckerle" w:date="2012-03-24T19:18:00Z">
              <w:r w:rsidRPr="00240AC5">
                <w:rPr>
                  <w:rFonts w:cs="Arial"/>
                  <w:color w:val="000000"/>
                </w:rPr>
                <w:t>Valid</w:t>
              </w:r>
              <w:r w:rsidRPr="00240AC5">
                <w:rPr>
                  <w:rFonts w:eastAsia="Arial" w:cs="Arial"/>
                  <w:color w:val="000000"/>
                </w:rPr>
                <w:t xml:space="preserve"> </w:t>
              </w:r>
              <w:r w:rsidRPr="00240AC5">
                <w:rPr>
                  <w:rFonts w:cs="Arial"/>
                  <w:color w:val="000000"/>
                </w:rPr>
                <w:t>values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del w:id="1331" w:author="Steve Hanson" w:date="2012-08-06T12:17:00Z">
                <w:r w:rsidRPr="00240AC5" w:rsidDel="004F5A23">
                  <w:rPr>
                    <w:rFonts w:eastAsia="Arial" w:cs="Arial"/>
                    <w:color w:val="000000"/>
                  </w:rPr>
                  <w:delText xml:space="preserve"> </w:delText>
                </w:r>
              </w:del>
              <w:r w:rsidRPr="00240AC5">
                <w:rPr>
                  <w:rFonts w:cs="Arial"/>
                  <w:color w:val="000000"/>
                </w:rPr>
                <w:t>'recoverableError'.</w:t>
              </w:r>
            </w:ins>
          </w:p>
          <w:p w14:paraId="1E2F196E" w14:textId="77777777" w:rsidR="00D016C5" w:rsidRPr="00240AC5" w:rsidRDefault="00D016C5" w:rsidP="00240AC5">
            <w:pPr>
              <w:autoSpaceDE w:val="0"/>
              <w:rPr>
                <w:ins w:id="1332" w:author="mbeckerle" w:date="2012-03-24T19:18:00Z"/>
                <w:rFonts w:cs="Arial"/>
                <w:color w:val="000000"/>
              </w:rPr>
            </w:pPr>
            <w:ins w:id="1333" w:author="mbeckerle" w:date="2012-03-24T19:18:00Z">
              <w:r w:rsidRPr="00240AC5">
                <w:rPr>
                  <w:rFonts w:cs="Arial"/>
                  <w:color w:val="000000"/>
                </w:rPr>
                <w:t>Default</w:t>
              </w:r>
              <w:r w:rsidRPr="00240AC5">
                <w:rPr>
                  <w:rFonts w:eastAsia="Arial" w:cs="Arial"/>
                  <w:color w:val="000000"/>
                </w:rPr>
                <w:t xml:space="preserve"> </w:t>
              </w:r>
              <w:r w:rsidRPr="00240AC5">
                <w:rPr>
                  <w:rFonts w:cs="Arial"/>
                  <w:color w:val="000000"/>
                </w:rPr>
                <w:t>value</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'processingError'.</w:t>
              </w:r>
            </w:ins>
          </w:p>
          <w:p w14:paraId="6C5D291C" w14:textId="77777777" w:rsidR="00D016C5" w:rsidRPr="00240AC5" w:rsidRDefault="00D016C5" w:rsidP="00240AC5">
            <w:pPr>
              <w:autoSpaceDE w:val="0"/>
              <w:rPr>
                <w:ins w:id="1334" w:author="mbeckerle" w:date="2012-03-24T19:18:00Z"/>
                <w:rFonts w:eastAsia="Arial" w:cs="Arial"/>
                <w:color w:val="000000"/>
              </w:rPr>
            </w:pPr>
            <w:ins w:id="1335" w:author="mbeckerle" w:date="2012-03-24T19:18:00Z">
              <w:r w:rsidRPr="00240AC5">
                <w:rPr>
                  <w:rFonts w:cs="Arial"/>
                  <w:color w:val="000000"/>
                </w:rPr>
                <w:t>Specifies</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type</w:t>
              </w:r>
              <w:r w:rsidRPr="00240AC5">
                <w:rPr>
                  <w:rFonts w:eastAsia="Arial" w:cs="Arial"/>
                  <w:color w:val="000000"/>
                </w:rPr>
                <w:t xml:space="preserve"> </w:t>
              </w:r>
              <w:r w:rsidRPr="00240AC5">
                <w:rPr>
                  <w:rFonts w:cs="Arial"/>
                  <w:color w:val="000000"/>
                </w:rPr>
                <w:t>of</w:t>
              </w:r>
              <w:r w:rsidRPr="00240AC5">
                <w:rPr>
                  <w:rFonts w:eastAsia="Arial" w:cs="Arial"/>
                  <w:color w:val="000000"/>
                </w:rPr>
                <w:t xml:space="preserve"> </w:t>
              </w:r>
              <w:r w:rsidRPr="00240AC5">
                <w:rPr>
                  <w:rFonts w:cs="Arial"/>
                  <w:color w:val="000000"/>
                </w:rPr>
                <w:t>failure</w:t>
              </w:r>
              <w:r w:rsidRPr="00240AC5">
                <w:rPr>
                  <w:rFonts w:eastAsia="Arial" w:cs="Arial"/>
                  <w:color w:val="000000"/>
                </w:rPr>
                <w:t xml:space="preserve"> </w:t>
              </w:r>
              <w:r w:rsidRPr="00240AC5">
                <w:rPr>
                  <w:rFonts w:cs="Arial"/>
                  <w:color w:val="000000"/>
                </w:rPr>
                <w:t>that</w:t>
              </w:r>
              <w:r w:rsidRPr="00240AC5">
                <w:rPr>
                  <w:rFonts w:eastAsia="Arial" w:cs="Arial"/>
                  <w:color w:val="000000"/>
                </w:rPr>
                <w:t xml:space="preserve"> </w:t>
              </w:r>
              <w:r w:rsidRPr="00240AC5">
                <w:rPr>
                  <w:rFonts w:cs="Arial"/>
                  <w:color w:val="000000"/>
                </w:rPr>
                <w:t>occurs</w:t>
              </w:r>
              <w:r w:rsidRPr="00240AC5">
                <w:rPr>
                  <w:rFonts w:eastAsia="Arial" w:cs="Arial"/>
                  <w:color w:val="000000"/>
                </w:rPr>
                <w:t xml:space="preserve"> </w:t>
              </w:r>
              <w:r w:rsidRPr="00240AC5">
                <w:rPr>
                  <w:rFonts w:cs="Arial"/>
                  <w:color w:val="000000"/>
                </w:rPr>
                <w:t>when</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dfdl:assert</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unsuccessful.</w:t>
              </w:r>
              <w:r w:rsidRPr="00240AC5">
                <w:rPr>
                  <w:rFonts w:eastAsia="Arial" w:cs="Arial"/>
                  <w:color w:val="000000"/>
                </w:rPr>
                <w:t xml:space="preserve"> </w:t>
              </w:r>
            </w:ins>
          </w:p>
          <w:p w14:paraId="717B4C42" w14:textId="77777777" w:rsidR="00D016C5" w:rsidRPr="00240AC5" w:rsidRDefault="00D016C5" w:rsidP="00240AC5">
            <w:pPr>
              <w:keepNext/>
              <w:keepLines/>
              <w:autoSpaceDE w:val="0"/>
              <w:rPr>
                <w:ins w:id="1336" w:author="mbeckerle" w:date="2012-03-24T19:18:00Z"/>
                <w:rFonts w:cs="Arial"/>
                <w:color w:val="000000"/>
              </w:rPr>
            </w:pPr>
            <w:ins w:id="1337"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processing</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29923FA4" w14:textId="77777777" w:rsidR="00D016C5" w:rsidRPr="00240AC5" w:rsidRDefault="00D016C5" w:rsidP="00240AC5">
            <w:pPr>
              <w:keepNext/>
              <w:keepLines/>
              <w:autoSpaceDE w:val="0"/>
              <w:rPr>
                <w:ins w:id="1338" w:author="mbeckerle" w:date="2012-03-24T19:19:00Z"/>
                <w:rFonts w:cs="Arial"/>
                <w:color w:val="000000"/>
              </w:rPr>
            </w:pPr>
            <w:ins w:id="1339"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'recoverableError',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recoverable</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1EF2BBD2" w14:textId="77777777" w:rsidR="00D016C5" w:rsidRPr="00240AC5" w:rsidRDefault="00D016C5" w:rsidP="00240AC5">
            <w:pPr>
              <w:keepNext/>
              <w:keepLines/>
              <w:autoSpaceDE w:val="0"/>
              <w:rPr>
                <w:ins w:id="1340" w:author="mbeckerle" w:date="2012-03-24T19:20:00Z"/>
                <w:rFonts w:cs="Arial"/>
                <w:color w:val="000000"/>
              </w:rPr>
            </w:pPr>
            <w:ins w:id="1341" w:author="mbeckerle" w:date="2012-03-24T19:19:00Z">
              <w:r w:rsidRPr="00240AC5">
                <w:rPr>
                  <w:rFonts w:cs="Arial"/>
                  <w:color w:val="000000"/>
                </w:rPr>
                <w:t>If an error occurs while evaluating the test expression, a processing error occurs, not a recoverable error.</w:t>
              </w:r>
            </w:ins>
          </w:p>
          <w:p w14:paraId="0DC00870" w14:textId="77777777" w:rsidR="00D016C5" w:rsidRPr="00240AC5" w:rsidRDefault="00D016C5" w:rsidP="00240AC5">
            <w:pPr>
              <w:keepNext/>
              <w:keepLines/>
              <w:autoSpaceDE w:val="0"/>
              <w:rPr>
                <w:ins w:id="1342" w:author="mbeckerle" w:date="2012-03-24T19:20:00Z"/>
                <w:rFonts w:cs="Arial"/>
                <w:color w:val="000000"/>
              </w:rPr>
            </w:pPr>
            <w:ins w:id="1343" w:author="mbeckerle" w:date="2012-03-24T19:20:00Z">
              <w:r w:rsidRPr="00240AC5">
                <w:rPr>
                  <w:rFonts w:cs="Arial"/>
                  <w:color w:val="000000"/>
                </w:rPr>
                <w:t>Recoverable errors do not cause backtracking like processing errors.</w:t>
              </w:r>
            </w:ins>
          </w:p>
          <w:p w14:paraId="625D68B5" w14:textId="77777777" w:rsidR="00D016C5" w:rsidRPr="005223F4" w:rsidRDefault="00D016C5" w:rsidP="00D016C5">
            <w:pPr>
              <w:rPr>
                <w:ins w:id="1344" w:author="mbeckerle" w:date="2012-03-24T19:18:00Z"/>
              </w:rPr>
            </w:pPr>
            <w:ins w:id="1345" w:author="mbeckerle" w:date="2012-03-24T19:18:00Z">
              <w:r w:rsidRPr="00240AC5">
                <w:rPr>
                  <w:rFonts w:cs="Arial"/>
                  <w:color w:val="000000"/>
                </w:rPr>
                <w:t>Annotation:</w:t>
              </w:r>
              <w:r w:rsidRPr="00240AC5">
                <w:rPr>
                  <w:rFonts w:eastAsia="Arial" w:cs="Arial"/>
                  <w:color w:val="000000"/>
                </w:rPr>
                <w:t xml:space="preserve"> </w:t>
              </w:r>
              <w:r w:rsidRPr="00240AC5">
                <w:rPr>
                  <w:rFonts w:cs="Arial"/>
                  <w:color w:val="000000"/>
                </w:rPr>
                <w:t>dfdl:assert</w:t>
              </w:r>
            </w:ins>
          </w:p>
        </w:tc>
      </w:tr>
    </w:tbl>
    <w:p w14:paraId="34136F7B" w14:textId="77777777" w:rsidR="00EF6D4B" w:rsidRPr="005223F4" w:rsidRDefault="00DE5B54" w:rsidP="00DE5B54">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9</w:t>
      </w:r>
      <w:r w:rsidR="008356D4">
        <w:rPr>
          <w:noProof/>
        </w:rPr>
        <w:fldChar w:fldCharType="end"/>
      </w:r>
      <w:r w:rsidRPr="005223F4">
        <w:t xml:space="preserve"> dfdl:assert </w:t>
      </w:r>
      <w:commentRangeStart w:id="1346"/>
      <w:r w:rsidRPr="005223F4">
        <w:t>properties</w:t>
      </w:r>
      <w:commentRangeEnd w:id="1346"/>
      <w:r w:rsidR="00806B36">
        <w:rPr>
          <w:rStyle w:val="CommentReference"/>
          <w:b w:val="0"/>
        </w:rPr>
        <w:commentReference w:id="1346"/>
      </w:r>
    </w:p>
    <w:p w14:paraId="68A89EBE" w14:textId="77777777" w:rsidR="00F211B0" w:rsidRPr="005223F4" w:rsidRDefault="00F211B0">
      <w:pPr>
        <w:pStyle w:val="Heading2"/>
      </w:pPr>
      <w:bookmarkStart w:id="1347" w:name="_Toc175057333"/>
      <w:bookmarkStart w:id="1348" w:name="_Toc199516260"/>
      <w:bookmarkStart w:id="1349" w:name="_Toc194983936"/>
      <w:bookmarkStart w:id="1350" w:name="_Toc243112778"/>
      <w:bookmarkStart w:id="1351" w:name="_Ref251074181"/>
      <w:bookmarkStart w:id="1352" w:name="_Ref251074211"/>
      <w:bookmarkStart w:id="1353" w:name="_Ref254711418"/>
      <w:bookmarkStart w:id="1354" w:name="_Ref254711423"/>
      <w:bookmarkStart w:id="1355" w:name="_Toc332724400"/>
      <w:r w:rsidRPr="005223F4">
        <w:t>The dfdl:discriminator Annotation Element</w:t>
      </w:r>
      <w:bookmarkEnd w:id="1282"/>
      <w:bookmarkEnd w:id="1347"/>
      <w:bookmarkEnd w:id="1348"/>
      <w:bookmarkEnd w:id="1349"/>
      <w:bookmarkEnd w:id="1350"/>
      <w:bookmarkEnd w:id="1351"/>
      <w:bookmarkEnd w:id="1352"/>
      <w:bookmarkEnd w:id="1353"/>
      <w:bookmarkEnd w:id="1354"/>
      <w:bookmarkEnd w:id="1355"/>
    </w:p>
    <w:p w14:paraId="27DECFCB" w14:textId="77777777"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9D66063" w14:textId="37D961F3" w:rsidR="00165D7B" w:rsidRPr="005223F4" w:rsidDel="00041028" w:rsidRDefault="00165D7B" w:rsidP="00165D7B">
      <w:pPr>
        <w:rPr>
          <w:del w:id="1356" w:author="mbeckerle" w:date="2012-04-22T21:51:00Z"/>
          <w:rFonts w:cs="Arial"/>
        </w:rPr>
      </w:pPr>
    </w:p>
    <w:p w14:paraId="203C6DF0" w14:textId="77777777" w:rsidR="00165D7B" w:rsidRPr="005223F4" w:rsidRDefault="00165D7B" w:rsidP="00127242">
      <w:pPr>
        <w:rPr>
          <w:rFonts w:cs="Arial"/>
          <w:color w:val="000000"/>
        </w:rPr>
      </w:pPr>
      <w:r w:rsidRPr="005223F4">
        <w:rPr>
          <w:rFonts w:cs="Arial"/>
          <w:color w:val="000000"/>
        </w:rPr>
        <w:t xml:space="preserve">A discriminator determines the existence or non-existence of a component. </w:t>
      </w:r>
      <w:r w:rsidR="00105EBA" w:rsidRPr="005223F4">
        <w:rPr>
          <w:rFonts w:cs="Arial"/>
          <w:color w:val="000000"/>
        </w:rPr>
        <w:t xml:space="preserve">If the discriminator is successful then the component is known to exist and any subsequent errors will not cause backtracking at points of uncertainty. If a discriminator is </w:t>
      </w:r>
      <w:r w:rsidR="00324EB5" w:rsidRPr="005223F4">
        <w:rPr>
          <w:rFonts w:cs="Arial"/>
          <w:color w:val="000000"/>
        </w:rPr>
        <w:t>unsuccessful</w:t>
      </w:r>
      <w:r w:rsidR="00105EBA" w:rsidRPr="005223F4">
        <w:rPr>
          <w:rFonts w:cs="Arial"/>
          <w:color w:val="000000"/>
        </w:rPr>
        <w:t xml:space="preserve"> the</w:t>
      </w:r>
      <w:r w:rsidR="004862E5">
        <w:rPr>
          <w:rFonts w:cs="Arial"/>
          <w:color w:val="000000"/>
        </w:rPr>
        <w:t>n</w:t>
      </w:r>
      <w:r w:rsidR="00105EBA" w:rsidRPr="005223F4">
        <w:rPr>
          <w:rFonts w:cs="Arial"/>
          <w:color w:val="000000"/>
        </w:rPr>
        <w:t xml:space="preserve"> the component is known </w:t>
      </w:r>
      <w:r w:rsidR="00127242" w:rsidRPr="005223F4">
        <w:rPr>
          <w:rFonts w:cs="Arial"/>
          <w:color w:val="000000"/>
        </w:rPr>
        <w:t xml:space="preserve">not </w:t>
      </w:r>
      <w:r w:rsidR="00105EBA" w:rsidRPr="005223F4">
        <w:rPr>
          <w:rFonts w:cs="Arial"/>
          <w:color w:val="000000"/>
        </w:rPr>
        <w:t>to exist and backtracking occurs immediately.</w:t>
      </w:r>
    </w:p>
    <w:p w14:paraId="49525DF6" w14:textId="298F731B" w:rsidR="00165D7B" w:rsidRPr="005223F4" w:rsidDel="00041028" w:rsidRDefault="00165D7B" w:rsidP="00165D7B">
      <w:pPr>
        <w:rPr>
          <w:del w:id="1357" w:author="mbeckerle" w:date="2012-04-22T21:51:00Z"/>
          <w:rFonts w:cs="Arial"/>
          <w:color w:val="000000"/>
        </w:rPr>
      </w:pPr>
      <w:commentRangeStart w:id="1358"/>
    </w:p>
    <w:p w14:paraId="77EB9508" w14:textId="77777777" w:rsidR="00165D7B" w:rsidRPr="005223F4" w:rsidRDefault="00165D7B" w:rsidP="00165D7B">
      <w:pPr>
        <w:rPr>
          <w:rFonts w:cs="Arial"/>
        </w:rPr>
      </w:pPr>
      <w:r w:rsidRPr="005223F4">
        <w:rPr>
          <w:rFonts w:cs="Arial"/>
        </w:rPr>
        <w:t>If the complex type of an element contains a sequence group as its content then if the sequence group is known not to exist, then the element is known not to exist.</w:t>
      </w:r>
      <w:commentRangeEnd w:id="1358"/>
      <w:r w:rsidR="004F5A23">
        <w:rPr>
          <w:rStyle w:val="CommentReference"/>
        </w:rPr>
        <w:commentReference w:id="1358"/>
      </w:r>
    </w:p>
    <w:p w14:paraId="23C15EFA" w14:textId="7F3FA5C0" w:rsidR="005E7A80" w:rsidRPr="005223F4" w:rsidDel="00041028" w:rsidRDefault="005E7A80" w:rsidP="00165D7B">
      <w:pPr>
        <w:rPr>
          <w:del w:id="1359" w:author="mbeckerle" w:date="2012-04-22T21:51:00Z"/>
        </w:rPr>
      </w:pPr>
    </w:p>
    <w:p w14:paraId="4C655517" w14:textId="77777777" w:rsidR="00165D7B" w:rsidRPr="005223F4" w:rsidRDefault="00165D7B" w:rsidP="00165D7B">
      <w:r w:rsidRPr="005223F4">
        <w:t>Examples of dfdl:discriminator annotation are below :</w:t>
      </w:r>
    </w:p>
    <w:p w14:paraId="667E3D01" w14:textId="47C6B9E0" w:rsidR="00591176" w:rsidRPr="005223F4" w:rsidDel="00041028" w:rsidRDefault="00591176" w:rsidP="00165D7B">
      <w:pPr>
        <w:rPr>
          <w:del w:id="1360" w:author="mbeckerle" w:date="2012-04-22T21:51:00Z"/>
        </w:rPr>
      </w:pPr>
    </w:p>
    <w:p w14:paraId="13F72D8D" w14:textId="77777777" w:rsidR="00630A86" w:rsidRPr="004862E5" w:rsidRDefault="00165D7B" w:rsidP="00DA6E3F">
      <w:pPr>
        <w:pBdr>
          <w:top w:val="dotted" w:sz="4" w:space="1" w:color="auto"/>
          <w:left w:val="dotted" w:sz="4" w:space="4" w:color="auto"/>
          <w:bottom w:val="dotted" w:sz="4" w:space="1" w:color="auto"/>
          <w:right w:val="dotted" w:sz="4" w:space="4" w:color="auto"/>
        </w:pBdr>
        <w:shd w:val="clear" w:color="auto" w:fill="F3F3F3"/>
        <w:rPr>
          <w:rFonts w:ascii="Courier New" w:hAnsi="Courier New" w:cs="Courier New"/>
          <w:noProof/>
          <w:lang w:eastAsia="en-GB"/>
        </w:rPr>
      </w:pPr>
      <w:r w:rsidRPr="004862E5">
        <w:rPr>
          <w:rFonts w:ascii="Courier New" w:hAnsi="Courier New" w:cs="Courier New"/>
          <w:noProof/>
          <w:lang w:eastAsia="en-GB"/>
        </w:rPr>
        <w:t>&lt;dfdl:discriminator</w:t>
      </w:r>
      <w:r w:rsidR="0075664B" w:rsidRPr="004862E5">
        <w:rPr>
          <w:rFonts w:ascii="Courier New" w:hAnsi="Courier New" w:cs="Courier New"/>
          <w:noProof/>
          <w:lang w:eastAsia="en-GB"/>
        </w:rPr>
        <w:t xml:space="preserve"> </w:t>
      </w:r>
      <w:r w:rsidRPr="004862E5">
        <w:rPr>
          <w:rFonts w:ascii="Courier New" w:hAnsi="Courier New" w:cs="Courier New"/>
          <w:noProof/>
          <w:lang w:eastAsia="en-GB"/>
        </w:rPr>
        <w:t xml:space="preserve">&gt; </w:t>
      </w:r>
    </w:p>
    <w:p w14:paraId="0C9B3A11" w14:textId="77777777" w:rsidR="00E94880" w:rsidRPr="004862E5" w:rsidRDefault="00630A86" w:rsidP="00E94880">
      <w:pPr>
        <w:pStyle w:val="XMLExcerpt"/>
        <w:rPr>
          <w:lang w:val="en-US"/>
        </w:rPr>
      </w:pPr>
      <w:r w:rsidRPr="004862E5">
        <w:rPr>
          <w:rStyle w:val="CodeCharacter"/>
          <w:sz w:val="20"/>
          <w:lang w:val="en-US"/>
        </w:rPr>
        <w:t xml:space="preserve">        </w:t>
      </w:r>
      <w:r w:rsidR="00165D7B" w:rsidRPr="004862E5">
        <w:rPr>
          <w:lang w:val="en-US"/>
        </w:rPr>
        <w:t>{../recType</w:t>
      </w:r>
      <w:r w:rsidR="00FA07B0" w:rsidRPr="004862E5">
        <w:rPr>
          <w:lang w:val="en-US"/>
        </w:rPr>
        <w:t xml:space="preserve"> eq </w:t>
      </w:r>
      <w:r w:rsidR="00165D7B" w:rsidRPr="004862E5">
        <w:rPr>
          <w:lang w:val="en-US"/>
        </w:rPr>
        <w:t>0}</w:t>
      </w:r>
    </w:p>
    <w:p w14:paraId="3A0F485C" w14:textId="77777777" w:rsidR="00165D7B" w:rsidRPr="004862E5" w:rsidRDefault="00165D7B" w:rsidP="00630A86">
      <w:pPr>
        <w:pStyle w:val="XMLExcerpt"/>
        <w:rPr>
          <w:lang w:val="en-US"/>
        </w:rPr>
      </w:pPr>
      <w:r w:rsidRPr="004862E5">
        <w:rPr>
          <w:lang w:val="en-US"/>
        </w:rPr>
        <w:t>&lt;/dfdl:discriminator&gt;</w:t>
      </w:r>
    </w:p>
    <w:p w14:paraId="7757D560" w14:textId="77777777" w:rsidR="00630A86" w:rsidRPr="004862E5" w:rsidRDefault="00630A86" w:rsidP="00630A86">
      <w:pPr>
        <w:pStyle w:val="XMLExcerpt"/>
        <w:rPr>
          <w:lang w:val="en-US"/>
        </w:rPr>
      </w:pPr>
    </w:p>
    <w:p w14:paraId="7FA1A98D" w14:textId="77777777" w:rsidR="00165D7B" w:rsidRPr="004862E5" w:rsidRDefault="00165D7B" w:rsidP="00165D7B">
      <w:pPr>
        <w:pBdr>
          <w:top w:val="dotted" w:sz="4" w:space="1" w:color="auto"/>
          <w:left w:val="dotted" w:sz="4" w:space="4" w:color="auto"/>
          <w:bottom w:val="dotted" w:sz="4" w:space="1" w:color="auto"/>
          <w:right w:val="dotted" w:sz="4" w:space="4" w:color="auto"/>
        </w:pBdr>
        <w:shd w:val="clear" w:color="auto" w:fill="F3F3F3"/>
        <w:rPr>
          <w:rFonts w:ascii="Courier New" w:hAnsi="Courier New" w:cs="Courier New"/>
          <w:noProof/>
          <w:lang w:eastAsia="en-GB"/>
        </w:rPr>
      </w:pPr>
    </w:p>
    <w:p w14:paraId="77F272CA" w14:textId="77777777" w:rsidR="00165D7B" w:rsidRPr="004862E5" w:rsidRDefault="00165D7B" w:rsidP="00FA07B0">
      <w:pPr>
        <w:pBdr>
          <w:top w:val="dotted" w:sz="4" w:space="1" w:color="auto"/>
          <w:left w:val="dotted" w:sz="4" w:space="4" w:color="auto"/>
          <w:bottom w:val="dotted" w:sz="4" w:space="1" w:color="auto"/>
          <w:right w:val="dotted" w:sz="4" w:space="4" w:color="auto"/>
        </w:pBdr>
        <w:shd w:val="clear" w:color="auto" w:fill="F3F3F3"/>
        <w:rPr>
          <w:rFonts w:ascii="Courier New" w:hAnsi="Courier New" w:cs="Courier New"/>
          <w:noProof/>
          <w:lang w:eastAsia="en-GB"/>
        </w:rPr>
      </w:pPr>
      <w:r w:rsidRPr="004862E5">
        <w:rPr>
          <w:rFonts w:ascii="Courier New" w:hAnsi="Courier New" w:cs="Courier New"/>
          <w:noProof/>
          <w:lang w:eastAsia="en-GB"/>
        </w:rPr>
        <w:t xml:space="preserve">&lt;dfdl:discriminator test="{ ../recType </w:t>
      </w:r>
      <w:r w:rsidR="00FA07B0" w:rsidRPr="004862E5">
        <w:rPr>
          <w:rFonts w:ascii="Courier New" w:hAnsi="Courier New" w:cs="Courier New"/>
          <w:noProof/>
          <w:lang w:eastAsia="en-GB"/>
        </w:rPr>
        <w:t xml:space="preserve">eq </w:t>
      </w:r>
      <w:r w:rsidRPr="004862E5">
        <w:rPr>
          <w:rFonts w:ascii="Courier New" w:hAnsi="Courier New" w:cs="Courier New"/>
          <w:noProof/>
          <w:lang w:eastAsia="en-GB"/>
        </w:rPr>
        <w:t>0}" /&gt;</w:t>
      </w:r>
    </w:p>
    <w:p w14:paraId="2B2AB73B" w14:textId="2DD59B6C" w:rsidR="00165D7B" w:rsidRPr="005223F4" w:rsidDel="00041028" w:rsidRDefault="00165D7B" w:rsidP="00165D7B">
      <w:pPr>
        <w:keepLines/>
        <w:suppressAutoHyphens/>
        <w:ind w:left="360"/>
        <w:rPr>
          <w:del w:id="1361" w:author="mbeckerle" w:date="2012-04-22T21:51:00Z"/>
          <w:rFonts w:ascii="Courier" w:hAnsi="Courier"/>
          <w:b/>
          <w:noProof/>
        </w:rPr>
      </w:pPr>
    </w:p>
    <w:p w14:paraId="20C4120D" w14:textId="361CE735" w:rsidR="00165D7B" w:rsidRPr="005223F4" w:rsidDel="00041028" w:rsidRDefault="00165D7B" w:rsidP="00165D7B">
      <w:pPr>
        <w:rPr>
          <w:del w:id="1362" w:author="mbeckerle" w:date="2012-04-22T21:51:00Z"/>
        </w:rPr>
      </w:pPr>
      <w:r w:rsidRPr="005223F4">
        <w:t>When the discriminator’s expression evaluates to "false", then it causes a processing error, and the discriminator is said to fail.</w:t>
      </w:r>
    </w:p>
    <w:p w14:paraId="1CF5385E" w14:textId="14467A0F" w:rsidR="00165D7B" w:rsidRPr="005223F4" w:rsidRDefault="00165D7B" w:rsidP="00165D7B">
      <w:del w:id="1363" w:author="mbeckerle" w:date="2012-04-22T21:51:00Z">
        <w:r w:rsidRPr="005223F4" w:rsidDel="00041028">
          <w:delText>.</w:delText>
        </w:r>
      </w:del>
    </w:p>
    <w:p w14:paraId="0680381B" w14:textId="77777777" w:rsidR="00165D7B" w:rsidRPr="005223F4" w:rsidRDefault="00165D7B" w:rsidP="00165D7B">
      <w:pPr>
        <w:pStyle w:val="Heading3"/>
      </w:pPr>
      <w:bookmarkStart w:id="1364" w:name="_Ref253479457"/>
      <w:bookmarkStart w:id="1365" w:name="_Ref253479465"/>
      <w:bookmarkStart w:id="1366" w:name="_Toc332724401"/>
      <w:r w:rsidRPr="005223F4">
        <w:t>Properties for dfdl:discriminator</w:t>
      </w:r>
      <w:bookmarkEnd w:id="1364"/>
      <w:bookmarkEnd w:id="1365"/>
      <w:bookmarkEnd w:id="1366"/>
    </w:p>
    <w:p w14:paraId="7FF521FF" w14:textId="24ED0E77" w:rsidR="00165D7B" w:rsidRPr="005223F4" w:rsidDel="00041028" w:rsidRDefault="00E94880" w:rsidP="00324EB5">
      <w:pPr>
        <w:keepNext/>
        <w:rPr>
          <w:del w:id="1367" w:author="mbeckerle" w:date="2012-04-22T21:51:00Z"/>
        </w:rPr>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7A262AB2" w14:textId="354CD943" w:rsidR="00630A86" w:rsidRPr="005223F4" w:rsidRDefault="00630A86" w:rsidP="00DD453D">
      <w:pPr>
        <w:keepNext/>
      </w:pPr>
    </w:p>
    <w:p w14:paraId="2540E0A2" w14:textId="77777777" w:rsidR="007B6BAE" w:rsidRPr="005223F4" w:rsidRDefault="00E77EB7" w:rsidP="00E77EB7">
      <w:r w:rsidRPr="005223F4">
        <w:t xml:space="preserve">The dfdl:testKind attribute 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44F664F8" w14:textId="3550BD47" w:rsidR="00E94880" w:rsidRPr="005223F4" w:rsidDel="00041028" w:rsidRDefault="00E94880" w:rsidP="00E94880">
      <w:pPr>
        <w:rPr>
          <w:del w:id="1368" w:author="mbeckerle" w:date="2012-04-22T21:51:00Z"/>
        </w:rPr>
      </w:pPr>
    </w:p>
    <w:p w14:paraId="3B8C47D3" w14:textId="77777777" w:rsidR="00E94880" w:rsidRPr="005223F4" w:rsidRDefault="00E94880" w:rsidP="00E94880">
      <w:pPr>
        <w:pStyle w:val="XMLExcerpt"/>
        <w:rPr>
          <w:rStyle w:val="greytable"/>
          <w:lang w:val="en-US"/>
        </w:rPr>
      </w:pPr>
      <w:r w:rsidRPr="005223F4">
        <w:rPr>
          <w:rStyle w:val="greytable"/>
          <w:lang w:val="en-US"/>
        </w:rPr>
        <w:t>&lt;dfdl:discriminator  test="{test expression}" /&gt;</w:t>
      </w:r>
    </w:p>
    <w:p w14:paraId="0FAC394E" w14:textId="77777777" w:rsidR="00E94880" w:rsidRPr="005223F4" w:rsidRDefault="00E94880" w:rsidP="00E94880">
      <w:pPr>
        <w:pStyle w:val="XMLExcerpt"/>
        <w:rPr>
          <w:rStyle w:val="greytable"/>
          <w:lang w:val="en-US"/>
        </w:rPr>
      </w:pPr>
    </w:p>
    <w:p w14:paraId="5D1F1C08" w14:textId="77777777" w:rsidR="00E94880" w:rsidRPr="005223F4" w:rsidRDefault="00E94880" w:rsidP="00DA6E3F">
      <w:pPr>
        <w:pStyle w:val="XMLExcerpt"/>
        <w:rPr>
          <w:rStyle w:val="greytable"/>
          <w:lang w:val="en-US"/>
        </w:rPr>
      </w:pPr>
      <w:r w:rsidRPr="005223F4">
        <w:rPr>
          <w:rStyle w:val="greytable"/>
          <w:lang w:val="en-US"/>
        </w:rPr>
        <w:t>&lt;dfdl:discriminator</w:t>
      </w:r>
      <w:r w:rsidR="0075664B" w:rsidRPr="005223F4">
        <w:rPr>
          <w:rStyle w:val="greytable"/>
          <w:lang w:val="en-US"/>
        </w:rPr>
        <w:t xml:space="preserve"> </w:t>
      </w:r>
      <w:r w:rsidRPr="005223F4">
        <w:rPr>
          <w:rStyle w:val="greytable"/>
          <w:lang w:val="en-US"/>
        </w:rPr>
        <w:t xml:space="preserve">&gt; </w:t>
      </w:r>
    </w:p>
    <w:p w14:paraId="0D834FAD" w14:textId="77777777" w:rsidR="00E94880" w:rsidRPr="005223F4" w:rsidRDefault="00E94880" w:rsidP="00105EBA">
      <w:pPr>
        <w:pStyle w:val="XMLExcerpt"/>
        <w:rPr>
          <w:rStyle w:val="greytable"/>
          <w:lang w:val="en-US"/>
        </w:rPr>
      </w:pPr>
      <w:r w:rsidRPr="005223F4">
        <w:rPr>
          <w:rStyle w:val="CodeCharacter"/>
          <w:sz w:val="20"/>
          <w:lang w:val="en-US"/>
        </w:rPr>
        <w:t xml:space="preserve">       </w:t>
      </w:r>
      <w:r w:rsidRPr="005223F4">
        <w:rPr>
          <w:rStyle w:val="greytable"/>
          <w:lang w:val="en-US"/>
        </w:rPr>
        <w:t xml:space="preserve">{test expression} </w:t>
      </w:r>
    </w:p>
    <w:p w14:paraId="0194617D" w14:textId="77777777" w:rsidR="00E94880" w:rsidRPr="005223F4" w:rsidRDefault="00E94880" w:rsidP="00E94880">
      <w:pPr>
        <w:pStyle w:val="XMLExcerpt"/>
        <w:rPr>
          <w:lang w:val="en-US"/>
        </w:rPr>
      </w:pPr>
      <w:r w:rsidRPr="005223F4">
        <w:rPr>
          <w:rStyle w:val="greytable"/>
          <w:lang w:val="en-US"/>
        </w:rPr>
        <w:t>&lt;/dfdl:discriminator&gt;</w:t>
      </w:r>
    </w:p>
    <w:p w14:paraId="346CB062" w14:textId="757A22A8" w:rsidR="00E94880" w:rsidRPr="005223F4" w:rsidDel="00041028" w:rsidRDefault="00E94880" w:rsidP="00E94880">
      <w:pPr>
        <w:rPr>
          <w:del w:id="1369" w:author="mbeckerle" w:date="2012-04-22T21:51:00Z"/>
        </w:rPr>
      </w:pP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5A4AF762" w14:textId="69908D60" w:rsidR="00165D7B" w:rsidRPr="005223F4" w:rsidDel="00041028" w:rsidRDefault="00165D7B" w:rsidP="000413F4">
      <w:pPr>
        <w:rPr>
          <w:del w:id="1370" w:author="mbeckerle" w:date="2012-04-22T21:52:00Z"/>
        </w:rPr>
      </w:pPr>
    </w:p>
    <w:p w14:paraId="09016051" w14:textId="698C8FF0" w:rsidR="00E94880" w:rsidRPr="005223F4" w:rsidDel="00041028" w:rsidRDefault="00E94880" w:rsidP="00165D7B">
      <w:pPr>
        <w:rPr>
          <w:del w:id="1371" w:author="mbeckerle" w:date="2012-04-22T21:52:00Z"/>
        </w:rPr>
      </w:pP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77777777" w:rsidR="00165D7B" w:rsidRPr="005223F4" w:rsidRDefault="00165D7B" w:rsidP="00165D7B">
      <w:pPr>
        <w:numPr>
          <w:ilvl w:val="0"/>
          <w:numId w:val="63"/>
        </w:numPr>
      </w:pPr>
      <w:r w:rsidRPr="005223F4">
        <w:t xml:space="preserve">a local xs:element declaration </w:t>
      </w:r>
    </w:p>
    <w:p w14:paraId="00B3653E" w14:textId="77777777" w:rsidR="00165D7B" w:rsidRPr="005223F4" w:rsidRDefault="00165D7B" w:rsidP="00165D7B">
      <w:pPr>
        <w:numPr>
          <w:ilvl w:val="0"/>
          <w:numId w:val="63"/>
        </w:numPr>
      </w:pPr>
      <w:r w:rsidRPr="005223F4">
        <w:t xml:space="preserve">an xs:element reference </w:t>
      </w:r>
    </w:p>
    <w:p w14:paraId="7D3F9B37" w14:textId="77777777" w:rsidR="00165D7B" w:rsidRPr="005223F4" w:rsidRDefault="00165D7B" w:rsidP="00165D7B">
      <w:pPr>
        <w:numPr>
          <w:ilvl w:val="0"/>
          <w:numId w:val="63"/>
        </w:numPr>
      </w:pPr>
      <w:r w:rsidRPr="005223F4">
        <w:t>an xs:group reference (when the top level of a choice branch)</w:t>
      </w:r>
    </w:p>
    <w:p w14:paraId="0C3286D2" w14:textId="77777777" w:rsidR="00165D7B" w:rsidRPr="005223F4" w:rsidRDefault="00165D7B" w:rsidP="00165D7B">
      <w:pPr>
        <w:numPr>
          <w:ilvl w:val="0"/>
          <w:numId w:val="63"/>
        </w:numPr>
      </w:pPr>
      <w:r w:rsidRPr="005223F4">
        <w:t xml:space="preserve">an xs:sequence (when the top level of a choice branch) </w:t>
      </w:r>
    </w:p>
    <w:p w14:paraId="096ACC48" w14:textId="77777777" w:rsidR="00165D7B" w:rsidRPr="005223F4" w:rsidRDefault="00165D7B" w:rsidP="00165D7B">
      <w:pPr>
        <w:numPr>
          <w:ilvl w:val="0"/>
          <w:numId w:val="63"/>
        </w:numPr>
      </w:pPr>
      <w:r w:rsidRPr="005223F4">
        <w:t>an xs:choice (when the top level of a choice branch)</w:t>
      </w:r>
    </w:p>
    <w:p w14:paraId="612B9D27" w14:textId="507AD1E3" w:rsidR="005E7A80" w:rsidRPr="005223F4" w:rsidDel="00041028" w:rsidRDefault="005E7A80" w:rsidP="00165D7B">
      <w:pPr>
        <w:rPr>
          <w:del w:id="1372" w:author="mbeckerle" w:date="2012-04-22T21:52:00Z"/>
          <w:rFonts w:cs="Arial"/>
        </w:rPr>
      </w:pPr>
    </w:p>
    <w:p w14:paraId="6138C772" w14:textId="165531A1" w:rsidR="00165D7B" w:rsidRPr="005223F4" w:rsidRDefault="00165D7B" w:rsidP="00BE732B">
      <w:pPr>
        <w:rPr>
          <w:rFonts w:cs="Arial"/>
        </w:rPr>
      </w:pPr>
      <w:r w:rsidRPr="005223F4">
        <w:rPr>
          <w:rFonts w:cs="Arial"/>
        </w:rPr>
        <w:t xml:space="preserve">Any one annotation point can contain only a single </w:t>
      </w:r>
      <w:r w:rsidR="00E434DF">
        <w:rPr>
          <w:rFonts w:cs="Arial"/>
        </w:rPr>
        <w:t>dfd</w:t>
      </w:r>
      <w:r w:rsidR="00BE732B">
        <w:rPr>
          <w:rFonts w:cs="Arial"/>
        </w:rPr>
        <w:t>:</w:t>
      </w:r>
      <w:r w:rsidRPr="005223F4">
        <w:rPr>
          <w:rFonts w:cs="Arial"/>
        </w:rPr>
        <w:t xml:space="preserve">discriminator or one or more </w:t>
      </w:r>
      <w:r w:rsidR="00E434DF">
        <w:rPr>
          <w:rFonts w:cs="Arial"/>
        </w:rPr>
        <w:t>dfdl:assert</w:t>
      </w:r>
      <w:r w:rsidRPr="005223F4">
        <w:rPr>
          <w:rFonts w:cs="Arial"/>
        </w:rPr>
        <w:t>s, but not both. It is a schema definition error otherwise</w:t>
      </w:r>
      <w:ins w:id="1373" w:author="Steve Hanson" w:date="2012-08-06T12:19:00Z">
        <w:r w:rsidR="004F5A23">
          <w:rPr>
            <w:rFonts w:cs="Arial"/>
          </w:rPr>
          <w:t>.</w:t>
        </w:r>
      </w:ins>
    </w:p>
    <w:p w14:paraId="5A4837EE" w14:textId="12D2DA4B" w:rsidR="00165D7B" w:rsidRPr="005223F4" w:rsidDel="00041028" w:rsidRDefault="00165D7B" w:rsidP="00165D7B">
      <w:pPr>
        <w:rPr>
          <w:del w:id="1374" w:author="mbeckerle" w:date="2012-04-22T21:5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65D7B" w:rsidRPr="00240AC5" w14:paraId="306E7096" w14:textId="77777777" w:rsidTr="00240AC5">
        <w:tc>
          <w:tcPr>
            <w:tcW w:w="2066" w:type="dxa"/>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7042" w:type="dxa"/>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240AC5">
        <w:tc>
          <w:tcPr>
            <w:tcW w:w="2066" w:type="dxa"/>
            <w:shd w:val="clear" w:color="auto" w:fill="auto"/>
          </w:tcPr>
          <w:p w14:paraId="17E1F067" w14:textId="77777777" w:rsidR="00DA6E3F" w:rsidRPr="00240AC5" w:rsidRDefault="00DA6E3F" w:rsidP="00165D7B">
            <w:pPr>
              <w:rPr>
                <w:rFonts w:cs="Arial"/>
                <w:sz w:val="18"/>
                <w:szCs w:val="18"/>
              </w:rPr>
            </w:pPr>
            <w:r w:rsidRPr="00240AC5">
              <w:rPr>
                <w:rFonts w:eastAsia="MS Mincho" w:cs="Arial"/>
                <w:color w:val="000000"/>
                <w:lang w:eastAsia="ja-JP"/>
              </w:rPr>
              <w:t>testKind</w:t>
            </w:r>
          </w:p>
        </w:tc>
        <w:tc>
          <w:tcPr>
            <w:tcW w:w="7042" w:type="dxa"/>
            <w:shd w:val="clear" w:color="auto" w:fill="auto"/>
          </w:tcPr>
          <w:p w14:paraId="51D064F3"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p>
          <w:p w14:paraId="42BDADB2" w14:textId="3E0D2725" w:rsidR="00DA6E3F" w:rsidRPr="00240AC5" w:rsidDel="00041028" w:rsidRDefault="00DA6E3F" w:rsidP="00240AC5">
            <w:pPr>
              <w:autoSpaceDE w:val="0"/>
              <w:autoSpaceDN w:val="0"/>
              <w:adjustRightInd w:val="0"/>
              <w:rPr>
                <w:del w:id="1375" w:author="mbeckerle" w:date="2012-04-22T21:52:00Z"/>
                <w:rFonts w:eastAsia="MS Mincho" w:cs="Arial"/>
                <w:color w:val="000000"/>
                <w:lang w:eastAsia="ja-JP"/>
              </w:rPr>
            </w:pPr>
          </w:p>
          <w:p w14:paraId="01BD6354"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599842F0"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414CDE96" w14:textId="19A37D40" w:rsidR="00DA6E3F" w:rsidRPr="00240AC5" w:rsidDel="00041028" w:rsidRDefault="00DA6E3F" w:rsidP="00240AC5">
            <w:pPr>
              <w:autoSpaceDE w:val="0"/>
              <w:autoSpaceDN w:val="0"/>
              <w:adjustRightInd w:val="0"/>
              <w:rPr>
                <w:del w:id="1376" w:author="mbeckerle" w:date="2012-04-22T21:52:00Z"/>
                <w:rFonts w:eastAsia="MS Mincho" w:cs="Arial"/>
                <w:color w:val="000000"/>
                <w:lang w:eastAsia="ja-JP"/>
              </w:rPr>
            </w:pPr>
          </w:p>
          <w:p w14:paraId="3D03F277"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Specifies whether a DFDL expression or DFDL regular expression is used in the</w:t>
            </w:r>
            <w:r w:rsidR="00BE732B" w:rsidRPr="00240AC5">
              <w:rPr>
                <w:rFonts w:eastAsia="MS Mincho" w:cs="Arial"/>
                <w:color w:val="000000"/>
                <w:lang w:eastAsia="ja-JP"/>
              </w:rPr>
              <w:t xml:space="preserve"> dfdl:discriminator </w:t>
            </w:r>
            <w:r w:rsidRPr="00240AC5">
              <w:rPr>
                <w:rFonts w:eastAsia="MS Mincho" w:cs="Arial"/>
                <w:color w:val="000000"/>
                <w:lang w:eastAsia="ja-JP"/>
              </w:rPr>
              <w:t>.</w:t>
            </w:r>
          </w:p>
          <w:p w14:paraId="5B798E21" w14:textId="3008CCAE" w:rsidR="00DA6E3F" w:rsidRPr="00240AC5" w:rsidDel="00041028" w:rsidRDefault="00DA6E3F" w:rsidP="00240AC5">
            <w:pPr>
              <w:autoSpaceDE w:val="0"/>
              <w:autoSpaceDN w:val="0"/>
              <w:adjustRightInd w:val="0"/>
              <w:rPr>
                <w:del w:id="1377" w:author="mbeckerle" w:date="2012-04-22T21:52:00Z"/>
                <w:rFonts w:eastAsia="MS Mincho" w:cs="Arial"/>
                <w:color w:val="000000"/>
                <w:lang w:eastAsia="ja-JP"/>
              </w:rPr>
            </w:pP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240AC5">
        <w:tc>
          <w:tcPr>
            <w:tcW w:w="2066" w:type="dxa"/>
            <w:shd w:val="clear" w:color="auto" w:fill="auto"/>
          </w:tcPr>
          <w:p w14:paraId="3F738B59" w14:textId="77777777" w:rsidR="00165D7B" w:rsidRPr="00240AC5" w:rsidRDefault="0098329B" w:rsidP="00165D7B">
            <w:pPr>
              <w:rPr>
                <w:rFonts w:cs="Arial"/>
              </w:rPr>
            </w:pPr>
            <w:ins w:id="1378" w:author="Steve Hanson" w:date="2012-02-23T11:37:00Z">
              <w:r w:rsidRPr="00240AC5">
                <w:rPr>
                  <w:rFonts w:cs="Arial"/>
                </w:rPr>
                <w:t>t</w:t>
              </w:r>
            </w:ins>
            <w:del w:id="1379" w:author="Steve Hanson" w:date="2012-02-23T11:37:00Z">
              <w:r w:rsidRPr="00240AC5" w:rsidDel="0098329B">
                <w:rPr>
                  <w:rFonts w:cs="Arial"/>
                </w:rPr>
                <w:delText>T</w:delText>
              </w:r>
            </w:del>
            <w:r w:rsidR="00165D7B" w:rsidRPr="00240AC5">
              <w:rPr>
                <w:rFonts w:cs="Arial"/>
              </w:rPr>
              <w:t>est</w:t>
            </w:r>
          </w:p>
        </w:tc>
        <w:tc>
          <w:tcPr>
            <w:tcW w:w="7042" w:type="dxa"/>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2B41BA54" w14:textId="5CA0ED2D" w:rsidR="00945088" w:rsidRPr="00240AC5" w:rsidDel="00041028" w:rsidRDefault="00945088" w:rsidP="00165D7B">
            <w:pPr>
              <w:rPr>
                <w:del w:id="1380" w:author="mbeckerle" w:date="2012-04-22T21:52:00Z"/>
                <w:rFonts w:eastAsia="Arial Unicode MS"/>
              </w:rPr>
            </w:pPr>
          </w:p>
          <w:p w14:paraId="13960475" w14:textId="77777777" w:rsidR="001274BB" w:rsidRPr="00240AC5" w:rsidRDefault="001274BB" w:rsidP="001274BB">
            <w:pPr>
              <w:rPr>
                <w:rFonts w:eastAsia="Arial Unicode MS"/>
                <w:bCs/>
              </w:rPr>
            </w:pPr>
            <w:r w:rsidRPr="00240AC5">
              <w:rPr>
                <w:rFonts w:eastAsia="Arial Unicode MS"/>
                <w:bCs/>
              </w:rPr>
              <w:t>Applies when dfdl:testKind is 'expression'</w:t>
            </w:r>
          </w:p>
          <w:p w14:paraId="7D35AB1B" w14:textId="24B7B981" w:rsidR="001274BB" w:rsidRPr="00240AC5" w:rsidDel="00041028" w:rsidRDefault="001274BB" w:rsidP="00165D7B">
            <w:pPr>
              <w:rPr>
                <w:del w:id="1381" w:author="mbeckerle" w:date="2012-04-22T21:52:00Z"/>
                <w:rFonts w:eastAsia="Arial Unicode MS"/>
              </w:rPr>
            </w:pPr>
          </w:p>
          <w:p w14:paraId="0EF22A44" w14:textId="375461C1" w:rsidR="00165D7B" w:rsidRPr="00240AC5" w:rsidDel="00041028" w:rsidRDefault="00165D7B" w:rsidP="00165D7B">
            <w:pPr>
              <w:rPr>
                <w:del w:id="1382" w:author="mbeckerle" w:date="2012-04-22T21:52:00Z"/>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p>
          <w:p w14:paraId="7B4C2520" w14:textId="77777777" w:rsidR="00165D7B" w:rsidRPr="00240AC5" w:rsidRDefault="00165D7B" w:rsidP="00165D7B">
            <w:pPr>
              <w:rPr>
                <w:rFonts w:eastAsia="Arial Unicode MS"/>
              </w:rPr>
            </w:pP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7777777" w:rsidR="007B6BAE" w:rsidRPr="00240AC5" w:rsidRDefault="007B6BA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w:t>
            </w:r>
            <w:r w:rsidR="00D15773" w:rsidRPr="00240AC5">
              <w:rPr>
                <w:rFonts w:eastAsia="MS Mincho" w:cs="Arial"/>
                <w:color w:val="000000"/>
                <w:lang w:eastAsia="ja-JP"/>
              </w:rPr>
              <w:t xml:space="preserve">the value is not specified  </w:t>
            </w:r>
            <w:r w:rsidRPr="00240AC5">
              <w:rPr>
                <w:rFonts w:eastAsia="MS Mincho" w:cs="Arial"/>
                <w:color w:val="000000"/>
                <w:lang w:eastAsia="ja-JP"/>
              </w:rPr>
              <w:t xml:space="preserve">and </w:t>
            </w:r>
            <w:r w:rsidR="00DA6E3F" w:rsidRPr="00240AC5">
              <w:rPr>
                <w:rFonts w:eastAsia="MS Mincho" w:cs="Arial"/>
                <w:color w:val="000000"/>
                <w:lang w:eastAsia="ja-JP"/>
              </w:rPr>
              <w:t>dfdl:</w:t>
            </w:r>
            <w:r w:rsidR="00C502F4" w:rsidRPr="00240AC5">
              <w:rPr>
                <w:rFonts w:eastAsia="MS Mincho" w:cs="Arial"/>
                <w:color w:val="000000"/>
                <w:lang w:eastAsia="ja-JP"/>
              </w:rPr>
              <w:t>testKind</w:t>
            </w:r>
            <w:r w:rsidRPr="00240AC5">
              <w:rPr>
                <w:rFonts w:eastAsia="MS Mincho" w:cs="Arial"/>
                <w:color w:val="000000"/>
                <w:lang w:eastAsia="ja-JP"/>
              </w:rPr>
              <w:t xml:space="preserve"> </w:t>
            </w:r>
            <w:r w:rsidR="00DA6E3F" w:rsidRPr="00240AC5">
              <w:rPr>
                <w:rFonts w:eastAsia="MS Mincho" w:cs="Arial"/>
                <w:color w:val="000000"/>
                <w:lang w:eastAsia="ja-JP"/>
              </w:rPr>
              <w:t>is</w:t>
            </w:r>
            <w:r w:rsidR="00C1155C" w:rsidRPr="00240AC5">
              <w:rPr>
                <w:rFonts w:eastAsia="MS Mincho" w:cs="Arial"/>
                <w:color w:val="000000"/>
                <w:lang w:eastAsia="ja-JP"/>
              </w:rPr>
              <w:t xml:space="preserve"> </w:t>
            </w:r>
            <w:r w:rsidR="00DA6E3F" w:rsidRPr="00240AC5">
              <w:rPr>
                <w:rFonts w:eastAsia="MS Mincho" w:cs="Arial"/>
                <w:color w:val="000000"/>
                <w:lang w:eastAsia="ja-JP"/>
              </w:rPr>
              <w:t>'expression'</w:t>
            </w:r>
            <w:r w:rsidR="00E268CD" w:rsidRPr="00240AC5">
              <w:rPr>
                <w:rFonts w:eastAsia="MS Mincho" w:cs="Arial"/>
                <w:color w:val="000000"/>
                <w:lang w:eastAsia="ja-JP"/>
              </w:rPr>
              <w:t xml:space="preserve"> or not specified</w:t>
            </w:r>
          </w:p>
          <w:p w14:paraId="3CD03516" w14:textId="3B37056D" w:rsidR="00BE60CB" w:rsidRPr="00240AC5" w:rsidDel="00041028" w:rsidRDefault="00BE60CB" w:rsidP="00165D7B">
            <w:pPr>
              <w:rPr>
                <w:del w:id="1383" w:author="mbeckerle" w:date="2012-04-22T21:52:00Z"/>
                <w:rFonts w:eastAsia="Arial Unicode MS"/>
              </w:rPr>
            </w:pP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240AC5">
        <w:tc>
          <w:tcPr>
            <w:tcW w:w="2066" w:type="dxa"/>
            <w:shd w:val="clear" w:color="auto" w:fill="auto"/>
          </w:tcPr>
          <w:p w14:paraId="511C0C41" w14:textId="77777777" w:rsidR="005E7A80" w:rsidRPr="00240AC5" w:rsidRDefault="005E7A80" w:rsidP="00165D7B">
            <w:pPr>
              <w:rPr>
                <w:rFonts w:cs="Arial"/>
                <w:sz w:val="18"/>
                <w:szCs w:val="18"/>
              </w:rPr>
            </w:pPr>
            <w:r w:rsidRPr="00240AC5">
              <w:rPr>
                <w:rFonts w:eastAsia="MS Mincho" w:cs="Arial"/>
                <w:color w:val="000000"/>
                <w:lang w:eastAsia="ja-JP"/>
              </w:rPr>
              <w:t>testPattern</w:t>
            </w:r>
          </w:p>
        </w:tc>
        <w:tc>
          <w:tcPr>
            <w:tcW w:w="7042" w:type="dxa"/>
            <w:shd w:val="clear" w:color="auto" w:fill="auto"/>
          </w:tcPr>
          <w:p w14:paraId="3C0F062F"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276D1A7C" w14:textId="48D7F80B" w:rsidR="001274BB" w:rsidRPr="00240AC5" w:rsidDel="00041028" w:rsidRDefault="001274BB" w:rsidP="00240AC5">
            <w:pPr>
              <w:autoSpaceDE w:val="0"/>
              <w:autoSpaceDN w:val="0"/>
              <w:adjustRightInd w:val="0"/>
              <w:rPr>
                <w:del w:id="1384" w:author="mbeckerle" w:date="2012-04-22T21:52:00Z"/>
                <w:rFonts w:eastAsia="MS Mincho" w:cs="Arial"/>
                <w:bCs/>
                <w:color w:val="000000"/>
                <w:lang w:eastAsia="ja-JP"/>
              </w:rPr>
            </w:pPr>
          </w:p>
          <w:p w14:paraId="1F9DBF9F" w14:textId="77777777" w:rsidR="001274BB" w:rsidRPr="00240AC5" w:rsidRDefault="001274BB"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01CCEF90" w14:textId="2053A8D9" w:rsidR="005E7A80" w:rsidRPr="00240AC5" w:rsidDel="00041028" w:rsidRDefault="005E7A80" w:rsidP="00240AC5">
            <w:pPr>
              <w:autoSpaceDE w:val="0"/>
              <w:autoSpaceDN w:val="0"/>
              <w:adjustRightInd w:val="0"/>
              <w:rPr>
                <w:del w:id="1385" w:author="mbeckerle" w:date="2012-04-22T21:52:00Z"/>
                <w:rFonts w:eastAsia="MS Mincho" w:cs="Arial"/>
                <w:color w:val="000000"/>
                <w:lang w:eastAsia="ja-JP"/>
              </w:rPr>
            </w:pPr>
          </w:p>
          <w:p w14:paraId="2E0F0EA7"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executed against the data stream starting at the start of the component on which the </w:t>
            </w:r>
            <w:r w:rsidR="00324EB5" w:rsidRPr="00240AC5">
              <w:rPr>
                <w:rFonts w:eastAsia="MS Mincho" w:cs="Arial"/>
                <w:color w:val="000000"/>
                <w:lang w:eastAsia="ja-JP"/>
              </w:rPr>
              <w:t>dfdl:</w:t>
            </w:r>
            <w:r w:rsidR="001274BB" w:rsidRPr="00240AC5">
              <w:rPr>
                <w:rFonts w:eastAsia="MS Mincho" w:cs="Arial"/>
                <w:color w:val="000000"/>
                <w:lang w:eastAsia="ja-JP"/>
              </w:rPr>
              <w:t>discriminator</w:t>
            </w:r>
            <w:r w:rsidRPr="00240AC5">
              <w:rPr>
                <w:rFonts w:eastAsia="MS Mincho" w:cs="Arial"/>
                <w:color w:val="000000"/>
                <w:lang w:eastAsia="ja-JP"/>
              </w:rPr>
              <w:t xml:space="preserve"> is positioned.</w:t>
            </w:r>
          </w:p>
          <w:p w14:paraId="12B1DE03" w14:textId="4481410F" w:rsidR="005E7A80" w:rsidRPr="00240AC5" w:rsidDel="00041028" w:rsidRDefault="005E7A80" w:rsidP="00240AC5">
            <w:pPr>
              <w:autoSpaceDE w:val="0"/>
              <w:autoSpaceDN w:val="0"/>
              <w:adjustRightInd w:val="0"/>
              <w:rPr>
                <w:del w:id="1386" w:author="mbeckerle" w:date="2012-04-22T21:52:00Z"/>
                <w:rFonts w:eastAsia="MS Mincho" w:cs="Arial"/>
                <w:color w:val="000000"/>
                <w:lang w:eastAsia="ja-JP"/>
              </w:rPr>
            </w:pPr>
          </w:p>
          <w:p w14:paraId="4C9ECC31"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false and a processing error is raised.</w:t>
            </w:r>
          </w:p>
          <w:p w14:paraId="030C4900"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true.</w:t>
            </w:r>
          </w:p>
          <w:p w14:paraId="09592646" w14:textId="2DA9A714" w:rsidR="007B6BAE" w:rsidRPr="00240AC5" w:rsidDel="00041028" w:rsidRDefault="007B6BAE" w:rsidP="00240AC5">
            <w:pPr>
              <w:autoSpaceDE w:val="0"/>
              <w:autoSpaceDN w:val="0"/>
              <w:adjustRightInd w:val="0"/>
              <w:rPr>
                <w:del w:id="1387" w:author="mbeckerle" w:date="2012-04-22T21:52:00Z"/>
                <w:rFonts w:eastAsia="MS Mincho" w:cs="Arial"/>
                <w:color w:val="000000"/>
                <w:lang w:eastAsia="ja-JP"/>
              </w:rPr>
            </w:pPr>
          </w:p>
          <w:p w14:paraId="3C1DF16C" w14:textId="77777777" w:rsidR="007B6BAE" w:rsidRDefault="007B6BAE" w:rsidP="00240AC5">
            <w:pPr>
              <w:autoSpaceDE w:val="0"/>
              <w:autoSpaceDN w:val="0"/>
              <w:adjustRightInd w:val="0"/>
              <w:rPr>
                <w:ins w:id="1388" w:author="mbeckerle" w:date="2012-04-22T15:55:00Z"/>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testPattern is the empty string</w:t>
            </w:r>
            <w:r w:rsidR="0066330A" w:rsidRPr="00240AC5">
              <w:rPr>
                <w:rFonts w:eastAsia="MS Mincho" w:cs="Arial"/>
                <w:color w:val="000000"/>
                <w:lang w:eastAsia="ja-JP"/>
              </w:rPr>
              <w:t xml:space="preserve"> and</w:t>
            </w:r>
            <w:r w:rsidR="00D15773" w:rsidRPr="00240AC5">
              <w:rPr>
                <w:rFonts w:eastAsia="MS Mincho" w:cs="Arial"/>
                <w:color w:val="000000"/>
                <w:lang w:eastAsia="ja-JP"/>
              </w:rPr>
              <w:t xml:space="preserve"> the value is not specified</w:t>
            </w:r>
            <w:r w:rsidRPr="00240AC5">
              <w:rPr>
                <w:rFonts w:eastAsia="MS Mincho" w:cs="Arial"/>
                <w:color w:val="000000"/>
                <w:lang w:eastAsia="ja-JP"/>
              </w:rPr>
              <w:t xml:space="preserve"> and </w:t>
            </w:r>
            <w:r w:rsidR="00C1155C" w:rsidRPr="00240AC5">
              <w:rPr>
                <w:rFonts w:eastAsia="MS Mincho" w:cs="Arial"/>
                <w:color w:val="000000"/>
                <w:lang w:eastAsia="ja-JP"/>
              </w:rPr>
              <w:t>dfdl:</w:t>
            </w:r>
            <w:r w:rsidR="00C502F4" w:rsidRPr="00240AC5">
              <w:rPr>
                <w:rFonts w:eastAsia="MS Mincho" w:cs="Arial"/>
                <w:color w:val="000000"/>
                <w:lang w:eastAsia="ja-JP"/>
              </w:rPr>
              <w:t>testKind</w:t>
            </w:r>
            <w:r w:rsidR="00C1155C" w:rsidRPr="00240AC5">
              <w:rPr>
                <w:rFonts w:eastAsia="MS Mincho" w:cs="Arial"/>
                <w:color w:val="000000"/>
                <w:lang w:eastAsia="ja-JP"/>
              </w:rPr>
              <w:t xml:space="preserve"> is 'pattern'</w:t>
            </w:r>
            <w:r w:rsidRPr="00240AC5">
              <w:rPr>
                <w:rFonts w:eastAsia="MS Mincho" w:cs="Arial"/>
                <w:color w:val="000000"/>
                <w:lang w:eastAsia="ja-JP"/>
              </w:rPr>
              <w:t>.</w:t>
            </w:r>
          </w:p>
          <w:p w14:paraId="66F32205" w14:textId="186D0DE2" w:rsidR="00194C47" w:rsidRPr="00240AC5" w:rsidRDefault="00194C47" w:rsidP="00240AC5">
            <w:pPr>
              <w:autoSpaceDE w:val="0"/>
              <w:autoSpaceDN w:val="0"/>
              <w:adjustRightInd w:val="0"/>
              <w:rPr>
                <w:rFonts w:eastAsia="MS Mincho" w:cs="Arial"/>
                <w:color w:val="000000"/>
                <w:lang w:eastAsia="ja-JP"/>
              </w:rPr>
            </w:pPr>
            <w:ins w:id="1389" w:author="mbeckerle" w:date="2012-04-22T15:55:00Z">
              <w:r w:rsidRPr="00240AC5">
                <w:rPr>
                  <w:rFonts w:eastAsia="MS Mincho" w:cs="Arial"/>
                  <w:color w:val="000000"/>
                  <w:lang w:eastAsia="ja-JP"/>
                </w:rPr>
                <w:t xml:space="preserve">In order for a testPattern to be used, the data subject to the pattern must be scannable using a regular expression. </w:t>
              </w:r>
              <w:commentRangeStart w:id="1390"/>
              <w:r w:rsidRPr="00240AC5">
                <w:rPr>
                  <w:rFonts w:eastAsia="MS Mincho" w:cs="Arial"/>
                  <w:color w:val="000000"/>
                  <w:lang w:eastAsia="ja-JP"/>
                </w:rPr>
                <w:t>This constraint is shared with the lengthKind=’pattern’ propert</w:t>
              </w:r>
              <w:r>
                <w:rPr>
                  <w:rFonts w:eastAsia="MS Mincho" w:cs="Arial"/>
                  <w:color w:val="000000"/>
                  <w:lang w:eastAsia="ja-JP"/>
                </w:rPr>
                <w:t>y</w:t>
              </w:r>
              <w:commentRangeEnd w:id="1390"/>
              <w:r>
                <w:rPr>
                  <w:rStyle w:val="CommentReference"/>
                </w:rPr>
                <w:commentReference w:id="1390"/>
              </w:r>
              <w:r w:rsidRPr="00240AC5">
                <w:rPr>
                  <w:rFonts w:eastAsia="MS Mincho" w:cs="Arial"/>
                  <w:color w:val="000000"/>
                  <w:lang w:eastAsia="ja-JP"/>
                </w:rPr>
                <w:t xml:space="preserve">. See Section </w:t>
              </w:r>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\w \h </w:instrText>
              </w:r>
            </w:ins>
            <w:r w:rsidRPr="00240AC5">
              <w:rPr>
                <w:rFonts w:eastAsia="MS Mincho" w:cs="Arial"/>
                <w:color w:val="000000"/>
                <w:lang w:eastAsia="ja-JP"/>
              </w:rPr>
            </w:r>
            <w:ins w:id="1391" w:author="mbeckerle" w:date="2012-04-22T15:55:00Z">
              <w:r w:rsidRPr="00240AC5">
                <w:rPr>
                  <w:rFonts w:eastAsia="MS Mincho" w:cs="Arial"/>
                  <w:color w:val="000000"/>
                  <w:lang w:eastAsia="ja-JP"/>
                </w:rPr>
                <w:fldChar w:fldCharType="separate"/>
              </w:r>
              <w:r w:rsidRPr="00240AC5">
                <w:rPr>
                  <w:rFonts w:eastAsia="MS Mincho" w:cs="Arial"/>
                  <w:color w:val="000000"/>
                  <w:lang w:eastAsia="ja-JP"/>
                </w:rPr>
                <w:t>12.3.5.1</w:t>
              </w:r>
              <w:r w:rsidRPr="00240AC5">
                <w:rPr>
                  <w:rFonts w:eastAsia="MS Mincho" w:cs="Arial"/>
                  <w:color w:val="000000"/>
                  <w:lang w:eastAsia="ja-JP"/>
                </w:rPr>
                <w:fldChar w:fldCharType="end"/>
              </w:r>
              <w:r w:rsidRPr="00240AC5">
                <w:rPr>
                  <w:rFonts w:eastAsia="MS Mincho" w:cs="Arial"/>
                  <w:color w:val="000000"/>
                  <w:lang w:eastAsia="ja-JP"/>
                </w:rPr>
                <w:t xml:space="preserve"> </w:t>
              </w:r>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\h </w:instrText>
              </w:r>
            </w:ins>
            <w:r w:rsidRPr="00240AC5">
              <w:rPr>
                <w:rFonts w:eastAsia="MS Mincho" w:cs="Arial"/>
                <w:color w:val="000000"/>
                <w:lang w:eastAsia="ja-JP"/>
              </w:rPr>
            </w:r>
            <w:ins w:id="1392" w:author="mbeckerle" w:date="2012-04-22T15:55:00Z">
              <w:r w:rsidRPr="00240AC5">
                <w:rPr>
                  <w:rFonts w:eastAsia="MS Mincho" w:cs="Arial"/>
                  <w:color w:val="000000"/>
                  <w:lang w:eastAsia="ja-JP"/>
                </w:rPr>
                <w:fldChar w:fldCharType="separate"/>
              </w:r>
            </w:ins>
            <w:ins w:id="1393" w:author="mbeckerle" w:date="2012-04-22T18:06:00Z">
              <w:r w:rsidR="007A4C11" w:rsidRPr="005223F4">
                <w:t xml:space="preserve">Pattern-Based Lengths </w:t>
              </w:r>
              <w:r w:rsidR="007A4C11" w:rsidRPr="005223F4" w:rsidDel="00B157E0">
                <w:t xml:space="preserve"> </w:t>
              </w:r>
              <w:r w:rsidR="007A4C11" w:rsidRPr="005223F4">
                <w:t>- Scanability</w:t>
              </w:r>
            </w:ins>
            <w:ins w:id="1394" w:author="mbeckerle" w:date="2012-04-22T15:55:00Z">
              <w:r w:rsidRPr="00240AC5">
                <w:rPr>
                  <w:rFonts w:eastAsia="MS Mincho" w:cs="Arial"/>
                  <w:color w:val="000000"/>
                  <w:lang w:eastAsia="ja-JP"/>
                </w:rPr>
                <w:fldChar w:fldCharType="end"/>
              </w:r>
              <w:r w:rsidRPr="00240AC5">
                <w:rPr>
                  <w:rFonts w:eastAsia="MS Mincho" w:cs="Arial"/>
                  <w:color w:val="000000"/>
                  <w:lang w:eastAsia="ja-JP"/>
                </w:rPr>
                <w:t>.</w:t>
              </w:r>
            </w:ins>
          </w:p>
          <w:p w14:paraId="63C38A39" w14:textId="7D09572B" w:rsidR="005E7A80" w:rsidRPr="00240AC5" w:rsidDel="00041028" w:rsidRDefault="00E13147">
            <w:pPr>
              <w:autoSpaceDE w:val="0"/>
              <w:autoSpaceDN w:val="0"/>
              <w:adjustRightInd w:val="0"/>
              <w:rPr>
                <w:del w:id="1395" w:author="mbeckerle" w:date="2012-04-22T21:52:00Z"/>
                <w:rFonts w:eastAsia="MS Mincho" w:cs="Arial"/>
                <w:color w:val="000000"/>
                <w:lang w:eastAsia="ja-JP"/>
              </w:rPr>
            </w:pPr>
            <w:commentRangeStart w:id="1396"/>
            <w:ins w:id="1397" w:author="Steve Hanson" w:date="2012-03-01T11:20:00Z">
              <w:del w:id="1398" w:author="mbeckerle" w:date="2012-04-22T21:52:00Z">
                <w:r w:rsidRPr="00240AC5" w:rsidDel="00041028">
                  <w:rPr>
                    <w:rFonts w:eastAsia="MS Mincho" w:cs="Arial"/>
                    <w:color w:val="000000"/>
                    <w:lang w:eastAsia="ja-JP"/>
                  </w:rPr>
                  <w:delText xml:space="preserve"> </w:delText>
                </w:r>
              </w:del>
            </w:ins>
            <w:commentRangeEnd w:id="1396"/>
            <w:r>
              <w:rPr>
                <w:rStyle w:val="CommentReference"/>
              </w:rPr>
              <w:commentReference w:id="1399"/>
            </w:r>
            <w:r>
              <w:rPr>
                <w:rStyle w:val="CommentReference"/>
              </w:rPr>
              <w:commentReference w:id="1396"/>
            </w:r>
          </w:p>
          <w:p w14:paraId="5F9AA0FE" w14:textId="77777777"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240AC5">
        <w:tc>
          <w:tcPr>
            <w:tcW w:w="2066" w:type="dxa"/>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t>message</w:t>
            </w:r>
          </w:p>
        </w:tc>
        <w:tc>
          <w:tcPr>
            <w:tcW w:w="7042" w:type="dxa"/>
            <w:shd w:val="clear" w:color="auto" w:fill="auto"/>
          </w:tcPr>
          <w:p w14:paraId="6EEDD3E9" w14:textId="77777777" w:rsidR="005E7A80" w:rsidRPr="005223F4" w:rsidRDefault="005E7A80" w:rsidP="00D67874">
            <w:r w:rsidRPr="005223F4">
              <w:t>String</w:t>
            </w:r>
          </w:p>
          <w:p w14:paraId="34E77440" w14:textId="77777777" w:rsidR="005E7A80" w:rsidRPr="00240AC5" w:rsidRDefault="005E7A80" w:rsidP="00D67874">
            <w:pPr>
              <w:rPr>
                <w:szCs w:val="18"/>
              </w:rPr>
            </w:pPr>
            <w:r w:rsidRPr="005223F4">
              <w:t>Defines text to be used as a diagnostic code or for use in an error message. The DFDL specification does not specify how a DFDL processor uses this message text.</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240AC5">
              <w:rPr>
                <w:rFonts w:eastAsia="Arial Unicode MS"/>
                <w:sz w:val="18"/>
                <w:szCs w:val="18"/>
              </w:rPr>
              <w:t>discriminator</w:t>
            </w:r>
          </w:p>
        </w:tc>
      </w:tr>
    </w:tbl>
    <w:p w14:paraId="13BFDCC0" w14:textId="77777777" w:rsidR="00165D7B" w:rsidRPr="005223F4" w:rsidRDefault="00165D7B" w:rsidP="00165D7B">
      <w:pPr>
        <w:spacing w:before="120"/>
        <w:rPr>
          <w:b/>
          <w:bCs/>
        </w:rPr>
      </w:pPr>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D04199">
        <w:rPr>
          <w:b/>
          <w:bCs/>
          <w:noProof/>
        </w:rPr>
        <w:t>10</w:t>
      </w:r>
      <w:r w:rsidRPr="005223F4">
        <w:rPr>
          <w:b/>
          <w:bCs/>
        </w:rPr>
        <w:fldChar w:fldCharType="end"/>
      </w:r>
      <w:r w:rsidRPr="005223F4">
        <w:rPr>
          <w:b/>
          <w:bCs/>
        </w:rPr>
        <w:t xml:space="preserve"> dfdl:discriminator properties</w:t>
      </w:r>
    </w:p>
    <w:p w14:paraId="4284611B" w14:textId="77777777" w:rsidR="000413F4" w:rsidRPr="005223F4" w:rsidRDefault="000413F4" w:rsidP="000413F4">
      <w:pPr>
        <w:rPr>
          <w:rFonts w:cs="Arial"/>
        </w:rPr>
      </w:pPr>
    </w:p>
    <w:p w14:paraId="6B8E1ADA" w14:textId="77777777" w:rsidR="000413F4" w:rsidRPr="005223F4" w:rsidRDefault="000413F4" w:rsidP="000413F4">
      <w:pPr>
        <w:pStyle w:val="XMLExcerpt"/>
        <w:rPr>
          <w:lang w:val="en-US"/>
        </w:rPr>
      </w:pPr>
      <w:r w:rsidRPr="005223F4">
        <w:rPr>
          <w:lang w:val="en-US"/>
        </w:rPr>
        <w:t>&lt;xs:sequence&gt;</w:t>
      </w:r>
    </w:p>
    <w:p w14:paraId="45A9196D" w14:textId="77777777" w:rsidR="000413F4" w:rsidRPr="005223F4" w:rsidDel="0098329B" w:rsidRDefault="000413F4" w:rsidP="000413F4">
      <w:pPr>
        <w:pStyle w:val="XMLExcerpt"/>
        <w:rPr>
          <w:del w:id="1400" w:author="Steve Hanson" w:date="2012-02-23T11:43:00Z"/>
          <w:lang w:val="en-US"/>
        </w:rPr>
      </w:pPr>
    </w:p>
    <w:p w14:paraId="03414ABC" w14:textId="77777777" w:rsidR="000413F4" w:rsidRPr="005223F4" w:rsidRDefault="0098329B" w:rsidP="000413F4">
      <w:pPr>
        <w:pStyle w:val="XMLExcerpt"/>
        <w:rPr>
          <w:lang w:val="en-US"/>
        </w:rPr>
      </w:pPr>
      <w:ins w:id="1401" w:author="Steve Hanson" w:date="2012-02-23T11:38:00Z">
        <w:r>
          <w:rPr>
            <w:lang w:val="en-US"/>
          </w:rPr>
          <w:t xml:space="preserve">  </w:t>
        </w:r>
      </w:ins>
      <w:r w:rsidR="000413F4" w:rsidRPr="005223F4">
        <w:rPr>
          <w:lang w:val="en-US"/>
        </w:rPr>
        <w:t>&lt;xs:choice&gt;</w:t>
      </w:r>
    </w:p>
    <w:p w14:paraId="7ADCC37E" w14:textId="77777777" w:rsidR="000413F4" w:rsidRPr="005223F4" w:rsidDel="0098329B" w:rsidRDefault="000413F4" w:rsidP="000413F4">
      <w:pPr>
        <w:pStyle w:val="XMLExcerpt"/>
        <w:rPr>
          <w:del w:id="1402" w:author="Steve Hanson" w:date="2012-02-23T11:43:00Z"/>
          <w:lang w:val="en-US"/>
        </w:rPr>
      </w:pPr>
      <w:del w:id="1403" w:author="Steve Hanson" w:date="2012-02-23T11:43:00Z">
        <w:r w:rsidRPr="005223F4" w:rsidDel="0098329B">
          <w:rPr>
            <w:lang w:val="en-US"/>
          </w:rPr>
          <w:delText xml:space="preserve">   </w:delText>
        </w:r>
      </w:del>
    </w:p>
    <w:p w14:paraId="0244B7A2" w14:textId="77777777" w:rsidR="000413F4" w:rsidRPr="005223F4" w:rsidRDefault="0098329B" w:rsidP="004F5A23">
      <w:pPr>
        <w:pStyle w:val="XMLExcerpt"/>
        <w:rPr>
          <w:lang w:val="en-US"/>
        </w:rPr>
      </w:pPr>
      <w:ins w:id="1404" w:author="Steve Hanson" w:date="2012-02-23T11:38:00Z">
        <w:r>
          <w:rPr>
            <w:lang w:val="en-US"/>
          </w:rPr>
          <w:t xml:space="preserve">    </w:t>
        </w:r>
      </w:ins>
      <w:r w:rsidR="000413F4" w:rsidRPr="005223F4">
        <w:rPr>
          <w:lang w:val="en-US"/>
        </w:rPr>
        <w:t>&lt;xs:element  name='branchSimple' &gt;</w:t>
      </w:r>
    </w:p>
    <w:p w14:paraId="214579D3" w14:textId="77777777" w:rsidR="000413F4" w:rsidRPr="005223F4" w:rsidRDefault="000413F4" w:rsidP="000413F4">
      <w:pPr>
        <w:pStyle w:val="XMLExcerpt"/>
        <w:rPr>
          <w:lang w:val="en-US"/>
        </w:rPr>
      </w:pPr>
      <w:r w:rsidRPr="005223F4">
        <w:rPr>
          <w:lang w:val="en-US"/>
        </w:rPr>
        <w:t xml:space="preserve">   </w:t>
      </w:r>
      <w:ins w:id="1405" w:author="Steve Hanson" w:date="2012-02-23T11:38:00Z">
        <w:r w:rsidR="0098329B">
          <w:rPr>
            <w:lang w:val="en-US"/>
          </w:rPr>
          <w:t xml:space="preserve">   </w:t>
        </w:r>
      </w:ins>
      <w:r w:rsidRPr="005223F4">
        <w:rPr>
          <w:lang w:val="en-US"/>
        </w:rPr>
        <w:t>&lt;xs:annotation&gt;</w:t>
      </w:r>
    </w:p>
    <w:p w14:paraId="015F616F" w14:textId="77777777" w:rsidR="000413F4" w:rsidRPr="005223F4" w:rsidRDefault="000413F4" w:rsidP="004F5A23">
      <w:pPr>
        <w:pStyle w:val="XMLExcerpt"/>
        <w:rPr>
          <w:lang w:val="en-US"/>
        </w:rPr>
      </w:pPr>
      <w:del w:id="1406" w:author="Steve Hanson" w:date="2012-02-23T11:39:00Z">
        <w:r w:rsidRPr="005223F4" w:rsidDel="0098329B">
          <w:rPr>
            <w:lang w:val="en-US"/>
          </w:rPr>
          <w:delText xml:space="preserve">  </w:delText>
        </w:r>
      </w:del>
      <w:ins w:id="1407" w:author="Steve Hanson" w:date="2012-02-23T11:39: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43299845" w14:textId="77777777" w:rsidR="000413F4" w:rsidRPr="005223F4" w:rsidRDefault="000413F4" w:rsidP="00FA07B0">
      <w:pPr>
        <w:pStyle w:val="XMLExcerpt"/>
        <w:rPr>
          <w:lang w:val="en-US"/>
        </w:rPr>
      </w:pPr>
      <w:r w:rsidRPr="005223F4">
        <w:rPr>
          <w:lang w:val="en-US"/>
        </w:rPr>
        <w:t xml:space="preserve">       </w:t>
      </w:r>
      <w:ins w:id="1408" w:author="Steve Hanson" w:date="2012-02-23T11:39:00Z">
        <w:r w:rsidR="0098329B">
          <w:rPr>
            <w:lang w:val="en-US"/>
          </w:rPr>
          <w:t xml:space="preserve">   </w:t>
        </w:r>
      </w:ins>
      <w:r w:rsidRPr="005223F4">
        <w:rPr>
          <w:lang w:val="en-US"/>
        </w:rPr>
        <w:t xml:space="preserve">&lt;dfdl:discriminator test='{. </w:t>
      </w:r>
      <w:r w:rsidR="00FA07B0" w:rsidRPr="005223F4">
        <w:rPr>
          <w:lang w:val="en-US"/>
        </w:rPr>
        <w:t xml:space="preserve">eq </w:t>
      </w:r>
      <w:r w:rsidRPr="005223F4">
        <w:rPr>
          <w:lang w:val="en-US"/>
        </w:rPr>
        <w:t>"a"}'       /&gt;</w:t>
      </w:r>
    </w:p>
    <w:p w14:paraId="2DC36AB5" w14:textId="77777777" w:rsidR="000413F4" w:rsidRPr="005223F4" w:rsidRDefault="000413F4" w:rsidP="000413F4">
      <w:pPr>
        <w:pStyle w:val="XMLExcerpt"/>
        <w:rPr>
          <w:lang w:val="en-US"/>
        </w:rPr>
      </w:pPr>
      <w:r w:rsidRPr="005223F4">
        <w:rPr>
          <w:b/>
          <w:lang w:val="en-US"/>
        </w:rPr>
        <w:t xml:space="preserve">      </w:t>
      </w:r>
      <w:ins w:id="1409" w:author="Steve Hanson" w:date="2012-02-23T11:39:00Z">
        <w:r w:rsidR="0098329B">
          <w:rPr>
            <w:b/>
            <w:lang w:val="en-US"/>
          </w:rPr>
          <w:t xml:space="preserve">  </w:t>
        </w:r>
      </w:ins>
      <w:r w:rsidRPr="004F5A23">
        <w:rPr>
          <w:lang w:val="en-US"/>
        </w:rPr>
        <w:t>&lt;/</w:t>
      </w:r>
      <w:r w:rsidRPr="005223F4">
        <w:rPr>
          <w:lang w:val="en-US"/>
        </w:rPr>
        <w:t>xs:appinfo&gt;</w:t>
      </w:r>
    </w:p>
    <w:p w14:paraId="3CE16650" w14:textId="77777777" w:rsidR="000413F4" w:rsidRPr="005223F4" w:rsidRDefault="000413F4" w:rsidP="000413F4">
      <w:pPr>
        <w:pStyle w:val="XMLExcerpt"/>
        <w:rPr>
          <w:lang w:val="en-US"/>
        </w:rPr>
      </w:pPr>
      <w:r w:rsidRPr="005223F4">
        <w:rPr>
          <w:lang w:val="en-US"/>
        </w:rPr>
        <w:t xml:space="preserve">    </w:t>
      </w:r>
      <w:ins w:id="1410" w:author="Steve Hanson" w:date="2012-02-23T11:39:00Z">
        <w:r w:rsidR="0098329B">
          <w:rPr>
            <w:lang w:val="en-US"/>
          </w:rPr>
          <w:t xml:space="preserve">  </w:t>
        </w:r>
      </w:ins>
      <w:r w:rsidRPr="005223F4">
        <w:rPr>
          <w:lang w:val="en-US"/>
        </w:rPr>
        <w:t>&lt;/xs:annotation&gt;</w:t>
      </w:r>
    </w:p>
    <w:p w14:paraId="2E1EEC9F" w14:textId="77777777" w:rsidR="000413F4" w:rsidRPr="005223F4" w:rsidRDefault="000413F4" w:rsidP="000413F4">
      <w:pPr>
        <w:pStyle w:val="XMLExcerpt"/>
        <w:rPr>
          <w:lang w:val="en-US"/>
        </w:rPr>
      </w:pPr>
      <w:r w:rsidRPr="005223F4">
        <w:rPr>
          <w:lang w:val="en-US"/>
        </w:rPr>
        <w:t xml:space="preserve">   </w:t>
      </w:r>
      <w:ins w:id="1411" w:author="Steve Hanson" w:date="2012-02-23T11:39:00Z">
        <w:r w:rsidR="0098329B">
          <w:rPr>
            <w:lang w:val="en-US"/>
          </w:rPr>
          <w:t xml:space="preserve"> </w:t>
        </w:r>
      </w:ins>
      <w:r w:rsidRPr="005223F4">
        <w:rPr>
          <w:lang w:val="en-US"/>
        </w:rPr>
        <w:t xml:space="preserve">&lt;/xs:element&gt; </w:t>
      </w:r>
    </w:p>
    <w:p w14:paraId="73685644" w14:textId="77777777" w:rsidR="000413F4" w:rsidRPr="005223F4" w:rsidRDefault="000413F4" w:rsidP="000413F4">
      <w:pPr>
        <w:pStyle w:val="XMLExcerpt"/>
        <w:rPr>
          <w:lang w:val="en-US"/>
        </w:rPr>
      </w:pPr>
    </w:p>
    <w:p w14:paraId="04C26BFD" w14:textId="77777777" w:rsidR="000413F4" w:rsidRPr="005223F4" w:rsidRDefault="0098329B" w:rsidP="004F5A23">
      <w:pPr>
        <w:pStyle w:val="XMLExcerpt"/>
        <w:rPr>
          <w:lang w:val="en-US"/>
        </w:rPr>
      </w:pPr>
      <w:ins w:id="1412" w:author="Steve Hanson" w:date="2012-02-23T11:40:00Z">
        <w:r>
          <w:rPr>
            <w:lang w:val="en-US"/>
          </w:rPr>
          <w:t xml:space="preserve">    </w:t>
        </w:r>
      </w:ins>
      <w:r w:rsidR="000413F4" w:rsidRPr="005223F4">
        <w:rPr>
          <w:lang w:val="en-US"/>
        </w:rPr>
        <w:t>&lt;xs:element name='branchComplex' &gt;</w:t>
      </w:r>
    </w:p>
    <w:p w14:paraId="31B570FF" w14:textId="77777777" w:rsidR="000413F4" w:rsidRPr="005223F4" w:rsidRDefault="000413F4" w:rsidP="000413F4">
      <w:pPr>
        <w:pStyle w:val="XMLExcerpt"/>
        <w:rPr>
          <w:lang w:val="en-US"/>
        </w:rPr>
      </w:pPr>
      <w:r w:rsidRPr="005223F4">
        <w:rPr>
          <w:lang w:val="en-US"/>
        </w:rPr>
        <w:t xml:space="preserve">   </w:t>
      </w:r>
      <w:ins w:id="1413" w:author="Steve Hanson" w:date="2012-02-23T11:40:00Z">
        <w:r w:rsidR="0098329B">
          <w:rPr>
            <w:lang w:val="en-US"/>
          </w:rPr>
          <w:t xml:space="preserve">   </w:t>
        </w:r>
      </w:ins>
      <w:r w:rsidRPr="005223F4">
        <w:rPr>
          <w:lang w:val="en-US"/>
        </w:rPr>
        <w:t>&lt;xs:annotation&gt;</w:t>
      </w:r>
    </w:p>
    <w:p w14:paraId="18BCC74C" w14:textId="77777777" w:rsidR="000413F4" w:rsidRPr="005223F4" w:rsidRDefault="000413F4" w:rsidP="004F5A23">
      <w:pPr>
        <w:pStyle w:val="XMLExcerpt"/>
        <w:rPr>
          <w:lang w:val="en-US"/>
        </w:rPr>
      </w:pPr>
      <w:r w:rsidRPr="005223F4">
        <w:rPr>
          <w:lang w:val="en-US"/>
        </w:rPr>
        <w:t xml:space="preserve">  </w:t>
      </w:r>
      <w:ins w:id="1414" w:author="Steve Hanson" w:date="2012-02-23T11:40: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1D366E3A" w14:textId="77777777" w:rsidR="000413F4" w:rsidRPr="005223F4" w:rsidRDefault="000413F4" w:rsidP="00FA07B0">
      <w:pPr>
        <w:pStyle w:val="XMLExcerpt"/>
        <w:rPr>
          <w:lang w:val="en-US"/>
        </w:rPr>
      </w:pPr>
      <w:r w:rsidRPr="005223F4">
        <w:rPr>
          <w:lang w:val="en-US"/>
        </w:rPr>
        <w:t xml:space="preserve">    </w:t>
      </w:r>
      <w:ins w:id="1415" w:author="Steve Hanson" w:date="2012-02-23T11:40:00Z">
        <w:r w:rsidR="0098329B">
          <w:rPr>
            <w:lang w:val="en-US"/>
          </w:rPr>
          <w:t xml:space="preserve">      </w:t>
        </w:r>
      </w:ins>
      <w:r w:rsidRPr="005223F4">
        <w:rPr>
          <w:lang w:val="en-US"/>
        </w:rPr>
        <w:t>&lt;dfdl:discriminator test='{./identifier</w:t>
      </w:r>
      <w:r w:rsidR="00FA07B0" w:rsidRPr="005223F4">
        <w:rPr>
          <w:lang w:val="en-US"/>
        </w:rPr>
        <w:t xml:space="preserve"> eq </w:t>
      </w:r>
      <w:r w:rsidRPr="005223F4">
        <w:rPr>
          <w:lang w:val="en-US"/>
        </w:rPr>
        <w:t>"b"}' /&gt;</w:t>
      </w:r>
    </w:p>
    <w:p w14:paraId="4C2F62B6" w14:textId="77777777" w:rsidR="000413F4" w:rsidRPr="005223F4" w:rsidRDefault="000413F4" w:rsidP="000413F4">
      <w:pPr>
        <w:pStyle w:val="XMLExcerpt"/>
        <w:rPr>
          <w:lang w:val="en-US"/>
        </w:rPr>
      </w:pPr>
      <w:r w:rsidRPr="005223F4">
        <w:rPr>
          <w:b/>
          <w:lang w:val="en-US"/>
        </w:rPr>
        <w:t xml:space="preserve">    </w:t>
      </w:r>
      <w:ins w:id="1416" w:author="Steve Hanson" w:date="2012-02-23T11:40:00Z">
        <w:r w:rsidR="0098329B">
          <w:rPr>
            <w:b/>
            <w:lang w:val="en-US"/>
          </w:rPr>
          <w:t xml:space="preserve">    </w:t>
        </w:r>
      </w:ins>
      <w:r w:rsidRPr="004F5A23">
        <w:rPr>
          <w:lang w:val="en-US"/>
        </w:rPr>
        <w:t>&lt;/</w:t>
      </w:r>
      <w:r w:rsidRPr="005223F4">
        <w:rPr>
          <w:lang w:val="en-US"/>
        </w:rPr>
        <w:t>xs:appinfo&gt;</w:t>
      </w:r>
    </w:p>
    <w:p w14:paraId="50EAD06F" w14:textId="77777777" w:rsidR="000413F4" w:rsidRPr="005223F4" w:rsidRDefault="000413F4" w:rsidP="000413F4">
      <w:pPr>
        <w:pStyle w:val="XMLExcerpt"/>
        <w:rPr>
          <w:lang w:val="en-US"/>
        </w:rPr>
      </w:pPr>
      <w:r w:rsidRPr="005223F4">
        <w:rPr>
          <w:lang w:val="en-US"/>
        </w:rPr>
        <w:t xml:space="preserve">   </w:t>
      </w:r>
      <w:ins w:id="1417" w:author="Steve Hanson" w:date="2012-02-23T11:40:00Z">
        <w:r w:rsidR="0098329B">
          <w:rPr>
            <w:lang w:val="en-US"/>
          </w:rPr>
          <w:t xml:space="preserve">   </w:t>
        </w:r>
      </w:ins>
      <w:r w:rsidRPr="005223F4">
        <w:rPr>
          <w:lang w:val="en-US"/>
        </w:rPr>
        <w:t>&lt;/xs:annotation&gt;</w:t>
      </w:r>
    </w:p>
    <w:p w14:paraId="5B4B16E0" w14:textId="77777777" w:rsidR="000413F4" w:rsidRPr="005223F4" w:rsidRDefault="000413F4" w:rsidP="000413F4">
      <w:pPr>
        <w:pStyle w:val="XMLExcerpt"/>
        <w:rPr>
          <w:lang w:val="en-US"/>
        </w:rPr>
      </w:pPr>
      <w:r w:rsidRPr="005223F4">
        <w:rPr>
          <w:lang w:val="en-US"/>
        </w:rPr>
        <w:t xml:space="preserve">      </w:t>
      </w:r>
      <w:del w:id="1418" w:author="Steve Hanson" w:date="2012-02-23T11:40:00Z">
        <w:r w:rsidRPr="005223F4" w:rsidDel="0098329B">
          <w:rPr>
            <w:lang w:val="en-US"/>
          </w:rPr>
          <w:delText xml:space="preserve"> </w:delText>
        </w:r>
      </w:del>
      <w:r w:rsidRPr="005223F4">
        <w:rPr>
          <w:lang w:val="en-US"/>
        </w:rPr>
        <w:t>&lt;xs:complexType &gt;</w:t>
      </w:r>
    </w:p>
    <w:p w14:paraId="6AB9866F" w14:textId="77777777" w:rsidR="0098329B" w:rsidRPr="005223F4" w:rsidRDefault="0098329B" w:rsidP="0098329B">
      <w:pPr>
        <w:pStyle w:val="XMLExcerpt"/>
        <w:rPr>
          <w:ins w:id="1419" w:author="Steve Hanson" w:date="2012-02-23T11:40:00Z"/>
          <w:lang w:val="en-US"/>
        </w:rPr>
      </w:pPr>
      <w:ins w:id="1420" w:author="Steve Hanson" w:date="2012-02-23T11:40:00Z">
        <w:r w:rsidRPr="005223F4">
          <w:rPr>
            <w:lang w:val="en-US"/>
          </w:rPr>
          <w:t xml:space="preserve">         &lt;xs:sequence&gt;</w:t>
        </w:r>
      </w:ins>
    </w:p>
    <w:p w14:paraId="6A674237" w14:textId="77777777" w:rsidR="000413F4" w:rsidRPr="005223F4" w:rsidRDefault="000413F4" w:rsidP="000413F4">
      <w:pPr>
        <w:pStyle w:val="XMLExcerpt"/>
        <w:rPr>
          <w:lang w:val="en-US"/>
        </w:rPr>
      </w:pPr>
      <w:r w:rsidRPr="005223F4">
        <w:rPr>
          <w:lang w:val="en-US"/>
        </w:rPr>
        <w:t xml:space="preserve">           &lt;xs:element name='identifier'  /&gt;</w:t>
      </w:r>
    </w:p>
    <w:p w14:paraId="1664156B" w14:textId="77777777" w:rsidR="000413F4" w:rsidRPr="005223F4" w:rsidRDefault="000413F4" w:rsidP="000413F4">
      <w:pPr>
        <w:pStyle w:val="XMLExcerpt"/>
        <w:rPr>
          <w:lang w:val="en-US"/>
        </w:rPr>
      </w:pPr>
      <w:r w:rsidRPr="005223F4">
        <w:rPr>
          <w:lang w:val="en-US"/>
        </w:rPr>
        <w:t xml:space="preserve">        </w:t>
      </w:r>
      <w:ins w:id="1421" w:author="Steve Hanson" w:date="2012-02-23T11:41:00Z">
        <w:r w:rsidR="0098329B">
          <w:rPr>
            <w:lang w:val="en-US"/>
          </w:rPr>
          <w:t xml:space="preserve">   </w:t>
        </w:r>
        <w:r w:rsidR="0098329B" w:rsidRPr="005223F4">
          <w:rPr>
            <w:rStyle w:val="CodeCharacter"/>
            <w:sz w:val="20"/>
            <w:szCs w:val="20"/>
            <w:lang w:val="en-US"/>
          </w:rPr>
          <w:t>...</w:t>
        </w:r>
      </w:ins>
      <w:del w:id="1422" w:author="Steve Hanson" w:date="2012-02-23T11:41:00Z">
        <w:r w:rsidRPr="005223F4" w:rsidDel="0098329B">
          <w:rPr>
            <w:lang w:val="en-US"/>
          </w:rPr>
          <w:delText>…</w:delText>
        </w:r>
      </w:del>
      <w:del w:id="1423" w:author="Steve Hanson" w:date="2012-02-23T11:40:00Z">
        <w:r w:rsidRPr="005223F4" w:rsidDel="0098329B">
          <w:rPr>
            <w:lang w:val="en-US"/>
          </w:rPr>
          <w:delText>..</w:delText>
        </w:r>
      </w:del>
    </w:p>
    <w:p w14:paraId="189670C2" w14:textId="77777777" w:rsidR="0098329B" w:rsidRPr="005223F4" w:rsidRDefault="0098329B" w:rsidP="0098329B">
      <w:pPr>
        <w:pStyle w:val="XMLExcerpt"/>
        <w:rPr>
          <w:ins w:id="1424" w:author="Steve Hanson" w:date="2012-02-23T11:42:00Z"/>
          <w:lang w:val="en-US"/>
        </w:rPr>
      </w:pPr>
      <w:ins w:id="1425" w:author="Steve Hanson" w:date="2012-02-23T11:42:00Z">
        <w:r>
          <w:rPr>
            <w:lang w:val="en-US"/>
          </w:rPr>
          <w:t xml:space="preserve">         </w:t>
        </w:r>
        <w:r w:rsidRPr="005223F4">
          <w:rPr>
            <w:lang w:val="en-US"/>
          </w:rPr>
          <w:t>&lt;/xs:sequence&gt;</w:t>
        </w:r>
      </w:ins>
    </w:p>
    <w:p w14:paraId="5E706F82" w14:textId="77777777" w:rsidR="000413F4" w:rsidRPr="005223F4" w:rsidRDefault="000413F4" w:rsidP="000413F4">
      <w:pPr>
        <w:pStyle w:val="XMLExcerpt"/>
        <w:rPr>
          <w:lang w:val="en-US"/>
        </w:rPr>
      </w:pPr>
      <w:del w:id="1426" w:author="Steve Hanson" w:date="2012-02-23T11:42:00Z">
        <w:r w:rsidRPr="005223F4" w:rsidDel="0098329B">
          <w:rPr>
            <w:lang w:val="en-US"/>
          </w:rPr>
          <w:delText xml:space="preserve">  </w:delText>
        </w:r>
      </w:del>
      <w:r w:rsidRPr="005223F4">
        <w:rPr>
          <w:lang w:val="en-US"/>
        </w:rPr>
        <w:t xml:space="preserve">      &lt;/xs:complexType&gt;</w:t>
      </w:r>
    </w:p>
    <w:p w14:paraId="1A72AE70" w14:textId="77777777" w:rsidR="000413F4" w:rsidRPr="005223F4" w:rsidRDefault="000413F4" w:rsidP="000413F4">
      <w:pPr>
        <w:pStyle w:val="XMLExcerpt"/>
        <w:rPr>
          <w:lang w:val="en-US"/>
        </w:rPr>
      </w:pPr>
      <w:r w:rsidRPr="005223F4">
        <w:rPr>
          <w:lang w:val="en-US"/>
        </w:rPr>
        <w:t xml:space="preserve">   </w:t>
      </w:r>
      <w:ins w:id="1427" w:author="Steve Hanson" w:date="2012-02-23T11:42:00Z">
        <w:r w:rsidR="0098329B">
          <w:rPr>
            <w:lang w:val="en-US"/>
          </w:rPr>
          <w:t xml:space="preserve"> </w:t>
        </w:r>
      </w:ins>
      <w:r w:rsidRPr="005223F4">
        <w:rPr>
          <w:lang w:val="en-US"/>
        </w:rPr>
        <w:t>&lt;/xs:element&gt;</w:t>
      </w:r>
    </w:p>
    <w:p w14:paraId="3C9ABADB" w14:textId="77777777" w:rsidR="000413F4" w:rsidRPr="005223F4" w:rsidRDefault="000413F4" w:rsidP="000413F4">
      <w:pPr>
        <w:pStyle w:val="XMLExcerpt"/>
        <w:rPr>
          <w:lang w:val="en-US"/>
        </w:rPr>
      </w:pPr>
    </w:p>
    <w:p w14:paraId="16FF37EE" w14:textId="77777777" w:rsidR="000413F4" w:rsidRPr="005223F4" w:rsidRDefault="0098329B" w:rsidP="004F5A23">
      <w:pPr>
        <w:pStyle w:val="XMLExcerpt"/>
        <w:rPr>
          <w:lang w:val="en-US"/>
        </w:rPr>
      </w:pPr>
      <w:ins w:id="1428" w:author="Steve Hanson" w:date="2012-02-23T11:42:00Z">
        <w:r>
          <w:rPr>
            <w:lang w:val="en-US"/>
          </w:rPr>
          <w:t xml:space="preserve">    </w:t>
        </w:r>
      </w:ins>
      <w:r w:rsidR="000413F4" w:rsidRPr="005223F4">
        <w:rPr>
          <w:lang w:val="en-US"/>
        </w:rPr>
        <w:t>&lt;xs:element name='branchNestedComplex' &gt;</w:t>
      </w:r>
    </w:p>
    <w:p w14:paraId="58116D2B" w14:textId="77777777" w:rsidR="000413F4" w:rsidRPr="005223F4" w:rsidRDefault="0098329B" w:rsidP="000413F4">
      <w:pPr>
        <w:pStyle w:val="XMLExcerpt"/>
        <w:rPr>
          <w:lang w:val="en-US"/>
        </w:rPr>
      </w:pPr>
      <w:ins w:id="1429" w:author="Steve Hanson" w:date="2012-02-23T11:42:00Z">
        <w:r>
          <w:rPr>
            <w:lang w:val="en-US"/>
          </w:rPr>
          <w:t xml:space="preserve">    </w:t>
        </w:r>
      </w:ins>
      <w:r w:rsidR="000413F4" w:rsidRPr="005223F4">
        <w:rPr>
          <w:lang w:val="en-US"/>
        </w:rPr>
        <w:t xml:space="preserve">  &lt;xs:annotation&gt;</w:t>
      </w:r>
    </w:p>
    <w:p w14:paraId="2F95DDF1" w14:textId="77777777" w:rsidR="000413F4" w:rsidRPr="005223F4" w:rsidRDefault="000413F4" w:rsidP="000413F4">
      <w:pPr>
        <w:pStyle w:val="XMLExcerpt"/>
        <w:ind w:firstLine="300"/>
        <w:rPr>
          <w:lang w:val="en-US"/>
        </w:rPr>
      </w:pPr>
      <w:r w:rsidRPr="005223F4">
        <w:rPr>
          <w:lang w:val="en-US"/>
        </w:rPr>
        <w:t xml:space="preserve"> </w:t>
      </w:r>
      <w:ins w:id="1430" w:author="Steve Hanson" w:date="2012-02-23T11:42: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23703FCB" w14:textId="77777777" w:rsidR="000413F4" w:rsidRPr="005223F4" w:rsidRDefault="000413F4" w:rsidP="00FA07B0">
      <w:pPr>
        <w:pStyle w:val="XMLExcerpt"/>
        <w:rPr>
          <w:lang w:val="en-US"/>
        </w:rPr>
      </w:pPr>
      <w:r w:rsidRPr="005223F4">
        <w:rPr>
          <w:lang w:val="en-US"/>
        </w:rPr>
        <w:t xml:space="preserve">     </w:t>
      </w:r>
      <w:ins w:id="1431" w:author="Steve Hanson" w:date="2012-02-23T11:42:00Z">
        <w:r w:rsidR="0098329B">
          <w:rPr>
            <w:lang w:val="en-US"/>
          </w:rPr>
          <w:t xml:space="preserve">     </w:t>
        </w:r>
      </w:ins>
      <w:r w:rsidRPr="005223F4">
        <w:rPr>
          <w:lang w:val="en-US"/>
        </w:rPr>
        <w:t>&lt;dfdl:discriminator test='{./Header/identifier</w:t>
      </w:r>
      <w:r w:rsidR="00FA07B0" w:rsidRPr="005223F4">
        <w:rPr>
          <w:lang w:val="en-US"/>
        </w:rPr>
        <w:t xml:space="preserve"> eq</w:t>
      </w:r>
      <w:r w:rsidRPr="005223F4">
        <w:rPr>
          <w:lang w:val="en-US"/>
        </w:rPr>
        <w:t xml:space="preserve"> "c"}</w:t>
      </w:r>
      <w:r w:rsidR="00614694" w:rsidRPr="005223F4">
        <w:rPr>
          <w:lang w:val="en-US"/>
        </w:rPr>
        <w:t>'</w:t>
      </w:r>
      <w:r w:rsidRPr="005223F4">
        <w:rPr>
          <w:lang w:val="en-US"/>
        </w:rPr>
        <w:t>/&gt;</w:t>
      </w:r>
    </w:p>
    <w:p w14:paraId="244C0F09" w14:textId="77777777" w:rsidR="000413F4" w:rsidRPr="005223F4" w:rsidRDefault="000413F4" w:rsidP="000413F4">
      <w:pPr>
        <w:pStyle w:val="XMLExcerpt"/>
        <w:rPr>
          <w:lang w:val="en-US"/>
        </w:rPr>
      </w:pPr>
      <w:r w:rsidRPr="005223F4">
        <w:rPr>
          <w:b/>
          <w:lang w:val="en-US"/>
        </w:rPr>
        <w:t xml:space="preserve">    </w:t>
      </w:r>
      <w:ins w:id="1432" w:author="Steve Hanson" w:date="2012-02-23T11:42:00Z">
        <w:r w:rsidR="0098329B">
          <w:rPr>
            <w:b/>
            <w:lang w:val="en-US"/>
          </w:rPr>
          <w:t xml:space="preserve">    </w:t>
        </w:r>
      </w:ins>
      <w:r w:rsidRPr="004F5A23">
        <w:rPr>
          <w:lang w:val="en-US"/>
        </w:rPr>
        <w:t>&lt;/</w:t>
      </w:r>
      <w:r w:rsidRPr="005223F4">
        <w:rPr>
          <w:lang w:val="en-US"/>
        </w:rPr>
        <w:t>xs:appinfo&gt;</w:t>
      </w:r>
    </w:p>
    <w:p w14:paraId="14E9A044" w14:textId="77777777" w:rsidR="000413F4" w:rsidRPr="005223F4" w:rsidRDefault="000413F4" w:rsidP="000413F4">
      <w:pPr>
        <w:pStyle w:val="XMLExcerpt"/>
        <w:rPr>
          <w:lang w:val="en-US"/>
        </w:rPr>
      </w:pPr>
      <w:r w:rsidRPr="005223F4">
        <w:rPr>
          <w:lang w:val="en-US"/>
        </w:rPr>
        <w:t xml:space="preserve">   </w:t>
      </w:r>
      <w:ins w:id="1433" w:author="Steve Hanson" w:date="2012-02-23T11:42:00Z">
        <w:r w:rsidR="0098329B">
          <w:rPr>
            <w:lang w:val="en-US"/>
          </w:rPr>
          <w:t xml:space="preserve">   </w:t>
        </w:r>
      </w:ins>
      <w:r w:rsidRPr="005223F4">
        <w:rPr>
          <w:lang w:val="en-US"/>
        </w:rPr>
        <w:t>&lt;/xs:annotation&gt;</w:t>
      </w:r>
    </w:p>
    <w:p w14:paraId="61B61BEE" w14:textId="77777777" w:rsidR="000413F4" w:rsidRPr="005223F4" w:rsidRDefault="000413F4" w:rsidP="000413F4">
      <w:pPr>
        <w:pStyle w:val="XMLExcerpt"/>
        <w:rPr>
          <w:lang w:val="en-US"/>
        </w:rPr>
      </w:pPr>
      <w:r w:rsidRPr="005223F4">
        <w:rPr>
          <w:lang w:val="en-US"/>
        </w:rPr>
        <w:t xml:space="preserve">      </w:t>
      </w:r>
      <w:del w:id="1434" w:author="Steve Hanson" w:date="2012-02-23T11:42:00Z">
        <w:r w:rsidRPr="005223F4" w:rsidDel="0098329B">
          <w:rPr>
            <w:lang w:val="en-US"/>
          </w:rPr>
          <w:delText xml:space="preserve"> </w:delText>
        </w:r>
      </w:del>
      <w:r w:rsidRPr="005223F4">
        <w:rPr>
          <w:lang w:val="en-US"/>
        </w:rPr>
        <w:t>&lt;xs:complexType &gt;</w:t>
      </w:r>
    </w:p>
    <w:p w14:paraId="225A6163" w14:textId="77777777" w:rsidR="000413F4" w:rsidRPr="005223F4" w:rsidRDefault="000413F4" w:rsidP="000413F4">
      <w:pPr>
        <w:pStyle w:val="XMLExcerpt"/>
        <w:rPr>
          <w:lang w:val="en-US"/>
        </w:rPr>
      </w:pPr>
      <w:r w:rsidRPr="005223F4">
        <w:rPr>
          <w:lang w:val="en-US"/>
        </w:rPr>
        <w:t xml:space="preserve">      </w:t>
      </w:r>
      <w:del w:id="1435" w:author="Steve Hanson" w:date="2012-02-23T11:42:00Z">
        <w:r w:rsidRPr="005223F4" w:rsidDel="0098329B">
          <w:rPr>
            <w:lang w:val="en-US"/>
          </w:rPr>
          <w:delText xml:space="preserve"> </w:delText>
        </w:r>
      </w:del>
      <w:r w:rsidRPr="005223F4">
        <w:rPr>
          <w:lang w:val="en-US"/>
        </w:rPr>
        <w:t xml:space="preserve">  &lt;xs:sequence&gt;</w:t>
      </w:r>
    </w:p>
    <w:p w14:paraId="0056EA56" w14:textId="77777777" w:rsidR="000413F4" w:rsidRPr="005223F4" w:rsidRDefault="000413F4" w:rsidP="000413F4">
      <w:pPr>
        <w:pStyle w:val="XMLExcerpt"/>
        <w:rPr>
          <w:lang w:val="en-US"/>
        </w:rPr>
      </w:pPr>
      <w:r w:rsidRPr="005223F4">
        <w:rPr>
          <w:lang w:val="en-US"/>
        </w:rPr>
        <w:t xml:space="preserve">        </w:t>
      </w:r>
      <w:del w:id="1436" w:author="Steve Hanson" w:date="2012-02-23T11:42:00Z">
        <w:r w:rsidRPr="005223F4" w:rsidDel="0098329B">
          <w:rPr>
            <w:lang w:val="en-US"/>
          </w:rPr>
          <w:delText xml:space="preserve"> </w:delText>
        </w:r>
      </w:del>
      <w:r w:rsidRPr="005223F4">
        <w:rPr>
          <w:lang w:val="en-US"/>
        </w:rPr>
        <w:t xml:space="preserve">  &lt;xs:element name='Header'  /&gt;</w:t>
      </w:r>
    </w:p>
    <w:p w14:paraId="216890C7" w14:textId="77777777" w:rsidR="000413F4" w:rsidRPr="005223F4" w:rsidRDefault="000413F4" w:rsidP="000413F4">
      <w:pPr>
        <w:pStyle w:val="XMLExcerpt"/>
        <w:rPr>
          <w:lang w:val="en-US"/>
        </w:rPr>
      </w:pPr>
      <w:r w:rsidRPr="005223F4">
        <w:rPr>
          <w:lang w:val="en-US"/>
        </w:rPr>
        <w:t xml:space="preserve">          </w:t>
      </w:r>
      <w:del w:id="1437" w:author="Steve Hanson" w:date="2012-02-23T11:42:00Z">
        <w:r w:rsidRPr="005223F4" w:rsidDel="0098329B">
          <w:rPr>
            <w:lang w:val="en-US"/>
          </w:rPr>
          <w:delText xml:space="preserve"> </w:delText>
        </w:r>
      </w:del>
      <w:r w:rsidRPr="005223F4">
        <w:rPr>
          <w:lang w:val="en-US"/>
        </w:rPr>
        <w:t xml:space="preserve">  &lt;xs:complexType &gt;</w:t>
      </w:r>
    </w:p>
    <w:p w14:paraId="4386EA3A" w14:textId="77777777" w:rsidR="000413F4" w:rsidRPr="005223F4" w:rsidRDefault="000413F4" w:rsidP="000413F4">
      <w:pPr>
        <w:pStyle w:val="XMLExcerpt"/>
        <w:rPr>
          <w:lang w:val="en-US"/>
        </w:rPr>
      </w:pPr>
      <w:r w:rsidRPr="005223F4">
        <w:rPr>
          <w:lang w:val="en-US"/>
        </w:rPr>
        <w:t xml:space="preserve">          </w:t>
      </w:r>
      <w:del w:id="1438" w:author="Steve Hanson" w:date="2012-02-23T11:42:00Z">
        <w:r w:rsidRPr="005223F4" w:rsidDel="0098329B">
          <w:rPr>
            <w:lang w:val="en-US"/>
          </w:rPr>
          <w:delText xml:space="preserve">  </w:delText>
        </w:r>
      </w:del>
      <w:r w:rsidRPr="005223F4">
        <w:rPr>
          <w:lang w:val="en-US"/>
        </w:rPr>
        <w:t xml:space="preserve">    &lt;xs:sequence&gt;</w:t>
      </w:r>
    </w:p>
    <w:p w14:paraId="29D48352" w14:textId="77777777" w:rsidR="000413F4" w:rsidRPr="005223F4" w:rsidRDefault="000413F4" w:rsidP="000413F4">
      <w:pPr>
        <w:pStyle w:val="XMLExcerpt"/>
        <w:rPr>
          <w:lang w:val="en-US"/>
        </w:rPr>
      </w:pPr>
      <w:r w:rsidRPr="005223F4">
        <w:rPr>
          <w:lang w:val="en-US"/>
        </w:rPr>
        <w:t xml:space="preserve">          </w:t>
      </w:r>
      <w:del w:id="1439" w:author="Steve Hanson" w:date="2012-02-23T11:43:00Z">
        <w:r w:rsidRPr="005223F4" w:rsidDel="0098329B">
          <w:rPr>
            <w:lang w:val="en-US"/>
          </w:rPr>
          <w:delText xml:space="preserve">  </w:delText>
        </w:r>
      </w:del>
      <w:r w:rsidRPr="005223F4">
        <w:rPr>
          <w:lang w:val="en-US"/>
        </w:rPr>
        <w:t xml:space="preserve">      &lt;xs:element name='identifier'  /&gt;</w:t>
      </w:r>
    </w:p>
    <w:p w14:paraId="58BEA8DE" w14:textId="77777777" w:rsidR="000413F4" w:rsidRPr="005223F4" w:rsidDel="0098329B" w:rsidRDefault="0098329B" w:rsidP="000413F4">
      <w:pPr>
        <w:pStyle w:val="XMLExcerpt"/>
        <w:rPr>
          <w:del w:id="1440" w:author="Steve Hanson" w:date="2012-02-23T11:41:00Z"/>
          <w:lang w:val="en-US"/>
        </w:rPr>
      </w:pPr>
      <w:ins w:id="1441" w:author="Steve Hanson" w:date="2012-02-23T11:41:00Z">
        <w:r>
          <w:rPr>
            <w:rStyle w:val="CodeCharacter"/>
            <w:sz w:val="20"/>
            <w:szCs w:val="20"/>
            <w:lang w:val="en-US"/>
          </w:rPr>
          <w:t xml:space="preserve">        </w:t>
        </w:r>
      </w:ins>
      <w:ins w:id="1442" w:author="Steve Hanson" w:date="2012-02-23T11:43:00Z">
        <w:r>
          <w:rPr>
            <w:rStyle w:val="CodeCharacter"/>
            <w:sz w:val="20"/>
            <w:szCs w:val="20"/>
            <w:lang w:val="en-US"/>
          </w:rPr>
          <w:t xml:space="preserve">        </w:t>
        </w:r>
      </w:ins>
      <w:ins w:id="1443" w:author="Steve Hanson" w:date="2012-02-23T11:41:00Z">
        <w:r w:rsidRPr="005223F4">
          <w:rPr>
            <w:rStyle w:val="CodeCharacter"/>
            <w:sz w:val="20"/>
            <w:szCs w:val="20"/>
            <w:lang w:val="en-US"/>
          </w:rPr>
          <w:t>...</w:t>
        </w:r>
      </w:ins>
      <w:del w:id="1444" w:author="Steve Hanson" w:date="2012-02-23T11:41:00Z">
        <w:r w:rsidR="000413F4" w:rsidRPr="005223F4" w:rsidDel="0098329B">
          <w:rPr>
            <w:lang w:val="en-US"/>
          </w:rPr>
          <w:delText xml:space="preserve">                   …..</w:delText>
        </w:r>
      </w:del>
    </w:p>
    <w:p w14:paraId="256142D0" w14:textId="77777777" w:rsidR="0098329B" w:rsidRDefault="000413F4" w:rsidP="000413F4">
      <w:pPr>
        <w:pStyle w:val="XMLExcerpt"/>
        <w:rPr>
          <w:ins w:id="1445" w:author="Steve Hanson" w:date="2012-02-23T11:42:00Z"/>
          <w:lang w:val="en-US"/>
        </w:rPr>
      </w:pPr>
      <w:r w:rsidRPr="005223F4">
        <w:rPr>
          <w:lang w:val="en-US"/>
        </w:rPr>
        <w:t xml:space="preserve">               </w:t>
      </w:r>
    </w:p>
    <w:p w14:paraId="1F4CEA33" w14:textId="77777777" w:rsidR="000413F4" w:rsidRPr="005223F4" w:rsidRDefault="0098329B" w:rsidP="000413F4">
      <w:pPr>
        <w:pStyle w:val="XMLExcerpt"/>
        <w:rPr>
          <w:lang w:val="en-US"/>
        </w:rPr>
      </w:pPr>
      <w:ins w:id="1446" w:author="Steve Hanson" w:date="2012-02-23T11:42:00Z">
        <w:r>
          <w:rPr>
            <w:lang w:val="en-US"/>
          </w:rPr>
          <w:t xml:space="preserve">            </w:t>
        </w:r>
      </w:ins>
      <w:ins w:id="1447" w:author="Steve Hanson" w:date="2012-02-23T11:43:00Z">
        <w:r>
          <w:rPr>
            <w:lang w:val="en-US"/>
          </w:rPr>
          <w:t xml:space="preserve">  </w:t>
        </w:r>
      </w:ins>
      <w:r w:rsidR="000413F4" w:rsidRPr="005223F4">
        <w:rPr>
          <w:lang w:val="en-US"/>
        </w:rPr>
        <w:t>&lt;/xs:sequence&gt;</w:t>
      </w:r>
    </w:p>
    <w:p w14:paraId="64C168B0" w14:textId="77777777" w:rsidR="000413F4" w:rsidRPr="005223F4" w:rsidRDefault="000413F4" w:rsidP="000413F4">
      <w:pPr>
        <w:pStyle w:val="XMLExcerpt"/>
        <w:rPr>
          <w:lang w:val="en-US"/>
        </w:rPr>
      </w:pPr>
      <w:r w:rsidRPr="005223F4">
        <w:rPr>
          <w:lang w:val="en-US"/>
        </w:rPr>
        <w:t xml:space="preserve">          </w:t>
      </w:r>
      <w:ins w:id="1448" w:author="Steve Hanson" w:date="2012-02-23T11:44:00Z">
        <w:r w:rsidR="0098329B">
          <w:rPr>
            <w:lang w:val="en-US"/>
          </w:rPr>
          <w:t xml:space="preserve">  </w:t>
        </w:r>
      </w:ins>
      <w:del w:id="1449" w:author="Steve Hanson" w:date="2012-02-23T11:44:00Z">
        <w:r w:rsidRPr="005223F4" w:rsidDel="0098329B">
          <w:rPr>
            <w:lang w:val="en-US"/>
          </w:rPr>
          <w:delText xml:space="preserve">  </w:delText>
        </w:r>
      </w:del>
      <w:del w:id="1450" w:author="Steve Hanson" w:date="2012-02-23T11:43:00Z">
        <w:r w:rsidRPr="005223F4" w:rsidDel="0098329B">
          <w:rPr>
            <w:lang w:val="en-US"/>
          </w:rPr>
          <w:delText xml:space="preserve"> </w:delText>
        </w:r>
      </w:del>
      <w:r w:rsidRPr="005223F4">
        <w:rPr>
          <w:lang w:val="en-US"/>
        </w:rPr>
        <w:t>&lt;/xs:complexType&gt;</w:t>
      </w:r>
    </w:p>
    <w:p w14:paraId="6ADA10AF" w14:textId="77777777" w:rsidR="0098329B" w:rsidRPr="005223F4" w:rsidRDefault="0098329B" w:rsidP="0098329B">
      <w:pPr>
        <w:pStyle w:val="XMLExcerpt"/>
        <w:rPr>
          <w:ins w:id="1451" w:author="Steve Hanson" w:date="2012-02-23T11:44:00Z"/>
          <w:lang w:val="en-US"/>
        </w:rPr>
      </w:pPr>
      <w:ins w:id="1452" w:author="Steve Hanson" w:date="2012-02-23T11:44:00Z">
        <w:r>
          <w:rPr>
            <w:lang w:val="en-US"/>
          </w:rPr>
          <w:t xml:space="preserve">          </w:t>
        </w:r>
        <w:r w:rsidRPr="005223F4">
          <w:rPr>
            <w:lang w:val="en-US"/>
          </w:rPr>
          <w:t>&lt;/xs:element&gt;</w:t>
        </w:r>
      </w:ins>
    </w:p>
    <w:p w14:paraId="4ABF073B" w14:textId="77777777" w:rsidR="000413F4" w:rsidRPr="005223F4" w:rsidRDefault="000413F4" w:rsidP="000413F4">
      <w:pPr>
        <w:pStyle w:val="XMLExcerpt"/>
        <w:rPr>
          <w:lang w:val="en-US"/>
        </w:rPr>
      </w:pPr>
      <w:r w:rsidRPr="005223F4">
        <w:rPr>
          <w:lang w:val="en-US"/>
        </w:rPr>
        <w:t xml:space="preserve">        </w:t>
      </w:r>
      <w:del w:id="1453" w:author="Steve Hanson" w:date="2012-02-23T11:43:00Z">
        <w:r w:rsidRPr="005223F4" w:rsidDel="0098329B">
          <w:rPr>
            <w:lang w:val="en-US"/>
          </w:rPr>
          <w:delText xml:space="preserve"> </w:delText>
        </w:r>
      </w:del>
      <w:r w:rsidRPr="005223F4">
        <w:rPr>
          <w:lang w:val="en-US"/>
        </w:rPr>
        <w:t>&lt;/xs:sequence&gt;</w:t>
      </w:r>
    </w:p>
    <w:p w14:paraId="1D852D70" w14:textId="77777777" w:rsidR="000413F4" w:rsidRPr="005223F4" w:rsidRDefault="000413F4" w:rsidP="000413F4">
      <w:pPr>
        <w:pStyle w:val="XMLExcerpt"/>
        <w:rPr>
          <w:lang w:val="en-US"/>
        </w:rPr>
      </w:pPr>
      <w:r w:rsidRPr="005223F4">
        <w:rPr>
          <w:lang w:val="en-US"/>
        </w:rPr>
        <w:t xml:space="preserve">      </w:t>
      </w:r>
      <w:del w:id="1454" w:author="Steve Hanson" w:date="2012-02-23T11:43:00Z">
        <w:r w:rsidRPr="005223F4" w:rsidDel="0098329B">
          <w:rPr>
            <w:lang w:val="en-US"/>
          </w:rPr>
          <w:delText xml:space="preserve">  </w:delText>
        </w:r>
      </w:del>
      <w:r w:rsidRPr="005223F4">
        <w:rPr>
          <w:lang w:val="en-US"/>
        </w:rPr>
        <w:t>&lt;/xs:complexType&gt;</w:t>
      </w:r>
    </w:p>
    <w:p w14:paraId="192CF4B6" w14:textId="77777777" w:rsidR="000413F4" w:rsidRPr="005223F4" w:rsidRDefault="000413F4" w:rsidP="000413F4">
      <w:pPr>
        <w:pStyle w:val="XMLExcerpt"/>
        <w:rPr>
          <w:lang w:val="en-US"/>
        </w:rPr>
      </w:pPr>
      <w:r w:rsidRPr="005223F4">
        <w:rPr>
          <w:lang w:val="en-US"/>
        </w:rPr>
        <w:t xml:space="preserve">   </w:t>
      </w:r>
      <w:ins w:id="1455" w:author="Steve Hanson" w:date="2012-02-23T11:43:00Z">
        <w:r w:rsidR="0098329B">
          <w:rPr>
            <w:lang w:val="en-US"/>
          </w:rPr>
          <w:t xml:space="preserve"> </w:t>
        </w:r>
      </w:ins>
      <w:r w:rsidRPr="005223F4">
        <w:rPr>
          <w:lang w:val="en-US"/>
        </w:rPr>
        <w:t>&lt;/xs:element&gt;</w:t>
      </w:r>
    </w:p>
    <w:p w14:paraId="6CB4A77B" w14:textId="77777777" w:rsidR="000413F4" w:rsidRPr="005223F4" w:rsidRDefault="0098329B" w:rsidP="000413F4">
      <w:pPr>
        <w:pStyle w:val="XMLExcerpt"/>
        <w:rPr>
          <w:lang w:val="en-US"/>
        </w:rPr>
      </w:pPr>
      <w:ins w:id="1456" w:author="Steve Hanson" w:date="2012-02-23T11:43:00Z">
        <w:r>
          <w:rPr>
            <w:lang w:val="en-US"/>
          </w:rPr>
          <w:t xml:space="preserve">  </w:t>
        </w:r>
      </w:ins>
      <w:r w:rsidR="000413F4" w:rsidRPr="005223F4">
        <w:rPr>
          <w:lang w:val="en-US"/>
        </w:rPr>
        <w:t>&lt;/xs:choice&gt;</w:t>
      </w:r>
    </w:p>
    <w:p w14:paraId="698A10D1" w14:textId="77777777" w:rsidR="000413F4" w:rsidRPr="005223F4" w:rsidRDefault="000413F4" w:rsidP="000413F4">
      <w:pPr>
        <w:pStyle w:val="XMLExcerpt"/>
        <w:rPr>
          <w:lang w:val="en-US"/>
        </w:rPr>
      </w:pPr>
      <w:r w:rsidRPr="005223F4">
        <w:rPr>
          <w:lang w:val="en-US"/>
        </w:rPr>
        <w:t>&lt;/xs:sequence&gt;</w:t>
      </w:r>
    </w:p>
    <w:p w14:paraId="70B41AEF" w14:textId="77777777" w:rsidR="00F211B0" w:rsidRPr="005223F4" w:rsidRDefault="00F211B0" w:rsidP="00E03AB5"/>
    <w:p w14:paraId="487A2A13" w14:textId="77777777" w:rsidR="00A5134D" w:rsidRPr="005223F4" w:rsidRDefault="00A5134D">
      <w:pPr>
        <w:pStyle w:val="Heading2"/>
      </w:pPr>
      <w:bookmarkStart w:id="1457" w:name="_Toc226450743"/>
      <w:bookmarkStart w:id="1458" w:name="_Ref228949039"/>
      <w:bookmarkStart w:id="1459" w:name="_Toc243112780"/>
      <w:bookmarkStart w:id="1460" w:name="_Ref251074274"/>
      <w:bookmarkStart w:id="1461" w:name="_Ref251074286"/>
      <w:bookmarkStart w:id="1462" w:name="_Toc177399047"/>
      <w:bookmarkStart w:id="1463" w:name="_Toc175057334"/>
      <w:bookmarkStart w:id="1464" w:name="_Toc199516261"/>
      <w:bookmarkStart w:id="1465" w:name="_Toc194983937"/>
      <w:bookmarkStart w:id="1466" w:name="_Toc332724402"/>
      <w:r w:rsidRPr="005223F4">
        <w:t>The dfdl:defineEscapeScheme Annotation Element</w:t>
      </w:r>
      <w:bookmarkEnd w:id="1457"/>
      <w:bookmarkEnd w:id="1458"/>
      <w:bookmarkEnd w:id="1459"/>
      <w:bookmarkEnd w:id="1460"/>
      <w:bookmarkEnd w:id="1461"/>
      <w:bookmarkEnd w:id="1466"/>
    </w:p>
    <w:p w14:paraId="11AD006F" w14:textId="6A6201E2" w:rsidR="00A5134D" w:rsidRPr="005223F4" w:rsidDel="00041028" w:rsidRDefault="00A5134D" w:rsidP="00A5134D">
      <w:pPr>
        <w:pStyle w:val="nobreak"/>
        <w:rPr>
          <w:del w:id="1467" w:author="mbeckerle" w:date="2012-04-22T21:52:00Z"/>
        </w:rPr>
      </w:pPr>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77777777" w:rsidR="00A5134D" w:rsidRPr="005223F4" w:rsidRDefault="00A5134D" w:rsidP="004C4F68">
      <w:pPr>
        <w:pStyle w:val="nobreak"/>
      </w:pPr>
      <w:r w:rsidRPr="005223F4">
        <w:t xml:space="preserve">The construct creates a named escape scheme definition. The value of the name attribute is of XML type NCName. The name will become a member of the schema’s target namespace. These names must be unique within the namespace among escape schemes. </w:t>
      </w:r>
    </w:p>
    <w:p w14:paraId="73AAD661" w14:textId="77777777" w:rsidR="00A5134D" w:rsidRPr="005223F4" w:rsidRDefault="00A5134D" w:rsidP="00A5134D">
      <w:r w:rsidRPr="005223F4">
        <w:t>If multiple dfdl:defineEscapeScheme definitions have the same 'name' attribute, in the same namespace, then it is a schema definition error.</w:t>
      </w:r>
    </w:p>
    <w:p w14:paraId="7BEF46D6" w14:textId="77777777" w:rsidR="00A5134D" w:rsidRPr="005223F4" w:rsidRDefault="00A5134D" w:rsidP="00A5134D">
      <w:pPr>
        <w:pStyle w:val="nobreak"/>
      </w:pPr>
      <w:r w:rsidRPr="005223F4">
        <w:t>Each dfdl:defineEscapeScheme annotation element contains a dfdl:defineEscapeScheme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&lt;xs:schema ...&gt;</w:t>
      </w:r>
    </w:p>
    <w:p w14:paraId="33B3B0F3"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0F981819"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&lt;xs:appinfo source=</w:t>
      </w:r>
      <w:r w:rsidRPr="0098329B">
        <w:rPr>
          <w:rStyle w:val="CodeCharacter"/>
          <w:sz w:val="20"/>
          <w:szCs w:val="20"/>
          <w:lang w:val="en-US"/>
        </w:rPr>
        <w:t>”</w:t>
      </w:r>
      <w:r w:rsidRPr="004F5A23">
        <w:rPr>
          <w:rStyle w:val="CodeCharacter"/>
          <w:sz w:val="20"/>
          <w:szCs w:val="20"/>
          <w:lang w:val="en-US"/>
        </w:rPr>
        <w:t>http://www.ogf.org/dfdl/</w:t>
      </w:r>
      <w:r w:rsidRPr="0098329B">
        <w:rPr>
          <w:rStyle w:val="CodeCharacter"/>
          <w:sz w:val="20"/>
          <w:szCs w:val="20"/>
          <w:lang w:val="en-US"/>
        </w:rPr>
        <w:t>”</w:t>
      </w:r>
      <w:r w:rsidRPr="005223F4">
        <w:rPr>
          <w:rStyle w:val="CodeCharacter"/>
          <w:sz w:val="20"/>
          <w:szCs w:val="20"/>
          <w:lang w:val="en-US"/>
        </w:rPr>
        <w:t>&gt;</w:t>
      </w:r>
    </w:p>
    <w:p w14:paraId="58E124F0"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&lt;dfdl:defineEscapeScheme name=”my</w:t>
      </w:r>
      <w:r w:rsidR="00D72EC9" w:rsidRPr="004F5A23">
        <w:rPr>
          <w:rStyle w:val="CodeCharacter"/>
          <w:sz w:val="20"/>
          <w:szCs w:val="20"/>
          <w:lang w:val="en-US"/>
        </w:rPr>
        <w:t>E</w:t>
      </w:r>
      <w:r w:rsidRPr="004F5A23">
        <w:rPr>
          <w:rStyle w:val="CodeCharacter"/>
          <w:sz w:val="20"/>
          <w:szCs w:val="20"/>
          <w:lang w:val="en-US"/>
        </w:rPr>
        <w:t>scapeScheme”&gt;</w:t>
      </w:r>
    </w:p>
    <w:p w14:paraId="5052EB52"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p>
    <w:p w14:paraId="181A845B" w14:textId="77777777" w:rsidR="0098329B" w:rsidRPr="004F5A23" w:rsidRDefault="00A5134D" w:rsidP="00470F0F">
      <w:pPr>
        <w:pStyle w:val="XMLExcerpt"/>
        <w:rPr>
          <w:ins w:id="1468" w:author="Steve Hanson" w:date="2012-02-23T11:45:00Z"/>
          <w:rStyle w:val="CodeCharacter"/>
          <w:sz w:val="20"/>
          <w:szCs w:val="20"/>
          <w:lang w:val="en-US"/>
        </w:rPr>
      </w:pPr>
      <w:r w:rsidRPr="004F5A23">
        <w:rPr>
          <w:rStyle w:val="CodeCharacter"/>
          <w:sz w:val="20"/>
          <w:szCs w:val="20"/>
          <w:lang w:val="en-US"/>
        </w:rPr>
        <w:t xml:space="preserve">        &lt;dfdl:escapeScheme </w:t>
      </w:r>
      <w:ins w:id="1469" w:author="Steve Hanson" w:date="2012-02-23T11:45:00Z">
        <w:r w:rsidR="0098329B" w:rsidRPr="004F5A23">
          <w:rPr>
            <w:rStyle w:val="CodeCharacter"/>
            <w:sz w:val="20"/>
            <w:szCs w:val="20"/>
            <w:lang w:val="en-US"/>
          </w:rPr>
          <w:t>escapeKind=”escapeCharacter”</w:t>
        </w:r>
      </w:ins>
    </w:p>
    <w:p w14:paraId="4C54492F" w14:textId="77777777" w:rsidR="00A5134D" w:rsidRPr="004F5A23" w:rsidRDefault="0098329B" w:rsidP="00470F0F">
      <w:pPr>
        <w:pStyle w:val="XMLExcerpt"/>
        <w:rPr>
          <w:rStyle w:val="CodeCharacter"/>
          <w:szCs w:val="20"/>
          <w:lang w:val="en-US"/>
        </w:rPr>
      </w:pPr>
      <w:ins w:id="1470" w:author="Steve Hanson" w:date="2012-02-23T11:45:00Z">
        <w:r w:rsidRPr="004F5A23">
          <w:rPr>
            <w:rStyle w:val="CodeCharacter"/>
            <w:sz w:val="20"/>
            <w:szCs w:val="20"/>
            <w:lang w:val="en-US"/>
          </w:rPr>
          <w:t xml:space="preserve">                           </w:t>
        </w:r>
      </w:ins>
      <w:r w:rsidR="00A5134D" w:rsidRPr="004F5A23">
        <w:rPr>
          <w:rStyle w:val="CodeCharacter"/>
          <w:sz w:val="20"/>
          <w:szCs w:val="20"/>
          <w:lang w:val="en-US"/>
        </w:rPr>
        <w:t>escapeCharacter=’/’</w:t>
      </w:r>
      <w:r w:rsidR="00A5134D" w:rsidRPr="004F5A23">
        <w:rPr>
          <w:lang w:val="en-US"/>
        </w:rPr>
        <w:t xml:space="preserve"> </w:t>
      </w:r>
      <w:r w:rsidR="00A5134D" w:rsidRPr="004F5A23">
        <w:rPr>
          <w:rStyle w:val="CodeCharacter"/>
          <w:sz w:val="20"/>
          <w:szCs w:val="20"/>
          <w:lang w:val="en-US"/>
        </w:rPr>
        <w:t>/&gt;</w:t>
      </w:r>
    </w:p>
    <w:p w14:paraId="58887DC5"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r w:rsidRPr="004F5A23">
        <w:rPr>
          <w:rStyle w:val="CodeCharacter"/>
          <w:sz w:val="20"/>
          <w:szCs w:val="20"/>
          <w:lang w:val="en-US"/>
        </w:rPr>
        <w:t xml:space="preserve">       </w:t>
      </w:r>
    </w:p>
    <w:p w14:paraId="074DC569"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w:t>
      </w:r>
      <w:r w:rsidRPr="004F5A23">
        <w:rPr>
          <w:lang w:val="en-US"/>
        </w:rPr>
        <w:t>&lt;/dfdl:defineEscapeScheme&gt;</w:t>
      </w:r>
    </w:p>
    <w:p w14:paraId="4D9B14A0" w14:textId="77777777" w:rsidR="00A5134D" w:rsidRPr="005223F4" w:rsidRDefault="00A5134D" w:rsidP="00470F0F">
      <w:pPr>
        <w:pStyle w:val="XMLExcerpt"/>
        <w:rPr>
          <w:rStyle w:val="CodeCharacter"/>
          <w:sz w:val="20"/>
          <w:szCs w:val="20"/>
          <w:lang w:val="en-US"/>
        </w:rPr>
      </w:pPr>
      <w:r w:rsidRPr="005223F4">
        <w:rPr>
          <w:rStyle w:val="CodeCharacter"/>
          <w:b/>
          <w:sz w:val="20"/>
          <w:szCs w:val="20"/>
          <w:lang w:val="en-US"/>
        </w:rPr>
        <w:t xml:space="preserve">    </w:t>
      </w:r>
      <w:r w:rsidRPr="004F5A23">
        <w:rPr>
          <w:rStyle w:val="CodeCharacter"/>
          <w:sz w:val="20"/>
          <w:szCs w:val="20"/>
          <w:lang w:val="en-US"/>
        </w:rPr>
        <w:t>&lt;/</w:t>
      </w:r>
      <w:r w:rsidRPr="005223F4">
        <w:rPr>
          <w:rStyle w:val="CodeCharacter"/>
          <w:sz w:val="20"/>
          <w:szCs w:val="20"/>
          <w:lang w:val="en-US"/>
        </w:rPr>
        <w:t>xs:appinfo&gt;</w:t>
      </w:r>
    </w:p>
    <w:p w14:paraId="517322E7"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490EDD85" w14:textId="77777777" w:rsidR="00A5134D" w:rsidRPr="005223F4" w:rsidRDefault="0098329B" w:rsidP="00470F0F">
      <w:pPr>
        <w:pStyle w:val="XMLExcerpt"/>
        <w:rPr>
          <w:rStyle w:val="CodeCharacter"/>
          <w:sz w:val="20"/>
          <w:szCs w:val="20"/>
          <w:lang w:val="en-US"/>
        </w:rPr>
      </w:pPr>
      <w:ins w:id="1471" w:author="Steve Hanson" w:date="2012-02-23T11:45:00Z">
        <w:r>
          <w:rPr>
            <w:rStyle w:val="CodeCharacter"/>
            <w:sz w:val="20"/>
            <w:szCs w:val="20"/>
            <w:lang w:val="en-US"/>
          </w:rPr>
          <w:t xml:space="preserve">  </w:t>
        </w:r>
      </w:ins>
      <w:r w:rsidR="00A5134D" w:rsidRPr="005223F4">
        <w:rPr>
          <w:rStyle w:val="CodeCharacter"/>
          <w:sz w:val="20"/>
          <w:szCs w:val="20"/>
          <w:lang w:val="en-US"/>
        </w:rPr>
        <w:t>...</w:t>
      </w:r>
    </w:p>
    <w:p w14:paraId="5A551CD8" w14:textId="77777777" w:rsidR="00A5134D" w:rsidRPr="005223F4" w:rsidRDefault="00A5134D" w:rsidP="00470F0F">
      <w:pPr>
        <w:pStyle w:val="XMLExcerpt"/>
        <w:rPr>
          <w:lang w:val="en-US"/>
        </w:rPr>
      </w:pPr>
      <w:r w:rsidRPr="005223F4">
        <w:rPr>
          <w:rStyle w:val="CodeCharacter"/>
          <w:sz w:val="20"/>
          <w:szCs w:val="20"/>
          <w:lang w:val="en-US"/>
        </w:rPr>
        <w:t>&lt;/xs:schema&gt;</w:t>
      </w:r>
    </w:p>
    <w:p w14:paraId="0E406908" w14:textId="4CEF1F48" w:rsidR="00A5134D" w:rsidRPr="005223F4" w:rsidDel="00041028" w:rsidRDefault="00A5134D" w:rsidP="00A5134D">
      <w:pPr>
        <w:rPr>
          <w:del w:id="1472" w:author="mbeckerle" w:date="2012-04-22T21:52:00Z"/>
        </w:rPr>
      </w:pPr>
    </w:p>
    <w:p w14:paraId="580A1439" w14:textId="77777777" w:rsidR="00A5134D" w:rsidRDefault="00A5134D" w:rsidP="00A5134D">
      <w:pPr>
        <w:pStyle w:val="nobreak"/>
        <w:rPr>
          <w:ins w:id="1473" w:author="Steve Hanson" w:date="2012-02-23T11:47:00Z"/>
        </w:rPr>
      </w:pPr>
      <w:r w:rsidRPr="005223F4">
        <w:t xml:space="preserve">A dfdl:defineEscapeScheme serves only to supply a named definition for an escapeScheme for reuse from other places. It does not cause any use of the representation properties it contains to describe any actual data. </w:t>
      </w:r>
    </w:p>
    <w:p w14:paraId="15B6B104" w14:textId="0C8FE161" w:rsidR="0098329B" w:rsidRPr="0098329B" w:rsidDel="00041028" w:rsidRDefault="0098329B">
      <w:pPr>
        <w:rPr>
          <w:del w:id="1474" w:author="mbeckerle" w:date="2012-04-22T21:52:00Z"/>
        </w:rPr>
        <w:pPrChange w:id="1475" w:author="Steve Hanson" w:date="2012-02-23T11:47:00Z">
          <w:pPr>
            <w:pStyle w:val="nobreak"/>
          </w:pPr>
        </w:pPrChange>
      </w:pPr>
      <w:bookmarkStart w:id="1476" w:name="_Toc322911574"/>
      <w:bookmarkStart w:id="1477" w:name="_Toc322912113"/>
      <w:bookmarkStart w:id="1478" w:name="_Toc329092963"/>
      <w:bookmarkStart w:id="1479" w:name="_Toc332701476"/>
      <w:bookmarkStart w:id="1480" w:name="_Toc332701783"/>
      <w:bookmarkStart w:id="1481" w:name="_Toc332711577"/>
      <w:bookmarkStart w:id="1482" w:name="_Toc332711885"/>
      <w:bookmarkStart w:id="1483" w:name="_Toc332712187"/>
      <w:bookmarkStart w:id="1484" w:name="_Toc332724103"/>
      <w:bookmarkStart w:id="1485" w:name="_Toc332724403"/>
      <w:bookmarkEnd w:id="1476"/>
      <w:bookmarkEnd w:id="1477"/>
      <w:bookmarkEnd w:id="1478"/>
      <w:bookmarkEnd w:id="1479"/>
      <w:bookmarkEnd w:id="1480"/>
      <w:bookmarkEnd w:id="1481"/>
      <w:bookmarkEnd w:id="1482"/>
      <w:bookmarkEnd w:id="1483"/>
      <w:bookmarkEnd w:id="1484"/>
      <w:bookmarkEnd w:id="1485"/>
    </w:p>
    <w:p w14:paraId="1CB1A5EB" w14:textId="77777777" w:rsidR="00A5134D" w:rsidRPr="005223F4" w:rsidRDefault="00A5134D" w:rsidP="00A5134D">
      <w:pPr>
        <w:pStyle w:val="Heading3"/>
      </w:pPr>
      <w:bookmarkStart w:id="1486" w:name="_Toc243112781"/>
      <w:bookmarkStart w:id="1487" w:name="_Toc332724404"/>
      <w:r w:rsidRPr="005223F4">
        <w:t>Using/Referencing a Named escapeScheme Definition</w:t>
      </w:r>
      <w:bookmarkEnd w:id="1486"/>
      <w:bookmarkEnd w:id="1487"/>
    </w:p>
    <w:p w14:paraId="6636FC70" w14:textId="06C60003" w:rsidR="00A5134D" w:rsidRPr="005223F4" w:rsidDel="00041028" w:rsidRDefault="00A5134D" w:rsidP="00A5134D">
      <w:pPr>
        <w:pStyle w:val="nobreak"/>
        <w:rPr>
          <w:del w:id="1488" w:author="mbeckerle" w:date="2012-04-22T21:52:00Z"/>
        </w:rPr>
      </w:pPr>
    </w:p>
    <w:p w14:paraId="667F4D3F" w14:textId="77777777" w:rsidR="00A5134D" w:rsidRPr="005223F4" w:rsidRDefault="00A5134D" w:rsidP="00A5134D">
      <w:pPr>
        <w:pStyle w:val="nobreak"/>
      </w:pPr>
      <w:r w:rsidRPr="005223F4">
        <w:t>A named, reusable, escape scheme is used by referring to its name from an</w:t>
      </w:r>
      <w:r w:rsidRPr="005223F4">
        <w:rPr>
          <w:szCs w:val="20"/>
        </w:rPr>
        <w:t xml:space="preserve">                           escapeSchemeRef</w:t>
      </w:r>
      <w:r w:rsidRPr="005223F4">
        <w:t xml:space="preserve"> property on an element. For example:</w:t>
      </w:r>
    </w:p>
    <w:p w14:paraId="3CC34DB1"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&lt;xs:element name="foo" type="xs:string" &gt;</w:t>
      </w:r>
      <w:r w:rsidRPr="005223F4">
        <w:rPr>
          <w:rStyle w:val="CodeCharacter"/>
          <w:sz w:val="20"/>
          <w:szCs w:val="20"/>
          <w:lang w:val="en-US"/>
        </w:rPr>
        <w:br/>
        <w:t xml:space="preserve">  &lt;xs:annotation&gt;&lt;xs:appinfo source=”</w:t>
      </w:r>
      <w:hyperlink r:id="rId20" w:history="1">
        <w:r w:rsidRPr="005223F4">
          <w:rPr>
            <w:rStyle w:val="CodeCharacter"/>
            <w:sz w:val="20"/>
            <w:szCs w:val="20"/>
            <w:lang w:val="en-US"/>
          </w:rPr>
          <w:t>http://www.ogf.org/dfdl/”</w:t>
        </w:r>
      </w:hyperlink>
      <w:r w:rsidRPr="005223F4">
        <w:rPr>
          <w:rStyle w:val="CodeCharacter"/>
          <w:sz w:val="20"/>
          <w:szCs w:val="20"/>
          <w:lang w:val="en-US"/>
        </w:rPr>
        <w:t>&gt;</w:t>
      </w:r>
    </w:p>
    <w:p w14:paraId="2B88570B" w14:textId="77777777" w:rsidR="00A5134D" w:rsidRPr="005223F4" w:rsidRDefault="00A5134D" w:rsidP="00470F0F">
      <w:pPr>
        <w:pStyle w:val="XMLExcerpt"/>
        <w:rPr>
          <w:rStyle w:val="CodeCharacter"/>
          <w:sz w:val="20"/>
          <w:szCs w:val="20"/>
          <w:lang w:val="en-US"/>
        </w:rPr>
      </w:pPr>
      <w:del w:id="1489" w:author="Steve Hanson" w:date="2012-02-23T11:46:00Z">
        <w:r w:rsidRPr="005223F4" w:rsidDel="0098329B">
          <w:rPr>
            <w:rStyle w:val="CodeCharacter"/>
            <w:sz w:val="20"/>
            <w:szCs w:val="20"/>
            <w:lang w:val="en-US"/>
          </w:rPr>
          <w:br/>
        </w:r>
      </w:del>
      <w:r w:rsidR="00470F0F" w:rsidRPr="005223F4">
        <w:rPr>
          <w:rStyle w:val="CodeCharacter"/>
          <w:sz w:val="20"/>
          <w:szCs w:val="20"/>
          <w:lang w:val="en-US"/>
        </w:rPr>
        <w:t xml:space="preserve">    </w:t>
      </w:r>
      <w:del w:id="1490" w:author="Steve Hanson" w:date="2012-02-23T11:46:00Z">
        <w:r w:rsidR="00470F0F" w:rsidRPr="005223F4" w:rsidDel="0098329B">
          <w:rPr>
            <w:rStyle w:val="CodeCharacter"/>
            <w:sz w:val="20"/>
            <w:szCs w:val="20"/>
            <w:lang w:val="en-US"/>
          </w:rPr>
          <w:delText xml:space="preserve">    </w:delText>
        </w:r>
      </w:del>
      <w:r w:rsidRPr="005223F4">
        <w:rPr>
          <w:rStyle w:val="CodeCharacter"/>
          <w:sz w:val="20"/>
          <w:szCs w:val="20"/>
          <w:lang w:val="en-US"/>
        </w:rPr>
        <w:t xml:space="preserve">&lt;dfdl:element representation="text"  </w:t>
      </w:r>
      <w:r w:rsidRPr="005223F4">
        <w:rPr>
          <w:rStyle w:val="CodeCharacter"/>
          <w:sz w:val="20"/>
          <w:szCs w:val="20"/>
          <w:lang w:val="en-US"/>
        </w:rPr>
        <w:br/>
        <w:t xml:space="preserve">    </w:t>
      </w:r>
      <w:ins w:id="1491" w:author="Steve Hanson" w:date="2012-02-23T11:46:00Z">
        <w:r w:rsidR="0098329B">
          <w:rPr>
            <w:rStyle w:val="CodeCharacter"/>
            <w:sz w:val="20"/>
            <w:szCs w:val="20"/>
            <w:lang w:val="en-US"/>
          </w:rPr>
          <w:t xml:space="preserve">    </w:t>
        </w:r>
      </w:ins>
      <w:r w:rsidRPr="005223F4">
        <w:rPr>
          <w:rStyle w:val="CodeCharacter"/>
          <w:sz w:val="20"/>
          <w:szCs w:val="20"/>
          <w:lang w:val="en-US"/>
        </w:rPr>
        <w:t xml:space="preserve">          escapeSchemeRef</w:t>
      </w:r>
      <w:r w:rsidRPr="004F5A23">
        <w:rPr>
          <w:rStyle w:val="CodeCharacter"/>
          <w:bCs/>
          <w:sz w:val="20"/>
          <w:szCs w:val="20"/>
          <w:lang w:val="en-US"/>
        </w:rPr>
        <w:t>=</w:t>
      </w:r>
      <w:r w:rsidRPr="005223F4">
        <w:rPr>
          <w:rStyle w:val="CodeCharacter"/>
          <w:sz w:val="20"/>
          <w:szCs w:val="20"/>
          <w:lang w:val="en-US"/>
        </w:rPr>
        <w:t>"myEscapeScheme"/&gt;</w:t>
      </w:r>
    </w:p>
    <w:p w14:paraId="28800F5F" w14:textId="77777777" w:rsidR="00781C6E" w:rsidRPr="005223F4" w:rsidRDefault="00A5134D" w:rsidP="00470F0F">
      <w:pPr>
        <w:pStyle w:val="XMLExcerpt"/>
        <w:rPr>
          <w:lang w:val="en-US"/>
        </w:rPr>
      </w:pPr>
      <w:del w:id="1492" w:author="Steve Hanson" w:date="2012-02-23T11:46:00Z">
        <w:r w:rsidRPr="005223F4" w:rsidDel="0098329B">
          <w:rPr>
            <w:rStyle w:val="CodeCharacter"/>
            <w:sz w:val="20"/>
            <w:szCs w:val="20"/>
            <w:lang w:val="en-US"/>
          </w:rPr>
          <w:delText xml:space="preserve"> </w:delText>
        </w:r>
        <w:r w:rsidRPr="005223F4" w:rsidDel="0098329B">
          <w:rPr>
            <w:rStyle w:val="CodeCharacter"/>
            <w:sz w:val="20"/>
            <w:szCs w:val="20"/>
            <w:lang w:val="en-US"/>
          </w:rPr>
          <w:br/>
        </w:r>
      </w:del>
      <w:r w:rsidRPr="005223F4">
        <w:rPr>
          <w:rStyle w:val="CodeCharacter"/>
          <w:sz w:val="20"/>
          <w:szCs w:val="20"/>
          <w:lang w:val="en-US"/>
        </w:rPr>
        <w:t xml:space="preserve">  &lt;/xs:appinfo&gt;&lt;/xs:annotation&gt;</w:t>
      </w:r>
      <w:r w:rsidRPr="005223F4">
        <w:rPr>
          <w:rStyle w:val="CodeCharacter"/>
          <w:sz w:val="20"/>
          <w:szCs w:val="20"/>
          <w:lang w:val="en-US"/>
        </w:rPr>
        <w:br/>
        <w:t>&lt;/xs:element&gt;</w:t>
      </w:r>
      <w:bookmarkEnd w:id="1462"/>
      <w:bookmarkEnd w:id="1463"/>
      <w:bookmarkEnd w:id="1464"/>
      <w:bookmarkEnd w:id="1465"/>
      <w:r w:rsidR="00781C6E" w:rsidRPr="005223F4">
        <w:rPr>
          <w:lang w:val="en-US"/>
        </w:rPr>
        <w:t xml:space="preserve"> </w:t>
      </w:r>
    </w:p>
    <w:p w14:paraId="53DA8933" w14:textId="77777777" w:rsidR="00A5134D" w:rsidRPr="005223F4" w:rsidRDefault="00A5134D">
      <w:pPr>
        <w:pStyle w:val="Heading2"/>
      </w:pPr>
      <w:bookmarkStart w:id="1493" w:name="_Ref220489733"/>
      <w:bookmarkStart w:id="1494" w:name="_Toc226450744"/>
      <w:bookmarkStart w:id="1495" w:name="_Toc243112782"/>
      <w:bookmarkStart w:id="1496" w:name="_Toc177399048"/>
      <w:bookmarkStart w:id="1497" w:name="_Toc175057335"/>
      <w:bookmarkStart w:id="1498" w:name="_Toc199516262"/>
      <w:bookmarkStart w:id="1499" w:name="_Toc194983938"/>
      <w:bookmarkStart w:id="1500" w:name="_Toc332724405"/>
      <w:r w:rsidRPr="005223F4">
        <w:t>The dfdl:escap</w:t>
      </w:r>
      <w:ins w:id="1501" w:author="Steve Hanson" w:date="2012-02-23T14:31:00Z">
        <w:del w:id="1502" w:author="mbeckerle" w:date="2012-03-24T13:33:00Z">
          <w:r w:rsidR="00806B36" w:rsidDel="00815A7A">
            <w:delText>bv</w:delText>
          </w:r>
        </w:del>
      </w:ins>
      <w:r w:rsidRPr="005223F4">
        <w:t>eScheme Annotation Element</w:t>
      </w:r>
      <w:bookmarkEnd w:id="1493"/>
      <w:bookmarkEnd w:id="1494"/>
      <w:bookmarkEnd w:id="1495"/>
      <w:bookmarkEnd w:id="1500"/>
    </w:p>
    <w:p w14:paraId="01CE53A1" w14:textId="77777777" w:rsidR="00A5134D" w:rsidRPr="005223F4" w:rsidRDefault="00A5134D" w:rsidP="00A5134D">
      <w:pPr>
        <w:pStyle w:val="nobreak"/>
      </w:pPr>
      <w:r w:rsidRPr="005223F4">
        <w:t>The escapeScheme annotation is used within a</w:t>
      </w:r>
      <w:r w:rsidR="00C9289B">
        <w:t xml:space="preserve"> dfdl:defineEscapeScheme </w:t>
      </w:r>
      <w:r w:rsidRPr="005223F4">
        <w:t xml:space="preserve">annotation to group the properties of an escape scheme and allows a common set of attributes 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A5134D">
      <w:pPr>
        <w:pStyle w:val="nobreak"/>
        <w:numPr>
          <w:ilvl w:val="0"/>
          <w:numId w:val="44"/>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A5134D">
      <w:pPr>
        <w:pStyle w:val="nobreak"/>
        <w:numPr>
          <w:ilvl w:val="0"/>
          <w:numId w:val="44"/>
        </w:numPr>
      </w:pPr>
      <w:r w:rsidRPr="005223F4">
        <w:t>The use of a pair of escape strings to cause the enclosed group of characters to be interpreted literally. The ending escape string is escaped by the escape escape character.</w:t>
      </w:r>
    </w:p>
    <w:p w14:paraId="235D27D0" w14:textId="77777777" w:rsidR="00A5134D" w:rsidRPr="005223F4" w:rsidRDefault="00A5134D" w:rsidP="00A5134D">
      <w:r w:rsidRPr="005223F4">
        <w:t>On parsing, the escape scheme is applied after padding characters are trimmed and on unparsing before padding characters are added.</w:t>
      </w:r>
    </w:p>
    <w:p w14:paraId="47CD0E29" w14:textId="77777777" w:rsidR="00A5134D" w:rsidRPr="005223F4" w:rsidRDefault="00A5134D" w:rsidP="00A5134D">
      <w:r w:rsidRPr="005223F4">
        <w:t>DFDL does not provide a substitution mechanism similar to XML which would replace a character entity such as &amp;lt; with its literal value &lt;.</w:t>
      </w:r>
    </w:p>
    <w:p w14:paraId="20A50C32" w14:textId="77777777" w:rsidR="00D04199" w:rsidRPr="005223F4" w:rsidDel="0098329B" w:rsidRDefault="00A5134D" w:rsidP="002614BB">
      <w:pPr>
        <w:rPr>
          <w:del w:id="1503" w:author="Steve Hanson" w:date="2012-02-23T11:47:00Z"/>
        </w:rPr>
      </w:pPr>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D04199">
        <w:rPr>
          <w:cs/>
        </w:rPr>
        <w:t>‎</w:t>
      </w:r>
      <w:r w:rsidR="00D04199">
        <w:t>13.2.1</w:t>
      </w:r>
      <w:r w:rsidR="00D1349C" w:rsidRPr="005223F4">
        <w:fldChar w:fldCharType="end"/>
      </w:r>
      <w:r w:rsidR="00620562" w:rsidRPr="005223F4">
        <w:fldChar w:fldCharType="begin"/>
      </w:r>
      <w:r w:rsidR="00620562" w:rsidRPr="005223F4">
        <w:instrText xml:space="preserve"> REF _Ref228950351 \h </w:instrText>
      </w:r>
      <w:r w:rsidR="00620562" w:rsidRPr="005223F4">
        <w:fldChar w:fldCharType="separate"/>
      </w:r>
      <w:ins w:id="1504" w:author="Steve Hanson" w:date="2012-02-23T11:47:00Z">
        <w:r w:rsidR="0098329B">
          <w:t xml:space="preserve"> </w:t>
        </w:r>
      </w:ins>
    </w:p>
    <w:p w14:paraId="76D190B5" w14:textId="77777777" w:rsidR="00D22B50" w:rsidRPr="005223F4" w:rsidRDefault="00D04199" w:rsidP="00127242">
      <w:r w:rsidRPr="005223F4">
        <w:t>The dfdl:escapeScheme Properties</w:t>
      </w:r>
      <w:r w:rsidR="00620562" w:rsidRPr="005223F4">
        <w:fldChar w:fldCharType="end"/>
      </w:r>
      <w:bookmarkStart w:id="1505" w:name="_Toc243112783"/>
      <w:bookmarkStart w:id="1506" w:name="_Ref251074718"/>
      <w:bookmarkStart w:id="1507" w:name="_Ref251074722"/>
      <w:ins w:id="1508" w:author="Steve Hanson" w:date="2012-02-23T11:47:00Z">
        <w:r w:rsidR="0098329B">
          <w:t>.</w:t>
        </w:r>
      </w:ins>
    </w:p>
    <w:p w14:paraId="60A978F2" w14:textId="74FB2849" w:rsidR="00127242" w:rsidRPr="005223F4" w:rsidDel="00041028" w:rsidRDefault="00127242" w:rsidP="00127242">
      <w:pPr>
        <w:rPr>
          <w:del w:id="1509" w:author="mbeckerle" w:date="2012-04-22T21:52:00Z"/>
        </w:rPr>
      </w:pPr>
      <w:bookmarkStart w:id="1510" w:name="_Toc322911577"/>
      <w:bookmarkStart w:id="1511" w:name="_Toc322912116"/>
      <w:bookmarkStart w:id="1512" w:name="_Toc329092966"/>
      <w:bookmarkStart w:id="1513" w:name="_Toc332701479"/>
      <w:bookmarkStart w:id="1514" w:name="_Toc332701786"/>
      <w:bookmarkStart w:id="1515" w:name="_Toc332711580"/>
      <w:bookmarkStart w:id="1516" w:name="_Toc332711888"/>
      <w:bookmarkStart w:id="1517" w:name="_Toc332712190"/>
      <w:bookmarkStart w:id="1518" w:name="_Toc332724106"/>
      <w:bookmarkStart w:id="1519" w:name="_Toc332724406"/>
      <w:bookmarkEnd w:id="1510"/>
      <w:bookmarkEnd w:id="1511"/>
      <w:bookmarkEnd w:id="1512"/>
      <w:bookmarkEnd w:id="1513"/>
      <w:bookmarkEnd w:id="1514"/>
      <w:bookmarkEnd w:id="1515"/>
      <w:bookmarkEnd w:id="1516"/>
      <w:bookmarkEnd w:id="1517"/>
      <w:bookmarkEnd w:id="1518"/>
      <w:bookmarkEnd w:id="1519"/>
    </w:p>
    <w:p w14:paraId="6091CC3B" w14:textId="77777777" w:rsidR="00D65275" w:rsidRPr="005223F4" w:rsidRDefault="00D65275">
      <w:pPr>
        <w:pStyle w:val="Heading2"/>
      </w:pPr>
      <w:bookmarkStart w:id="1520" w:name="_Toc177399050"/>
      <w:bookmarkStart w:id="1521" w:name="_Toc175057337"/>
      <w:bookmarkStart w:id="1522" w:name="_Toc199516264"/>
      <w:bookmarkStart w:id="1523" w:name="_Toc194983940"/>
      <w:bookmarkStart w:id="1524" w:name="_Ref222567026"/>
      <w:bookmarkStart w:id="1525" w:name="_Toc243112791"/>
      <w:bookmarkStart w:id="1526" w:name="_Toc332724407"/>
      <w:bookmarkEnd w:id="1496"/>
      <w:bookmarkEnd w:id="1497"/>
      <w:bookmarkEnd w:id="1498"/>
      <w:bookmarkEnd w:id="1499"/>
      <w:bookmarkEnd w:id="1505"/>
      <w:bookmarkEnd w:id="1506"/>
      <w:bookmarkEnd w:id="1507"/>
      <w:r w:rsidRPr="005223F4">
        <w:t>The dfdl:defineVariable</w:t>
      </w:r>
      <w:r w:rsidR="000C2A18" w:rsidRPr="005223F4">
        <w:t xml:space="preserve"> Annotation Element</w:t>
      </w:r>
      <w:bookmarkEnd w:id="1520"/>
      <w:bookmarkEnd w:id="1521"/>
      <w:bookmarkEnd w:id="1522"/>
      <w:bookmarkEnd w:id="1523"/>
      <w:bookmarkEnd w:id="1524"/>
      <w:bookmarkEnd w:id="1525"/>
      <w:bookmarkEnd w:id="1526"/>
    </w:p>
    <w:p w14:paraId="5454D7FD" w14:textId="6245775F" w:rsidR="00321C8F" w:rsidRPr="005223F4" w:rsidDel="00041028" w:rsidRDefault="00321C8F" w:rsidP="00321C8F">
      <w:pPr>
        <w:pStyle w:val="nobreak"/>
        <w:rPr>
          <w:del w:id="1527" w:author="mbeckerle" w:date="2012-04-22T21:52:00Z"/>
        </w:rPr>
      </w:pPr>
    </w:p>
    <w:p w14:paraId="55EED59B" w14:textId="77777777" w:rsidR="002F6BDF" w:rsidRPr="005223F4" w:rsidRDefault="002F6BDF" w:rsidP="002F6BDF">
      <w:pPr>
        <w:pStyle w:val="nobreak"/>
      </w:pPr>
      <w:r w:rsidRPr="005223F4">
        <w:t xml:space="preserve">Variables provide a means for communication within a </w:t>
      </w:r>
      <w:ins w:id="1528" w:author="Steve Hanson" w:date="2012-02-23T11:48:00Z">
        <w:r w:rsidR="0098329B">
          <w:t xml:space="preserve">set of </w:t>
        </w:r>
      </w:ins>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0C86BAF7" w14:textId="1E016549" w:rsidR="00C46F79" w:rsidRPr="005223F4" w:rsidDel="00041028" w:rsidRDefault="00C46F79" w:rsidP="002F6BDF">
      <w:pPr>
        <w:rPr>
          <w:del w:id="1529" w:author="mbeckerle" w:date="2012-04-22T21:52:00Z"/>
        </w:rPr>
      </w:pPr>
    </w:p>
    <w:p w14:paraId="27BF5C9D" w14:textId="77777777" w:rsidR="002F6BDF" w:rsidRPr="005223F4" w:rsidRDefault="002F6BDF" w:rsidP="00C46F79">
      <w:pPr>
        <w:pStyle w:val="XMLExcerpt"/>
        <w:rPr>
          <w:lang w:val="en-US"/>
        </w:rPr>
      </w:pPr>
      <w:r w:rsidRPr="005223F4">
        <w:rPr>
          <w:lang w:val="en-US"/>
        </w:rPr>
        <w:t>&lt;dfdl:defineVariable</w:t>
      </w:r>
    </w:p>
    <w:p w14:paraId="7350C66D" w14:textId="77777777" w:rsidR="002F6BDF" w:rsidRPr="005223F4" w:rsidRDefault="002F6BDF" w:rsidP="00C46F79">
      <w:pPr>
        <w:pStyle w:val="XMLExcerpt"/>
        <w:rPr>
          <w:lang w:val="en-US"/>
        </w:rPr>
      </w:pPr>
      <w:r w:rsidRPr="005223F4">
        <w:rPr>
          <w:lang w:val="en-US"/>
        </w:rPr>
        <w:tab/>
      </w:r>
      <w:r w:rsidRPr="004F5A23">
        <w:rPr>
          <w:bCs/>
          <w:lang w:val="en-US"/>
        </w:rPr>
        <w:t>name</w:t>
      </w:r>
      <w:r w:rsidRPr="005223F4">
        <w:rPr>
          <w:lang w:val="en-US"/>
        </w:rPr>
        <w:t xml:space="preserve"> = </w:t>
      </w:r>
      <w:r w:rsidR="00F26244" w:rsidRPr="005223F4">
        <w:rPr>
          <w:i/>
          <w:iCs/>
          <w:lang w:val="en-US"/>
        </w:rPr>
        <w:t>NCName</w:t>
      </w:r>
    </w:p>
    <w:p w14:paraId="7CD94A2A" w14:textId="77777777" w:rsidR="002F6BDF" w:rsidRPr="005223F4" w:rsidRDefault="002F6BDF" w:rsidP="00C46F79">
      <w:pPr>
        <w:pStyle w:val="XMLExcerpt"/>
        <w:rPr>
          <w:lang w:val="en-US"/>
        </w:rPr>
      </w:pPr>
      <w:r w:rsidRPr="005223F4">
        <w:rPr>
          <w:lang w:val="en-US"/>
        </w:rPr>
        <w:tab/>
        <w:t xml:space="preserve">type? = </w:t>
      </w:r>
      <w:r w:rsidRPr="005223F4">
        <w:rPr>
          <w:i/>
          <w:iCs/>
          <w:lang w:val="en-US"/>
        </w:rPr>
        <w:t>qname</w:t>
      </w:r>
    </w:p>
    <w:p w14:paraId="36FF3627" w14:textId="77777777" w:rsidR="002F6BDF" w:rsidRPr="005223F4" w:rsidRDefault="0098329B" w:rsidP="006819B0">
      <w:pPr>
        <w:pStyle w:val="XMLExcerpt"/>
        <w:rPr>
          <w:i/>
          <w:iCs/>
          <w:lang w:val="en-US"/>
        </w:rPr>
      </w:pPr>
      <w:ins w:id="1530" w:author="Steve Hanson" w:date="2012-02-23T11:48:00Z">
        <w:r>
          <w:rPr>
            <w:lang w:val="en-US"/>
          </w:rPr>
          <w:t xml:space="preserve">      </w:t>
        </w:r>
      </w:ins>
      <w:r w:rsidR="002F6BDF" w:rsidRPr="005223F4">
        <w:rPr>
          <w:lang w:val="en-US"/>
        </w:rPr>
        <w:t xml:space="preserve">defaultValue? = </w:t>
      </w:r>
      <w:r w:rsidR="006819B0" w:rsidRPr="005223F4">
        <w:rPr>
          <w:i/>
          <w:iCs/>
          <w:lang w:val="en-US"/>
        </w:rPr>
        <w:t>logical value</w:t>
      </w:r>
      <w:r w:rsidR="00C66DF9" w:rsidRPr="005223F4">
        <w:rPr>
          <w:i/>
          <w:iCs/>
          <w:lang w:val="en-US"/>
        </w:rPr>
        <w:t xml:space="preserve"> or dfdl </w:t>
      </w:r>
      <w:r w:rsidR="002F6BDF" w:rsidRPr="005223F4">
        <w:rPr>
          <w:i/>
          <w:iCs/>
          <w:lang w:val="en-US"/>
        </w:rPr>
        <w:t xml:space="preserve">expression </w:t>
      </w:r>
    </w:p>
    <w:p w14:paraId="77CD4A9C" w14:textId="77777777" w:rsidR="002F6BDF" w:rsidRPr="005223F4" w:rsidRDefault="0098329B" w:rsidP="00C46F79">
      <w:pPr>
        <w:pStyle w:val="XMLExcerpt"/>
        <w:rPr>
          <w:i/>
          <w:iCs/>
          <w:lang w:val="en-US"/>
        </w:rPr>
      </w:pPr>
      <w:ins w:id="1531" w:author="Steve Hanson" w:date="2012-02-23T11:48:00Z">
        <w:r>
          <w:rPr>
            <w:lang w:val="en-US"/>
          </w:rPr>
          <w:t xml:space="preserve">      </w:t>
        </w:r>
      </w:ins>
      <w:r w:rsidR="002F6BDF" w:rsidRPr="00E268CD">
        <w:rPr>
          <w:lang w:val="en-US"/>
        </w:rPr>
        <w:t>external?</w:t>
      </w:r>
      <w:r w:rsidR="002F6BDF" w:rsidRPr="005223F4">
        <w:rPr>
          <w:i/>
          <w:iCs/>
          <w:lang w:val="en-US"/>
        </w:rPr>
        <w:t xml:space="preserve"> = ‘false’ | ‘true’ </w:t>
      </w:r>
      <w:r w:rsidR="002F6BDF" w:rsidRPr="005223F4">
        <w:rPr>
          <w:lang w:val="en-US"/>
        </w:rPr>
        <w:t>&gt;</w:t>
      </w:r>
    </w:p>
    <w:p w14:paraId="19B437B6" w14:textId="77777777" w:rsidR="002F6BDF" w:rsidRPr="005223F4" w:rsidRDefault="0098329B" w:rsidP="006819B0">
      <w:pPr>
        <w:pStyle w:val="XMLExcerpt"/>
        <w:rPr>
          <w:lang w:val="en-US"/>
        </w:rPr>
      </w:pPr>
      <w:ins w:id="1532" w:author="Steve Hanson" w:date="2012-02-23T11:48:00Z">
        <w:r>
          <w:rPr>
            <w:lang w:val="en-US"/>
          </w:rPr>
          <w:t xml:space="preserve">  </w:t>
        </w:r>
      </w:ins>
      <w:r w:rsidR="002F6BDF" w:rsidRPr="005223F4">
        <w:rPr>
          <w:lang w:val="en-US"/>
        </w:rPr>
        <w:t>&lt;!-- Content:</w:t>
      </w:r>
      <w:r w:rsidR="006819B0" w:rsidRPr="005223F4">
        <w:rPr>
          <w:i/>
          <w:iCs/>
          <w:lang w:val="en-US"/>
        </w:rPr>
        <w:t xml:space="preserve"> logical value</w:t>
      </w:r>
      <w:r w:rsidR="00C66DF9" w:rsidRPr="005223F4">
        <w:rPr>
          <w:i/>
          <w:iCs/>
          <w:lang w:val="en-US"/>
        </w:rPr>
        <w:t xml:space="preserve"> or dfdl </w:t>
      </w:r>
      <w:r w:rsidR="002F6BDF" w:rsidRPr="005223F4">
        <w:rPr>
          <w:i/>
          <w:iCs/>
          <w:lang w:val="en-US"/>
        </w:rPr>
        <w:t>expression</w:t>
      </w:r>
      <w:r w:rsidR="002F6BDF" w:rsidRPr="005223F4">
        <w:rPr>
          <w:lang w:val="en-US"/>
        </w:rPr>
        <w:t xml:space="preserve"> (default value) --&gt;</w:t>
      </w:r>
    </w:p>
    <w:p w14:paraId="31CA1078" w14:textId="77777777" w:rsidR="002F6BDF" w:rsidRPr="005223F4" w:rsidRDefault="002F6BDF" w:rsidP="00C46F79">
      <w:pPr>
        <w:pStyle w:val="XMLExcerpt"/>
        <w:rPr>
          <w:lang w:val="en-US"/>
        </w:rPr>
      </w:pPr>
      <w:r w:rsidRPr="005223F4">
        <w:rPr>
          <w:lang w:val="en-US"/>
        </w:rPr>
        <w:t>&lt;/dfdl:defineVariable&gt;</w:t>
      </w:r>
    </w:p>
    <w:p w14:paraId="2FE68CC8" w14:textId="369758F8" w:rsidR="002F6BDF" w:rsidRPr="005223F4" w:rsidDel="00041028" w:rsidRDefault="002F6BDF" w:rsidP="002F6BDF">
      <w:pPr>
        <w:rPr>
          <w:del w:id="1533" w:author="mbeckerle" w:date="2012-04-22T21:52:00Z"/>
        </w:rPr>
      </w:pPr>
    </w:p>
    <w:p w14:paraId="3AB3AF8B" w14:textId="77777777" w:rsidR="002F6BDF" w:rsidRPr="005223F4" w:rsidRDefault="002F6BDF" w:rsidP="0052622B">
      <w:r w:rsidRPr="005223F4">
        <w:t xml:space="preserve">The name of a newly defined variable is placed into the target namespace of the schema containing the annotation. Variable names are distinct from format, escape scheme and number format names and so cannot conflict with them.  A variable can have any </w:t>
      </w:r>
      <w:del w:id="1534" w:author="Steve Hanson" w:date="2012-02-23T11:50:00Z">
        <w:r w:rsidRPr="005223F4" w:rsidDel="0098329B">
          <w:delText xml:space="preserve">simple </w:delText>
        </w:r>
      </w:del>
      <w:r w:rsidRPr="005223F4">
        <w:t>type</w:t>
      </w:r>
      <w:ins w:id="1535" w:author="Steve Hanson" w:date="2012-02-23T11:49:00Z">
        <w:r w:rsidR="0098329B">
          <w:t xml:space="preserve"> from the DFDL subset of XML schema </w:t>
        </w:r>
      </w:ins>
      <w:ins w:id="1536" w:author="Steve Hanson" w:date="2012-02-23T11:50:00Z">
        <w:r w:rsidR="0098329B">
          <w:t>simple types. I</w:t>
        </w:r>
      </w:ins>
      <w:ins w:id="1537" w:author="Steve Hanson" w:date="2012-02-23T11:49:00Z">
        <w:r w:rsidR="0098329B">
          <w:t>f no type is specified</w:t>
        </w:r>
      </w:ins>
      <w:ins w:id="1538" w:author="Steve Hanson" w:date="2012-02-23T11:50:00Z">
        <w:r w:rsidR="0098329B">
          <w:t>, the type is xs:string.</w:t>
        </w:r>
      </w:ins>
      <w:del w:id="1539" w:author="Steve Hanson" w:date="2012-02-23T11:50:00Z">
        <w:r w:rsidRPr="005223F4" w:rsidDel="0098329B">
          <w:delText>.</w:delText>
        </w:r>
      </w:del>
    </w:p>
    <w:p w14:paraId="1A624E00" w14:textId="77777777" w:rsidR="002F6BDF" w:rsidRPr="005223F4" w:rsidRDefault="002F6BDF" w:rsidP="00C46F79">
      <w:r w:rsidRPr="005223F4">
        <w:t>The defaultValue is optional. This is a literal value or an expression which evaluates to a constant, and it can be specified as an attribute or as the element value.</w:t>
      </w:r>
      <w:r w:rsidR="00C46F79" w:rsidRPr="005223F4">
        <w:t xml:space="preserve"> </w:t>
      </w:r>
      <w:r w:rsidR="00C46F79" w:rsidRPr="005223F4">
        <w:rPr>
          <w:sz w:val="18"/>
          <w:szCs w:val="18"/>
        </w:rPr>
        <w:t>The expression must not contain forward references to elements which have not yet been processed nor to the current component.</w:t>
      </w:r>
      <w:r w:rsidR="00C46F79" w:rsidRPr="005223F4">
        <w:t xml:space="preserve"> </w:t>
      </w:r>
      <w:r w:rsidRPr="005223F4">
        <w:t xml:space="preserve"> If specified the default value must match the type of the variable (otherwise it is a schema definition error).</w:t>
      </w:r>
    </w:p>
    <w:p w14:paraId="48571C0F" w14:textId="4C40F55E" w:rsidR="002F6BDF" w:rsidRPr="005223F4" w:rsidRDefault="002F6BDF" w:rsidP="00E268CD">
      <w:r w:rsidRPr="005223F4">
        <w:t>Note that the syntax supports both a</w:t>
      </w:r>
      <w:ins w:id="1540" w:author="Steve Hanson" w:date="2012-08-06T12:26:00Z">
        <w:r w:rsidR="004F5A23">
          <w:t xml:space="preserve"> </w:t>
        </w:r>
      </w:ins>
      <w:del w:id="1541" w:author="Steve Hanson" w:date="2012-08-06T12:26:00Z">
        <w:r w:rsidRPr="005223F4" w:rsidDel="004F5A23">
          <w:delText xml:space="preserve"> </w:delText>
        </w:r>
        <w:r w:rsidR="00324EB5" w:rsidRPr="005223F4" w:rsidDel="004F5A23">
          <w:delText>dfdl:</w:delText>
        </w:r>
      </w:del>
      <w:r w:rsidRPr="005223F4">
        <w:t xml:space="preserve">defaultValue attribute and the </w:t>
      </w:r>
      <w:r w:rsidR="00E268CD">
        <w:t>'</w:t>
      </w:r>
      <w:r w:rsidRPr="005223F4">
        <w:t>defaultValue</w:t>
      </w:r>
      <w:r w:rsidR="00E268CD">
        <w:t>'</w:t>
      </w:r>
      <w:r w:rsidRPr="005223F4">
        <w:t xml:space="preserve"> being specified by the element value. Only one or the other may be present. (Schema definition error otherwise.)</w:t>
      </w:r>
    </w:p>
    <w:p w14:paraId="50DC3EEB" w14:textId="77777777" w:rsidR="002F6BDF" w:rsidRPr="005223F4" w:rsidRDefault="002F6BDF" w:rsidP="00F26244">
      <w:r w:rsidRPr="005223F4">
        <w:t xml:space="preserve">Note the value of the name attribute is </w:t>
      </w:r>
      <w:r w:rsidR="00324EB5" w:rsidRPr="005223F4">
        <w:t>an</w:t>
      </w:r>
      <w:r w:rsidRPr="005223F4">
        <w:t xml:space="preserve"> </w:t>
      </w:r>
      <w:r w:rsidR="00F26244" w:rsidRPr="005223F4">
        <w:t>NCName</w:t>
      </w:r>
      <w:r w:rsidRPr="005223F4">
        <w:t xml:space="preserve">. The name of a variable is defined in the target namespace of the schema containing the definition. If multiple </w:t>
      </w:r>
      <w:r w:rsidR="00324EB5" w:rsidRPr="005223F4">
        <w:t>dfdl:</w:t>
      </w:r>
      <w:r w:rsidRPr="005223F4">
        <w:t>defineVariable definitions have the same ‘name’ attribute in the same namespace then it is a schema definition error.</w:t>
      </w:r>
    </w:p>
    <w:p w14:paraId="2C66A48D" w14:textId="77777777" w:rsidR="002F6BDF" w:rsidRPr="005223F4" w:rsidRDefault="002F6BDF" w:rsidP="002F6BDF">
      <w:r w:rsidRPr="005223F4">
        <w:t xml:space="preserve">The scope of a variable </w:t>
      </w:r>
      <w:r w:rsidRPr="005223F4">
        <w:rPr>
          <w:i/>
          <w:iCs/>
        </w:rPr>
        <w:t>name</w:t>
      </w:r>
      <w:r w:rsidRPr="005223F4">
        <w:t xml:space="preserve"> covers the entire schema in which it is defined</w:t>
      </w:r>
      <w:ins w:id="1542" w:author="Steve Hanson" w:date="2012-02-23T11:51:00Z">
        <w:r w:rsidR="0098329B">
          <w:t xml:space="preserve"> </w:t>
        </w:r>
        <w:commentRangeStart w:id="1543"/>
        <w:r w:rsidR="0098329B">
          <w:t>and any imported or included schema</w:t>
        </w:r>
      </w:ins>
      <w:commentRangeEnd w:id="1543"/>
      <w:r w:rsidR="00806B36">
        <w:rPr>
          <w:rStyle w:val="CommentReference"/>
        </w:rPr>
        <w:commentReference w:id="1543"/>
      </w:r>
      <w:r w:rsidRPr="005223F4">
        <w:t xml:space="preserve">. A default </w:t>
      </w:r>
      <w:r w:rsidRPr="005223F4">
        <w:rPr>
          <w:i/>
          <w:iCs/>
        </w:rPr>
        <w:t>instance</w:t>
      </w:r>
      <w:r w:rsidRPr="005223F4">
        <w:t xml:space="preserve"> of the variable is created (with global scope) at the point of definition.  Further instances of the variable may subsequently be created on schema elements. If the variable has a default value, this will used as the default value for any </w:t>
      </w:r>
      <w:r w:rsidRPr="005223F4">
        <w:rPr>
          <w:i/>
          <w:iCs/>
        </w:rPr>
        <w:t>instances</w:t>
      </w:r>
      <w:r w:rsidRPr="005223F4">
        <w:t xml:space="preserve"> of the variable (unless </w:t>
      </w:r>
      <w:r w:rsidR="00C02CFA" w:rsidRPr="005223F4">
        <w:t>overridden</w:t>
      </w:r>
      <w:r w:rsidRPr="005223F4">
        <w:t xml:space="preserve"> when the instance is created).</w:t>
      </w:r>
    </w:p>
    <w:p w14:paraId="78C36D44" w14:textId="7311EBD1" w:rsidR="002F6BDF" w:rsidRPr="005223F4" w:rsidRDefault="002F6BDF" w:rsidP="00446E82">
      <w:r w:rsidRPr="005223F4">
        <w:t xml:space="preserve">The </w:t>
      </w:r>
      <w:r w:rsidRPr="004F5A23">
        <w:rPr>
          <w:bCs/>
        </w:rPr>
        <w:t>external</w:t>
      </w:r>
      <w:r w:rsidRPr="005223F4">
        <w:t xml:space="preserve"> attribute is optional. If not specified it takes the default value ‘false’. If true the value may be provided by the DFDL processor and this external value will be used as the global default value (overriding any</w:t>
      </w:r>
      <w:ins w:id="1544" w:author="Steve Hanson" w:date="2012-08-06T12:26:00Z">
        <w:r w:rsidR="004F5A23">
          <w:t xml:space="preserve"> </w:t>
        </w:r>
      </w:ins>
      <w:del w:id="1545" w:author="Steve Hanson" w:date="2012-08-06T12:26:00Z">
        <w:r w:rsidRPr="005223F4" w:rsidDel="004F5A23">
          <w:delText xml:space="preserve"> </w:delText>
        </w:r>
        <w:r w:rsidR="00324EB5" w:rsidRPr="005223F4" w:rsidDel="004F5A23">
          <w:delText>dfdl:</w:delText>
        </w:r>
      </w:del>
      <w:r w:rsidRPr="005223F4">
        <w:t xml:space="preserve">defaultValue specified </w:t>
      </w:r>
      <w:r w:rsidR="00446E82" w:rsidRPr="005223F4">
        <w:t>on the dfdl:defineVariable</w:t>
      </w:r>
      <w:r w:rsidRPr="005223F4">
        <w:t>). The mechanism by which the processor provides this value is unspecified and implementation specific.</w:t>
      </w:r>
    </w:p>
    <w:p w14:paraId="7C43C4CF" w14:textId="77777777" w:rsidR="002F6BDF" w:rsidRPr="005223F4" w:rsidDel="00710BA1" w:rsidRDefault="002F6BDF" w:rsidP="002F6BDF">
      <w:pPr>
        <w:rPr>
          <w:del w:id="1546" w:author="mbeckerle" w:date="2012-04-12T17:16:00Z"/>
        </w:rPr>
      </w:pPr>
      <w:r w:rsidRPr="005223F4">
        <w:t xml:space="preserve">There is no </w:t>
      </w:r>
      <w:r w:rsidR="00175521" w:rsidRPr="005223F4">
        <w:t>required</w:t>
      </w:r>
      <w:r w:rsidRPr="005223F4">
        <w:t xml:space="preserve"> order </w:t>
      </w:r>
      <w:r w:rsidR="00175521" w:rsidRPr="005223F4">
        <w:t>between</w:t>
      </w:r>
      <w:r w:rsidR="00C9289B">
        <w:t xml:space="preserve"> dfdl:defineVariable</w:t>
      </w:r>
      <w:r w:rsidRPr="005223F4">
        <w:t xml:space="preserve"> and other schema level annotations that may refer to the variable</w:t>
      </w:r>
      <w:r w:rsidR="00D73242" w:rsidRPr="005223F4">
        <w:t>. For example,</w:t>
      </w:r>
      <w:r w:rsidR="00C9289B">
        <w:t xml:space="preserve"> dfdl:defineFormat</w:t>
      </w:r>
      <w:r w:rsidRPr="005223F4">
        <w:t>.</w:t>
      </w:r>
    </w:p>
    <w:p w14:paraId="4EE223D2" w14:textId="77777777" w:rsidR="002F6BDF" w:rsidRPr="005223F4" w:rsidRDefault="002F6BDF" w:rsidP="002F6BDF"/>
    <w:p w14:paraId="54851B69" w14:textId="673CE574" w:rsidR="002F6BDF" w:rsidRPr="005223F4" w:rsidDel="00041028" w:rsidRDefault="002F6BDF" w:rsidP="002F6BDF">
      <w:pPr>
        <w:rPr>
          <w:del w:id="1547" w:author="mbeckerle" w:date="2012-04-22T21:52:00Z"/>
        </w:rPr>
      </w:pPr>
      <w:bookmarkStart w:id="1548" w:name="_Toc322911579"/>
      <w:bookmarkStart w:id="1549" w:name="_Toc322912118"/>
      <w:bookmarkStart w:id="1550" w:name="_Toc329092968"/>
      <w:bookmarkStart w:id="1551" w:name="_Toc332701481"/>
      <w:bookmarkStart w:id="1552" w:name="_Toc332701788"/>
      <w:bookmarkStart w:id="1553" w:name="_Toc332711582"/>
      <w:bookmarkStart w:id="1554" w:name="_Toc332711890"/>
      <w:bookmarkStart w:id="1555" w:name="_Toc332712192"/>
      <w:bookmarkStart w:id="1556" w:name="_Toc332724108"/>
      <w:bookmarkStart w:id="1557" w:name="_Toc332724408"/>
      <w:bookmarkEnd w:id="1548"/>
      <w:bookmarkEnd w:id="1549"/>
      <w:bookmarkEnd w:id="1550"/>
      <w:bookmarkEnd w:id="1551"/>
      <w:bookmarkEnd w:id="1552"/>
      <w:bookmarkEnd w:id="1553"/>
      <w:bookmarkEnd w:id="1554"/>
      <w:bookmarkEnd w:id="1555"/>
      <w:bookmarkEnd w:id="1556"/>
      <w:bookmarkEnd w:id="1557"/>
    </w:p>
    <w:p w14:paraId="7FC9494B" w14:textId="77777777" w:rsidR="00710BA1" w:rsidRDefault="002F6BDF" w:rsidP="004F5A23">
      <w:pPr>
        <w:pStyle w:val="Heading3"/>
        <w:rPr>
          <w:ins w:id="1558" w:author="mbeckerle" w:date="2012-04-12T17:16:00Z"/>
        </w:rPr>
      </w:pPr>
      <w:bookmarkStart w:id="1559" w:name="_Toc243112792"/>
      <w:bookmarkStart w:id="1560" w:name="_Toc332724409"/>
      <w:r w:rsidRPr="005223F4">
        <w:t>Examples</w:t>
      </w:r>
      <w:bookmarkEnd w:id="1560"/>
    </w:p>
    <w:p w14:paraId="1179691C" w14:textId="24A77FA5" w:rsidR="002F6BDF" w:rsidRPr="005223F4" w:rsidDel="0098329B" w:rsidRDefault="002F6BDF">
      <w:pPr>
        <w:pStyle w:val="Heading3"/>
        <w:numPr>
          <w:ilvl w:val="0"/>
          <w:numId w:val="0"/>
        </w:numPr>
        <w:rPr>
          <w:del w:id="1561" w:author="Steve Hanson" w:date="2012-02-23T11:50:00Z"/>
        </w:rPr>
        <w:pPrChange w:id="1562" w:author="mbeckerle" w:date="2012-04-12T17:16:00Z">
          <w:pPr>
            <w:pStyle w:val="nobreak"/>
          </w:pPr>
        </w:pPrChange>
      </w:pPr>
      <w:r w:rsidRPr="005223F4">
        <w:t xml:space="preserve"> </w:t>
      </w:r>
      <w:bookmarkEnd w:id="1559"/>
    </w:p>
    <w:p w14:paraId="79C2021A" w14:textId="468FE1AC" w:rsidR="002F6BDF" w:rsidRPr="005223F4" w:rsidDel="00710BA1" w:rsidRDefault="002F6BDF">
      <w:pPr>
        <w:pStyle w:val="Heading3"/>
        <w:numPr>
          <w:ilvl w:val="0"/>
          <w:numId w:val="0"/>
        </w:numPr>
        <w:rPr>
          <w:del w:id="1563" w:author="mbeckerle" w:date="2012-04-12T17:16:00Z"/>
        </w:rPr>
        <w:pPrChange w:id="1564" w:author="mbeckerle" w:date="2012-04-12T17:16:00Z">
          <w:pPr/>
        </w:pPrChange>
      </w:pPr>
    </w:p>
    <w:p w14:paraId="22D7A2B9" w14:textId="77777777" w:rsidR="002F6BDF" w:rsidRPr="005223F4" w:rsidRDefault="002F6BDF" w:rsidP="00953445">
      <w:pPr>
        <w:pStyle w:val="XMLExcerpt"/>
        <w:rPr>
          <w:lang w:val="en-US"/>
        </w:rPr>
      </w:pPr>
      <w:r w:rsidRPr="005223F4">
        <w:rPr>
          <w:lang w:val="en-US"/>
        </w:rPr>
        <w:t>&lt;dfdl:defineVariable name="EDIFACT_DS" type="xs:string"</w:t>
      </w:r>
    </w:p>
    <w:p w14:paraId="458A4FAD" w14:textId="77777777" w:rsidR="002F6BDF" w:rsidRPr="005223F4" w:rsidRDefault="002F6BDF" w:rsidP="00953445">
      <w:pPr>
        <w:pStyle w:val="XMLExcerpt"/>
        <w:rPr>
          <w:lang w:val="en-US"/>
        </w:rPr>
      </w:pPr>
      <w:r w:rsidRPr="005223F4">
        <w:rPr>
          <w:lang w:val="en-US"/>
        </w:rPr>
        <w:t xml:space="preserve">                     defaultValue="," /&gt;</w:t>
      </w:r>
    </w:p>
    <w:p w14:paraId="661F69BA" w14:textId="77777777" w:rsidR="002F6BDF" w:rsidRPr="005223F4" w:rsidRDefault="002F6BDF" w:rsidP="00953445">
      <w:pPr>
        <w:pStyle w:val="XMLExcerpt"/>
        <w:rPr>
          <w:lang w:val="en-US"/>
        </w:rPr>
      </w:pPr>
    </w:p>
    <w:p w14:paraId="5E27E227" w14:textId="77777777" w:rsidR="002F6BDF" w:rsidRPr="005223F4" w:rsidRDefault="002F6BDF" w:rsidP="00953445">
      <w:pPr>
        <w:pStyle w:val="XMLExcerpt"/>
        <w:rPr>
          <w:lang w:val="en-US"/>
        </w:rPr>
      </w:pPr>
      <w:r w:rsidRPr="005223F4">
        <w:rPr>
          <w:lang w:val="en-US"/>
        </w:rPr>
        <w:t xml:space="preserve">&lt;dfdl:defineVariable name="codepage" type="xs:string" </w:t>
      </w:r>
    </w:p>
    <w:p w14:paraId="3B1BED5A" w14:textId="77777777" w:rsidR="002F6BDF" w:rsidRPr="005223F4" w:rsidRDefault="002F6BDF" w:rsidP="00953445">
      <w:pPr>
        <w:pStyle w:val="XMLExcerpt"/>
        <w:rPr>
          <w:lang w:val="en-US"/>
        </w:rPr>
      </w:pPr>
      <w:r w:rsidRPr="005223F4">
        <w:rPr>
          <w:lang w:val="en-US"/>
        </w:rPr>
        <w:t xml:space="preserve">                     external=”true”&gt;utf-8&lt;/dfdl:defineVariable&gt;</w:t>
      </w:r>
    </w:p>
    <w:p w14:paraId="396D60D9" w14:textId="263B784C" w:rsidR="002F6BDF" w:rsidRPr="005223F4" w:rsidDel="00041028" w:rsidRDefault="002F6BDF" w:rsidP="002F6BDF">
      <w:pPr>
        <w:pStyle w:val="nobreak"/>
        <w:rPr>
          <w:del w:id="1565" w:author="mbeckerle" w:date="2012-04-22T21:52:00Z"/>
        </w:rPr>
      </w:pPr>
      <w:bookmarkStart w:id="1566" w:name="_Toc322911581"/>
      <w:bookmarkStart w:id="1567" w:name="_Toc322912120"/>
      <w:bookmarkStart w:id="1568" w:name="_Toc329092970"/>
      <w:bookmarkStart w:id="1569" w:name="_Toc332701483"/>
      <w:bookmarkStart w:id="1570" w:name="_Toc332701790"/>
      <w:bookmarkStart w:id="1571" w:name="_Toc332711584"/>
      <w:bookmarkStart w:id="1572" w:name="_Toc332711892"/>
      <w:bookmarkStart w:id="1573" w:name="_Toc332712194"/>
      <w:bookmarkStart w:id="1574" w:name="_Toc332724110"/>
      <w:bookmarkStart w:id="1575" w:name="_Toc332724410"/>
      <w:bookmarkEnd w:id="1566"/>
      <w:bookmarkEnd w:id="1567"/>
      <w:bookmarkEnd w:id="1568"/>
      <w:bookmarkEnd w:id="1569"/>
      <w:bookmarkEnd w:id="1570"/>
      <w:bookmarkEnd w:id="1571"/>
      <w:bookmarkEnd w:id="1572"/>
      <w:bookmarkEnd w:id="1573"/>
      <w:bookmarkEnd w:id="1574"/>
      <w:bookmarkEnd w:id="1575"/>
    </w:p>
    <w:p w14:paraId="342945CA" w14:textId="77777777" w:rsidR="00AA60C0" w:rsidRPr="005223F4" w:rsidRDefault="00BF14AB" w:rsidP="00BF14AB">
      <w:pPr>
        <w:pStyle w:val="Heading3"/>
      </w:pPr>
      <w:bookmarkStart w:id="1576" w:name="_Toc332724411"/>
      <w:r w:rsidRPr="005223F4">
        <w:t>Predefined Variables</w:t>
      </w:r>
      <w:bookmarkEnd w:id="1576"/>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125"/>
        <w:gridCol w:w="1187"/>
        <w:gridCol w:w="1628"/>
        <w:gridCol w:w="1188"/>
      </w:tblGrid>
      <w:tr w:rsidR="003460E7" w:rsidRPr="009E548A" w14:paraId="187A9136" w14:textId="77777777" w:rsidTr="00240AC5">
        <w:tc>
          <w:tcPr>
            <w:tcW w:w="1728" w:type="dxa"/>
            <w:shd w:val="clear" w:color="auto" w:fill="F3F3F3"/>
          </w:tcPr>
          <w:p w14:paraId="47F10989" w14:textId="77777777" w:rsidR="003460E7" w:rsidRPr="00275A32" w:rsidRDefault="003460E7" w:rsidP="006C52D1">
            <w:pPr>
              <w:rPr>
                <w:b/>
                <w:iCs/>
              </w:rPr>
            </w:pPr>
            <w:r w:rsidRPr="00275A32">
              <w:rPr>
                <w:b/>
                <w:iCs/>
              </w:rPr>
              <w:t>Name</w:t>
            </w:r>
          </w:p>
        </w:tc>
        <w:tc>
          <w:tcPr>
            <w:tcW w:w="3125" w:type="dxa"/>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1187" w:type="dxa"/>
            <w:shd w:val="clear" w:color="auto" w:fill="F3F3F3"/>
          </w:tcPr>
          <w:p w14:paraId="0F67992D" w14:textId="77777777" w:rsidR="003460E7" w:rsidRPr="002B5628" w:rsidRDefault="003460E7" w:rsidP="006C52D1">
            <w:pPr>
              <w:rPr>
                <w:b/>
                <w:iCs/>
              </w:rPr>
            </w:pPr>
            <w:r w:rsidRPr="002B5628">
              <w:rPr>
                <w:b/>
                <w:iCs/>
              </w:rPr>
              <w:t>Type</w:t>
            </w:r>
          </w:p>
        </w:tc>
        <w:tc>
          <w:tcPr>
            <w:tcW w:w="1628" w:type="dxa"/>
            <w:shd w:val="clear" w:color="auto" w:fill="F3F3F3"/>
          </w:tcPr>
          <w:p w14:paraId="146C1E5B" w14:textId="77777777" w:rsidR="003460E7" w:rsidRPr="002B5628" w:rsidRDefault="003460E7" w:rsidP="006C52D1">
            <w:pPr>
              <w:rPr>
                <w:b/>
                <w:iCs/>
              </w:rPr>
            </w:pPr>
            <w:r w:rsidRPr="002B5628">
              <w:rPr>
                <w:b/>
                <w:iCs/>
              </w:rPr>
              <w:t>Default value</w:t>
            </w:r>
          </w:p>
        </w:tc>
        <w:tc>
          <w:tcPr>
            <w:tcW w:w="1188" w:type="dxa"/>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240AC5">
        <w:tc>
          <w:tcPr>
            <w:tcW w:w="1728" w:type="dxa"/>
            <w:shd w:val="clear" w:color="auto" w:fill="auto"/>
          </w:tcPr>
          <w:p w14:paraId="31219564" w14:textId="77777777" w:rsidR="003460E7" w:rsidRPr="005223F4" w:rsidRDefault="0098329B" w:rsidP="006C52D1">
            <w:r w:rsidRPr="005223F4">
              <w:t>E</w:t>
            </w:r>
            <w:r w:rsidR="003460E7" w:rsidRPr="005223F4">
              <w:t>ncoding</w:t>
            </w:r>
          </w:p>
        </w:tc>
        <w:tc>
          <w:tcPr>
            <w:tcW w:w="3125" w:type="dxa"/>
            <w:shd w:val="clear" w:color="auto" w:fill="auto"/>
          </w:tcPr>
          <w:p w14:paraId="706CEFD2" w14:textId="77777777" w:rsidR="003460E7" w:rsidRPr="005223F4" w:rsidRDefault="006819B0" w:rsidP="006C52D1">
            <w:r w:rsidRPr="005223F4">
              <w:t>http://www.ogf.org/dfdl/dfdl-1.0</w:t>
            </w:r>
            <w:r w:rsidR="006F251C">
              <w:t>/</w:t>
            </w:r>
          </w:p>
        </w:tc>
        <w:tc>
          <w:tcPr>
            <w:tcW w:w="1187" w:type="dxa"/>
            <w:shd w:val="clear" w:color="auto" w:fill="auto"/>
          </w:tcPr>
          <w:p w14:paraId="1E394AF8" w14:textId="77777777" w:rsidR="003460E7" w:rsidRPr="005223F4" w:rsidRDefault="003460E7" w:rsidP="006C52D1">
            <w:r w:rsidRPr="005223F4">
              <w:t>xs:string</w:t>
            </w:r>
          </w:p>
        </w:tc>
        <w:tc>
          <w:tcPr>
            <w:tcW w:w="1628" w:type="dxa"/>
            <w:shd w:val="clear" w:color="auto" w:fill="auto"/>
          </w:tcPr>
          <w:p w14:paraId="16FDD35A" w14:textId="77777777" w:rsidR="003460E7" w:rsidRPr="005223F4" w:rsidRDefault="003460E7" w:rsidP="006C52D1">
            <w:r w:rsidRPr="005223F4">
              <w:t>'UTF-8'</w:t>
            </w:r>
          </w:p>
        </w:tc>
        <w:tc>
          <w:tcPr>
            <w:tcW w:w="1188" w:type="dxa"/>
            <w:shd w:val="clear" w:color="auto" w:fill="auto"/>
          </w:tcPr>
          <w:p w14:paraId="22A1F392" w14:textId="77777777" w:rsidR="003460E7" w:rsidRPr="005223F4" w:rsidRDefault="003460E7" w:rsidP="006C52D1">
            <w:r w:rsidRPr="005223F4">
              <w:t>true</w:t>
            </w:r>
          </w:p>
        </w:tc>
      </w:tr>
      <w:tr w:rsidR="003460E7" w:rsidRPr="005223F4" w14:paraId="64D549BD" w14:textId="77777777" w:rsidTr="00240AC5">
        <w:tc>
          <w:tcPr>
            <w:tcW w:w="1728" w:type="dxa"/>
            <w:shd w:val="clear" w:color="auto" w:fill="auto"/>
          </w:tcPr>
          <w:p w14:paraId="2AD4BEFC" w14:textId="77777777" w:rsidR="003460E7" w:rsidRPr="005223F4" w:rsidRDefault="003460E7" w:rsidP="006C52D1">
            <w:r w:rsidRPr="00240AC5">
              <w:rPr>
                <w:rFonts w:ascii="Helv" w:eastAsia="MS Mincho" w:hAnsi="Helv" w:cs="Helv"/>
                <w:color w:val="000000"/>
                <w:lang w:eastAsia="ja-JP"/>
              </w:rPr>
              <w:t>byteOrder</w:t>
            </w:r>
          </w:p>
        </w:tc>
        <w:tc>
          <w:tcPr>
            <w:tcW w:w="3125" w:type="dxa"/>
            <w:shd w:val="clear" w:color="auto" w:fill="auto"/>
          </w:tcPr>
          <w:p w14:paraId="3EAF8C4F" w14:textId="77777777" w:rsidR="003460E7" w:rsidRPr="005223F4" w:rsidRDefault="006819B0" w:rsidP="006C52D1">
            <w:r w:rsidRPr="005223F4">
              <w:t>http://www.ogf.org/dfdl/dfdl-1.0</w:t>
            </w:r>
            <w:r w:rsidR="006F251C">
              <w:t>/</w:t>
            </w:r>
          </w:p>
        </w:tc>
        <w:tc>
          <w:tcPr>
            <w:tcW w:w="1187" w:type="dxa"/>
            <w:shd w:val="clear" w:color="auto" w:fill="auto"/>
          </w:tcPr>
          <w:p w14:paraId="6FA68677" w14:textId="77777777" w:rsidR="003460E7" w:rsidRPr="00240AC5" w:rsidRDefault="003460E7" w:rsidP="006C52D1">
            <w:pPr>
              <w:rPr>
                <w:szCs w:val="18"/>
              </w:rPr>
            </w:pPr>
            <w:r w:rsidRPr="005223F4">
              <w:t>xs:string</w:t>
            </w:r>
          </w:p>
        </w:tc>
        <w:tc>
          <w:tcPr>
            <w:tcW w:w="1628" w:type="dxa"/>
            <w:shd w:val="clear" w:color="auto" w:fill="auto"/>
          </w:tcPr>
          <w:p w14:paraId="62818647" w14:textId="77777777" w:rsidR="003460E7" w:rsidRPr="005223F4" w:rsidRDefault="003460E7" w:rsidP="006C52D1">
            <w:r w:rsidRPr="00240AC5">
              <w:rPr>
                <w:szCs w:val="18"/>
              </w:rPr>
              <w:t>'</w:t>
            </w:r>
            <w:r w:rsidR="00405385" w:rsidRPr="00240AC5">
              <w:rPr>
                <w:szCs w:val="18"/>
              </w:rPr>
              <w:t>bigEndian</w:t>
            </w:r>
            <w:r w:rsidRPr="00240AC5">
              <w:rPr>
                <w:szCs w:val="18"/>
              </w:rPr>
              <w:t>’</w:t>
            </w:r>
          </w:p>
        </w:tc>
        <w:tc>
          <w:tcPr>
            <w:tcW w:w="1188" w:type="dxa"/>
            <w:shd w:val="clear" w:color="auto" w:fill="auto"/>
          </w:tcPr>
          <w:p w14:paraId="1E094629" w14:textId="77777777" w:rsidR="003460E7" w:rsidRPr="005223F4" w:rsidRDefault="003460E7" w:rsidP="006C52D1">
            <w:r w:rsidRPr="005223F4">
              <w:t>true</w:t>
            </w:r>
          </w:p>
        </w:tc>
      </w:tr>
      <w:tr w:rsidR="003460E7" w:rsidRPr="005223F4" w14:paraId="33D4DE79" w14:textId="77777777" w:rsidTr="00240AC5">
        <w:tc>
          <w:tcPr>
            <w:tcW w:w="1728" w:type="dxa"/>
            <w:shd w:val="clear" w:color="auto" w:fill="auto"/>
          </w:tcPr>
          <w:p w14:paraId="657AD65D" w14:textId="77777777" w:rsidR="003460E7" w:rsidRPr="005223F4" w:rsidRDefault="000A301D" w:rsidP="006C52D1">
            <w:r w:rsidRPr="00240AC5">
              <w:rPr>
                <w:rFonts w:eastAsia="MS Mincho" w:cs="Arial"/>
                <w:color w:val="000000"/>
                <w:lang w:eastAsia="ja-JP"/>
              </w:rPr>
              <w:t>binaryFloatRep</w:t>
            </w:r>
            <w:r w:rsidR="003460E7" w:rsidRPr="00240AC5">
              <w:rPr>
                <w:rFonts w:ascii="Helv" w:eastAsia="MS Mincho" w:hAnsi="Helv" w:cs="Helv"/>
                <w:color w:val="000000"/>
                <w:lang w:eastAsia="ja-JP"/>
              </w:rPr>
              <w:t xml:space="preserve"> </w:t>
            </w:r>
          </w:p>
        </w:tc>
        <w:tc>
          <w:tcPr>
            <w:tcW w:w="3125" w:type="dxa"/>
            <w:shd w:val="clear" w:color="auto" w:fill="auto"/>
          </w:tcPr>
          <w:p w14:paraId="347E8D8B" w14:textId="77777777" w:rsidR="003460E7" w:rsidRPr="005223F4" w:rsidRDefault="006819B0" w:rsidP="006C52D1">
            <w:r w:rsidRPr="005223F4">
              <w:t>http://www.ogf.org/dfdl/dfdl-1.0</w:t>
            </w:r>
            <w:r w:rsidR="006F251C">
              <w:t>/</w:t>
            </w:r>
          </w:p>
        </w:tc>
        <w:tc>
          <w:tcPr>
            <w:tcW w:w="1187" w:type="dxa"/>
            <w:shd w:val="clear" w:color="auto" w:fill="auto"/>
          </w:tcPr>
          <w:p w14:paraId="7608EC94" w14:textId="77777777" w:rsidR="003460E7" w:rsidRPr="005223F4" w:rsidRDefault="003460E7" w:rsidP="00CC2DF5">
            <w:r w:rsidRPr="005223F4">
              <w:t>xs:string</w:t>
            </w:r>
          </w:p>
        </w:tc>
        <w:tc>
          <w:tcPr>
            <w:tcW w:w="1628" w:type="dxa"/>
            <w:shd w:val="clear" w:color="auto" w:fill="auto"/>
          </w:tcPr>
          <w:p w14:paraId="4F68D6DC" w14:textId="77777777" w:rsidR="003460E7" w:rsidRPr="005223F4" w:rsidRDefault="003460E7" w:rsidP="00CC2DF5">
            <w:r w:rsidRPr="005223F4">
              <w:t>'ieee’</w:t>
            </w:r>
          </w:p>
        </w:tc>
        <w:tc>
          <w:tcPr>
            <w:tcW w:w="1188" w:type="dxa"/>
            <w:shd w:val="clear" w:color="auto" w:fill="auto"/>
          </w:tcPr>
          <w:p w14:paraId="0407A1BF" w14:textId="77777777" w:rsidR="003460E7" w:rsidRPr="005223F4" w:rsidRDefault="003460E7" w:rsidP="006C52D1">
            <w:r w:rsidRPr="005223F4">
              <w:t>true</w:t>
            </w:r>
          </w:p>
        </w:tc>
      </w:tr>
      <w:tr w:rsidR="003460E7" w:rsidRPr="005223F4" w14:paraId="7F1E42F1" w14:textId="77777777" w:rsidTr="00240AC5">
        <w:tc>
          <w:tcPr>
            <w:tcW w:w="1728" w:type="dxa"/>
            <w:shd w:val="clear" w:color="auto" w:fill="auto"/>
          </w:tcPr>
          <w:p w14:paraId="0867A9BE" w14:textId="77777777" w:rsidR="003460E7" w:rsidRPr="00240AC5" w:rsidRDefault="00FD6A72" w:rsidP="006C52D1">
            <w:pPr>
              <w:rPr>
                <w:rFonts w:eastAsia="MS Mincho" w:cs="Arial"/>
                <w:color w:val="000000"/>
                <w:lang w:eastAsia="ja-JP"/>
              </w:rPr>
            </w:pPr>
            <w:r w:rsidRPr="00240AC5">
              <w:rPr>
                <w:rFonts w:ascii="Helv" w:eastAsia="MS Mincho" w:hAnsi="Helv" w:cs="Helv"/>
                <w:color w:val="000000"/>
                <w:lang w:eastAsia="ja-JP"/>
              </w:rPr>
              <w:t>outputNewLine</w:t>
            </w:r>
          </w:p>
        </w:tc>
        <w:tc>
          <w:tcPr>
            <w:tcW w:w="3125" w:type="dxa"/>
            <w:shd w:val="clear" w:color="auto" w:fill="auto"/>
          </w:tcPr>
          <w:p w14:paraId="0BE79314" w14:textId="77777777" w:rsidR="003460E7" w:rsidRPr="005223F4" w:rsidRDefault="006819B0" w:rsidP="006C52D1">
            <w:r w:rsidRPr="005223F4">
              <w:t>http://www.ogf.org/dfdl/dfdl-1.0</w:t>
            </w:r>
            <w:r w:rsidR="006F251C">
              <w:t>/</w:t>
            </w:r>
          </w:p>
        </w:tc>
        <w:tc>
          <w:tcPr>
            <w:tcW w:w="1187" w:type="dxa"/>
            <w:shd w:val="clear" w:color="auto" w:fill="auto"/>
          </w:tcPr>
          <w:p w14:paraId="4E020A75" w14:textId="77777777" w:rsidR="003460E7" w:rsidRPr="005223F4" w:rsidRDefault="003460E7" w:rsidP="006C52D1">
            <w:r w:rsidRPr="005223F4">
              <w:t>xs:string</w:t>
            </w:r>
          </w:p>
        </w:tc>
        <w:tc>
          <w:tcPr>
            <w:tcW w:w="1628" w:type="dxa"/>
            <w:shd w:val="clear" w:color="auto" w:fill="auto"/>
          </w:tcPr>
          <w:p w14:paraId="3F57FA14" w14:textId="77777777" w:rsidR="003460E7" w:rsidRPr="005223F4" w:rsidRDefault="003460E7" w:rsidP="006C52D1">
            <w:r w:rsidRPr="005223F4">
              <w:t>'%LF;'</w:t>
            </w:r>
          </w:p>
        </w:tc>
        <w:tc>
          <w:tcPr>
            <w:tcW w:w="1188" w:type="dxa"/>
            <w:shd w:val="clear" w:color="auto" w:fill="auto"/>
          </w:tcPr>
          <w:p w14:paraId="2D21A75C" w14:textId="77777777" w:rsidR="003460E7" w:rsidRPr="005223F4" w:rsidRDefault="003460E7" w:rsidP="006C52D1">
            <w:r w:rsidRPr="005223F4">
              <w:t>true</w:t>
            </w:r>
          </w:p>
        </w:tc>
      </w:tr>
    </w:tbl>
    <w:p w14:paraId="46FB258A" w14:textId="77777777" w:rsidR="006C52D1" w:rsidRPr="005223F4" w:rsidRDefault="00DE5B54" w:rsidP="00DE5B54">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11</w:t>
      </w:r>
      <w:r w:rsidR="008356D4">
        <w:rPr>
          <w:noProof/>
        </w:rPr>
        <w:fldChar w:fldCharType="end"/>
      </w:r>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3221AC2A" w14:textId="5A175DF8" w:rsidR="0039753C" w:rsidRPr="005223F4" w:rsidDel="00041028" w:rsidRDefault="0039753C" w:rsidP="00953445">
      <w:pPr>
        <w:pStyle w:val="XMLExcerpt"/>
        <w:rPr>
          <w:del w:id="1577" w:author="mbeckerle" w:date="2012-04-22T21:53:00Z"/>
          <w:lang w:val="en-US"/>
        </w:rPr>
      </w:pPr>
      <w:r w:rsidRPr="005223F4">
        <w:rPr>
          <w:lang w:val="en-US"/>
        </w:rPr>
        <w:t>      &lt;xs:element name=”title” type=”xs:string”&gt;</w:t>
      </w:r>
      <w:r w:rsidRPr="005223F4">
        <w:rPr>
          <w:lang w:val="en-US"/>
        </w:rPr>
        <w:br/>
        <w:t>        &lt;xs:annotation&gt;</w:t>
      </w:r>
      <w:r w:rsidRPr="005223F4">
        <w:rPr>
          <w:lang w:val="en-US"/>
        </w:rPr>
        <w:br/>
        <w:t>          &lt;xs:appinfo source=”http://www.ogf.org/dfdl/”&gt;</w:t>
      </w:r>
      <w:r w:rsidRPr="005223F4">
        <w:rPr>
          <w:lang w:val="en-US"/>
        </w:rPr>
        <w:br/>
        <w:t>            &lt;dfdl:element</w:t>
      </w:r>
      <w:r w:rsidRPr="005223F4">
        <w:rPr>
          <w:rStyle w:val="XMLExcerptEmphasis"/>
          <w:lang w:val="en-US"/>
        </w:rPr>
        <w:t xml:space="preserve"> encoding="{$dfdl:encoding}"</w:t>
      </w:r>
      <w:r w:rsidRPr="005223F4">
        <w:rPr>
          <w:lang w:val="en-US"/>
        </w:rPr>
        <w:t xml:space="preserve"> /&gt;</w:t>
      </w:r>
      <w:r w:rsidRPr="005223F4">
        <w:rPr>
          <w:lang w:val="en-US"/>
        </w:rPr>
        <w:br/>
        <w:t>          &lt;/xs:appinfo&gt;</w:t>
      </w:r>
      <w:r w:rsidRPr="005223F4">
        <w:rPr>
          <w:lang w:val="en-US"/>
        </w:rPr>
        <w:br/>
        <w:t>        &lt;/xs:annotation&gt;</w:t>
      </w:r>
      <w:r w:rsidRPr="005223F4">
        <w:rPr>
          <w:lang w:val="en-US"/>
        </w:rPr>
        <w:br/>
        <w:t>      &lt;/xs:element&gt;</w:t>
      </w:r>
    </w:p>
    <w:p w14:paraId="50D68992" w14:textId="5282B754" w:rsidR="0039753C" w:rsidRPr="005223F4" w:rsidRDefault="0039753C" w:rsidP="004F5A23">
      <w:pPr>
        <w:pStyle w:val="XMLExcerpt"/>
      </w:pPr>
    </w:p>
    <w:p w14:paraId="5168765D" w14:textId="77777777" w:rsidR="002F6BDF" w:rsidRPr="005223F4" w:rsidRDefault="002F6BDF">
      <w:pPr>
        <w:pStyle w:val="Heading2"/>
      </w:pPr>
      <w:bookmarkStart w:id="1578" w:name="_Toc243112793"/>
      <w:bookmarkStart w:id="1579" w:name="_Ref255466447"/>
      <w:bookmarkStart w:id="1580" w:name="_Toc177399051"/>
      <w:bookmarkStart w:id="1581" w:name="_Toc175057338"/>
      <w:bookmarkStart w:id="1582" w:name="_Toc199516265"/>
      <w:bookmarkStart w:id="1583" w:name="_Toc194983941"/>
      <w:bookmarkStart w:id="1584" w:name="_Toc332724412"/>
      <w:r w:rsidRPr="005223F4">
        <w:t>The dfdl:newVariableInstance Annotation Element</w:t>
      </w:r>
      <w:bookmarkEnd w:id="1578"/>
      <w:bookmarkEnd w:id="1579"/>
      <w:bookmarkEnd w:id="1584"/>
    </w:p>
    <w:p w14:paraId="2F919CD6" w14:textId="77777777" w:rsidR="002F6BDF" w:rsidRPr="005223F4" w:rsidRDefault="002F6BDF" w:rsidP="002F6BDF">
      <w:pPr>
        <w:pStyle w:val="nobreak"/>
      </w:pPr>
      <w:r w:rsidRPr="005223F4">
        <w:t>Scoped instances of defined variables are created using dfdl:newVariableInstance:</w:t>
      </w:r>
    </w:p>
    <w:p w14:paraId="003A896D" w14:textId="4B0D791F" w:rsidR="00C46F79" w:rsidRPr="005223F4" w:rsidDel="00041028" w:rsidRDefault="00C46F79" w:rsidP="00C46F79">
      <w:pPr>
        <w:rPr>
          <w:del w:id="1585" w:author="mbeckerle" w:date="2012-04-22T21:53:00Z"/>
        </w:rPr>
      </w:pPr>
    </w:p>
    <w:p w14:paraId="60B6B93E" w14:textId="77777777" w:rsidR="002F6BDF" w:rsidRPr="005223F4" w:rsidRDefault="002F6BDF" w:rsidP="00C46F79">
      <w:pPr>
        <w:pStyle w:val="XMLExcerpt"/>
        <w:rPr>
          <w:lang w:val="en-US"/>
        </w:rPr>
      </w:pPr>
      <w:r w:rsidRPr="005223F4">
        <w:rPr>
          <w:lang w:val="en-US"/>
        </w:rPr>
        <w:t>&lt;dfdl:newVariableInstance</w:t>
      </w:r>
    </w:p>
    <w:p w14:paraId="5CED6487" w14:textId="77777777" w:rsidR="002F6BDF" w:rsidRPr="005223F4" w:rsidRDefault="002F6BDF" w:rsidP="00C46F79">
      <w:pPr>
        <w:pStyle w:val="XMLExcerpt"/>
        <w:rPr>
          <w:lang w:val="en-US"/>
        </w:rPr>
      </w:pPr>
      <w:r w:rsidRPr="005223F4">
        <w:rPr>
          <w:lang w:val="en-US"/>
        </w:rPr>
        <w:tab/>
      </w:r>
      <w:r w:rsidRPr="004F5A23">
        <w:rPr>
          <w:bCs/>
          <w:lang w:val="en-US"/>
        </w:rPr>
        <w:t>ref</w:t>
      </w:r>
      <w:r w:rsidRPr="005223F4">
        <w:rPr>
          <w:lang w:val="en-US"/>
        </w:rPr>
        <w:t xml:space="preserve"> = </w:t>
      </w:r>
      <w:r w:rsidRPr="005223F4">
        <w:rPr>
          <w:i/>
          <w:iCs/>
          <w:lang w:val="en-US"/>
        </w:rPr>
        <w:t>qname</w:t>
      </w:r>
    </w:p>
    <w:p w14:paraId="1A367194" w14:textId="77777777" w:rsidR="002F6BDF" w:rsidRPr="005223F4" w:rsidRDefault="0098329B" w:rsidP="006819B0">
      <w:pPr>
        <w:pStyle w:val="XMLExcerpt"/>
        <w:rPr>
          <w:lang w:val="en-US"/>
        </w:rPr>
      </w:pPr>
      <w:ins w:id="1586" w:author="Steve Hanson" w:date="2012-02-23T11:52:00Z">
        <w:r>
          <w:rPr>
            <w:lang w:val="en-US"/>
          </w:rPr>
          <w:t xml:space="preserve">      </w:t>
        </w:r>
      </w:ins>
      <w:r w:rsidR="002F6BDF" w:rsidRPr="005223F4">
        <w:rPr>
          <w:lang w:val="en-US"/>
        </w:rPr>
        <w:t xml:space="preserve">defaultValue? =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ins w:id="1587" w:author="Steve Hanson" w:date="2012-02-23T11:52:00Z">
        <w:r>
          <w:rPr>
            <w:i/>
            <w:iCs/>
            <w:lang w:val="en-US"/>
          </w:rPr>
          <w:t xml:space="preserve"> &gt;</w:t>
        </w:r>
      </w:ins>
    </w:p>
    <w:p w14:paraId="35AFE8C6" w14:textId="77777777" w:rsidR="002F6BDF" w:rsidRPr="005223F4" w:rsidRDefault="0098329B" w:rsidP="006819B0">
      <w:pPr>
        <w:pStyle w:val="XMLExcerpt"/>
        <w:rPr>
          <w:lang w:val="en-US"/>
        </w:rPr>
      </w:pPr>
      <w:ins w:id="1588" w:author="Steve Hanson" w:date="2012-02-23T11:52:00Z">
        <w:r>
          <w:rPr>
            <w:lang w:val="en-US"/>
          </w:rPr>
          <w:t xml:space="preserve">  </w:t>
        </w:r>
      </w:ins>
      <w:r w:rsidR="002F6BDF" w:rsidRPr="005223F4">
        <w:rPr>
          <w:lang w:val="en-US"/>
        </w:rPr>
        <w:t xml:space="preserve">&lt;!-- Content: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3881BBA3" w14:textId="77777777" w:rsidR="002F6BDF" w:rsidRPr="005223F4" w:rsidRDefault="002F6BDF" w:rsidP="00C46F79">
      <w:pPr>
        <w:pStyle w:val="XMLExcerpt"/>
        <w:rPr>
          <w:lang w:val="en-US"/>
        </w:rPr>
      </w:pPr>
      <w:r w:rsidRPr="005223F4">
        <w:rPr>
          <w:lang w:val="en-US"/>
        </w:rPr>
        <w:t>&lt;/dfdl:newVariableInstance&gt;</w:t>
      </w:r>
    </w:p>
    <w:p w14:paraId="64082F89" w14:textId="5EEC71ED" w:rsidR="002F6BDF" w:rsidRPr="005223F4" w:rsidDel="00041028" w:rsidRDefault="002F6BDF" w:rsidP="002F6BDF">
      <w:pPr>
        <w:rPr>
          <w:del w:id="1589" w:author="mbeckerle" w:date="2012-04-22T21:53:00Z"/>
        </w:rPr>
      </w:pPr>
    </w:p>
    <w:p w14:paraId="29147403" w14:textId="77777777" w:rsidR="002F6BDF" w:rsidRPr="005223F4" w:rsidRDefault="002F6BDF" w:rsidP="0052622B">
      <w:r w:rsidRPr="005223F4">
        <w:t>Since an initial instance is created when the variable is defined, the use of dfdl:newVariableInstance is optional. It would be used if an instance with restricted scope is required.</w:t>
      </w:r>
    </w:p>
    <w:p w14:paraId="10B35762" w14:textId="77777777" w:rsidR="002F6BDF" w:rsidRPr="005223F4" w:rsidRDefault="002F6BDF" w:rsidP="002F6BDF">
      <w:r w:rsidRPr="005223F4">
        <w:t>The dfdl:newVariableInstance annotation can be used on any element, element reference, group reference, sequence or choice.</w:t>
      </w:r>
    </w:p>
    <w:p w14:paraId="4B2BF83C" w14:textId="77777777" w:rsidR="0052622B" w:rsidRPr="005223F4" w:rsidRDefault="0052622B" w:rsidP="00D4065C">
      <w:r w:rsidRPr="005223F4">
        <w:t xml:space="preserve">The scope of the instance of variable </w:t>
      </w:r>
      <w:r w:rsidRPr="005223F4">
        <w:rPr>
          <w:i/>
          <w:iCs/>
        </w:rPr>
        <w:t>name</w:t>
      </w:r>
      <w:r w:rsidR="005603D6" w:rsidRPr="005223F4">
        <w:t xml:space="preserve"> is the </w:t>
      </w:r>
      <w:r w:rsidR="00175521" w:rsidRPr="005223F4">
        <w:rPr>
          <w:i/>
        </w:rPr>
        <w:t xml:space="preserve">dynamic </w:t>
      </w:r>
      <w:r w:rsidR="005603D6" w:rsidRPr="005223F4">
        <w:rPr>
          <w:i/>
        </w:rPr>
        <w:t>scope</w:t>
      </w:r>
      <w:r w:rsidR="005603D6" w:rsidRPr="005223F4">
        <w:t xml:space="preserve"> of the schema component and its contents and so is inherited by any contained constructs or construct references. </w:t>
      </w:r>
    </w:p>
    <w:p w14:paraId="70DEE106" w14:textId="77777777" w:rsidR="002F6BDF" w:rsidRPr="005223F4" w:rsidRDefault="002F6BDF" w:rsidP="002F6BDF">
      <w:r w:rsidRPr="005223F4">
        <w:t xml:space="preserve">The </w:t>
      </w:r>
      <w:r w:rsidRPr="004F5A23">
        <w:rPr>
          <w:bCs/>
        </w:rPr>
        <w:t>ref</w:t>
      </w:r>
      <w:r w:rsidRPr="005223F4">
        <w:t xml:space="preserve"> attribute is a QName. That is, it may be qualified with a namespace prefix.</w:t>
      </w:r>
    </w:p>
    <w:p w14:paraId="316B8B1B" w14:textId="77777777" w:rsidR="002F6BDF" w:rsidRPr="005223F4" w:rsidRDefault="002F6BDF" w:rsidP="002F6BDF">
      <w:r w:rsidRPr="005223F4">
        <w:t xml:space="preserve">An optional </w:t>
      </w:r>
      <w:del w:id="1590" w:author="Steve Hanson" w:date="2012-08-06T12:26:00Z">
        <w:r w:rsidR="00324EB5" w:rsidRPr="005223F4" w:rsidDel="004F5A23">
          <w:delText>dfdl:</w:delText>
        </w:r>
      </w:del>
      <w:r w:rsidRPr="004F5A23">
        <w:rPr>
          <w:bCs/>
        </w:rPr>
        <w:t>defaultValue</w:t>
      </w:r>
      <w:r w:rsidRPr="005223F4">
        <w:t xml:space="preserve"> </w:t>
      </w:r>
      <w:r w:rsidRPr="005223F4">
        <w:rPr>
          <w:i/>
          <w:iCs/>
        </w:rPr>
        <w:t>for the instance</w:t>
      </w:r>
      <w:r w:rsidRPr="005223F4">
        <w:t xml:space="preserve"> may be specified. It can be specified as an attribute or as the element value.</w:t>
      </w:r>
      <w:r w:rsidR="00C66DF9" w:rsidRPr="005223F4">
        <w:t xml:space="preserve"> </w:t>
      </w:r>
      <w:r w:rsidR="00C66DF9" w:rsidRPr="005223F4">
        <w:rPr>
          <w:sz w:val="18"/>
          <w:szCs w:val="18"/>
        </w:rPr>
        <w:t>The expression must not contain forward references to elements which have not yet been processed nor to the current component.</w:t>
      </w:r>
      <w:r w:rsidRPr="005223F4">
        <w:t xml:space="preserve"> If specified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1AA422E3" w:rsidR="002F6BDF" w:rsidRPr="005223F4" w:rsidRDefault="002F6BDF" w:rsidP="007B5FED">
      <w:r w:rsidRPr="005223F4">
        <w:t xml:space="preserve">Note that the syntax supports both a </w:t>
      </w:r>
      <w:del w:id="1591" w:author="Steve Hanson" w:date="2012-08-06T12:26:00Z">
        <w:r w:rsidR="007B5FED" w:rsidRPr="005223F4" w:rsidDel="004F5A23">
          <w:delText>dfdl:</w:delText>
        </w:r>
      </w:del>
      <w:r w:rsidR="007B5FED" w:rsidRPr="005223F4">
        <w:t>defaultValue</w:t>
      </w:r>
      <w:r w:rsidR="007B5FED" w:rsidRPr="005223F4" w:rsidDel="007B5FED">
        <w:t xml:space="preserve"> </w:t>
      </w:r>
      <w:r w:rsidRPr="005223F4">
        <w:t xml:space="preserve"> attribute and the </w:t>
      </w:r>
      <w:r w:rsidR="007B5FED">
        <w:t>'</w:t>
      </w:r>
      <w:r w:rsidR="007B5FED" w:rsidRPr="005223F4">
        <w:t>defaultValue</w:t>
      </w:r>
      <w:r w:rsidR="007B5FED">
        <w:t>'</w:t>
      </w:r>
      <w:r w:rsidR="007B5FED" w:rsidRPr="005223F4" w:rsidDel="007B5FED">
        <w:t xml:space="preserve"> </w:t>
      </w:r>
      <w:r w:rsidRPr="005223F4">
        <w:t>being specified by the element value. Only one or the other may be present. (Schema definition error otherwise.)</w:t>
      </w:r>
    </w:p>
    <w:p w14:paraId="6862E4B5" w14:textId="77777777" w:rsidR="002F6BDF" w:rsidRPr="005223F4" w:rsidRDefault="002F6BDF" w:rsidP="002F6BDF">
      <w:r w:rsidRPr="005223F4">
        <w:t>It is a schema definition error to have more than one newVariableInstances for the same variable at any given point in the document.</w:t>
      </w:r>
    </w:p>
    <w:p w14:paraId="34ECDC5B" w14:textId="77777777" w:rsidR="002F6BDF" w:rsidRPr="005223F4" w:rsidRDefault="002F6BDF" w:rsidP="002F6BDF">
      <w:r w:rsidRPr="005223F4">
        <w:t>There is no short form syntax for creating variable instances.</w:t>
      </w:r>
    </w:p>
    <w:p w14:paraId="7DCE5869" w14:textId="2FDB7EDE" w:rsidR="002F6BDF" w:rsidRPr="005223F4" w:rsidDel="00041028" w:rsidRDefault="002F6BDF" w:rsidP="002F6BDF">
      <w:pPr>
        <w:rPr>
          <w:del w:id="1592" w:author="mbeckerle" w:date="2012-04-22T21:53:00Z"/>
        </w:rPr>
      </w:pPr>
      <w:bookmarkStart w:id="1593" w:name="_Toc322911584"/>
      <w:bookmarkStart w:id="1594" w:name="_Toc322912123"/>
      <w:bookmarkStart w:id="1595" w:name="_Toc329092973"/>
      <w:bookmarkStart w:id="1596" w:name="_Toc332701486"/>
      <w:bookmarkStart w:id="1597" w:name="_Toc332701793"/>
      <w:bookmarkStart w:id="1598" w:name="_Toc332711587"/>
      <w:bookmarkStart w:id="1599" w:name="_Toc332711895"/>
      <w:bookmarkStart w:id="1600" w:name="_Toc332712197"/>
      <w:bookmarkStart w:id="1601" w:name="_Toc332724113"/>
      <w:bookmarkStart w:id="1602" w:name="_Toc332724413"/>
      <w:bookmarkEnd w:id="1593"/>
      <w:bookmarkEnd w:id="1594"/>
      <w:bookmarkEnd w:id="1595"/>
      <w:bookmarkEnd w:id="1596"/>
      <w:bookmarkEnd w:id="1597"/>
      <w:bookmarkEnd w:id="1598"/>
      <w:bookmarkEnd w:id="1599"/>
      <w:bookmarkEnd w:id="1600"/>
      <w:bookmarkEnd w:id="1601"/>
      <w:bookmarkEnd w:id="1602"/>
    </w:p>
    <w:p w14:paraId="7022ADAD" w14:textId="77777777" w:rsidR="002F6BDF" w:rsidRPr="005223F4" w:rsidRDefault="002F6BDF" w:rsidP="0056013A">
      <w:pPr>
        <w:pStyle w:val="Heading3"/>
      </w:pPr>
      <w:bookmarkStart w:id="1603" w:name="_Toc243112794"/>
      <w:bookmarkStart w:id="1604" w:name="_Toc332724414"/>
      <w:r w:rsidRPr="005223F4">
        <w:t>Examples</w:t>
      </w:r>
      <w:bookmarkEnd w:id="1604"/>
      <w:r w:rsidRPr="005223F4">
        <w:t xml:space="preserve"> </w:t>
      </w:r>
      <w:bookmarkEnd w:id="1603"/>
    </w:p>
    <w:p w14:paraId="7D6DB7A9" w14:textId="129EE876" w:rsidR="002F6BDF" w:rsidRPr="005223F4" w:rsidDel="00041028" w:rsidRDefault="002F6BDF" w:rsidP="002F6BDF">
      <w:pPr>
        <w:rPr>
          <w:del w:id="1605" w:author="mbeckerle" w:date="2012-04-22T21:53:00Z"/>
        </w:rPr>
      </w:pPr>
    </w:p>
    <w:p w14:paraId="752BCB4C" w14:textId="77777777" w:rsidR="002F6BDF" w:rsidRPr="005223F4" w:rsidRDefault="002F6BDF" w:rsidP="00953445">
      <w:pPr>
        <w:pStyle w:val="XMLExcerpt"/>
        <w:rPr>
          <w:lang w:val="en-US"/>
        </w:rPr>
      </w:pPr>
      <w:r w:rsidRPr="005223F4">
        <w:rPr>
          <w:lang w:val="en-US"/>
        </w:rPr>
        <w:t>&lt;dfdl:newVariableInstance ref="EDIFACT_DS" defaultValue=","/&gt;</w:t>
      </w:r>
    </w:p>
    <w:p w14:paraId="2C231B05" w14:textId="77777777" w:rsidR="002F6BDF" w:rsidRPr="005223F4" w:rsidRDefault="002F6BDF" w:rsidP="00953445">
      <w:pPr>
        <w:pStyle w:val="XMLExcerpt"/>
        <w:rPr>
          <w:lang w:val="en-US"/>
        </w:rPr>
      </w:pPr>
    </w:p>
    <w:p w14:paraId="59D064C2" w14:textId="77777777" w:rsidR="002F6BDF" w:rsidRPr="005223F4" w:rsidRDefault="002F6BDF" w:rsidP="00B2643D">
      <w:pPr>
        <w:pStyle w:val="XMLExcerpt"/>
        <w:rPr>
          <w:lang w:val="en-US"/>
        </w:rPr>
      </w:pPr>
      <w:r w:rsidRPr="005223F4">
        <w:rPr>
          <w:lang w:val="en-US"/>
        </w:rPr>
        <w:t>&lt;dfdl:newVariableInstance ref="</w:t>
      </w:r>
      <w:r w:rsidR="00B2643D" w:rsidRPr="005223F4">
        <w:rPr>
          <w:lang w:val="en-US"/>
        </w:rPr>
        <w:t>length</w:t>
      </w:r>
      <w:r w:rsidRPr="005223F4">
        <w:rPr>
          <w:lang w:val="en-US"/>
        </w:rPr>
        <w:t>UnitBits"&gt;</w:t>
      </w:r>
    </w:p>
    <w:p w14:paraId="2AB64D6E" w14:textId="77777777" w:rsidR="002F6BDF" w:rsidRPr="005223F4" w:rsidRDefault="002F6BDF" w:rsidP="00B2643D">
      <w:pPr>
        <w:pStyle w:val="XMLExcerpt"/>
        <w:rPr>
          <w:lang w:val="en-US"/>
        </w:rPr>
      </w:pPr>
      <w:r w:rsidRPr="005223F4">
        <w:rPr>
          <w:lang w:val="en-US"/>
        </w:rPr>
        <w:t xml:space="preserve">    { if dfdl:property("</w:t>
      </w:r>
      <w:r w:rsidR="00B2643D" w:rsidRPr="005223F4">
        <w:rPr>
          <w:lang w:val="en-US"/>
        </w:rPr>
        <w:t>length</w:t>
      </w:r>
      <w:r w:rsidRPr="005223F4">
        <w:rPr>
          <w:lang w:val="en-US"/>
        </w:rPr>
        <w:t>Units")</w:t>
      </w:r>
      <w:r w:rsidR="00FA07B0" w:rsidRPr="005223F4">
        <w:rPr>
          <w:lang w:val="en-US"/>
        </w:rPr>
        <w:t xml:space="preserve">eq </w:t>
      </w:r>
      <w:r w:rsidRPr="005223F4">
        <w:rPr>
          <w:lang w:val="en-US"/>
        </w:rPr>
        <w:t xml:space="preserve">"bits" then 1 else 8 }   </w:t>
      </w:r>
    </w:p>
    <w:p w14:paraId="2EC53E78" w14:textId="77777777" w:rsidR="002F6BDF" w:rsidRPr="005223F4" w:rsidRDefault="002F6BDF" w:rsidP="00953445">
      <w:pPr>
        <w:pStyle w:val="XMLExcerpt"/>
        <w:rPr>
          <w:lang w:val="en-US"/>
        </w:rPr>
      </w:pPr>
      <w:r w:rsidRPr="005223F4">
        <w:rPr>
          <w:lang w:val="en-US"/>
        </w:rPr>
        <w:t>&lt;/dfdl:newVariableInstance&gt;</w:t>
      </w:r>
    </w:p>
    <w:p w14:paraId="5FFA3C56" w14:textId="7548BA3A" w:rsidR="002F6BDF" w:rsidRPr="005223F4" w:rsidDel="00041028" w:rsidRDefault="002F6BDF" w:rsidP="0052622B">
      <w:pPr>
        <w:pStyle w:val="Normal1"/>
        <w:rPr>
          <w:del w:id="1606" w:author="mbeckerle" w:date="2012-04-22T21:53:00Z"/>
        </w:rPr>
      </w:pPr>
      <w:bookmarkStart w:id="1607" w:name="_Toc322911586"/>
      <w:bookmarkStart w:id="1608" w:name="_Toc322912125"/>
      <w:bookmarkStart w:id="1609" w:name="_Toc329092975"/>
      <w:bookmarkStart w:id="1610" w:name="_Toc332701488"/>
      <w:bookmarkStart w:id="1611" w:name="_Toc332701795"/>
      <w:bookmarkStart w:id="1612" w:name="_Toc332711589"/>
      <w:bookmarkStart w:id="1613" w:name="_Toc332711897"/>
      <w:bookmarkStart w:id="1614" w:name="_Toc332712199"/>
      <w:bookmarkStart w:id="1615" w:name="_Toc332724115"/>
      <w:bookmarkStart w:id="1616" w:name="_Toc332724415"/>
      <w:bookmarkEnd w:id="1607"/>
      <w:bookmarkEnd w:id="1608"/>
      <w:bookmarkEnd w:id="1609"/>
      <w:bookmarkEnd w:id="1610"/>
      <w:bookmarkEnd w:id="1611"/>
      <w:bookmarkEnd w:id="1612"/>
      <w:bookmarkEnd w:id="1613"/>
      <w:bookmarkEnd w:id="1614"/>
      <w:bookmarkEnd w:id="1615"/>
      <w:bookmarkEnd w:id="1616"/>
    </w:p>
    <w:p w14:paraId="1DE998AB" w14:textId="77777777" w:rsidR="00D65275" w:rsidRPr="005223F4" w:rsidRDefault="00D65275">
      <w:pPr>
        <w:pStyle w:val="Heading2"/>
      </w:pPr>
      <w:bookmarkStart w:id="1617" w:name="_Toc243112795"/>
      <w:bookmarkStart w:id="1618" w:name="_Ref251074807"/>
      <w:bookmarkStart w:id="1619" w:name="_Toc332724416"/>
      <w:r w:rsidRPr="005223F4">
        <w:t>The dfdl:setVariable Annotation Element</w:t>
      </w:r>
      <w:bookmarkEnd w:id="1580"/>
      <w:bookmarkEnd w:id="1581"/>
      <w:bookmarkEnd w:id="1582"/>
      <w:bookmarkEnd w:id="1583"/>
      <w:bookmarkEnd w:id="1617"/>
      <w:bookmarkEnd w:id="1618"/>
      <w:bookmarkEnd w:id="1619"/>
    </w:p>
    <w:p w14:paraId="2592A167" w14:textId="021D283A" w:rsidR="00321C8F" w:rsidRPr="005223F4" w:rsidDel="00041028" w:rsidRDefault="00321C8F" w:rsidP="00321C8F">
      <w:pPr>
        <w:pStyle w:val="nobreak"/>
        <w:rPr>
          <w:del w:id="1620" w:author="mbeckerle" w:date="2012-04-22T21:53:00Z"/>
        </w:rPr>
      </w:pPr>
    </w:p>
    <w:p w14:paraId="0546B8A0" w14:textId="77777777"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assignment when instantiated or by subsequent </w:t>
      </w:r>
      <w:r w:rsidRPr="005223F4">
        <w:t xml:space="preserve">assignment using the dfdl:setVariable annotation. </w:t>
      </w:r>
    </w:p>
    <w:p w14:paraId="05257B31" w14:textId="339CF4F0" w:rsidR="006819B0" w:rsidRPr="005223F4" w:rsidDel="00041028" w:rsidRDefault="006819B0" w:rsidP="002F6BDF">
      <w:pPr>
        <w:rPr>
          <w:del w:id="1621" w:author="mbeckerle" w:date="2012-04-22T21:53:00Z"/>
        </w:rPr>
      </w:pPr>
    </w:p>
    <w:p w14:paraId="09F3A899" w14:textId="77777777" w:rsidR="002F6BDF" w:rsidRPr="005223F4" w:rsidRDefault="002F6BDF" w:rsidP="006819B0">
      <w:pPr>
        <w:pStyle w:val="XMLExcerpt"/>
        <w:rPr>
          <w:lang w:val="en-US"/>
        </w:rPr>
      </w:pPr>
      <w:r w:rsidRPr="005223F4">
        <w:rPr>
          <w:lang w:val="en-US"/>
        </w:rPr>
        <w:t>&lt;dfdl:setVariable</w:t>
      </w:r>
    </w:p>
    <w:p w14:paraId="6397A5FC" w14:textId="77777777" w:rsidR="002F6BDF" w:rsidRPr="005223F4" w:rsidRDefault="002F6BDF" w:rsidP="006819B0">
      <w:pPr>
        <w:pStyle w:val="XMLExcerpt"/>
        <w:rPr>
          <w:lang w:val="en-US"/>
        </w:rPr>
      </w:pPr>
      <w:r w:rsidRPr="005223F4">
        <w:rPr>
          <w:lang w:val="en-US"/>
        </w:rPr>
        <w:tab/>
      </w:r>
      <w:r w:rsidRPr="0098329B">
        <w:rPr>
          <w:bCs/>
          <w:lang w:val="en-US"/>
          <w:rPrChange w:id="1622" w:author="Steve Hanson" w:date="2012-02-23T11:53:00Z">
            <w:rPr>
              <w:b/>
              <w:bCs/>
              <w:lang w:val="en-US"/>
            </w:rPr>
          </w:rPrChange>
        </w:rPr>
        <w:t>ref</w:t>
      </w:r>
      <w:r w:rsidRPr="005223F4">
        <w:rPr>
          <w:lang w:val="en-US"/>
        </w:rPr>
        <w:t xml:space="preserve"> = </w:t>
      </w:r>
      <w:r w:rsidRPr="005223F4">
        <w:rPr>
          <w:i/>
          <w:iCs/>
          <w:lang w:val="en-US"/>
        </w:rPr>
        <w:t>qname</w:t>
      </w:r>
    </w:p>
    <w:p w14:paraId="4BC79B6C" w14:textId="77777777" w:rsidR="002F6BDF" w:rsidRPr="005223F4" w:rsidRDefault="002F6BDF" w:rsidP="006819B0">
      <w:pPr>
        <w:pStyle w:val="XMLExcerpt"/>
        <w:rPr>
          <w:lang w:val="en-US"/>
        </w:rPr>
      </w:pPr>
      <w:r w:rsidRPr="005223F4">
        <w:rPr>
          <w:lang w:val="en-US"/>
        </w:rPr>
        <w:tab/>
        <w:t xml:space="preserve">value? = </w:t>
      </w:r>
      <w:r w:rsidR="006819B0" w:rsidRPr="005223F4">
        <w:rPr>
          <w:i/>
          <w:iCs/>
          <w:lang w:val="en-US"/>
        </w:rPr>
        <w:t>logical value</w:t>
      </w:r>
      <w:r w:rsidR="005F6830" w:rsidRPr="005223F4">
        <w:rPr>
          <w:i/>
          <w:iCs/>
          <w:lang w:val="en-US"/>
        </w:rPr>
        <w:t xml:space="preserve"> or dfdl </w:t>
      </w:r>
      <w:r w:rsidRPr="005223F4">
        <w:rPr>
          <w:i/>
          <w:iCs/>
          <w:lang w:val="en-US"/>
        </w:rPr>
        <w:t>expression</w:t>
      </w:r>
    </w:p>
    <w:p w14:paraId="43A26722" w14:textId="77777777" w:rsidR="002F6BDF" w:rsidRPr="005223F4" w:rsidRDefault="0098329B" w:rsidP="006819B0">
      <w:pPr>
        <w:pStyle w:val="XMLExcerpt"/>
        <w:rPr>
          <w:lang w:val="en-US"/>
        </w:rPr>
      </w:pPr>
      <w:ins w:id="1623" w:author="Steve Hanson" w:date="2012-02-23T11:53:00Z">
        <w:r>
          <w:rPr>
            <w:lang w:val="en-US"/>
          </w:rPr>
          <w:t xml:space="preserve">  </w:t>
        </w:r>
      </w:ins>
      <w:r w:rsidR="002F6BDF" w:rsidRPr="005223F4">
        <w:rPr>
          <w:lang w:val="en-US"/>
        </w:rPr>
        <w:t xml:space="preserve">&lt;!-- Content: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485B6894" w14:textId="77777777" w:rsidR="002F6BDF" w:rsidRPr="005223F4" w:rsidRDefault="002F6BDF" w:rsidP="006819B0">
      <w:pPr>
        <w:pStyle w:val="XMLExcerpt"/>
        <w:rPr>
          <w:lang w:val="en-US"/>
        </w:rPr>
      </w:pPr>
      <w:r w:rsidRPr="005223F4">
        <w:rPr>
          <w:lang w:val="en-US"/>
        </w:rPr>
        <w:t>&lt;/dfdl:setVariable&gt;</w:t>
      </w:r>
    </w:p>
    <w:p w14:paraId="75C7DED0" w14:textId="276D7A0D" w:rsidR="002F6BDF" w:rsidRPr="005223F4" w:rsidDel="00041028" w:rsidRDefault="002F6BDF" w:rsidP="002F6BDF">
      <w:pPr>
        <w:rPr>
          <w:del w:id="1624" w:author="mbeckerle" w:date="2012-04-22T21:53:00Z"/>
        </w:rPr>
      </w:pPr>
    </w:p>
    <w:p w14:paraId="0FBBC4BB" w14:textId="77777777" w:rsidR="00C953CC" w:rsidRPr="005223F4" w:rsidRDefault="002F6BDF" w:rsidP="00C953CC">
      <w:r w:rsidRPr="005223F4">
        <w:t>The dfdl:setVariable annotation can be used on a</w:t>
      </w:r>
      <w:r w:rsidR="00C953CC" w:rsidRPr="005223F4">
        <w:t>n</w:t>
      </w:r>
      <w:r w:rsidRPr="005223F4">
        <w:t xml:space="preserve"> element, simpleType, element reference, group reference, sequence or choice.</w:t>
      </w:r>
    </w:p>
    <w:p w14:paraId="3176F474" w14:textId="2DF00D8E" w:rsidR="00C953CC" w:rsidRPr="005223F4" w:rsidDel="00041028" w:rsidRDefault="00C953CC" w:rsidP="00C953CC">
      <w:pPr>
        <w:rPr>
          <w:del w:id="1625" w:author="mbeckerle" w:date="2012-04-22T21:53:00Z"/>
        </w:rPr>
      </w:pPr>
    </w:p>
    <w:p w14:paraId="3B8CDAA9" w14:textId="77777777" w:rsidR="002F6BDF" w:rsidRPr="005223F4" w:rsidRDefault="002F6BDF" w:rsidP="00C953CC">
      <w:r w:rsidRPr="005223F4">
        <w:t xml:space="preserve">The </w:t>
      </w:r>
      <w:r w:rsidRPr="0098329B">
        <w:rPr>
          <w:bCs/>
          <w:rPrChange w:id="1626" w:author="Steve Hanson" w:date="2012-02-23T11:54:00Z">
            <w:rPr>
              <w:b/>
              <w:bCs/>
            </w:rPr>
          </w:rPrChange>
        </w:rPr>
        <w:t>ref</w:t>
      </w:r>
      <w:r w:rsidRPr="005223F4">
        <w:t xml:space="preserve"> attribute is a QName. That is, it may be qualified with a namespace prefix.</w:t>
      </w:r>
    </w:p>
    <w:p w14:paraId="25AD5B0A" w14:textId="77777777" w:rsidR="002F6BDF" w:rsidRPr="005223F4" w:rsidRDefault="002F2CB4" w:rsidP="002F6BDF">
      <w:r w:rsidRPr="005223F4">
        <w:t>T</w:t>
      </w:r>
      <w:r w:rsidR="002F6BDF" w:rsidRPr="005223F4">
        <w:t xml:space="preserve">he syntax supports both a </w:t>
      </w:r>
      <w:del w:id="1627" w:author="Steve Hanson" w:date="2012-08-06T12:27:00Z">
        <w:r w:rsidR="004B2E84" w:rsidDel="004F5A23">
          <w:delText>dfdl:</w:delText>
        </w:r>
      </w:del>
      <w:r w:rsidR="002F6BDF" w:rsidRPr="005223F4">
        <w:t xml:space="preserve">value attribute and the </w:t>
      </w:r>
      <w:r w:rsidR="004B2E84">
        <w:t>'</w:t>
      </w:r>
      <w:r w:rsidR="002F6BDF" w:rsidRPr="005223F4">
        <w:t>value</w:t>
      </w:r>
      <w:r w:rsidR="004B2E84">
        <w:t>'</w:t>
      </w:r>
      <w:r w:rsidR="002F6BDF" w:rsidRPr="005223F4">
        <w:t xml:space="preserve"> being specified by the element value. Only one or the other may be present. (Schema definition error otherwise.)</w:t>
      </w:r>
    </w:p>
    <w:p w14:paraId="068A59B7" w14:textId="77777777" w:rsidR="006D4618" w:rsidRPr="005223F4" w:rsidRDefault="006D4618" w:rsidP="006D4618">
      <w:r w:rsidRPr="005223F4">
        <w:t>The value must match the type of the variable as specified by dfdl:defineVariable.</w:t>
      </w:r>
    </w:p>
    <w:p w14:paraId="04A0751C" w14:textId="77777777"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 .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required.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77777777" w:rsidR="002F6BDF" w:rsidRPr="005223F4" w:rsidRDefault="002F6BDF" w:rsidP="002F6BDF">
      <w:r w:rsidRPr="005223F4">
        <w:t xml:space="preserve">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value, then no assignment (even a first one) can occur. An exception to this </w:t>
      </w:r>
      <w:r w:rsidR="00C02CFA" w:rsidRPr="005223F4">
        <w:t>behavior</w:t>
      </w:r>
      <w:r w:rsidRPr="005223F4">
        <w:t xml:space="preserve"> occurs whenever the DFDL processor backtracks because it is processing multiple arms 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14C40C75" w14:textId="77777777" w:rsidR="002F6BDF" w:rsidRPr="005223F4" w:rsidRDefault="002F6BDF" w:rsidP="002F6BDF">
      <w:r w:rsidRPr="005223F4">
        <w:t xml:space="preserve">It is a schema definition error to have more than one </w:t>
      </w:r>
      <w:r w:rsidR="00324EB5" w:rsidRPr="005223F4">
        <w:t>dfdl:</w:t>
      </w:r>
      <w:r w:rsidRPr="005223F4">
        <w:t>setVariable for the same variable at any given point in the document.</w:t>
      </w:r>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73F8047A" w14:textId="6D44C957" w:rsidR="002F6BDF" w:rsidRPr="005223F4" w:rsidDel="00041028" w:rsidRDefault="002F6BDF" w:rsidP="002F6BDF">
      <w:pPr>
        <w:rPr>
          <w:del w:id="1628" w:author="mbeckerle" w:date="2012-04-22T21:53:00Z"/>
        </w:rPr>
      </w:pPr>
      <w:bookmarkStart w:id="1629" w:name="_Toc322911588"/>
      <w:bookmarkStart w:id="1630" w:name="_Toc322912127"/>
      <w:bookmarkStart w:id="1631" w:name="_Toc329092977"/>
      <w:bookmarkStart w:id="1632" w:name="_Toc332701490"/>
      <w:bookmarkStart w:id="1633" w:name="_Toc332701797"/>
      <w:bookmarkStart w:id="1634" w:name="_Toc332711591"/>
      <w:bookmarkStart w:id="1635" w:name="_Toc332711899"/>
      <w:bookmarkStart w:id="1636" w:name="_Toc332712201"/>
      <w:bookmarkStart w:id="1637" w:name="_Toc332724117"/>
      <w:bookmarkStart w:id="1638" w:name="_Toc332724417"/>
      <w:bookmarkEnd w:id="1629"/>
      <w:bookmarkEnd w:id="1630"/>
      <w:bookmarkEnd w:id="1631"/>
      <w:bookmarkEnd w:id="1632"/>
      <w:bookmarkEnd w:id="1633"/>
      <w:bookmarkEnd w:id="1634"/>
      <w:bookmarkEnd w:id="1635"/>
      <w:bookmarkEnd w:id="1636"/>
      <w:bookmarkEnd w:id="1637"/>
      <w:bookmarkEnd w:id="1638"/>
    </w:p>
    <w:p w14:paraId="0CD0BA5A" w14:textId="77777777" w:rsidR="002F6BDF" w:rsidRPr="005223F4" w:rsidRDefault="002F6BDF" w:rsidP="004A686E">
      <w:pPr>
        <w:pStyle w:val="Heading3"/>
      </w:pPr>
      <w:bookmarkStart w:id="1639" w:name="_Toc243112796"/>
      <w:bookmarkStart w:id="1640" w:name="_Toc332724418"/>
      <w:r w:rsidRPr="005223F4">
        <w:t>Examples</w:t>
      </w:r>
      <w:bookmarkEnd w:id="1640"/>
      <w:r w:rsidRPr="005223F4">
        <w:t xml:space="preserve"> </w:t>
      </w:r>
      <w:bookmarkEnd w:id="1639"/>
    </w:p>
    <w:p w14:paraId="3E89D641" w14:textId="02ECF6C3" w:rsidR="002F6BDF" w:rsidRPr="005223F4" w:rsidDel="00041028" w:rsidRDefault="002F6BDF" w:rsidP="002F6BDF">
      <w:pPr>
        <w:pStyle w:val="nobreak"/>
        <w:rPr>
          <w:del w:id="1641" w:author="mbeckerle" w:date="2012-04-22T21:53:00Z"/>
        </w:rPr>
      </w:pPr>
    </w:p>
    <w:p w14:paraId="48ED40FF" w14:textId="77777777" w:rsidR="002F6BDF" w:rsidRPr="005223F4" w:rsidRDefault="002F6BDF" w:rsidP="009B33E4">
      <w:pPr>
        <w:pStyle w:val="XMLExcerpt"/>
        <w:rPr>
          <w:lang w:val="en-US"/>
        </w:rPr>
      </w:pPr>
      <w:r w:rsidRPr="005223F4">
        <w:rPr>
          <w:lang w:val="en-US"/>
        </w:rPr>
        <w:t>&lt;xs:element name="ds" type=</w:t>
      </w:r>
      <w:r w:rsidR="00BF450E" w:rsidRPr="005223F4">
        <w:rPr>
          <w:lang w:val="en-US"/>
        </w:rPr>
        <w:t>"xs:string"</w:t>
      </w:r>
      <w:r w:rsidRPr="005223F4">
        <w:rPr>
          <w:lang w:val="en-US"/>
        </w:rPr>
        <w:t>&gt;</w:t>
      </w:r>
    </w:p>
    <w:p w14:paraId="50E3581E" w14:textId="77777777" w:rsidR="002F6BDF" w:rsidRPr="005223F4" w:rsidRDefault="002F6BDF" w:rsidP="00470F0F">
      <w:pPr>
        <w:pStyle w:val="XMLExcerpt"/>
        <w:rPr>
          <w:lang w:val="en-US"/>
        </w:rPr>
      </w:pPr>
      <w:r w:rsidRPr="005223F4">
        <w:rPr>
          <w:lang w:val="en-US"/>
        </w:rPr>
        <w:t xml:space="preserve">   &lt;xs:annotation&gt;&lt;</w:t>
      </w:r>
      <w:r w:rsidR="00470F0F" w:rsidRPr="005223F4">
        <w:rPr>
          <w:lang w:val="en-US"/>
        </w:rPr>
        <w:t xml:space="preserve"> xs:appinfo source=”http://www.ogf.org/dfdl/”</w:t>
      </w:r>
      <w:r w:rsidRPr="005223F4">
        <w:rPr>
          <w:lang w:val="en-US"/>
        </w:rPr>
        <w:t>&gt;</w:t>
      </w:r>
    </w:p>
    <w:p w14:paraId="3CB85CCD" w14:textId="77777777" w:rsidR="002F6BDF" w:rsidRPr="005223F4" w:rsidRDefault="002F6BDF" w:rsidP="009B33E4">
      <w:pPr>
        <w:pStyle w:val="XMLExcerpt"/>
        <w:rPr>
          <w:lang w:val="en-US"/>
        </w:rPr>
      </w:pPr>
      <w:r w:rsidRPr="005223F4">
        <w:rPr>
          <w:lang w:val="en-US"/>
        </w:rPr>
        <w:t xml:space="preserve">      &lt;dfdl:setVariable ref="EDI:EDIFACT_DS" value="{.}" /&gt;</w:t>
      </w:r>
    </w:p>
    <w:p w14:paraId="07CCFF84" w14:textId="77777777" w:rsidR="002F6BDF" w:rsidRPr="005223F4" w:rsidRDefault="002F6BDF" w:rsidP="009B33E4">
      <w:pPr>
        <w:pStyle w:val="XMLExcerpt"/>
        <w:rPr>
          <w:lang w:val="en-US"/>
        </w:rPr>
      </w:pPr>
      <w:r w:rsidRPr="005223F4">
        <w:rPr>
          <w:lang w:val="en-US"/>
        </w:rPr>
        <w:t xml:space="preserve">      &lt;dfdl:setVariable ref="delta"&gt; {.} &lt;/dfdl:setVariable&gt;</w:t>
      </w:r>
    </w:p>
    <w:p w14:paraId="5E7312AA" w14:textId="77777777" w:rsidR="002F6BDF" w:rsidRPr="005223F4" w:rsidRDefault="002F6BDF" w:rsidP="009B33E4">
      <w:pPr>
        <w:pStyle w:val="XMLExcerpt"/>
        <w:rPr>
          <w:lang w:val="en-US"/>
        </w:rPr>
      </w:pPr>
      <w:r w:rsidRPr="005223F4">
        <w:rPr>
          <w:lang w:val="en-US"/>
        </w:rPr>
        <w:t xml:space="preserve">   &lt;/xs:appinfo&gt;&lt;/xs:annotation&gt;</w:t>
      </w:r>
    </w:p>
    <w:p w14:paraId="7F9FE7EF" w14:textId="57C33689" w:rsidR="002F6BDF" w:rsidRPr="005223F4" w:rsidDel="00041028" w:rsidRDefault="002F6BDF" w:rsidP="009B33E4">
      <w:pPr>
        <w:pStyle w:val="XMLExcerpt"/>
        <w:rPr>
          <w:del w:id="1642" w:author="mbeckerle" w:date="2012-04-22T21:53:00Z"/>
          <w:lang w:val="en-US"/>
        </w:rPr>
      </w:pPr>
      <w:r w:rsidRPr="005223F4">
        <w:rPr>
          <w:lang w:val="en-US"/>
        </w:rPr>
        <w:t>&lt;/xs:element&gt;</w:t>
      </w:r>
    </w:p>
    <w:p w14:paraId="3491B668" w14:textId="77777777" w:rsidR="002F6BDF" w:rsidRPr="005223F4" w:rsidRDefault="002F6BDF">
      <w:pPr>
        <w:pStyle w:val="XMLExcerpt"/>
        <w:pPrChange w:id="1643" w:author="mbeckerle" w:date="2012-04-22T21:53:00Z">
          <w:pPr>
            <w:pStyle w:val="CodeBlock"/>
          </w:pPr>
        </w:pPrChange>
      </w:pPr>
    </w:p>
    <w:p w14:paraId="550F93EA" w14:textId="77777777" w:rsidR="00F57CB7" w:rsidRPr="005223F4" w:rsidRDefault="002F6BDF" w:rsidP="008E47FB">
      <w:pPr>
        <w:pStyle w:val="nobreak"/>
      </w:pPr>
      <w:r w:rsidRPr="005223F4">
        <w:t>In the above example, the element named "ds" contains the string to be used as the EDI:EDIFACT_DS delimiter at other places in the data, so the above defines the value of the EDI:EDIFACT_DS variable to take on the value of this element.</w:t>
      </w:r>
      <w:r w:rsidR="00F57CB7" w:rsidRPr="005223F4">
        <w:t xml:space="preserve"> </w:t>
      </w:r>
    </w:p>
    <w:p w14:paraId="51AA5392" w14:textId="770FF93D" w:rsidR="005A1CD2" w:rsidRPr="005223F4" w:rsidDel="00041028" w:rsidRDefault="005A1CD2" w:rsidP="005A1CD2">
      <w:pPr>
        <w:rPr>
          <w:del w:id="1644" w:author="mbeckerle" w:date="2012-04-22T21:53:00Z"/>
        </w:rPr>
      </w:pPr>
      <w:bookmarkStart w:id="1645" w:name="_Toc137029593"/>
      <w:bookmarkStart w:id="1646" w:name="_Toc137029594"/>
      <w:bookmarkStart w:id="1647" w:name="_Toc137029598"/>
      <w:bookmarkStart w:id="1648" w:name="_Toc229802957"/>
      <w:bookmarkStart w:id="1649" w:name="_Toc229804926"/>
      <w:bookmarkStart w:id="1650" w:name="_Toc229813755"/>
      <w:bookmarkStart w:id="1651" w:name="_Toc229813949"/>
      <w:bookmarkStart w:id="1652" w:name="_Toc229802960"/>
      <w:bookmarkStart w:id="1653" w:name="_Toc229804929"/>
      <w:bookmarkStart w:id="1654" w:name="_Toc229813758"/>
      <w:bookmarkStart w:id="1655" w:name="_Toc229813952"/>
      <w:bookmarkStart w:id="1656" w:name="_Toc229802961"/>
      <w:bookmarkStart w:id="1657" w:name="_Toc229804930"/>
      <w:bookmarkStart w:id="1658" w:name="_Toc229813759"/>
      <w:bookmarkStart w:id="1659" w:name="_Toc229813953"/>
      <w:bookmarkStart w:id="1660" w:name="_Toc229802962"/>
      <w:bookmarkStart w:id="1661" w:name="_Toc229804931"/>
      <w:bookmarkStart w:id="1662" w:name="_Toc229813760"/>
      <w:bookmarkStart w:id="1663" w:name="_Toc229813954"/>
      <w:bookmarkStart w:id="1664" w:name="_Toc229802963"/>
      <w:bookmarkStart w:id="1665" w:name="_Toc229804932"/>
      <w:bookmarkStart w:id="1666" w:name="_Toc229813761"/>
      <w:bookmarkStart w:id="1667" w:name="_Toc229813955"/>
      <w:bookmarkStart w:id="1668" w:name="_Toc322911590"/>
      <w:bookmarkStart w:id="1669" w:name="_Toc322912129"/>
      <w:bookmarkStart w:id="1670" w:name="_Toc329092979"/>
      <w:bookmarkStart w:id="1671" w:name="_Toc177399064"/>
      <w:bookmarkStart w:id="1672" w:name="_Toc175057351"/>
      <w:bookmarkStart w:id="1673" w:name="_Toc194983954"/>
      <w:bookmarkStart w:id="1674" w:name="_Toc124764818"/>
      <w:bookmarkStart w:id="1675" w:name="_Toc138694342"/>
      <w:bookmarkStart w:id="1676" w:name="_Ref114888535"/>
      <w:bookmarkStart w:id="1677" w:name="_Toc138694358"/>
      <w:bookmarkStart w:id="1678" w:name="_Toc332701492"/>
      <w:bookmarkStart w:id="1679" w:name="_Toc332701799"/>
      <w:bookmarkStart w:id="1680" w:name="_Toc332711593"/>
      <w:bookmarkStart w:id="1681" w:name="_Toc332711901"/>
      <w:bookmarkStart w:id="1682" w:name="_Toc332712203"/>
      <w:bookmarkStart w:id="1683" w:name="_Toc332724119"/>
      <w:bookmarkStart w:id="1684" w:name="_Toc332724419"/>
      <w:bookmarkEnd w:id="776"/>
      <w:bookmarkEnd w:id="777"/>
      <w:bookmarkEnd w:id="778"/>
      <w:bookmarkEnd w:id="779"/>
      <w:bookmarkEnd w:id="780"/>
      <w:bookmarkEnd w:id="781"/>
      <w:bookmarkEnd w:id="782"/>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8"/>
      <w:bookmarkEnd w:id="1679"/>
      <w:bookmarkEnd w:id="1680"/>
      <w:bookmarkEnd w:id="1681"/>
      <w:bookmarkEnd w:id="1682"/>
      <w:bookmarkEnd w:id="1683"/>
      <w:bookmarkEnd w:id="1684"/>
    </w:p>
    <w:p w14:paraId="0E54E088" w14:textId="3AD99757" w:rsidR="005A1CD2" w:rsidRPr="005223F4" w:rsidDel="00041028" w:rsidRDefault="005A1CD2" w:rsidP="005A1CD2">
      <w:pPr>
        <w:rPr>
          <w:del w:id="1685" w:author="mbeckerle" w:date="2012-04-22T21:53:00Z"/>
        </w:rPr>
      </w:pPr>
      <w:bookmarkStart w:id="1686" w:name="_Toc322911591"/>
      <w:bookmarkStart w:id="1687" w:name="_Toc322912130"/>
      <w:bookmarkStart w:id="1688" w:name="_Toc329092980"/>
      <w:bookmarkStart w:id="1689" w:name="_Toc332701493"/>
      <w:bookmarkStart w:id="1690" w:name="_Toc332701800"/>
      <w:bookmarkStart w:id="1691" w:name="_Toc332711594"/>
      <w:bookmarkStart w:id="1692" w:name="_Toc332711902"/>
      <w:bookmarkStart w:id="1693" w:name="_Toc332712204"/>
      <w:bookmarkStart w:id="1694" w:name="_Toc332724120"/>
      <w:bookmarkStart w:id="1695" w:name="_Toc332724420"/>
      <w:bookmarkEnd w:id="1686"/>
      <w:bookmarkEnd w:id="1687"/>
      <w:bookmarkEnd w:id="1688"/>
      <w:bookmarkEnd w:id="1689"/>
      <w:bookmarkEnd w:id="1690"/>
      <w:bookmarkEnd w:id="1691"/>
      <w:bookmarkEnd w:id="1692"/>
      <w:bookmarkEnd w:id="1693"/>
      <w:bookmarkEnd w:id="1694"/>
      <w:bookmarkEnd w:id="1695"/>
    </w:p>
    <w:p w14:paraId="693688BC" w14:textId="77777777" w:rsidR="00740B3D" w:rsidRPr="005223F4" w:rsidRDefault="00730495" w:rsidP="002E7DD4">
      <w:pPr>
        <w:pStyle w:val="Heading1"/>
      </w:pPr>
      <w:bookmarkStart w:id="1696" w:name="_Toc199516289"/>
      <w:bookmarkStart w:id="1697" w:name="_Toc243112809"/>
      <w:bookmarkStart w:id="1698" w:name="_Ref251144384"/>
      <w:bookmarkStart w:id="1699" w:name="_Ref251144393"/>
      <w:r w:rsidRPr="005223F4">
        <w:t xml:space="preserve"> </w:t>
      </w:r>
      <w:bookmarkStart w:id="1700" w:name="_Toc332724421"/>
      <w:r w:rsidR="002E7DD4" w:rsidRPr="005223F4">
        <w:t xml:space="preserve">Property </w:t>
      </w:r>
      <w:r w:rsidR="00740B3D" w:rsidRPr="005223F4">
        <w:t>Scoping Rules</w:t>
      </w:r>
      <w:bookmarkEnd w:id="1671"/>
      <w:bookmarkEnd w:id="1672"/>
      <w:bookmarkEnd w:id="1673"/>
      <w:bookmarkEnd w:id="1696"/>
      <w:bookmarkEnd w:id="1697"/>
      <w:bookmarkEnd w:id="1698"/>
      <w:bookmarkEnd w:id="1699"/>
      <w:bookmarkEnd w:id="1700"/>
    </w:p>
    <w:p w14:paraId="6C289180" w14:textId="77777777" w:rsidR="00603EA4" w:rsidRPr="005223F4" w:rsidRDefault="00603EA4" w:rsidP="00603EA4">
      <w:r w:rsidRPr="005223F4">
        <w:t>This section describes the rules that govern the scope over which DFDL representation properties apply</w:t>
      </w:r>
    </w:p>
    <w:p w14:paraId="6B62C958" w14:textId="77777777" w:rsidR="00603EA4" w:rsidRPr="005223F4" w:rsidRDefault="00603EA4" w:rsidP="00603EA4">
      <w:r w:rsidRPr="005223F4">
        <w:t xml:space="preserve">The scope of the representational properties on each of the component format annotations is give in </w:t>
      </w:r>
      <w:r w:rsidRPr="005223F4">
        <w:fldChar w:fldCharType="begin"/>
      </w:r>
      <w:r w:rsidRPr="005223F4">
        <w:instrText xml:space="preserve"> REF _Ref243814390 \h </w:instrText>
      </w:r>
      <w:r w:rsidRPr="005223F4">
        <w:fldChar w:fldCharType="separate"/>
      </w:r>
      <w:r w:rsidR="00D04199" w:rsidRPr="005223F4">
        <w:rPr>
          <w:b/>
          <w:bCs/>
        </w:rPr>
        <w:t xml:space="preserve">Table </w:t>
      </w:r>
      <w:r w:rsidR="00D04199">
        <w:rPr>
          <w:b/>
          <w:bCs/>
          <w:noProof/>
        </w:rPr>
        <w:t>12</w:t>
      </w:r>
      <w:r w:rsidR="00D04199" w:rsidRPr="005223F4">
        <w:rPr>
          <w:b/>
          <w:bCs/>
        </w:rPr>
        <w:t xml:space="preserve"> DFDL annotation scoping</w:t>
      </w:r>
      <w:r w:rsidRPr="005223F4">
        <w:fldChar w:fldCharType="end"/>
      </w:r>
    </w:p>
    <w:p w14:paraId="47D319E6" w14:textId="488FB9F3" w:rsidR="004A686E" w:rsidRPr="005223F4" w:rsidDel="00041028" w:rsidRDefault="004A686E" w:rsidP="00603EA4">
      <w:pPr>
        <w:rPr>
          <w:del w:id="1701" w:author="mbeckerle" w:date="2012-04-22T21:53: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300"/>
      </w:tblGrid>
      <w:tr w:rsidR="00603EA4" w:rsidRPr="005223F4" w14:paraId="5FE0058B" w14:textId="77777777" w:rsidTr="00240AC5">
        <w:tc>
          <w:tcPr>
            <w:tcW w:w="2628" w:type="dxa"/>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6300" w:type="dxa"/>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240AC5">
        <w:tc>
          <w:tcPr>
            <w:tcW w:w="2628" w:type="dxa"/>
            <w:shd w:val="clear" w:color="auto" w:fill="auto"/>
          </w:tcPr>
          <w:p w14:paraId="30418182" w14:textId="77777777" w:rsidR="00603EA4" w:rsidRPr="005223F4" w:rsidRDefault="00603EA4" w:rsidP="00603EA4">
            <w:r w:rsidRPr="005223F4">
              <w:t>Schema declaration</w:t>
            </w:r>
          </w:p>
        </w:tc>
        <w:tc>
          <w:tcPr>
            <w:tcW w:w="6300" w:type="dxa"/>
            <w:shd w:val="clear" w:color="auto" w:fill="auto"/>
          </w:tcPr>
          <w:p w14:paraId="5C12342A" w14:textId="77777777" w:rsidR="00603EA4" w:rsidRPr="005223F4" w:rsidDel="00550C20" w:rsidRDefault="00603EA4" w:rsidP="00603EA4">
            <w:r w:rsidRPr="005223F4">
              <w:t xml:space="preserve">dfdl:format representation properties apply </w:t>
            </w:r>
            <w:r w:rsidRPr="00240AC5">
              <w:rPr>
                <w:i/>
              </w:rPr>
              <w:t>lexically</w:t>
            </w:r>
            <w:r w:rsidRPr="005223F4">
              <w:t xml:space="preserve"> over all components in the schema </w:t>
            </w:r>
          </w:p>
        </w:tc>
      </w:tr>
      <w:tr w:rsidR="00603EA4" w:rsidRPr="005223F4" w14:paraId="398B93E9" w14:textId="77777777" w:rsidTr="00240AC5">
        <w:tc>
          <w:tcPr>
            <w:tcW w:w="2628" w:type="dxa"/>
            <w:shd w:val="clear" w:color="auto" w:fill="auto"/>
          </w:tcPr>
          <w:p w14:paraId="4E76FE29" w14:textId="77777777" w:rsidR="00603EA4" w:rsidRPr="005223F4" w:rsidRDefault="00603EA4" w:rsidP="00603EA4">
            <w:r w:rsidRPr="005223F4">
              <w:t>Element declaration</w:t>
            </w:r>
          </w:p>
        </w:tc>
        <w:tc>
          <w:tcPr>
            <w:tcW w:w="6300" w:type="dxa"/>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240AC5">
        <w:tc>
          <w:tcPr>
            <w:tcW w:w="2628" w:type="dxa"/>
            <w:shd w:val="clear" w:color="auto" w:fill="auto"/>
          </w:tcPr>
          <w:p w14:paraId="3AB61C20" w14:textId="77777777" w:rsidR="00603EA4" w:rsidRPr="005223F4" w:rsidRDefault="00603EA4" w:rsidP="00603EA4">
            <w:r w:rsidRPr="005223F4">
              <w:t>Element reference</w:t>
            </w:r>
          </w:p>
        </w:tc>
        <w:tc>
          <w:tcPr>
            <w:tcW w:w="6300" w:type="dxa"/>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240AC5">
        <w:tc>
          <w:tcPr>
            <w:tcW w:w="2628" w:type="dxa"/>
            <w:shd w:val="clear" w:color="auto" w:fill="auto"/>
          </w:tcPr>
          <w:p w14:paraId="50CCBB74" w14:textId="77777777" w:rsidR="00603EA4" w:rsidRPr="005223F4" w:rsidRDefault="00603EA4" w:rsidP="00603EA4">
            <w:r w:rsidRPr="005223F4">
              <w:t>Simple type definition</w:t>
            </w:r>
          </w:p>
        </w:tc>
        <w:tc>
          <w:tcPr>
            <w:tcW w:w="6300" w:type="dxa"/>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240AC5">
        <w:tc>
          <w:tcPr>
            <w:tcW w:w="2628" w:type="dxa"/>
            <w:shd w:val="clear" w:color="auto" w:fill="auto"/>
          </w:tcPr>
          <w:p w14:paraId="31069195" w14:textId="77777777" w:rsidR="00603EA4" w:rsidRPr="005223F4" w:rsidRDefault="00603EA4" w:rsidP="00603EA4">
            <w:r w:rsidRPr="005223F4">
              <w:t xml:space="preserve">Sequence </w:t>
            </w:r>
          </w:p>
        </w:tc>
        <w:tc>
          <w:tcPr>
            <w:tcW w:w="6300" w:type="dxa"/>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240AC5">
        <w:tc>
          <w:tcPr>
            <w:tcW w:w="2628" w:type="dxa"/>
            <w:shd w:val="clear" w:color="auto" w:fill="auto"/>
          </w:tcPr>
          <w:p w14:paraId="2B9AB5AC" w14:textId="77777777" w:rsidR="00603EA4" w:rsidRPr="005223F4" w:rsidRDefault="00603EA4" w:rsidP="00603EA4">
            <w:r w:rsidRPr="005223F4">
              <w:t xml:space="preserve">Choice </w:t>
            </w:r>
          </w:p>
        </w:tc>
        <w:tc>
          <w:tcPr>
            <w:tcW w:w="6300" w:type="dxa"/>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240AC5">
        <w:tc>
          <w:tcPr>
            <w:tcW w:w="2628" w:type="dxa"/>
            <w:shd w:val="clear" w:color="auto" w:fill="auto"/>
          </w:tcPr>
          <w:p w14:paraId="1E1CD561" w14:textId="77777777" w:rsidR="00603EA4" w:rsidRPr="005223F4" w:rsidRDefault="00603EA4" w:rsidP="00603EA4">
            <w:r w:rsidRPr="005223F4">
              <w:t>Group reference</w:t>
            </w:r>
          </w:p>
        </w:tc>
        <w:tc>
          <w:tcPr>
            <w:tcW w:w="6300" w:type="dxa"/>
            <w:shd w:val="clear" w:color="auto" w:fill="auto"/>
          </w:tcPr>
          <w:p w14:paraId="5332A787" w14:textId="77777777" w:rsidR="00603EA4" w:rsidRPr="005223F4" w:rsidRDefault="00603EA4" w:rsidP="00603EA4">
            <w:r w:rsidRPr="005223F4">
              <w:t>dfdl:group properties apply locally</w:t>
            </w:r>
          </w:p>
        </w:tc>
      </w:tr>
    </w:tbl>
    <w:p w14:paraId="3393AC3C" w14:textId="77777777" w:rsidR="00603EA4" w:rsidRPr="005223F4" w:rsidRDefault="00603EA4" w:rsidP="00603EA4">
      <w:pPr>
        <w:rPr>
          <w:b/>
          <w:bCs/>
        </w:rPr>
      </w:pPr>
      <w:bookmarkStart w:id="1702" w:name="_Ref243814390"/>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D04199">
        <w:rPr>
          <w:b/>
          <w:bCs/>
          <w:noProof/>
        </w:rPr>
        <w:t>12</w:t>
      </w:r>
      <w:r w:rsidRPr="005223F4">
        <w:fldChar w:fldCharType="end"/>
      </w:r>
      <w:r w:rsidRPr="005223F4">
        <w:rPr>
          <w:b/>
          <w:bCs/>
        </w:rPr>
        <w:t xml:space="preserve"> DFDL annotation scoping</w:t>
      </w:r>
      <w:bookmarkEnd w:id="1702"/>
    </w:p>
    <w:p w14:paraId="434352BD" w14:textId="4CDD74D8" w:rsidR="004A686E" w:rsidRPr="005223F4" w:rsidDel="00041028" w:rsidRDefault="004A686E" w:rsidP="00603EA4">
      <w:pPr>
        <w:rPr>
          <w:del w:id="1703" w:author="mbeckerle" w:date="2012-04-22T21:53:00Z"/>
          <w:b/>
          <w:bCs/>
        </w:rPr>
      </w:pPr>
    </w:p>
    <w:p w14:paraId="08C9E771" w14:textId="77777777" w:rsidR="00603EA4" w:rsidRPr="005223F4" w:rsidRDefault="00603EA4" w:rsidP="00603EA4">
      <w:r w:rsidRPr="005223F4">
        <w:t>Note: This table lists DFDL annotations on schema components. DFDL annotations can also be placed on other DFDL annotations, such as a dfdl:format on a dfdl:defineFormat, to provide a named reusable resource</w:t>
      </w:r>
      <w:r w:rsidR="00A01D45" w:rsidRPr="005223F4">
        <w:t>.</w:t>
      </w:r>
      <w:r w:rsidRPr="005223F4">
        <w:t xml:space="preserve"> In this case the annotation applies only where the named </w:t>
      </w:r>
      <w:r w:rsidR="003D3FB9" w:rsidRPr="005223F4">
        <w:t>format</w:t>
      </w:r>
      <w:r w:rsidRPr="005223F4">
        <w:t xml:space="preserve"> is referenced.   </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5F481358" w14:textId="66D86CF1" w:rsidR="001E19DD" w:rsidRPr="005223F4" w:rsidDel="00041028" w:rsidRDefault="001E19DD" w:rsidP="001E19DD">
      <w:pPr>
        <w:rPr>
          <w:del w:id="1704" w:author="mbeckerle" w:date="2012-04-22T21:53:00Z"/>
        </w:rPr>
      </w:pPr>
      <w:bookmarkStart w:id="1705" w:name="_Toc322911593"/>
      <w:bookmarkStart w:id="1706" w:name="_Toc322912132"/>
      <w:bookmarkStart w:id="1707" w:name="_Toc329092982"/>
      <w:bookmarkStart w:id="1708" w:name="_Toc332701495"/>
      <w:bookmarkStart w:id="1709" w:name="_Toc332701802"/>
      <w:bookmarkStart w:id="1710" w:name="_Toc332711596"/>
      <w:bookmarkStart w:id="1711" w:name="_Toc332711904"/>
      <w:bookmarkStart w:id="1712" w:name="_Toc332712206"/>
      <w:bookmarkStart w:id="1713" w:name="_Toc332724122"/>
      <w:bookmarkStart w:id="1714" w:name="_Toc332724422"/>
      <w:bookmarkEnd w:id="1705"/>
      <w:bookmarkEnd w:id="1706"/>
      <w:bookmarkEnd w:id="1707"/>
      <w:bookmarkEnd w:id="1708"/>
      <w:bookmarkEnd w:id="1709"/>
      <w:bookmarkEnd w:id="1710"/>
      <w:bookmarkEnd w:id="1711"/>
      <w:bookmarkEnd w:id="1712"/>
      <w:bookmarkEnd w:id="1713"/>
      <w:bookmarkEnd w:id="1714"/>
    </w:p>
    <w:p w14:paraId="6B1AF407" w14:textId="77777777" w:rsidR="00603EA4" w:rsidRPr="005223F4" w:rsidRDefault="00603EA4">
      <w:pPr>
        <w:pStyle w:val="Heading2"/>
      </w:pPr>
      <w:bookmarkStart w:id="1715" w:name="_Ref247448493"/>
      <w:bookmarkStart w:id="1716" w:name="_Toc124764819"/>
      <w:bookmarkStart w:id="1717" w:name="_Toc177399072"/>
      <w:bookmarkStart w:id="1718" w:name="_Toc175057359"/>
      <w:bookmarkStart w:id="1719" w:name="_Toc199516298"/>
      <w:bookmarkStart w:id="1720" w:name="_Toc194983962"/>
      <w:bookmarkStart w:id="1721" w:name="_Ref215569784"/>
      <w:bookmarkStart w:id="1722" w:name="_Ref215569794"/>
      <w:bookmarkStart w:id="1723" w:name="_Ref215569885"/>
      <w:bookmarkStart w:id="1724" w:name="_Toc332724423"/>
      <w:bookmarkEnd w:id="1674"/>
      <w:r w:rsidRPr="005223F4">
        <w:t>Providing Defaults for DFDL properties</w:t>
      </w:r>
      <w:bookmarkEnd w:id="1715"/>
      <w:bookmarkEnd w:id="1724"/>
    </w:p>
    <w:p w14:paraId="0410A150" w14:textId="77777777" w:rsidR="00104F5C" w:rsidRDefault="00603EA4" w:rsidP="00104F5C">
      <w:r w:rsidRPr="005223F4">
        <w:t xml:space="preserve">A dfdl:format annotation on the top level xs:schema declaration may provide defaults for some or all the </w:t>
      </w:r>
      <w:r w:rsidR="00930011" w:rsidRPr="005223F4">
        <w:t xml:space="preserve">DFDL </w:t>
      </w:r>
      <w:r w:rsidRPr="005223F4">
        <w:t>representation properties at every annotation point within the schema document.</w:t>
      </w:r>
      <w:r w:rsidR="009A1EF9">
        <w:t xml:space="preserve"> The default properties may be specifi</w:t>
      </w:r>
      <w:r w:rsidR="00104F5C">
        <w:t xml:space="preserve">ed in short, attribute or element form.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77777777"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an</w:t>
      </w:r>
      <w:r w:rsidRPr="005223F4">
        <w:t xml:space="preserve"> xs:schema dfdl:format annotation. </w:t>
      </w:r>
    </w:p>
    <w:p w14:paraId="365075D2" w14:textId="77777777" w:rsidR="00603EA4" w:rsidRPr="005223F4" w:rsidRDefault="00603EA4" w:rsidP="00603EA4">
      <w:r w:rsidRPr="005223F4">
        <w:t xml:space="preserve">The example below demonstrates the overriding of a format encoding property. The </w:t>
      </w:r>
      <w:r w:rsidRPr="005223F4">
        <w:rPr>
          <w:rStyle w:val="XMLReference"/>
        </w:rPr>
        <w:t>'ASCII'</w:t>
      </w:r>
      <w:r w:rsidRPr="005223F4">
        <w:t xml:space="preserve"> dfdl:format encoding is the default value for the </w:t>
      </w:r>
      <w:r w:rsidRPr="005223F4">
        <w:rPr>
          <w:rStyle w:val="XMLExcerptChar"/>
          <w:lang w:val="en-US"/>
        </w:rPr>
        <w:t>title</w:t>
      </w:r>
      <w:r w:rsidRPr="005223F4">
        <w:t xml:space="preserve"> element, but then it is overridden by the locally defined </w:t>
      </w:r>
      <w:r w:rsidRPr="005223F4">
        <w:rPr>
          <w:rStyle w:val="XMLReference"/>
        </w:rPr>
        <w:t>utf-8</w:t>
      </w:r>
      <w:r w:rsidRPr="005223F4">
        <w:t xml:space="preserve"> format encoding, which takes precedence.</w:t>
      </w:r>
    </w:p>
    <w:p w14:paraId="47C4DA79" w14:textId="17D837AA" w:rsidR="00603EA4" w:rsidRPr="005223F4" w:rsidDel="00041028" w:rsidRDefault="00603EA4" w:rsidP="00603EA4">
      <w:pPr>
        <w:rPr>
          <w:del w:id="1725" w:author="mbeckerle" w:date="2012-04-22T21:53:00Z"/>
        </w:rPr>
      </w:pPr>
    </w:p>
    <w:p w14:paraId="65FE1DFC" w14:textId="77777777" w:rsidR="00603EA4" w:rsidRPr="005223F4" w:rsidRDefault="00603EA4" w:rsidP="0039753C">
      <w:pPr>
        <w:pStyle w:val="XMLExcerpt"/>
        <w:pBdr>
          <w:left w:val="dotted" w:sz="4" w:space="3" w:color="auto"/>
        </w:pBdr>
        <w:rPr>
          <w:lang w:val="en-US"/>
        </w:rPr>
      </w:pPr>
      <w:r w:rsidRPr="005223F4">
        <w:rPr>
          <w:lang w:val="en-US"/>
        </w:rPr>
        <w:t>&lt;xs:schema&gt;</w:t>
      </w:r>
    </w:p>
    <w:p w14:paraId="60D13811" w14:textId="77777777" w:rsidR="00603EA4" w:rsidRPr="005223F4" w:rsidRDefault="00603EA4" w:rsidP="0039753C">
      <w:pPr>
        <w:pStyle w:val="XMLExcerpt"/>
        <w:pBdr>
          <w:left w:val="dotted" w:sz="4" w:space="3" w:color="auto"/>
        </w:pBdr>
        <w:rPr>
          <w:lang w:val="en-US"/>
        </w:rPr>
      </w:pPr>
      <w:r w:rsidRPr="005223F4">
        <w:rPr>
          <w:lang w:val="en-US"/>
        </w:rPr>
        <w:t>  </w:t>
      </w:r>
      <w:del w:id="1726" w:author="Steve Hanson" w:date="2012-02-23T11:55:00Z">
        <w:r w:rsidRPr="005223F4" w:rsidDel="0098329B">
          <w:rPr>
            <w:lang w:val="en-US"/>
          </w:rPr>
          <w:delText xml:space="preserve">    </w:delText>
        </w:r>
      </w:del>
      <w:r w:rsidRPr="005223F4">
        <w:rPr>
          <w:lang w:val="en-US"/>
        </w:rPr>
        <w:t>&lt;xs:annotation&gt;</w:t>
      </w:r>
      <w:r w:rsidRPr="005223F4">
        <w:rPr>
          <w:lang w:val="en-US"/>
        </w:rPr>
        <w:br/>
        <w:t>  </w:t>
      </w:r>
      <w:del w:id="1727" w:author="Steve Hanson" w:date="2012-02-23T11:55:00Z">
        <w:r w:rsidRPr="005223F4" w:rsidDel="0098329B">
          <w:rPr>
            <w:lang w:val="en-US"/>
          </w:rPr>
          <w:delText>    </w:delText>
        </w:r>
      </w:del>
      <w:r w:rsidRPr="005223F4">
        <w:rPr>
          <w:lang w:val="en-US"/>
        </w:rPr>
        <w:t>  &lt;xs:appinfo source=”http://www.ogf.org/dfdl/”&gt;</w:t>
      </w:r>
      <w:r w:rsidRPr="005223F4">
        <w:rPr>
          <w:lang w:val="en-US"/>
        </w:rPr>
        <w:br/>
        <w:t>  </w:t>
      </w:r>
      <w:del w:id="1728" w:author="Steve Hanson" w:date="2012-02-23T11:55:00Z">
        <w:r w:rsidRPr="005223F4" w:rsidDel="0098329B">
          <w:rPr>
            <w:lang w:val="en-US"/>
          </w:rPr>
          <w:delText>    </w:delText>
        </w:r>
      </w:del>
      <w:r w:rsidRPr="005223F4">
        <w:rPr>
          <w:lang w:val="en-US"/>
        </w:rPr>
        <w:t>    &lt;dfdl:format</w:t>
      </w:r>
      <w:r w:rsidRPr="005223F4">
        <w:rPr>
          <w:rStyle w:val="XMLExcerptEmphasis"/>
          <w:lang w:val="en-US"/>
        </w:rPr>
        <w:t xml:space="preserve"> encoding="ASCII"</w:t>
      </w:r>
      <w:r w:rsidRPr="005223F4">
        <w:rPr>
          <w:lang w:val="en-US"/>
        </w:rPr>
        <w:t xml:space="preserve"> /&gt;</w:t>
      </w:r>
      <w:r w:rsidRPr="005223F4">
        <w:rPr>
          <w:lang w:val="en-US"/>
        </w:rPr>
        <w:br/>
        <w:t>  </w:t>
      </w:r>
      <w:del w:id="1729" w:author="Steve Hanson" w:date="2012-02-23T11:55:00Z">
        <w:r w:rsidRPr="005223F4" w:rsidDel="0098329B">
          <w:rPr>
            <w:lang w:val="en-US"/>
          </w:rPr>
          <w:delText>    </w:delText>
        </w:r>
      </w:del>
      <w:r w:rsidRPr="005223F4">
        <w:rPr>
          <w:lang w:val="en-US"/>
        </w:rPr>
        <w:t>  &lt;/xs:appinfo&gt;</w:t>
      </w:r>
      <w:r w:rsidRPr="005223F4">
        <w:rPr>
          <w:lang w:val="en-US"/>
        </w:rPr>
        <w:br/>
        <w:t>  </w:t>
      </w:r>
      <w:del w:id="1730" w:author="Steve Hanson" w:date="2012-02-23T11:55:00Z">
        <w:r w:rsidRPr="005223F4" w:rsidDel="0098329B">
          <w:rPr>
            <w:lang w:val="en-US"/>
          </w:rPr>
          <w:delText xml:space="preserve">    </w:delText>
        </w:r>
      </w:del>
      <w:r w:rsidRPr="005223F4">
        <w:rPr>
          <w:lang w:val="en-US"/>
        </w:rPr>
        <w:t>&lt;/xs:annotation&gt;</w:t>
      </w:r>
      <w:r w:rsidRPr="005223F4">
        <w:rPr>
          <w:lang w:val="en-US"/>
        </w:rPr>
        <w:br/>
      </w:r>
    </w:p>
    <w:p w14:paraId="5560D71D" w14:textId="77777777" w:rsidR="00603EA4" w:rsidRPr="005223F4" w:rsidRDefault="0098329B" w:rsidP="0039753C">
      <w:pPr>
        <w:pStyle w:val="XMLExcerpt"/>
        <w:pBdr>
          <w:left w:val="dotted" w:sz="4" w:space="3" w:color="auto"/>
        </w:pBdr>
        <w:rPr>
          <w:lang w:val="en-US"/>
        </w:rPr>
      </w:pPr>
      <w:ins w:id="1731" w:author="Steve Hanson" w:date="2012-02-23T11:55:00Z">
        <w:r>
          <w:rPr>
            <w:lang w:val="en-US"/>
          </w:rPr>
          <w:t xml:space="preserve">  </w:t>
        </w:r>
      </w:ins>
      <w:r w:rsidR="00603EA4" w:rsidRPr="005223F4">
        <w:rPr>
          <w:lang w:val="en-US"/>
        </w:rPr>
        <w:t>&lt;xs:element name=”book”&gt;</w:t>
      </w:r>
      <w:r w:rsidR="00603EA4" w:rsidRPr="005223F4">
        <w:rPr>
          <w:lang w:val="en-US"/>
        </w:rPr>
        <w:br/>
        <w:t xml:space="preserve">  </w:t>
      </w:r>
      <w:ins w:id="1732" w:author="Steve Hanson" w:date="2012-02-23T11:55:00Z">
        <w:r>
          <w:rPr>
            <w:lang w:val="en-US"/>
          </w:rPr>
          <w:t xml:space="preserve">  </w:t>
        </w:r>
      </w:ins>
      <w:r w:rsidR="00603EA4" w:rsidRPr="005223F4">
        <w:rPr>
          <w:lang w:val="en-US"/>
        </w:rPr>
        <w:t>&lt;xs:complexType&gt;</w:t>
      </w:r>
    </w:p>
    <w:p w14:paraId="7F2965CC" w14:textId="77777777" w:rsidR="00603EA4" w:rsidRPr="005223F4" w:rsidRDefault="00603EA4" w:rsidP="0039753C">
      <w:pPr>
        <w:pStyle w:val="XMLExcerpt"/>
        <w:pBdr>
          <w:left w:val="dotted" w:sz="4" w:space="3" w:color="auto"/>
        </w:pBdr>
        <w:rPr>
          <w:lang w:val="en-US"/>
        </w:rPr>
      </w:pPr>
      <w:r w:rsidRPr="005223F4">
        <w:rPr>
          <w:rStyle w:val="XMLExcerptEmphasis"/>
          <w:lang w:val="en-US"/>
        </w:rPr>
        <w:t> </w:t>
      </w:r>
      <w:r w:rsidRPr="005223F4">
        <w:rPr>
          <w:lang w:val="en-US"/>
        </w:rPr>
        <w:t xml:space="preserve">   </w:t>
      </w:r>
      <w:ins w:id="1733" w:author="Steve Hanson" w:date="2012-02-23T11:55:00Z">
        <w:r w:rsidR="0098329B">
          <w:rPr>
            <w:lang w:val="en-US"/>
          </w:rPr>
          <w:t xml:space="preserve">  </w:t>
        </w:r>
      </w:ins>
      <w:r w:rsidRPr="005223F4">
        <w:rPr>
          <w:lang w:val="en-US"/>
        </w:rPr>
        <w:t>&lt;xs:sequence&gt;</w:t>
      </w:r>
      <w:r w:rsidRPr="005223F4">
        <w:rPr>
          <w:lang w:val="en-US"/>
        </w:rPr>
        <w:br/>
        <w:t xml:space="preserve">      </w:t>
      </w:r>
      <w:ins w:id="1734" w:author="Steve Hanson" w:date="2012-02-23T11:55:00Z">
        <w:r w:rsidR="0098329B">
          <w:rPr>
            <w:lang w:val="en-US"/>
          </w:rPr>
          <w:t xml:space="preserve">  </w:t>
        </w:r>
      </w:ins>
      <w:r w:rsidRPr="005223F4">
        <w:rPr>
          <w:lang w:val="en-US"/>
        </w:rPr>
        <w:t>&lt;xs:element name=”title” type=”xs:string”&gt;</w:t>
      </w:r>
      <w:r w:rsidRPr="005223F4">
        <w:rPr>
          <w:lang w:val="en-US"/>
        </w:rPr>
        <w:br/>
        <w:t xml:space="preserve">        </w:t>
      </w:r>
      <w:ins w:id="1735" w:author="Steve Hanson" w:date="2012-02-23T11:55:00Z">
        <w:r w:rsidR="0098329B">
          <w:rPr>
            <w:lang w:val="en-US"/>
          </w:rPr>
          <w:t xml:space="preserve">  </w:t>
        </w:r>
      </w:ins>
      <w:r w:rsidRPr="005223F4">
        <w:rPr>
          <w:lang w:val="en-US"/>
        </w:rPr>
        <w:t>&lt;xs:annotation&gt;</w:t>
      </w:r>
      <w:r w:rsidRPr="005223F4">
        <w:rPr>
          <w:lang w:val="en-US"/>
        </w:rPr>
        <w:br/>
        <w:t xml:space="preserve">          </w:t>
      </w:r>
      <w:ins w:id="1736" w:author="Steve Hanson" w:date="2012-02-23T11:55:00Z">
        <w:r w:rsidR="0098329B">
          <w:rPr>
            <w:lang w:val="en-US"/>
          </w:rPr>
          <w:t xml:space="preserve">  </w:t>
        </w:r>
      </w:ins>
      <w:r w:rsidRPr="005223F4">
        <w:rPr>
          <w:lang w:val="en-US"/>
        </w:rPr>
        <w:t>&lt;xs:appinfo source=”http://www.ogf.org/dfdl/”&gt;</w:t>
      </w:r>
      <w:r w:rsidRPr="005223F4">
        <w:rPr>
          <w:lang w:val="en-US"/>
        </w:rPr>
        <w:br/>
        <w:t xml:space="preserve">            </w:t>
      </w:r>
      <w:ins w:id="1737" w:author="Steve Hanson" w:date="2012-02-23T11:55:00Z">
        <w:r w:rsidR="0098329B">
          <w:rPr>
            <w:lang w:val="en-US"/>
          </w:rPr>
          <w:t xml:space="preserve">  </w:t>
        </w:r>
      </w:ins>
      <w:r w:rsidRPr="005223F4">
        <w:rPr>
          <w:lang w:val="en-US"/>
        </w:rPr>
        <w:t>&lt;dfdl:element</w:t>
      </w:r>
      <w:r w:rsidRPr="005223F4">
        <w:rPr>
          <w:rStyle w:val="XMLExcerptEmphasis"/>
          <w:lang w:val="en-US"/>
        </w:rPr>
        <w:t xml:space="preserve"> encoding="utf-8"</w:t>
      </w:r>
      <w:r w:rsidRPr="005223F4">
        <w:rPr>
          <w:lang w:val="en-US"/>
        </w:rPr>
        <w:t xml:space="preserve"> /&gt;</w:t>
      </w:r>
      <w:r w:rsidRPr="005223F4">
        <w:rPr>
          <w:lang w:val="en-US"/>
        </w:rPr>
        <w:br/>
        <w:t xml:space="preserve">          </w:t>
      </w:r>
      <w:ins w:id="1738" w:author="Steve Hanson" w:date="2012-02-23T11:55:00Z">
        <w:r w:rsidR="0098329B">
          <w:rPr>
            <w:lang w:val="en-US"/>
          </w:rPr>
          <w:t xml:space="preserve">  </w:t>
        </w:r>
      </w:ins>
      <w:r w:rsidRPr="005223F4">
        <w:rPr>
          <w:lang w:val="en-US"/>
        </w:rPr>
        <w:t>&lt;/xs:appinfo&gt;</w:t>
      </w:r>
      <w:r w:rsidRPr="005223F4">
        <w:rPr>
          <w:lang w:val="en-US"/>
        </w:rPr>
        <w:br/>
        <w:t xml:space="preserve">        </w:t>
      </w:r>
      <w:ins w:id="1739" w:author="Steve Hanson" w:date="2012-02-23T11:55:00Z">
        <w:r w:rsidR="0098329B">
          <w:rPr>
            <w:lang w:val="en-US"/>
          </w:rPr>
          <w:t xml:space="preserve">  </w:t>
        </w:r>
      </w:ins>
      <w:r w:rsidRPr="005223F4">
        <w:rPr>
          <w:lang w:val="en-US"/>
        </w:rPr>
        <w:t>&lt;/xs:annotation&gt;</w:t>
      </w:r>
      <w:r w:rsidRPr="005223F4">
        <w:rPr>
          <w:lang w:val="en-US"/>
        </w:rPr>
        <w:br/>
        <w:t xml:space="preserve">      </w:t>
      </w:r>
      <w:ins w:id="1740" w:author="Steve Hanson" w:date="2012-02-23T11:55:00Z">
        <w:r w:rsidR="0098329B">
          <w:rPr>
            <w:lang w:val="en-US"/>
          </w:rPr>
          <w:t xml:space="preserve">  </w:t>
        </w:r>
      </w:ins>
      <w:r w:rsidRPr="005223F4">
        <w:rPr>
          <w:lang w:val="en-US"/>
        </w:rPr>
        <w:t>&lt;/xs:element&gt;</w:t>
      </w:r>
      <w:r w:rsidRPr="005223F4">
        <w:rPr>
          <w:lang w:val="en-US"/>
        </w:rPr>
        <w:br/>
        <w:t xml:space="preserve">      </w:t>
      </w:r>
      <w:ins w:id="1741" w:author="Steve Hanson" w:date="2012-02-23T11:55:00Z">
        <w:r w:rsidR="0098329B">
          <w:rPr>
            <w:lang w:val="en-US"/>
          </w:rPr>
          <w:t xml:space="preserve">  </w:t>
        </w:r>
      </w:ins>
      <w:r w:rsidRPr="005223F4">
        <w:rPr>
          <w:lang w:val="en-US"/>
        </w:rPr>
        <w:t>&lt;xs:element name=”pages” type=”xs:int”/&gt;</w:t>
      </w:r>
      <w:r w:rsidRPr="005223F4">
        <w:rPr>
          <w:lang w:val="en-US"/>
        </w:rPr>
        <w:br/>
        <w:t xml:space="preserve">    </w:t>
      </w:r>
      <w:ins w:id="1742" w:author="Steve Hanson" w:date="2012-02-23T11:55:00Z">
        <w:r w:rsidR="0098329B">
          <w:rPr>
            <w:lang w:val="en-US"/>
          </w:rPr>
          <w:t xml:space="preserve">  </w:t>
        </w:r>
      </w:ins>
      <w:r w:rsidRPr="005223F4">
        <w:rPr>
          <w:lang w:val="en-US"/>
        </w:rPr>
        <w:t>&lt;/xs:sequence&gt;</w:t>
      </w:r>
      <w:r w:rsidRPr="005223F4">
        <w:rPr>
          <w:lang w:val="en-US"/>
        </w:rPr>
        <w:br/>
        <w:t xml:space="preserve">  </w:t>
      </w:r>
      <w:ins w:id="1743" w:author="Steve Hanson" w:date="2012-02-23T11:55:00Z">
        <w:r w:rsidR="0098329B">
          <w:rPr>
            <w:lang w:val="en-US"/>
          </w:rPr>
          <w:t xml:space="preserve">  </w:t>
        </w:r>
      </w:ins>
      <w:r w:rsidRPr="005223F4">
        <w:rPr>
          <w:lang w:val="en-US"/>
        </w:rPr>
        <w:t>&lt;/xs:complexType&gt;</w:t>
      </w:r>
      <w:r w:rsidRPr="005223F4">
        <w:rPr>
          <w:lang w:val="en-US"/>
        </w:rPr>
        <w:br/>
      </w:r>
      <w:ins w:id="1744" w:author="Steve Hanson" w:date="2012-02-23T11:56:00Z">
        <w:r w:rsidR="0098329B">
          <w:rPr>
            <w:lang w:val="en-US"/>
          </w:rPr>
          <w:t xml:space="preserve">  </w:t>
        </w:r>
      </w:ins>
      <w:r w:rsidRPr="005223F4">
        <w:rPr>
          <w:lang w:val="en-US"/>
        </w:rPr>
        <w:t>&lt;/xs:element&gt;</w:t>
      </w:r>
    </w:p>
    <w:p w14:paraId="72334362" w14:textId="77777777" w:rsidR="00603EA4" w:rsidRPr="005223F4" w:rsidRDefault="00603EA4" w:rsidP="0039753C">
      <w:pPr>
        <w:pStyle w:val="XMLExcerpt"/>
        <w:pBdr>
          <w:left w:val="dotted" w:sz="4" w:space="3" w:color="auto"/>
        </w:pBdr>
        <w:rPr>
          <w:lang w:val="en-US"/>
        </w:rPr>
      </w:pPr>
      <w:r w:rsidRPr="005223F4">
        <w:rPr>
          <w:lang w:val="en-US"/>
        </w:rPr>
        <w:t>&lt;/xs:schema&gt;</w:t>
      </w:r>
    </w:p>
    <w:p w14:paraId="33AD059B" w14:textId="5CDC2DA1" w:rsidR="00820F73" w:rsidRPr="005223F4" w:rsidDel="00041028" w:rsidRDefault="00820F73" w:rsidP="00820F73">
      <w:pPr>
        <w:rPr>
          <w:del w:id="1745" w:author="mbeckerle" w:date="2012-04-22T21:53:00Z"/>
        </w:rPr>
      </w:pPr>
      <w:bookmarkStart w:id="1746" w:name="_Toc322911595"/>
      <w:bookmarkStart w:id="1747" w:name="_Toc322912134"/>
      <w:bookmarkStart w:id="1748" w:name="_Toc329092984"/>
      <w:bookmarkStart w:id="1749" w:name="_Toc332701497"/>
      <w:bookmarkStart w:id="1750" w:name="_Toc332701804"/>
      <w:bookmarkStart w:id="1751" w:name="_Toc332711598"/>
      <w:bookmarkStart w:id="1752" w:name="_Toc332711906"/>
      <w:bookmarkStart w:id="1753" w:name="_Toc332712208"/>
      <w:bookmarkStart w:id="1754" w:name="_Toc332724124"/>
      <w:bookmarkStart w:id="1755" w:name="_Toc332724424"/>
      <w:bookmarkEnd w:id="1746"/>
      <w:bookmarkEnd w:id="1747"/>
      <w:bookmarkEnd w:id="1748"/>
      <w:bookmarkEnd w:id="1749"/>
      <w:bookmarkEnd w:id="1750"/>
      <w:bookmarkEnd w:id="1751"/>
      <w:bookmarkEnd w:id="1752"/>
      <w:bookmarkEnd w:id="1753"/>
      <w:bookmarkEnd w:id="1754"/>
      <w:bookmarkEnd w:id="1755"/>
    </w:p>
    <w:p w14:paraId="0FBCE0A8" w14:textId="77777777" w:rsidR="00603EA4" w:rsidRPr="005223F4" w:rsidRDefault="00603EA4">
      <w:pPr>
        <w:pStyle w:val="Heading2"/>
      </w:pPr>
      <w:bookmarkStart w:id="1756" w:name="_Toc332724425"/>
      <w:r w:rsidRPr="005223F4">
        <w:t>Combining DFDL Representation Properties from a dfdl:defineFormat</w:t>
      </w:r>
      <w:bookmarkEnd w:id="1756"/>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032AB446" w14:textId="05CF4E29" w:rsidR="00820F73" w:rsidRPr="005223F4" w:rsidDel="00041028" w:rsidRDefault="00820F73" w:rsidP="00820F73">
      <w:pPr>
        <w:rPr>
          <w:del w:id="1757" w:author="mbeckerle" w:date="2012-04-22T21:53:00Z"/>
        </w:rPr>
      </w:pPr>
    </w:p>
    <w:p w14:paraId="1852992E" w14:textId="77777777" w:rsidR="00603EA4" w:rsidRPr="005223F4" w:rsidRDefault="00603EA4" w:rsidP="00603EA4">
      <w:pPr>
        <w:pStyle w:val="XMLExcerpt"/>
        <w:rPr>
          <w:lang w:val="en-US"/>
        </w:rPr>
      </w:pPr>
      <w:r w:rsidRPr="005223F4">
        <w:rPr>
          <w:lang w:val="en-US"/>
        </w:rPr>
        <w:t>&lt;xs:schema&gt;</w:t>
      </w:r>
    </w:p>
    <w:p w14:paraId="33CB3296" w14:textId="77777777" w:rsidR="00603EA4" w:rsidRPr="005223F4" w:rsidRDefault="00603EA4" w:rsidP="00603EA4">
      <w:pPr>
        <w:pStyle w:val="XMLExcerpt"/>
        <w:rPr>
          <w:rStyle w:val="XMLExcerptEmphasis"/>
          <w:lang w:val="en-US"/>
        </w:rPr>
      </w:pPr>
      <w:r w:rsidRPr="005223F4">
        <w:rPr>
          <w:lang w:val="en-US"/>
        </w:rPr>
        <w:t>  </w:t>
      </w:r>
      <w:del w:id="1758" w:author="Steve Hanson" w:date="2012-02-23T11:56:00Z">
        <w:r w:rsidRPr="005223F4" w:rsidDel="0098329B">
          <w:rPr>
            <w:lang w:val="en-US"/>
          </w:rPr>
          <w:delText xml:space="preserve">    </w:delText>
        </w:r>
      </w:del>
      <w:r w:rsidRPr="005223F4">
        <w:rPr>
          <w:lang w:val="en-US"/>
        </w:rPr>
        <w:t>&lt;xs:annotation&gt;</w:t>
      </w:r>
      <w:r w:rsidRPr="005223F4">
        <w:rPr>
          <w:lang w:val="en-US"/>
        </w:rPr>
        <w:br/>
        <w:t>  </w:t>
      </w:r>
      <w:del w:id="1759" w:author="Steve Hanson" w:date="2012-02-23T11:56:00Z">
        <w:r w:rsidRPr="005223F4" w:rsidDel="0098329B">
          <w:rPr>
            <w:lang w:val="en-US"/>
          </w:rPr>
          <w:delText>    </w:delText>
        </w:r>
      </w:del>
      <w:r w:rsidRPr="005223F4">
        <w:rPr>
          <w:lang w:val="en-US"/>
        </w:rPr>
        <w:t>  &lt;xs:appinfo source=”http://www.ogf.org/dfdl/”&gt;</w:t>
      </w:r>
      <w:r w:rsidRPr="005223F4">
        <w:rPr>
          <w:lang w:val="en-US"/>
        </w:rPr>
        <w:br/>
        <w:t>  </w:t>
      </w:r>
      <w:del w:id="1760" w:author="Steve Hanson" w:date="2012-02-23T11:56:00Z">
        <w:r w:rsidRPr="005223F4" w:rsidDel="0098329B">
          <w:rPr>
            <w:lang w:val="en-US"/>
          </w:rPr>
          <w:delText>    </w:delText>
        </w:r>
      </w:del>
      <w:r w:rsidRPr="005223F4">
        <w:rPr>
          <w:lang w:val="en-US"/>
        </w:rPr>
        <w:t>    &lt;dfdl:defineFormat name='myFormat'&gt;</w:t>
      </w:r>
      <w:r w:rsidRPr="005223F4">
        <w:rPr>
          <w:rStyle w:val="XMLExcerptEmphasis"/>
          <w:lang w:val="en-US"/>
        </w:rPr>
        <w:t xml:space="preserve"> </w:t>
      </w:r>
    </w:p>
    <w:p w14:paraId="156069CE" w14:textId="77777777" w:rsidR="00603EA4" w:rsidRPr="005223F4" w:rsidRDefault="00603EA4" w:rsidP="00603EA4">
      <w:pPr>
        <w:pStyle w:val="XMLExcerpt"/>
        <w:rPr>
          <w:lang w:val="en-US"/>
        </w:rPr>
      </w:pPr>
      <w:r w:rsidRPr="005223F4">
        <w:rPr>
          <w:rStyle w:val="XMLExcerptEmphasis"/>
          <w:lang w:val="en-US"/>
        </w:rPr>
        <w:t xml:space="preserve">  </w:t>
      </w:r>
      <w:del w:id="1761" w:author="Steve Hanson" w:date="2012-02-23T11:56:00Z">
        <w:r w:rsidRPr="005223F4" w:rsidDel="0098329B">
          <w:rPr>
            <w:rStyle w:val="XMLExcerptEmphasis"/>
            <w:lang w:val="en-US"/>
          </w:rPr>
          <w:delText xml:space="preserve">    </w:delText>
        </w:r>
      </w:del>
      <w:r w:rsidRPr="005223F4">
        <w:rPr>
          <w:rStyle w:val="XMLExcerptEmphasis"/>
          <w:lang w:val="en-US"/>
        </w:rPr>
        <w:t xml:space="preserve">      &lt;dfdl:format encoding="ASCII"</w:t>
      </w:r>
      <w:r w:rsidRPr="005223F4">
        <w:rPr>
          <w:lang w:val="en-US"/>
        </w:rPr>
        <w:t xml:space="preserve"> /&gt;</w:t>
      </w:r>
    </w:p>
    <w:p w14:paraId="2EC7B7FD" w14:textId="77777777" w:rsidR="00603EA4" w:rsidRPr="005223F4" w:rsidRDefault="00603EA4" w:rsidP="00603EA4">
      <w:pPr>
        <w:pStyle w:val="XMLExcerpt"/>
        <w:rPr>
          <w:lang w:val="en-US"/>
        </w:rPr>
      </w:pPr>
      <w:r w:rsidRPr="005223F4">
        <w:rPr>
          <w:lang w:val="en-US"/>
        </w:rPr>
        <w:t xml:space="preserve">  </w:t>
      </w:r>
      <w:del w:id="1762" w:author="Steve Hanson" w:date="2012-02-23T11:56:00Z">
        <w:r w:rsidRPr="005223F4" w:rsidDel="0098329B">
          <w:rPr>
            <w:lang w:val="en-US"/>
          </w:rPr>
          <w:delText xml:space="preserve">    </w:delText>
        </w:r>
      </w:del>
      <w:r w:rsidRPr="005223F4">
        <w:rPr>
          <w:lang w:val="en-US"/>
        </w:rPr>
        <w:t xml:space="preserve">    &lt;/dfdl:defineFormat&gt; </w:t>
      </w:r>
      <w:r w:rsidRPr="005223F4">
        <w:rPr>
          <w:lang w:val="en-US"/>
        </w:rPr>
        <w:br/>
        <w:t>  </w:t>
      </w:r>
      <w:del w:id="1763" w:author="Steve Hanson" w:date="2012-02-23T11:56:00Z">
        <w:r w:rsidRPr="005223F4" w:rsidDel="0098329B">
          <w:rPr>
            <w:lang w:val="en-US"/>
          </w:rPr>
          <w:delText>    </w:delText>
        </w:r>
      </w:del>
      <w:r w:rsidRPr="005223F4">
        <w:rPr>
          <w:lang w:val="en-US"/>
        </w:rPr>
        <w:t>  &lt;/xs:appinfo&gt;</w:t>
      </w:r>
      <w:r w:rsidRPr="005223F4">
        <w:rPr>
          <w:lang w:val="en-US"/>
        </w:rPr>
        <w:br/>
        <w:t>  </w:t>
      </w:r>
      <w:del w:id="1764" w:author="Steve Hanson" w:date="2012-02-23T11:56:00Z">
        <w:r w:rsidRPr="005223F4" w:rsidDel="0098329B">
          <w:rPr>
            <w:lang w:val="en-US"/>
          </w:rPr>
          <w:delText xml:space="preserve">    </w:delText>
        </w:r>
      </w:del>
      <w:r w:rsidRPr="005223F4">
        <w:rPr>
          <w:lang w:val="en-US"/>
        </w:rPr>
        <w:t>&lt;/xs:annotation&gt;</w:t>
      </w:r>
      <w:r w:rsidRPr="005223F4">
        <w:rPr>
          <w:lang w:val="en-US"/>
        </w:rPr>
        <w:br/>
      </w:r>
    </w:p>
    <w:p w14:paraId="3EEA2892" w14:textId="77777777" w:rsidR="00603EA4" w:rsidRPr="005223F4" w:rsidRDefault="0098329B" w:rsidP="00603EA4">
      <w:pPr>
        <w:pStyle w:val="XMLExcerpt"/>
        <w:rPr>
          <w:lang w:val="en-US"/>
        </w:rPr>
      </w:pPr>
      <w:ins w:id="1765" w:author="Steve Hanson" w:date="2012-02-23T11:56:00Z">
        <w:r>
          <w:rPr>
            <w:lang w:val="en-US"/>
          </w:rPr>
          <w:t xml:space="preserve">  </w:t>
        </w:r>
      </w:ins>
      <w:r w:rsidR="00603EA4" w:rsidRPr="005223F4">
        <w:rPr>
          <w:lang w:val="en-US"/>
        </w:rPr>
        <w:t>&lt;xs:element name=”book”&gt;</w:t>
      </w:r>
      <w:r w:rsidR="00603EA4" w:rsidRPr="005223F4">
        <w:rPr>
          <w:lang w:val="en-US"/>
        </w:rPr>
        <w:br/>
        <w:t xml:space="preserve">  </w:t>
      </w:r>
      <w:ins w:id="1766" w:author="Steve Hanson" w:date="2012-02-23T11:56:00Z">
        <w:r>
          <w:rPr>
            <w:lang w:val="en-US"/>
          </w:rPr>
          <w:t xml:space="preserve">  </w:t>
        </w:r>
      </w:ins>
      <w:r w:rsidR="00603EA4" w:rsidRPr="005223F4">
        <w:rPr>
          <w:lang w:val="en-US"/>
        </w:rPr>
        <w:t>&lt;xs:complexType&gt;</w:t>
      </w:r>
    </w:p>
    <w:p w14:paraId="382343B4" w14:textId="77777777" w:rsidR="00603EA4" w:rsidRPr="005223F4" w:rsidRDefault="00603EA4" w:rsidP="00603EA4">
      <w:pPr>
        <w:pStyle w:val="XMLExcerpt"/>
        <w:rPr>
          <w:lang w:val="en-US"/>
        </w:rPr>
      </w:pPr>
      <w:r w:rsidRPr="005223F4">
        <w:rPr>
          <w:rStyle w:val="XMLExcerptEmphasis"/>
          <w:lang w:val="en-US"/>
        </w:rPr>
        <w:t> </w:t>
      </w:r>
      <w:r w:rsidRPr="005223F4">
        <w:rPr>
          <w:lang w:val="en-US"/>
        </w:rPr>
        <w:t xml:space="preserve">   </w:t>
      </w:r>
      <w:ins w:id="1767" w:author="Steve Hanson" w:date="2012-02-23T11:56:00Z">
        <w:r w:rsidR="0098329B">
          <w:rPr>
            <w:lang w:val="en-US"/>
          </w:rPr>
          <w:t xml:space="preserve">  </w:t>
        </w:r>
      </w:ins>
      <w:r w:rsidRPr="005223F4">
        <w:rPr>
          <w:lang w:val="en-US"/>
        </w:rPr>
        <w:t>&lt;xs:sequence&gt;</w:t>
      </w:r>
      <w:r w:rsidRPr="005223F4">
        <w:rPr>
          <w:lang w:val="en-US"/>
        </w:rPr>
        <w:br/>
        <w:t xml:space="preserve">      </w:t>
      </w:r>
      <w:ins w:id="1768" w:author="Steve Hanson" w:date="2012-02-23T11:56:00Z">
        <w:r w:rsidR="0098329B">
          <w:rPr>
            <w:lang w:val="en-US"/>
          </w:rPr>
          <w:t xml:space="preserve">  </w:t>
        </w:r>
      </w:ins>
      <w:r w:rsidRPr="005223F4">
        <w:rPr>
          <w:lang w:val="en-US"/>
        </w:rPr>
        <w:t>&lt;xs:element name=”title” type=”xs:string”&gt;</w:t>
      </w:r>
      <w:r w:rsidRPr="005223F4">
        <w:rPr>
          <w:lang w:val="en-US"/>
        </w:rPr>
        <w:br/>
        <w:t xml:space="preserve">        </w:t>
      </w:r>
      <w:ins w:id="1769" w:author="Steve Hanson" w:date="2012-02-23T11:56:00Z">
        <w:r w:rsidR="0098329B">
          <w:rPr>
            <w:lang w:val="en-US"/>
          </w:rPr>
          <w:t xml:space="preserve">  </w:t>
        </w:r>
      </w:ins>
      <w:r w:rsidRPr="005223F4">
        <w:rPr>
          <w:lang w:val="en-US"/>
        </w:rPr>
        <w:t>&lt;xs:annotation&gt;</w:t>
      </w:r>
      <w:r w:rsidRPr="005223F4">
        <w:rPr>
          <w:lang w:val="en-US"/>
        </w:rPr>
        <w:br/>
        <w:t xml:space="preserve">          </w:t>
      </w:r>
      <w:ins w:id="1770" w:author="Steve Hanson" w:date="2012-02-23T11:56:00Z">
        <w:r w:rsidR="0098329B">
          <w:rPr>
            <w:lang w:val="en-US"/>
          </w:rPr>
          <w:t xml:space="preserve">  </w:t>
        </w:r>
      </w:ins>
      <w:r w:rsidRPr="005223F4">
        <w:rPr>
          <w:lang w:val="en-US"/>
        </w:rPr>
        <w:t>&lt;xs:appinfo source=”http://www.ogf.org/dfdl/”&gt;</w:t>
      </w:r>
      <w:r w:rsidRPr="005223F4">
        <w:rPr>
          <w:lang w:val="en-US"/>
        </w:rPr>
        <w:br/>
        <w:t xml:space="preserve">            </w:t>
      </w:r>
      <w:ins w:id="1771" w:author="Steve Hanson" w:date="2012-02-23T11:56:00Z">
        <w:r w:rsidR="0098329B">
          <w:rPr>
            <w:lang w:val="en-US"/>
          </w:rPr>
          <w:t xml:space="preserve">  </w:t>
        </w:r>
      </w:ins>
      <w:r w:rsidRPr="005223F4">
        <w:rPr>
          <w:lang w:val="en-US"/>
        </w:rPr>
        <w:t>&lt;dfdl:element</w:t>
      </w:r>
      <w:r w:rsidRPr="005223F4">
        <w:rPr>
          <w:rStyle w:val="XMLExcerptEmphasis"/>
          <w:lang w:val="en-US"/>
        </w:rPr>
        <w:t xml:space="preserve"> ref='myFormat' encoding="UTF-8"</w:t>
      </w:r>
      <w:r w:rsidRPr="005223F4">
        <w:rPr>
          <w:lang w:val="en-US"/>
        </w:rPr>
        <w:t xml:space="preserve"> /&gt;</w:t>
      </w:r>
      <w:r w:rsidRPr="005223F4">
        <w:rPr>
          <w:lang w:val="en-US"/>
        </w:rPr>
        <w:br/>
        <w:t xml:space="preserve">          </w:t>
      </w:r>
      <w:ins w:id="1772" w:author="Steve Hanson" w:date="2012-02-23T11:56:00Z">
        <w:r w:rsidR="0098329B">
          <w:rPr>
            <w:lang w:val="en-US"/>
          </w:rPr>
          <w:t xml:space="preserve">  </w:t>
        </w:r>
      </w:ins>
      <w:r w:rsidRPr="005223F4">
        <w:rPr>
          <w:lang w:val="en-US"/>
        </w:rPr>
        <w:t>&lt;/xs:appinfo&gt;</w:t>
      </w:r>
      <w:r w:rsidRPr="005223F4">
        <w:rPr>
          <w:lang w:val="en-US"/>
        </w:rPr>
        <w:br/>
        <w:t xml:space="preserve">        </w:t>
      </w:r>
      <w:ins w:id="1773" w:author="Steve Hanson" w:date="2012-02-23T11:56:00Z">
        <w:r w:rsidR="0098329B">
          <w:rPr>
            <w:lang w:val="en-US"/>
          </w:rPr>
          <w:t xml:space="preserve">  </w:t>
        </w:r>
      </w:ins>
      <w:r w:rsidRPr="005223F4">
        <w:rPr>
          <w:lang w:val="en-US"/>
        </w:rPr>
        <w:t>&lt;/xs:annotation&gt;</w:t>
      </w:r>
      <w:r w:rsidRPr="005223F4">
        <w:rPr>
          <w:lang w:val="en-US"/>
        </w:rPr>
        <w:br/>
        <w:t xml:space="preserve">      </w:t>
      </w:r>
      <w:ins w:id="1774" w:author="Steve Hanson" w:date="2012-02-23T11:56:00Z">
        <w:r w:rsidR="0098329B">
          <w:rPr>
            <w:lang w:val="en-US"/>
          </w:rPr>
          <w:t xml:space="preserve">  </w:t>
        </w:r>
      </w:ins>
      <w:r w:rsidRPr="005223F4">
        <w:rPr>
          <w:lang w:val="en-US"/>
        </w:rPr>
        <w:t>&lt;/xs:element&gt;</w:t>
      </w:r>
      <w:r w:rsidRPr="005223F4">
        <w:rPr>
          <w:lang w:val="en-US"/>
        </w:rPr>
        <w:br/>
        <w:t xml:space="preserve">      </w:t>
      </w:r>
      <w:ins w:id="1775" w:author="Steve Hanson" w:date="2012-02-23T11:56:00Z">
        <w:r w:rsidR="0098329B">
          <w:rPr>
            <w:lang w:val="en-US"/>
          </w:rPr>
          <w:t xml:space="preserve">  </w:t>
        </w:r>
      </w:ins>
      <w:r w:rsidRPr="005223F4">
        <w:rPr>
          <w:lang w:val="en-US"/>
        </w:rPr>
        <w:t>&lt;xs:element name=”pages” type=”xs:int”/&gt;</w:t>
      </w:r>
      <w:r w:rsidRPr="005223F4">
        <w:rPr>
          <w:lang w:val="en-US"/>
        </w:rPr>
        <w:br/>
        <w:t xml:space="preserve">    </w:t>
      </w:r>
      <w:ins w:id="1776" w:author="Steve Hanson" w:date="2012-02-23T11:56:00Z">
        <w:r w:rsidR="0098329B">
          <w:rPr>
            <w:lang w:val="en-US"/>
          </w:rPr>
          <w:t xml:space="preserve">  </w:t>
        </w:r>
      </w:ins>
      <w:r w:rsidRPr="005223F4">
        <w:rPr>
          <w:lang w:val="en-US"/>
        </w:rPr>
        <w:t>&lt;/xs:sequence&gt;</w:t>
      </w:r>
      <w:r w:rsidRPr="005223F4">
        <w:rPr>
          <w:lang w:val="en-US"/>
        </w:rPr>
        <w:br/>
        <w:t xml:space="preserve">  </w:t>
      </w:r>
      <w:ins w:id="1777" w:author="Steve Hanson" w:date="2012-02-23T11:56:00Z">
        <w:r w:rsidR="0098329B">
          <w:rPr>
            <w:lang w:val="en-US"/>
          </w:rPr>
          <w:t xml:space="preserve">  </w:t>
        </w:r>
      </w:ins>
      <w:r w:rsidRPr="005223F4">
        <w:rPr>
          <w:lang w:val="en-US"/>
        </w:rPr>
        <w:t>&lt;/xs:complexType&gt;</w:t>
      </w:r>
      <w:r w:rsidRPr="005223F4">
        <w:rPr>
          <w:lang w:val="en-US"/>
        </w:rPr>
        <w:br/>
      </w:r>
      <w:ins w:id="1778" w:author="Steve Hanson" w:date="2012-02-23T11:57:00Z">
        <w:r w:rsidR="0098329B">
          <w:rPr>
            <w:lang w:val="en-US"/>
          </w:rPr>
          <w:t xml:space="preserve">  </w:t>
        </w:r>
      </w:ins>
      <w:r w:rsidRPr="005223F4">
        <w:rPr>
          <w:lang w:val="en-US"/>
        </w:rPr>
        <w:t>&lt;/xs:element&gt;</w:t>
      </w:r>
    </w:p>
    <w:p w14:paraId="3BE921FD" w14:textId="77777777" w:rsidR="00603EA4" w:rsidRPr="005223F4" w:rsidRDefault="00603EA4" w:rsidP="00603EA4">
      <w:pPr>
        <w:pStyle w:val="XMLExcerpt"/>
        <w:rPr>
          <w:lang w:val="en-US"/>
        </w:rPr>
      </w:pPr>
      <w:r w:rsidRPr="005223F4">
        <w:rPr>
          <w:lang w:val="en-US"/>
        </w:rPr>
        <w:t>&lt;/xs:schema&gt;</w:t>
      </w:r>
    </w:p>
    <w:p w14:paraId="79C9B954" w14:textId="7CF6381C" w:rsidR="00820F73" w:rsidRPr="005223F4" w:rsidDel="00041028" w:rsidRDefault="00820F73" w:rsidP="00603EA4">
      <w:pPr>
        <w:rPr>
          <w:del w:id="1779" w:author="mbeckerle" w:date="2012-04-22T21:53:00Z"/>
        </w:rPr>
      </w:pPr>
    </w:p>
    <w:p w14:paraId="4AD7C43A" w14:textId="77777777" w:rsidR="00603EA4" w:rsidRPr="005223F4" w:rsidRDefault="00603EA4" w:rsidP="00603EA4">
      <w:r w:rsidRPr="005223F4">
        <w:t>The example above demonstrates the overriding of an encoding property. The 'ASCII' format encoding from the 'myFormat' is overridden by the UTF-8 format encoding, which as a locally defined property takes precedence.</w:t>
      </w:r>
    </w:p>
    <w:p w14:paraId="528FB086" w14:textId="77777777" w:rsidR="00603EA4" w:rsidRPr="005223F4" w:rsidRDefault="00603EA4">
      <w:pPr>
        <w:pStyle w:val="Heading2"/>
      </w:pPr>
      <w:bookmarkStart w:id="1780" w:name="_Toc332724426"/>
      <w:r w:rsidRPr="005223F4">
        <w:t>Combining DFDL Properties from References</w:t>
      </w:r>
      <w:bookmarkEnd w:id="1780"/>
    </w:p>
    <w:p w14:paraId="6D73DB25" w14:textId="77777777" w:rsidR="00603EA4" w:rsidRPr="005223F4" w:rsidRDefault="00603EA4" w:rsidP="00603EA4">
      <w:bookmarkStart w:id="1781"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603EA4">
      <w:pPr>
        <w:numPr>
          <w:ilvl w:val="0"/>
          <w:numId w:val="47"/>
        </w:numPr>
      </w:pPr>
      <w:r w:rsidRPr="005223F4">
        <w:t>A</w:t>
      </w:r>
      <w:r w:rsidR="00603EA4" w:rsidRPr="005223F4">
        <w:t xml:space="preserve">n xs:element and its referenced xs:simpleType restriction, </w:t>
      </w:r>
    </w:p>
    <w:p w14:paraId="0CF0D74C" w14:textId="77777777" w:rsidR="00603EA4" w:rsidRPr="005223F4" w:rsidRDefault="00C93478" w:rsidP="00603EA4">
      <w:pPr>
        <w:numPr>
          <w:ilvl w:val="0"/>
          <w:numId w:val="47"/>
        </w:numPr>
      </w:pPr>
      <w:r w:rsidRPr="005223F4">
        <w:t>A</w:t>
      </w:r>
      <w:r w:rsidR="00603EA4" w:rsidRPr="005223F4">
        <w:t>n xs:element reference and its referenced global xs:element</w:t>
      </w:r>
    </w:p>
    <w:p w14:paraId="0E8042F3" w14:textId="77777777" w:rsidR="00603EA4" w:rsidRPr="005223F4" w:rsidRDefault="00C93478" w:rsidP="00603EA4">
      <w:pPr>
        <w:numPr>
          <w:ilvl w:val="0"/>
          <w:numId w:val="47"/>
        </w:numPr>
      </w:pPr>
      <w:r w:rsidRPr="005223F4">
        <w:t>A</w:t>
      </w:r>
      <w:r w:rsidR="00603EA4" w:rsidRPr="005223F4">
        <w:t>n xs:group reference and an xs:sequence or xs:choice in its referenced global xs:group</w:t>
      </w:r>
    </w:p>
    <w:p w14:paraId="69950A90" w14:textId="77777777" w:rsidR="00603EA4" w:rsidRPr="005223F4" w:rsidRDefault="00C93478" w:rsidP="00603EA4">
      <w:pPr>
        <w:numPr>
          <w:ilvl w:val="0"/>
          <w:numId w:val="47"/>
        </w:numPr>
      </w:pPr>
      <w:r w:rsidRPr="005223F4">
        <w:t>A</w:t>
      </w:r>
      <w:r w:rsidR="00603EA4" w:rsidRPr="005223F4">
        <w:t xml:space="preserve">n xs:simpleType restriction and its base xs:simpleType restriction  </w:t>
      </w:r>
    </w:p>
    <w:p w14:paraId="15C32F8D" w14:textId="0CD37360" w:rsidR="00603EA4" w:rsidRPr="005223F4" w:rsidDel="00041028" w:rsidRDefault="00603EA4" w:rsidP="00603EA4">
      <w:pPr>
        <w:rPr>
          <w:del w:id="1782" w:author="mbeckerle" w:date="2012-04-22T21:53:00Z"/>
        </w:rPr>
      </w:pPr>
    </w:p>
    <w:p w14:paraId="7C03E3A6" w14:textId="77777777" w:rsidR="00603EA4" w:rsidRPr="005223F4" w:rsidRDefault="00603EA4" w:rsidP="00603EA4">
      <w:r w:rsidRPr="005223F4">
        <w:t>Rules</w:t>
      </w:r>
    </w:p>
    <w:p w14:paraId="3C4156AF" w14:textId="26FDDE40" w:rsidR="00603EA4" w:rsidRPr="005223F4" w:rsidDel="00041028" w:rsidRDefault="00603EA4" w:rsidP="00603EA4">
      <w:pPr>
        <w:rPr>
          <w:del w:id="1783" w:author="mbeckerle" w:date="2012-04-22T21:53:00Z"/>
        </w:rPr>
      </w:pPr>
    </w:p>
    <w:p w14:paraId="31A74952" w14:textId="77777777" w:rsidR="00603EA4" w:rsidRPr="005223F4" w:rsidRDefault="00603EA4" w:rsidP="00603EA4">
      <w:pPr>
        <w:numPr>
          <w:ilvl w:val="0"/>
          <w:numId w:val="49"/>
        </w:numPr>
      </w:pPr>
      <w:r w:rsidRPr="005223F4">
        <w:t xml:space="preserve">Create an empty working set of "explicit" properties. Create an empty working set of "default" properties. </w:t>
      </w:r>
    </w:p>
    <w:p w14:paraId="79B4AF25" w14:textId="77777777" w:rsidR="00603EA4" w:rsidRPr="005223F4" w:rsidRDefault="00603EA4" w:rsidP="00603EA4">
      <w:pPr>
        <w:numPr>
          <w:ilvl w:val="0"/>
          <w:numId w:val="49"/>
        </w:numPr>
      </w:pPr>
      <w:r w:rsidRPr="005223F4">
        <w:t xml:space="preserve">Move to the innermost schema component in the chain of references. </w:t>
      </w:r>
    </w:p>
    <w:p w14:paraId="23B00EE9" w14:textId="77777777" w:rsidR="00603EA4" w:rsidRPr="005223F4" w:rsidRDefault="009863DA" w:rsidP="00150AB6">
      <w:pPr>
        <w:numPr>
          <w:ilvl w:val="0"/>
          <w:numId w:val="49"/>
        </w:numPr>
      </w:pPr>
      <w:r w:rsidRPr="005223F4">
        <w:t xml:space="preserve">a) </w:t>
      </w:r>
      <w:r w:rsidR="00603EA4" w:rsidRPr="005223F4">
        <w:t xml:space="preserve">Assemble its applicable "explicit" properties from its local dfdl:ref (if present) and its local properties (if present), the latter overriding the former (that is, local wins). </w:t>
      </w:r>
      <w:r w:rsidR="00E620CC" w:rsidRPr="005223F4">
        <w:br/>
      </w:r>
      <w:r w:rsidR="00E620CC" w:rsidRPr="005223F4">
        <w:br/>
      </w:r>
      <w:r w:rsidR="00603EA4" w:rsidRPr="005223F4">
        <w:t xml:space="preserve">Combine these with the current working set of "explicit" properties. </w:t>
      </w:r>
      <w:r w:rsidR="00150AB6" w:rsidRPr="005223F4">
        <w:br/>
      </w:r>
      <w:r w:rsidR="00603EA4" w:rsidRPr="005223F4">
        <w:t xml:space="preserve">It is a schema definition error if there is the same property appears twice. </w:t>
      </w:r>
      <w:r w:rsidR="00150AB6" w:rsidRPr="005223F4">
        <w:br/>
        <w:t>The r</w:t>
      </w:r>
      <w:r w:rsidR="00603EA4" w:rsidRPr="005223F4">
        <w:t>esult is a new working set of "explicit" properties</w:t>
      </w:r>
      <w:r w:rsidR="00603EA4" w:rsidRPr="005223F4">
        <w:br/>
      </w:r>
      <w:r w:rsidR="00603EA4" w:rsidRPr="005223F4">
        <w:br/>
      </w:r>
      <w:r w:rsidRPr="005223F4">
        <w:t xml:space="preserve">b) </w:t>
      </w:r>
      <w:r w:rsidR="00603EA4" w:rsidRPr="005223F4">
        <w:t xml:space="preserve">Obtain applicable "default" properties from dfdl:format </w:t>
      </w:r>
      <w:r w:rsidR="008A0531" w:rsidRPr="005223F4">
        <w:t xml:space="preserve">annotation </w:t>
      </w:r>
      <w:r w:rsidR="00603EA4" w:rsidRPr="005223F4">
        <w:t>on the xs:schema that contains the component (if present).  Combine these with the current working set of "default" properties, the latter overriding the former (</w:t>
      </w:r>
      <w:r w:rsidR="00987EE9" w:rsidRPr="005223F4">
        <w:t>that is</w:t>
      </w:r>
      <w:r w:rsidR="00603EA4" w:rsidRPr="005223F4">
        <w:t xml:space="preserve">, inner wins). Result is a new working set of "default" properties. </w:t>
      </w:r>
    </w:p>
    <w:p w14:paraId="3438CCD9" w14:textId="77777777" w:rsidR="00603EA4" w:rsidRPr="005223F4" w:rsidRDefault="00603EA4" w:rsidP="00603EA4">
      <w:pPr>
        <w:numPr>
          <w:ilvl w:val="0"/>
          <w:numId w:val="49"/>
        </w:numPr>
      </w:pPr>
      <w:r w:rsidRPr="005223F4">
        <w:t xml:space="preserve">Move to the schema component that references the current component, and repeat step 3. If there is no referencing component, move to step 5. </w:t>
      </w:r>
    </w:p>
    <w:p w14:paraId="02177043" w14:textId="77777777" w:rsidR="00603EA4" w:rsidRPr="005223F4" w:rsidRDefault="00603EA4" w:rsidP="00603EA4">
      <w:pPr>
        <w:numPr>
          <w:ilvl w:val="0"/>
          <w:numId w:val="49"/>
        </w:numPr>
      </w:pPr>
      <w:r w:rsidRPr="005223F4">
        <w:t>Combine the resultant sets of properties. The "explicit" properties take priority, "defaults" only used when no "explicit" is present. It is a schema definition error if a required property is in neither the "explicit" nor the "default" working sets.</w:t>
      </w:r>
    </w:p>
    <w:p w14:paraId="583A5C22" w14:textId="744415D0" w:rsidR="0098329B" w:rsidDel="00041028" w:rsidRDefault="0098329B" w:rsidP="00603EA4">
      <w:pPr>
        <w:rPr>
          <w:ins w:id="1784" w:author="Steve Hanson" w:date="2012-02-23T11:58:00Z"/>
          <w:del w:id="1785" w:author="mbeckerle" w:date="2012-04-22T21:53:00Z"/>
        </w:rPr>
      </w:pPr>
    </w:p>
    <w:p w14:paraId="51ED5B1F" w14:textId="77777777" w:rsidR="00603EA4" w:rsidRPr="005223F4" w:rsidRDefault="00603EA4" w:rsidP="00603EA4">
      <w:r w:rsidRPr="005223F4">
        <w:t xml:space="preserve">"Applicable" properties are all the DFDL properties that apply to that </w:t>
      </w:r>
      <w:del w:id="1786" w:author="Steve Hanson" w:date="2012-02-23T11:57:00Z">
        <w:r w:rsidRPr="005223F4" w:rsidDel="0098329B">
          <w:delText xml:space="preserve">type of </w:delText>
        </w:r>
      </w:del>
      <w:r w:rsidRPr="005223F4">
        <w:t>schema component. For example all the DFDL properties that apply to an xs:simpleType</w:t>
      </w:r>
      <w:ins w:id="1787" w:author="Steve Hanson" w:date="2012-02-23T11:58:00Z">
        <w:r w:rsidR="0098329B">
          <w:t xml:space="preserve"> (as defined by section 13)</w:t>
        </w:r>
      </w:ins>
      <w:r w:rsidRPr="005223F4">
        <w:t>.</w:t>
      </w:r>
    </w:p>
    <w:p w14:paraId="19CD8BC8" w14:textId="7305C139" w:rsidR="00603EA4" w:rsidRPr="005223F4" w:rsidDel="00041028" w:rsidRDefault="00603EA4" w:rsidP="00603EA4">
      <w:pPr>
        <w:rPr>
          <w:del w:id="1788" w:author="mbeckerle" w:date="2012-04-22T21:53:00Z"/>
        </w:rPr>
      </w:pPr>
    </w:p>
    <w:p w14:paraId="7D78311F" w14:textId="77777777" w:rsidR="00603EA4" w:rsidRPr="005223F4" w:rsidRDefault="00603EA4" w:rsidP="00603EA4">
      <w:pPr>
        <w:pStyle w:val="XMLExcerpt"/>
        <w:rPr>
          <w:lang w:val="en-US"/>
        </w:rPr>
      </w:pPr>
      <w:r w:rsidRPr="005223F4">
        <w:rPr>
          <w:lang w:val="en-US"/>
        </w:rPr>
        <w:t>&lt;xs:simpleType name="newType"&gt;</w:t>
      </w:r>
    </w:p>
    <w:p w14:paraId="07017EAE" w14:textId="77777777" w:rsidR="00603EA4" w:rsidRPr="005223F4" w:rsidRDefault="0098329B" w:rsidP="00603EA4">
      <w:pPr>
        <w:pStyle w:val="XMLExcerpt"/>
        <w:rPr>
          <w:lang w:val="en-US"/>
        </w:rPr>
      </w:pPr>
      <w:ins w:id="1789" w:author="Steve Hanson" w:date="2012-02-23T11:58:00Z">
        <w:r>
          <w:rPr>
            <w:lang w:val="en-US"/>
          </w:rPr>
          <w:t xml:space="preserve">  </w:t>
        </w:r>
      </w:ins>
      <w:del w:id="1790" w:author="Steve Hanson" w:date="2012-02-23T11:58:00Z">
        <w:r w:rsidR="00603EA4" w:rsidRPr="005223F4" w:rsidDel="0098329B">
          <w:rPr>
            <w:lang w:val="en-US"/>
          </w:rPr>
          <w:tab/>
        </w:r>
      </w:del>
      <w:r w:rsidR="00603EA4" w:rsidRPr="005223F4">
        <w:rPr>
          <w:lang w:val="en-US"/>
        </w:rPr>
        <w:t xml:space="preserve">&lt;xs:annotation&gt; </w:t>
      </w:r>
    </w:p>
    <w:p w14:paraId="5F659BF8" w14:textId="77777777" w:rsidR="00603EA4" w:rsidRPr="005223F4" w:rsidRDefault="0098329B" w:rsidP="00470F0F">
      <w:pPr>
        <w:pStyle w:val="XMLExcerpt"/>
        <w:rPr>
          <w:lang w:val="en-US"/>
        </w:rPr>
      </w:pPr>
      <w:ins w:id="1791" w:author="Steve Hanson" w:date="2012-02-23T11:58:00Z">
        <w:r>
          <w:rPr>
            <w:lang w:val="en-US"/>
          </w:rPr>
          <w:t xml:space="preserve">    </w:t>
        </w:r>
      </w:ins>
      <w:del w:id="1792" w:author="Steve Hanson" w:date="2012-02-23T11:58:00Z">
        <w:r w:rsidR="00603EA4" w:rsidRPr="005223F4" w:rsidDel="0098329B">
          <w:rPr>
            <w:lang w:val="en-US"/>
          </w:rPr>
          <w:tab/>
        </w:r>
        <w:r w:rsidR="00603EA4" w:rsidRPr="005223F4" w:rsidDel="0098329B">
          <w:rPr>
            <w:lang w:val="en-US"/>
          </w:rPr>
          <w:tab/>
        </w:r>
      </w:del>
      <w:r w:rsidR="00603EA4" w:rsidRPr="005223F4">
        <w:rPr>
          <w:lang w:val="en-US"/>
        </w:rPr>
        <w:t>&lt;</w:t>
      </w:r>
      <w:del w:id="1793" w:author="Steve Hanson" w:date="2012-02-23T11:58:00Z">
        <w:r w:rsidR="00470F0F" w:rsidRPr="005223F4" w:rsidDel="0098329B">
          <w:rPr>
            <w:lang w:val="en-US"/>
          </w:rPr>
          <w:delText xml:space="preserve"> </w:delText>
        </w:r>
      </w:del>
      <w:r w:rsidR="00470F0F" w:rsidRPr="005223F4">
        <w:rPr>
          <w:lang w:val="en-US"/>
        </w:rPr>
        <w:t>xs:appinfo source=”http://www.ogf.org/dfdl/”</w:t>
      </w:r>
      <w:r w:rsidR="00603EA4" w:rsidRPr="005223F4">
        <w:rPr>
          <w:lang w:val="en-US"/>
        </w:rPr>
        <w:t>&gt;</w:t>
      </w:r>
    </w:p>
    <w:p w14:paraId="581D733A" w14:textId="77777777" w:rsidR="00603EA4" w:rsidRPr="005223F4" w:rsidRDefault="00603EA4" w:rsidP="00D577C2">
      <w:pPr>
        <w:pStyle w:val="XMLExcerpt"/>
        <w:rPr>
          <w:lang w:val="en-US"/>
        </w:rPr>
      </w:pPr>
      <w:del w:id="1794" w:author="Steve Hanson" w:date="2012-02-23T11:58:00Z">
        <w:r w:rsidRPr="005223F4" w:rsidDel="0098329B">
          <w:rPr>
            <w:lang w:val="en-US"/>
          </w:rPr>
          <w:tab/>
        </w:r>
        <w:r w:rsidRPr="005223F4" w:rsidDel="0098329B">
          <w:rPr>
            <w:lang w:val="en-US"/>
          </w:rPr>
          <w:tab/>
        </w:r>
        <w:r w:rsidRPr="005223F4" w:rsidDel="0098329B">
          <w:rPr>
            <w:lang w:val="en-US"/>
          </w:rPr>
          <w:tab/>
        </w:r>
      </w:del>
      <w:ins w:id="1795" w:author="Steve Hanson" w:date="2012-02-23T11:58:00Z">
        <w:r w:rsidR="0098329B">
          <w:rPr>
            <w:lang w:val="en-US"/>
          </w:rPr>
          <w:t xml:space="preserve">      </w:t>
        </w:r>
      </w:ins>
      <w:r w:rsidRPr="005223F4">
        <w:rPr>
          <w:lang w:val="en-US"/>
        </w:rPr>
        <w:t>&lt;dfdl:simpleType alignment="16"/&gt;</w:t>
      </w:r>
    </w:p>
    <w:p w14:paraId="7CDA54C1" w14:textId="77777777" w:rsidR="00603EA4" w:rsidRPr="005223F4" w:rsidRDefault="00603EA4" w:rsidP="00603EA4">
      <w:pPr>
        <w:pStyle w:val="XMLExcerpt"/>
        <w:rPr>
          <w:lang w:val="en-US"/>
        </w:rPr>
      </w:pPr>
      <w:del w:id="1796" w:author="Steve Hanson" w:date="2012-02-23T11:58:00Z">
        <w:r w:rsidRPr="005223F4" w:rsidDel="0098329B">
          <w:rPr>
            <w:lang w:val="en-US"/>
          </w:rPr>
          <w:tab/>
        </w:r>
        <w:r w:rsidRPr="005223F4" w:rsidDel="0098329B">
          <w:rPr>
            <w:lang w:val="en-US"/>
          </w:rPr>
          <w:tab/>
        </w:r>
      </w:del>
      <w:ins w:id="1797" w:author="Steve Hanson" w:date="2012-02-23T11:58:00Z">
        <w:r w:rsidR="0098329B">
          <w:rPr>
            <w:lang w:val="en-US"/>
          </w:rPr>
          <w:t xml:space="preserve">    </w:t>
        </w:r>
      </w:ins>
      <w:r w:rsidRPr="005223F4">
        <w:rPr>
          <w:lang w:val="en-US"/>
        </w:rPr>
        <w:t>&lt;/xs:appinfo&gt;</w:t>
      </w:r>
    </w:p>
    <w:p w14:paraId="5EF26467" w14:textId="77777777" w:rsidR="00603EA4" w:rsidRPr="005223F4" w:rsidRDefault="00603EA4" w:rsidP="00603EA4">
      <w:pPr>
        <w:pStyle w:val="XMLExcerpt"/>
        <w:rPr>
          <w:lang w:val="en-US"/>
        </w:rPr>
      </w:pPr>
      <w:del w:id="1798" w:author="Steve Hanson" w:date="2012-02-23T11:59:00Z">
        <w:r w:rsidRPr="005223F4" w:rsidDel="0098329B">
          <w:rPr>
            <w:lang w:val="en-US"/>
          </w:rPr>
          <w:tab/>
        </w:r>
      </w:del>
      <w:ins w:id="1799" w:author="Steve Hanson" w:date="2012-02-23T11:59:00Z">
        <w:r w:rsidR="0098329B">
          <w:rPr>
            <w:lang w:val="en-US"/>
          </w:rPr>
          <w:t xml:space="preserve">  </w:t>
        </w:r>
      </w:ins>
      <w:r w:rsidRPr="005223F4">
        <w:rPr>
          <w:lang w:val="en-US"/>
        </w:rPr>
        <w:t>&lt;/xs:annotation&gt;</w:t>
      </w:r>
    </w:p>
    <w:p w14:paraId="140299AA" w14:textId="77777777" w:rsidR="00603EA4" w:rsidRPr="005223F4" w:rsidRDefault="00603EA4" w:rsidP="00603EA4">
      <w:pPr>
        <w:pStyle w:val="XMLExcerpt"/>
        <w:rPr>
          <w:lang w:val="en-US"/>
        </w:rPr>
      </w:pPr>
      <w:del w:id="1800" w:author="Steve Hanson" w:date="2012-02-23T11:59:00Z">
        <w:r w:rsidRPr="005223F4" w:rsidDel="0098329B">
          <w:rPr>
            <w:lang w:val="en-US"/>
          </w:rPr>
          <w:tab/>
        </w:r>
      </w:del>
      <w:ins w:id="1801" w:author="Steve Hanson" w:date="2012-02-23T11:59:00Z">
        <w:r w:rsidR="0098329B">
          <w:rPr>
            <w:lang w:val="en-US"/>
          </w:rPr>
          <w:t xml:space="preserve">  </w:t>
        </w:r>
      </w:ins>
      <w:r w:rsidRPr="005223F4">
        <w:rPr>
          <w:lang w:val="en-US"/>
        </w:rPr>
        <w:t>&lt;xs:restriction base="xs:integer"&gt;</w:t>
      </w:r>
    </w:p>
    <w:p w14:paraId="42CDC4DB" w14:textId="77777777" w:rsidR="00603EA4" w:rsidRPr="005223F4" w:rsidRDefault="00603EA4" w:rsidP="00603EA4">
      <w:pPr>
        <w:pStyle w:val="XMLExcerpt"/>
        <w:rPr>
          <w:lang w:val="en-US"/>
        </w:rPr>
      </w:pPr>
      <w:del w:id="1802" w:author="Steve Hanson" w:date="2012-02-23T11:59:00Z">
        <w:r w:rsidRPr="005223F4" w:rsidDel="0098329B">
          <w:rPr>
            <w:lang w:val="en-US"/>
          </w:rPr>
          <w:tab/>
        </w:r>
        <w:r w:rsidRPr="005223F4" w:rsidDel="0098329B">
          <w:rPr>
            <w:lang w:val="en-US"/>
          </w:rPr>
          <w:tab/>
        </w:r>
      </w:del>
      <w:ins w:id="1803" w:author="Steve Hanson" w:date="2012-02-23T11:59:00Z">
        <w:r w:rsidR="0098329B">
          <w:rPr>
            <w:lang w:val="en-US"/>
          </w:rPr>
          <w:t xml:space="preserve">    </w:t>
        </w:r>
      </w:ins>
      <w:r w:rsidRPr="005223F4">
        <w:rPr>
          <w:lang w:val="en-US"/>
        </w:rPr>
        <w:t>&lt;xs:maxInclusive value="10"/&gt;</w:t>
      </w:r>
    </w:p>
    <w:p w14:paraId="6B05E4F1" w14:textId="77777777" w:rsidR="00603EA4" w:rsidRPr="005223F4" w:rsidRDefault="00603EA4" w:rsidP="00603EA4">
      <w:pPr>
        <w:pStyle w:val="XMLExcerpt"/>
        <w:rPr>
          <w:lang w:val="en-US"/>
        </w:rPr>
      </w:pPr>
      <w:del w:id="1804" w:author="Steve Hanson" w:date="2012-02-23T11:59:00Z">
        <w:r w:rsidRPr="005223F4" w:rsidDel="0098329B">
          <w:rPr>
            <w:lang w:val="en-US"/>
          </w:rPr>
          <w:tab/>
        </w:r>
      </w:del>
      <w:ins w:id="1805" w:author="Steve Hanson" w:date="2012-02-23T11:59:00Z">
        <w:r w:rsidR="0098329B">
          <w:rPr>
            <w:lang w:val="en-US"/>
          </w:rPr>
          <w:t xml:space="preserve">  </w:t>
        </w:r>
      </w:ins>
      <w:r w:rsidRPr="005223F4">
        <w:rPr>
          <w:lang w:val="en-US"/>
        </w:rPr>
        <w:t>&lt;/xs:restriction&gt;</w:t>
      </w:r>
    </w:p>
    <w:p w14:paraId="5C2CD428" w14:textId="77777777" w:rsidR="00603EA4" w:rsidRPr="005223F4" w:rsidRDefault="00603EA4" w:rsidP="00603EA4">
      <w:pPr>
        <w:pStyle w:val="XMLExcerpt"/>
        <w:rPr>
          <w:lang w:val="en-US"/>
        </w:rPr>
      </w:pPr>
      <w:r w:rsidRPr="005223F4">
        <w:rPr>
          <w:lang w:val="en-US"/>
        </w:rPr>
        <w:t>&lt;/xs:simpleType&gt;</w:t>
      </w:r>
    </w:p>
    <w:p w14:paraId="3ED3DDDF" w14:textId="77777777" w:rsidR="00603EA4" w:rsidRPr="005223F4" w:rsidRDefault="00603EA4" w:rsidP="00603EA4">
      <w:pPr>
        <w:pStyle w:val="XMLExcerpt"/>
        <w:rPr>
          <w:lang w:val="en-US"/>
        </w:rPr>
      </w:pPr>
    </w:p>
    <w:p w14:paraId="60F37798" w14:textId="77777777" w:rsidR="00603EA4" w:rsidRPr="005223F4" w:rsidRDefault="00603EA4" w:rsidP="00603EA4">
      <w:pPr>
        <w:pStyle w:val="XMLExcerpt"/>
        <w:rPr>
          <w:lang w:val="en-US"/>
        </w:rPr>
      </w:pPr>
      <w:r w:rsidRPr="005223F4">
        <w:rPr>
          <w:lang w:val="en-US"/>
        </w:rPr>
        <w:t>&lt;xs:element name=</w:t>
      </w:r>
      <w:r w:rsidRPr="002F1B64">
        <w:rPr>
          <w:lang w:val="en-US"/>
        </w:rPr>
        <w:t xml:space="preserve">"testElement1" </w:t>
      </w:r>
      <w:r w:rsidRPr="005223F4">
        <w:rPr>
          <w:lang w:val="en-US"/>
        </w:rPr>
        <w:t>type="newType"&gt;</w:t>
      </w:r>
    </w:p>
    <w:p w14:paraId="773FFC46" w14:textId="77777777" w:rsidR="00603EA4" w:rsidRPr="005223F4" w:rsidRDefault="0098329B" w:rsidP="00603EA4">
      <w:pPr>
        <w:pStyle w:val="XMLExcerpt"/>
        <w:rPr>
          <w:lang w:val="en-US"/>
        </w:rPr>
      </w:pPr>
      <w:ins w:id="1806" w:author="Steve Hanson" w:date="2012-02-23T11:59:00Z">
        <w:r>
          <w:rPr>
            <w:lang w:val="en-US"/>
          </w:rPr>
          <w:t xml:space="preserve">  </w:t>
        </w:r>
      </w:ins>
      <w:del w:id="1807" w:author="Steve Hanson" w:date="2012-02-23T11:59:00Z">
        <w:r w:rsidR="00603EA4" w:rsidRPr="005223F4" w:rsidDel="0098329B">
          <w:rPr>
            <w:lang w:val="en-US"/>
          </w:rPr>
          <w:delText xml:space="preserve">     </w:delText>
        </w:r>
      </w:del>
      <w:r w:rsidR="00603EA4" w:rsidRPr="005223F4">
        <w:rPr>
          <w:lang w:val="en-US"/>
        </w:rPr>
        <w:t>&lt;xs:annotation&gt;</w:t>
      </w:r>
    </w:p>
    <w:p w14:paraId="6CBE0582" w14:textId="77777777" w:rsidR="00603EA4" w:rsidRPr="005223F4" w:rsidRDefault="00603EA4" w:rsidP="00470F0F">
      <w:pPr>
        <w:pStyle w:val="XMLExcerpt"/>
        <w:rPr>
          <w:lang w:val="en-US"/>
        </w:rPr>
      </w:pPr>
      <w:del w:id="1808" w:author="Steve Hanson" w:date="2012-02-23T11:59:00Z">
        <w:r w:rsidRPr="005223F4" w:rsidDel="0098329B">
          <w:rPr>
            <w:lang w:val="en-US"/>
          </w:rPr>
          <w:tab/>
          <w:delText xml:space="preserve">      </w:delText>
        </w:r>
      </w:del>
      <w:ins w:id="1809" w:author="Steve Hanson" w:date="2012-02-23T11:59:00Z">
        <w:r w:rsidR="0098329B">
          <w:rPr>
            <w:lang w:val="en-US"/>
          </w:rPr>
          <w:t xml:space="preserve">    </w:t>
        </w:r>
      </w:ins>
      <w:r w:rsidRPr="005223F4">
        <w:rPr>
          <w:lang w:val="en-US"/>
        </w:rPr>
        <w:t>&lt;</w:t>
      </w:r>
      <w:del w:id="1810" w:author="Steve Hanson" w:date="2012-02-23T11:59:00Z">
        <w:r w:rsidR="00470F0F" w:rsidRPr="005223F4" w:rsidDel="0098329B">
          <w:rPr>
            <w:lang w:val="en-US"/>
          </w:rPr>
          <w:delText xml:space="preserve"> </w:delText>
        </w:r>
      </w:del>
      <w:r w:rsidR="00470F0F" w:rsidRPr="005223F4">
        <w:rPr>
          <w:lang w:val="en-US"/>
        </w:rPr>
        <w:t>xs:appinfo source=”http://www.ogf.org/dfdl/”</w:t>
      </w:r>
      <w:r w:rsidRPr="005223F4">
        <w:rPr>
          <w:lang w:val="en-US"/>
        </w:rPr>
        <w:t>&gt;</w:t>
      </w:r>
    </w:p>
    <w:p w14:paraId="50E644A3" w14:textId="77777777" w:rsidR="00603EA4" w:rsidRPr="005223F4" w:rsidRDefault="00603EA4" w:rsidP="00D577C2">
      <w:pPr>
        <w:pStyle w:val="XMLExcerpt"/>
        <w:rPr>
          <w:lang w:val="en-US"/>
        </w:rPr>
      </w:pPr>
      <w:del w:id="1811" w:author="Steve Hanson" w:date="2012-02-23T11:59:00Z">
        <w:r w:rsidRPr="005223F4" w:rsidDel="0098329B">
          <w:rPr>
            <w:lang w:val="en-US"/>
          </w:rPr>
          <w:tab/>
        </w:r>
        <w:r w:rsidRPr="005223F4" w:rsidDel="0098329B">
          <w:rPr>
            <w:lang w:val="en-US"/>
          </w:rPr>
          <w:tab/>
        </w:r>
        <w:r w:rsidRPr="005223F4" w:rsidDel="0098329B">
          <w:rPr>
            <w:lang w:val="en-US"/>
          </w:rPr>
          <w:tab/>
        </w:r>
      </w:del>
      <w:ins w:id="1812" w:author="Steve Hanson" w:date="2012-02-23T11:59:00Z">
        <w:r w:rsidR="0098329B">
          <w:rPr>
            <w:lang w:val="en-US"/>
          </w:rPr>
          <w:t xml:space="preserve">      </w:t>
        </w:r>
      </w:ins>
      <w:r w:rsidRPr="005223F4">
        <w:rPr>
          <w:lang w:val="en-US"/>
        </w:rPr>
        <w:t xml:space="preserve">&lt;dfdl:element </w:t>
      </w:r>
      <w:r w:rsidR="00D72EC9" w:rsidRPr="005223F4">
        <w:rPr>
          <w:lang w:val="en-US"/>
        </w:rPr>
        <w:t>representation</w:t>
      </w:r>
      <w:r w:rsidRPr="005223F4">
        <w:rPr>
          <w:lang w:val="en-US"/>
        </w:rPr>
        <w:t>="binary"/&gt;</w:t>
      </w:r>
    </w:p>
    <w:p w14:paraId="2CE3F729" w14:textId="77777777" w:rsidR="00603EA4" w:rsidRPr="005223F4" w:rsidRDefault="00603EA4" w:rsidP="00603EA4">
      <w:pPr>
        <w:pStyle w:val="XMLExcerpt"/>
        <w:rPr>
          <w:lang w:val="en-US"/>
        </w:rPr>
      </w:pPr>
      <w:del w:id="1813" w:author="Steve Hanson" w:date="2012-02-23T11:59:00Z">
        <w:r w:rsidRPr="005223F4" w:rsidDel="0098329B">
          <w:rPr>
            <w:lang w:val="en-US"/>
          </w:rPr>
          <w:tab/>
          <w:delText xml:space="preserve">    </w:delText>
        </w:r>
      </w:del>
      <w:ins w:id="1814" w:author="Steve Hanson" w:date="2012-02-23T11:59:00Z">
        <w:r w:rsidR="0098329B">
          <w:rPr>
            <w:lang w:val="en-US"/>
          </w:rPr>
          <w:t xml:space="preserve">    </w:t>
        </w:r>
      </w:ins>
      <w:r w:rsidRPr="005223F4">
        <w:rPr>
          <w:lang w:val="en-US"/>
        </w:rPr>
        <w:t>&lt;/xs:appinfo&gt;</w:t>
      </w:r>
    </w:p>
    <w:p w14:paraId="408DA07C" w14:textId="77777777" w:rsidR="00603EA4" w:rsidRPr="005223F4" w:rsidRDefault="00603EA4" w:rsidP="00603EA4">
      <w:pPr>
        <w:pStyle w:val="XMLExcerpt"/>
        <w:rPr>
          <w:lang w:val="en-US"/>
        </w:rPr>
      </w:pPr>
      <w:del w:id="1815" w:author="Steve Hanson" w:date="2012-02-23T11:59:00Z">
        <w:r w:rsidRPr="005223F4" w:rsidDel="0098329B">
          <w:rPr>
            <w:lang w:val="en-US"/>
          </w:rPr>
          <w:tab/>
          <w:delText xml:space="preserve"> </w:delText>
        </w:r>
      </w:del>
      <w:ins w:id="1816" w:author="Steve Hanson" w:date="2012-02-23T11:59:00Z">
        <w:r w:rsidR="0098329B">
          <w:rPr>
            <w:lang w:val="en-US"/>
          </w:rPr>
          <w:t xml:space="preserve">  </w:t>
        </w:r>
      </w:ins>
      <w:r w:rsidRPr="005223F4">
        <w:rPr>
          <w:lang w:val="en-US"/>
        </w:rPr>
        <w:t>&lt;/xs:annotation&gt;</w:t>
      </w:r>
    </w:p>
    <w:p w14:paraId="14527E8E" w14:textId="77777777" w:rsidR="00603EA4" w:rsidRPr="005223F4" w:rsidDel="0098329B" w:rsidRDefault="00603EA4" w:rsidP="00603EA4">
      <w:pPr>
        <w:pStyle w:val="XMLExcerpt"/>
        <w:rPr>
          <w:del w:id="1817" w:author="Steve Hanson" w:date="2012-02-23T11:59:00Z"/>
          <w:lang w:val="en-US"/>
        </w:rPr>
      </w:pPr>
      <w:r w:rsidRPr="005223F4">
        <w:rPr>
          <w:lang w:val="en-US"/>
        </w:rPr>
        <w:t>&lt;/xs:element&gt;</w:t>
      </w:r>
    </w:p>
    <w:p w14:paraId="3BCDC855" w14:textId="77777777" w:rsidR="00603EA4" w:rsidRPr="005223F4" w:rsidRDefault="00603EA4" w:rsidP="00603EA4">
      <w:pPr>
        <w:pStyle w:val="XMLExcerpt"/>
        <w:rPr>
          <w:lang w:val="en-US"/>
        </w:rPr>
      </w:pPr>
    </w:p>
    <w:p w14:paraId="608B27F0" w14:textId="3ED2A0DE" w:rsidR="00603EA4" w:rsidRPr="005223F4" w:rsidDel="00041028" w:rsidRDefault="00603EA4" w:rsidP="00603EA4">
      <w:pPr>
        <w:pStyle w:val="Caption"/>
        <w:rPr>
          <w:del w:id="1818" w:author="mbeckerle" w:date="2012-04-22T21:53:00Z"/>
        </w:rPr>
      </w:pPr>
    </w:p>
    <w:p w14:paraId="558811D4" w14:textId="77777777" w:rsidR="00603EA4" w:rsidRPr="005223F4" w:rsidRDefault="00603EA4" w:rsidP="00603EA4">
      <w:pPr>
        <w:pStyle w:val="nobreak"/>
      </w:pPr>
      <w:r w:rsidRPr="005223F4">
        <w:t xml:space="preserve">The locally defined dfdl:alignment property with value '16' from the xs:simpleType 'newType' is combined with the locally defined dfdl:representation property with value 'binary' and applied to element 'testElement1', </w:t>
      </w:r>
    </w:p>
    <w:p w14:paraId="6020E494" w14:textId="3172338D" w:rsidR="00603EA4" w:rsidRPr="005223F4" w:rsidDel="00041028" w:rsidRDefault="00603EA4" w:rsidP="00603EA4">
      <w:pPr>
        <w:rPr>
          <w:del w:id="1819" w:author="mbeckerle" w:date="2012-04-22T21:53:00Z"/>
        </w:rPr>
      </w:pPr>
    </w:p>
    <w:bookmarkEnd w:id="1781"/>
    <w:p w14:paraId="68EDF78D" w14:textId="77777777" w:rsidR="00603EA4" w:rsidRPr="005223F4" w:rsidRDefault="00603EA4" w:rsidP="00603EA4">
      <w:pPr>
        <w:pStyle w:val="XMLExcerpt"/>
        <w:rPr>
          <w:lang w:val="en-US"/>
        </w:rPr>
      </w:pPr>
      <w:r w:rsidRPr="005223F4">
        <w:rPr>
          <w:lang w:val="en-US"/>
        </w:rPr>
        <w:t>&lt;xs:simpleType name="otherNewType"&gt;</w:t>
      </w:r>
    </w:p>
    <w:p w14:paraId="0C3ECABF" w14:textId="77777777" w:rsidR="00603EA4" w:rsidRPr="005223F4" w:rsidRDefault="00603EA4" w:rsidP="00603EA4">
      <w:pPr>
        <w:pStyle w:val="XMLExcerpt"/>
        <w:rPr>
          <w:lang w:val="en-US"/>
        </w:rPr>
      </w:pPr>
      <w:del w:id="1820" w:author="Steve Hanson" w:date="2012-02-23T12:01:00Z">
        <w:r w:rsidRPr="005223F4" w:rsidDel="00B20F7F">
          <w:rPr>
            <w:lang w:val="en-US"/>
          </w:rPr>
          <w:tab/>
        </w:r>
      </w:del>
      <w:ins w:id="1821" w:author="Steve Hanson" w:date="2012-02-23T12:01:00Z">
        <w:r w:rsidR="00B20F7F">
          <w:rPr>
            <w:lang w:val="en-US"/>
          </w:rPr>
          <w:t xml:space="preserve">  </w:t>
        </w:r>
      </w:ins>
      <w:r w:rsidRPr="005223F4">
        <w:rPr>
          <w:lang w:val="en-US"/>
        </w:rPr>
        <w:t>&lt;xs:annotation&gt;</w:t>
      </w:r>
    </w:p>
    <w:p w14:paraId="5FF4B1CA" w14:textId="77777777" w:rsidR="00603EA4" w:rsidRPr="005223F4" w:rsidRDefault="00603EA4" w:rsidP="00470F0F">
      <w:pPr>
        <w:pStyle w:val="XMLExcerpt"/>
        <w:rPr>
          <w:lang w:val="en-US"/>
        </w:rPr>
      </w:pPr>
      <w:del w:id="1822" w:author="Steve Hanson" w:date="2012-02-23T12:01:00Z">
        <w:r w:rsidRPr="005223F4" w:rsidDel="00B20F7F">
          <w:rPr>
            <w:lang w:val="en-US"/>
          </w:rPr>
          <w:tab/>
        </w:r>
        <w:r w:rsidRPr="005223F4" w:rsidDel="00B20F7F">
          <w:rPr>
            <w:lang w:val="en-US"/>
          </w:rPr>
          <w:tab/>
        </w:r>
      </w:del>
      <w:ins w:id="1823" w:author="Steve Hanson" w:date="2012-02-23T12:01:00Z">
        <w:r w:rsidR="00B20F7F">
          <w:rPr>
            <w:lang w:val="en-US"/>
          </w:rPr>
          <w:t xml:space="preserve">    </w:t>
        </w:r>
      </w:ins>
      <w:r w:rsidRPr="005223F4">
        <w:rPr>
          <w:lang w:val="en-US"/>
        </w:rPr>
        <w:t>&lt;</w:t>
      </w:r>
      <w:r w:rsidR="00470F0F" w:rsidRPr="005223F4">
        <w:rPr>
          <w:lang w:val="en-US"/>
        </w:rPr>
        <w:t>xs:appinfo source=”http://www.ogf.org/dfdl/”</w:t>
      </w:r>
      <w:r w:rsidRPr="005223F4">
        <w:rPr>
          <w:lang w:val="en-US"/>
        </w:rPr>
        <w:t>&gt;</w:t>
      </w:r>
    </w:p>
    <w:p w14:paraId="49557942" w14:textId="77777777" w:rsidR="00603EA4" w:rsidRPr="005223F4" w:rsidRDefault="00603EA4" w:rsidP="00D577C2">
      <w:pPr>
        <w:pStyle w:val="XMLExcerpt"/>
        <w:rPr>
          <w:lang w:val="en-US"/>
        </w:rPr>
      </w:pPr>
      <w:del w:id="1824" w:author="Steve Hanson" w:date="2012-02-23T12:01:00Z">
        <w:r w:rsidRPr="005223F4" w:rsidDel="00B20F7F">
          <w:rPr>
            <w:lang w:val="en-US"/>
          </w:rPr>
          <w:tab/>
        </w:r>
        <w:r w:rsidRPr="005223F4" w:rsidDel="00B20F7F">
          <w:rPr>
            <w:lang w:val="en-US"/>
          </w:rPr>
          <w:tab/>
        </w:r>
        <w:r w:rsidRPr="005223F4" w:rsidDel="00B20F7F">
          <w:rPr>
            <w:lang w:val="en-US"/>
          </w:rPr>
          <w:tab/>
        </w:r>
      </w:del>
      <w:ins w:id="1825" w:author="Steve Hanson" w:date="2012-02-23T12:01:00Z">
        <w:r w:rsidR="00B20F7F">
          <w:rPr>
            <w:lang w:val="en-US"/>
          </w:rPr>
          <w:t xml:space="preserve">      </w:t>
        </w:r>
      </w:ins>
      <w:r w:rsidRPr="005223F4">
        <w:rPr>
          <w:lang w:val="en-US"/>
        </w:rPr>
        <w:t>&lt;dfdl:simpleType alignment="64"/&gt;</w:t>
      </w:r>
    </w:p>
    <w:p w14:paraId="6F19C1E0" w14:textId="77777777" w:rsidR="00603EA4" w:rsidRPr="005223F4" w:rsidRDefault="00603EA4" w:rsidP="00603EA4">
      <w:pPr>
        <w:pStyle w:val="XMLExcerpt"/>
        <w:rPr>
          <w:lang w:val="en-US"/>
        </w:rPr>
      </w:pPr>
      <w:del w:id="1826" w:author="Steve Hanson" w:date="2012-02-23T12:01:00Z">
        <w:r w:rsidRPr="005223F4" w:rsidDel="00B20F7F">
          <w:rPr>
            <w:lang w:val="en-US"/>
          </w:rPr>
          <w:tab/>
        </w:r>
        <w:r w:rsidRPr="005223F4" w:rsidDel="00B20F7F">
          <w:rPr>
            <w:lang w:val="en-US"/>
          </w:rPr>
          <w:tab/>
        </w:r>
      </w:del>
      <w:ins w:id="1827" w:author="Steve Hanson" w:date="2012-02-23T12:01:00Z">
        <w:r w:rsidR="00B20F7F">
          <w:rPr>
            <w:lang w:val="en-US"/>
          </w:rPr>
          <w:t xml:space="preserve">    </w:t>
        </w:r>
      </w:ins>
      <w:r w:rsidRPr="005223F4">
        <w:rPr>
          <w:lang w:val="en-US"/>
        </w:rPr>
        <w:t>&lt;/xs:appinfo&gt;</w:t>
      </w:r>
    </w:p>
    <w:p w14:paraId="4A2F939A" w14:textId="77777777" w:rsidR="00603EA4" w:rsidRPr="005223F4" w:rsidRDefault="00B20F7F" w:rsidP="00603EA4">
      <w:pPr>
        <w:pStyle w:val="XMLExcerpt"/>
        <w:rPr>
          <w:lang w:val="en-US"/>
        </w:rPr>
      </w:pPr>
      <w:ins w:id="1828" w:author="Steve Hanson" w:date="2012-02-23T12:01:00Z">
        <w:r>
          <w:rPr>
            <w:lang w:val="en-US"/>
          </w:rPr>
          <w:t xml:space="preserve">  </w:t>
        </w:r>
      </w:ins>
      <w:del w:id="1829" w:author="Steve Hanson" w:date="2012-02-23T12:01:00Z">
        <w:r w:rsidR="00603EA4" w:rsidRPr="005223F4" w:rsidDel="00B20F7F">
          <w:rPr>
            <w:lang w:val="en-US"/>
          </w:rPr>
          <w:tab/>
        </w:r>
      </w:del>
      <w:r w:rsidR="00603EA4" w:rsidRPr="005223F4">
        <w:rPr>
          <w:lang w:val="en-US"/>
        </w:rPr>
        <w:t>&lt;/xs:annotation&gt;</w:t>
      </w:r>
    </w:p>
    <w:p w14:paraId="1E3E6412" w14:textId="77777777" w:rsidR="00603EA4" w:rsidRPr="005223F4" w:rsidRDefault="00603EA4" w:rsidP="00603EA4">
      <w:pPr>
        <w:pStyle w:val="XMLExcerpt"/>
        <w:rPr>
          <w:lang w:val="en-US"/>
        </w:rPr>
      </w:pPr>
      <w:del w:id="1830" w:author="Steve Hanson" w:date="2012-02-23T12:01:00Z">
        <w:r w:rsidRPr="005223F4" w:rsidDel="00B20F7F">
          <w:rPr>
            <w:lang w:val="en-US"/>
          </w:rPr>
          <w:tab/>
        </w:r>
      </w:del>
      <w:ins w:id="1831" w:author="Steve Hanson" w:date="2012-02-23T12:01:00Z">
        <w:r w:rsidR="00B20F7F">
          <w:rPr>
            <w:lang w:val="en-US"/>
          </w:rPr>
          <w:t xml:space="preserve">  </w:t>
        </w:r>
      </w:ins>
      <w:r w:rsidRPr="005223F4">
        <w:rPr>
          <w:lang w:val="en-US"/>
        </w:rPr>
        <w:t>&lt;xs:restriction base="newType"&gt;</w:t>
      </w:r>
    </w:p>
    <w:p w14:paraId="5A91DA4F" w14:textId="77777777" w:rsidR="00603EA4" w:rsidRPr="005223F4" w:rsidRDefault="00603EA4" w:rsidP="00603EA4">
      <w:pPr>
        <w:pStyle w:val="XMLExcerpt"/>
        <w:rPr>
          <w:lang w:val="en-US"/>
        </w:rPr>
      </w:pPr>
      <w:del w:id="1832" w:author="Steve Hanson" w:date="2012-02-23T12:01:00Z">
        <w:r w:rsidRPr="005223F4" w:rsidDel="00B20F7F">
          <w:rPr>
            <w:lang w:val="en-US"/>
          </w:rPr>
          <w:tab/>
        </w:r>
        <w:r w:rsidRPr="005223F4" w:rsidDel="00B20F7F">
          <w:rPr>
            <w:lang w:val="en-US"/>
          </w:rPr>
          <w:tab/>
        </w:r>
      </w:del>
      <w:ins w:id="1833" w:author="Steve Hanson" w:date="2012-02-23T12:01:00Z">
        <w:r w:rsidR="00B20F7F">
          <w:rPr>
            <w:lang w:val="en-US"/>
          </w:rPr>
          <w:t xml:space="preserve">    </w:t>
        </w:r>
      </w:ins>
      <w:r w:rsidRPr="005223F4">
        <w:rPr>
          <w:lang w:val="en-US"/>
        </w:rPr>
        <w:t>&lt;xs:maxInclusive value="5"/&gt;</w:t>
      </w:r>
    </w:p>
    <w:p w14:paraId="2870E563" w14:textId="77777777" w:rsidR="00603EA4" w:rsidRPr="005223F4" w:rsidRDefault="00603EA4" w:rsidP="00603EA4">
      <w:pPr>
        <w:pStyle w:val="XMLExcerpt"/>
        <w:rPr>
          <w:lang w:val="en-US"/>
        </w:rPr>
      </w:pPr>
      <w:del w:id="1834" w:author="Steve Hanson" w:date="2012-02-23T12:02:00Z">
        <w:r w:rsidRPr="005223F4" w:rsidDel="00B20F7F">
          <w:rPr>
            <w:lang w:val="en-US"/>
          </w:rPr>
          <w:tab/>
        </w:r>
      </w:del>
      <w:ins w:id="1835" w:author="Steve Hanson" w:date="2012-02-23T12:02:00Z">
        <w:r w:rsidR="00B20F7F">
          <w:rPr>
            <w:lang w:val="en-US"/>
          </w:rPr>
          <w:t xml:space="preserve">  </w:t>
        </w:r>
      </w:ins>
      <w:r w:rsidRPr="005223F4">
        <w:rPr>
          <w:lang w:val="en-US"/>
        </w:rPr>
        <w:t>&lt;/xs:restriction&gt;</w:t>
      </w:r>
    </w:p>
    <w:p w14:paraId="0E1CD4E5" w14:textId="77777777" w:rsidR="00603EA4" w:rsidRPr="005223F4" w:rsidRDefault="00603EA4" w:rsidP="00603EA4">
      <w:pPr>
        <w:pStyle w:val="XMLExcerpt"/>
        <w:rPr>
          <w:lang w:val="en-US"/>
        </w:rPr>
      </w:pPr>
      <w:r w:rsidRPr="005223F4">
        <w:rPr>
          <w:lang w:val="en-US"/>
        </w:rPr>
        <w:t>&lt;/xs:simpleType&gt;</w:t>
      </w:r>
    </w:p>
    <w:p w14:paraId="03200513" w14:textId="77777777" w:rsidR="00603EA4" w:rsidRPr="005223F4" w:rsidRDefault="00603EA4" w:rsidP="00603EA4">
      <w:pPr>
        <w:pStyle w:val="XMLExcerpt"/>
        <w:rPr>
          <w:lang w:val="en-US"/>
        </w:rPr>
      </w:pPr>
    </w:p>
    <w:p w14:paraId="7E6F5FFF" w14:textId="77777777" w:rsidR="00603EA4" w:rsidRPr="005223F4" w:rsidRDefault="00603EA4" w:rsidP="00603EA4">
      <w:pPr>
        <w:pStyle w:val="XMLExcerpt"/>
        <w:rPr>
          <w:lang w:val="en-US"/>
        </w:rPr>
      </w:pPr>
      <w:r w:rsidRPr="005223F4">
        <w:rPr>
          <w:lang w:val="en-US"/>
        </w:rPr>
        <w:t>&lt;xs:simpleType name="newType"&gt;</w:t>
      </w:r>
    </w:p>
    <w:p w14:paraId="11C2BF64" w14:textId="77777777" w:rsidR="00B20F7F" w:rsidRDefault="00B20F7F" w:rsidP="00603EA4">
      <w:pPr>
        <w:pStyle w:val="XMLExcerpt"/>
        <w:rPr>
          <w:ins w:id="1836" w:author="Steve Hanson" w:date="2012-02-23T12:02:00Z"/>
          <w:lang w:val="en-US"/>
        </w:rPr>
      </w:pPr>
      <w:ins w:id="1837" w:author="Steve Hanson" w:date="2012-02-23T12:02:00Z">
        <w:r>
          <w:rPr>
            <w:lang w:val="en-US"/>
          </w:rPr>
          <w:t xml:space="preserve">  </w:t>
        </w:r>
      </w:ins>
      <w:del w:id="1838" w:author="Steve Hanson" w:date="2012-02-23T12:02:00Z">
        <w:r w:rsidR="00603EA4" w:rsidRPr="005223F4" w:rsidDel="00B20F7F">
          <w:rPr>
            <w:lang w:val="en-US"/>
          </w:rPr>
          <w:tab/>
        </w:r>
      </w:del>
      <w:r w:rsidR="00603EA4" w:rsidRPr="005223F4">
        <w:rPr>
          <w:lang w:val="en-US"/>
        </w:rPr>
        <w:t>&lt;xs:annotation&gt;</w:t>
      </w:r>
    </w:p>
    <w:p w14:paraId="77350C35" w14:textId="77777777" w:rsidR="00603EA4" w:rsidRPr="005223F4" w:rsidDel="00B20F7F" w:rsidRDefault="00B20F7F" w:rsidP="00603EA4">
      <w:pPr>
        <w:pStyle w:val="XMLExcerpt"/>
        <w:rPr>
          <w:del w:id="1839" w:author="Steve Hanson" w:date="2012-02-23T12:02:00Z"/>
          <w:lang w:val="en-US"/>
        </w:rPr>
      </w:pPr>
      <w:ins w:id="1840" w:author="Steve Hanson" w:date="2012-02-23T12:02:00Z">
        <w:r>
          <w:rPr>
            <w:lang w:val="en-US"/>
          </w:rPr>
          <w:t xml:space="preserve">    &lt;x</w:t>
        </w:r>
      </w:ins>
      <w:del w:id="1841" w:author="Steve Hanson" w:date="2012-02-23T12:02:00Z">
        <w:r w:rsidR="00603EA4" w:rsidRPr="005223F4" w:rsidDel="00B20F7F">
          <w:rPr>
            <w:lang w:val="en-US"/>
          </w:rPr>
          <w:delText xml:space="preserve"> </w:delText>
        </w:r>
      </w:del>
    </w:p>
    <w:p w14:paraId="492245E3" w14:textId="77777777" w:rsidR="00603EA4" w:rsidRPr="005223F4" w:rsidRDefault="00470F0F" w:rsidP="00B20F7F">
      <w:pPr>
        <w:pStyle w:val="XMLExcerpt"/>
        <w:rPr>
          <w:lang w:val="en-US"/>
        </w:rPr>
      </w:pPr>
      <w:del w:id="1842" w:author="Steve Hanson" w:date="2012-02-23T12:02:00Z">
        <w:r w:rsidRPr="005223F4" w:rsidDel="00B20F7F">
          <w:rPr>
            <w:lang w:val="en-US"/>
          </w:rPr>
          <w:delText>&lt;x</w:delText>
        </w:r>
      </w:del>
      <w:r w:rsidRPr="005223F4">
        <w:rPr>
          <w:lang w:val="en-US"/>
        </w:rPr>
        <w:t>s:appinfo source=”http://www.ogf.org/dfdl/”&gt;</w:t>
      </w:r>
    </w:p>
    <w:p w14:paraId="42E00063" w14:textId="77777777" w:rsidR="00603EA4" w:rsidRPr="005223F4" w:rsidRDefault="00603EA4" w:rsidP="00D577C2">
      <w:pPr>
        <w:pStyle w:val="XMLExcerpt"/>
        <w:rPr>
          <w:lang w:val="en-US"/>
        </w:rPr>
      </w:pPr>
      <w:del w:id="1843" w:author="Steve Hanson" w:date="2012-02-23T12:02:00Z">
        <w:r w:rsidRPr="005223F4" w:rsidDel="00B20F7F">
          <w:rPr>
            <w:lang w:val="en-US"/>
          </w:rPr>
          <w:tab/>
        </w:r>
        <w:r w:rsidRPr="005223F4" w:rsidDel="00B20F7F">
          <w:rPr>
            <w:lang w:val="en-US"/>
          </w:rPr>
          <w:tab/>
        </w:r>
        <w:r w:rsidRPr="005223F4" w:rsidDel="00B20F7F">
          <w:rPr>
            <w:lang w:val="en-US"/>
          </w:rPr>
          <w:tab/>
        </w:r>
      </w:del>
      <w:ins w:id="1844" w:author="Steve Hanson" w:date="2012-02-23T12:02:00Z">
        <w:r w:rsidR="00B20F7F">
          <w:rPr>
            <w:lang w:val="en-US"/>
          </w:rPr>
          <w:t xml:space="preserve">      </w:t>
        </w:r>
      </w:ins>
      <w:r w:rsidRPr="005223F4">
        <w:rPr>
          <w:lang w:val="en-US"/>
        </w:rPr>
        <w:t>&lt;dfdl:simpleType representation='binary'/&gt;</w:t>
      </w:r>
    </w:p>
    <w:p w14:paraId="267BB786" w14:textId="77777777" w:rsidR="00603EA4" w:rsidRPr="005223F4" w:rsidRDefault="00603EA4" w:rsidP="00603EA4">
      <w:pPr>
        <w:pStyle w:val="XMLExcerpt"/>
        <w:rPr>
          <w:lang w:val="en-US"/>
        </w:rPr>
      </w:pPr>
      <w:del w:id="1845" w:author="Steve Hanson" w:date="2012-02-23T12:02:00Z">
        <w:r w:rsidRPr="005223F4" w:rsidDel="00B20F7F">
          <w:rPr>
            <w:lang w:val="en-US"/>
          </w:rPr>
          <w:tab/>
        </w:r>
        <w:r w:rsidRPr="005223F4" w:rsidDel="00B20F7F">
          <w:rPr>
            <w:lang w:val="en-US"/>
          </w:rPr>
          <w:tab/>
        </w:r>
      </w:del>
      <w:ins w:id="1846" w:author="Steve Hanson" w:date="2012-02-23T12:02:00Z">
        <w:r w:rsidR="00B20F7F">
          <w:rPr>
            <w:lang w:val="en-US"/>
          </w:rPr>
          <w:t xml:space="preserve">    </w:t>
        </w:r>
      </w:ins>
      <w:r w:rsidRPr="005223F4">
        <w:rPr>
          <w:lang w:val="en-US"/>
        </w:rPr>
        <w:t xml:space="preserve">&lt;/xs:appinfo&gt; </w:t>
      </w:r>
    </w:p>
    <w:p w14:paraId="733C562F" w14:textId="77777777" w:rsidR="00603EA4" w:rsidRPr="005223F4" w:rsidRDefault="00B20F7F" w:rsidP="002F1B64">
      <w:pPr>
        <w:pStyle w:val="XMLExcerpt"/>
        <w:rPr>
          <w:lang w:val="en-US"/>
        </w:rPr>
      </w:pPr>
      <w:ins w:id="1847" w:author="Steve Hanson" w:date="2012-02-23T12:02:00Z">
        <w:r>
          <w:rPr>
            <w:lang w:val="en-US"/>
          </w:rPr>
          <w:t xml:space="preserve">  </w:t>
        </w:r>
      </w:ins>
      <w:r w:rsidR="00603EA4" w:rsidRPr="005223F4">
        <w:rPr>
          <w:lang w:val="en-US"/>
        </w:rPr>
        <w:t>&lt;/xs:annotation&gt;</w:t>
      </w:r>
    </w:p>
    <w:p w14:paraId="6CC3465A" w14:textId="77777777" w:rsidR="00603EA4" w:rsidRPr="005223F4" w:rsidRDefault="00603EA4" w:rsidP="00D577C2">
      <w:pPr>
        <w:pStyle w:val="XMLExcerpt"/>
        <w:rPr>
          <w:lang w:val="en-US"/>
        </w:rPr>
      </w:pPr>
      <w:del w:id="1848" w:author="Steve Hanson" w:date="2012-02-23T12:02:00Z">
        <w:r w:rsidRPr="005223F4" w:rsidDel="00B20F7F">
          <w:rPr>
            <w:lang w:val="en-US"/>
          </w:rPr>
          <w:tab/>
        </w:r>
      </w:del>
      <w:ins w:id="1849" w:author="Steve Hanson" w:date="2012-02-23T12:02:00Z">
        <w:r w:rsidR="00B20F7F">
          <w:rPr>
            <w:lang w:val="en-US"/>
          </w:rPr>
          <w:t xml:space="preserve">  </w:t>
        </w:r>
      </w:ins>
      <w:r w:rsidRPr="005223F4">
        <w:rPr>
          <w:lang w:val="en-US"/>
        </w:rPr>
        <w:t>&lt;xs:restriction base="xs:int"&gt;</w:t>
      </w:r>
    </w:p>
    <w:p w14:paraId="1A6EDF83" w14:textId="77777777" w:rsidR="00603EA4" w:rsidRPr="005223F4" w:rsidRDefault="00603EA4" w:rsidP="00603EA4">
      <w:pPr>
        <w:pStyle w:val="XMLExcerpt"/>
        <w:rPr>
          <w:lang w:val="en-US"/>
        </w:rPr>
      </w:pPr>
      <w:del w:id="1850" w:author="Steve Hanson" w:date="2012-02-23T12:02:00Z">
        <w:r w:rsidRPr="005223F4" w:rsidDel="00B20F7F">
          <w:rPr>
            <w:lang w:val="en-US"/>
          </w:rPr>
          <w:tab/>
        </w:r>
        <w:r w:rsidRPr="005223F4" w:rsidDel="00B20F7F">
          <w:rPr>
            <w:lang w:val="en-US"/>
          </w:rPr>
          <w:tab/>
        </w:r>
      </w:del>
      <w:ins w:id="1851" w:author="Steve Hanson" w:date="2012-02-23T12:02:00Z">
        <w:r w:rsidR="00B20F7F">
          <w:rPr>
            <w:lang w:val="en-US"/>
          </w:rPr>
          <w:t xml:space="preserve">    </w:t>
        </w:r>
      </w:ins>
      <w:r w:rsidRPr="005223F4">
        <w:rPr>
          <w:lang w:val="en-US"/>
        </w:rPr>
        <w:t>&lt;xs:maxInclusive value="10"/&gt;</w:t>
      </w:r>
    </w:p>
    <w:p w14:paraId="2A815EF6" w14:textId="77777777" w:rsidR="00603EA4" w:rsidRPr="005223F4" w:rsidRDefault="00603EA4" w:rsidP="00603EA4">
      <w:pPr>
        <w:pStyle w:val="XMLExcerpt"/>
        <w:rPr>
          <w:lang w:val="en-US"/>
        </w:rPr>
      </w:pPr>
      <w:del w:id="1852" w:author="Steve Hanson" w:date="2012-02-23T12:02:00Z">
        <w:r w:rsidRPr="005223F4" w:rsidDel="00B20F7F">
          <w:rPr>
            <w:lang w:val="en-US"/>
          </w:rPr>
          <w:tab/>
        </w:r>
      </w:del>
      <w:ins w:id="1853" w:author="Steve Hanson" w:date="2012-02-23T12:02:00Z">
        <w:r w:rsidR="00B20F7F">
          <w:rPr>
            <w:lang w:val="en-US"/>
          </w:rPr>
          <w:t xml:space="preserve">  </w:t>
        </w:r>
      </w:ins>
      <w:r w:rsidRPr="005223F4">
        <w:rPr>
          <w:lang w:val="en-US"/>
        </w:rPr>
        <w:t>&lt;/xs:restriction&gt;</w:t>
      </w:r>
    </w:p>
    <w:p w14:paraId="4024C9F3" w14:textId="77777777" w:rsidR="00603EA4" w:rsidRPr="005223F4" w:rsidDel="00B20F7F" w:rsidRDefault="00603EA4" w:rsidP="00603EA4">
      <w:pPr>
        <w:pStyle w:val="XMLExcerpt"/>
        <w:rPr>
          <w:del w:id="1854" w:author="Steve Hanson" w:date="2012-02-23T12:02:00Z"/>
          <w:lang w:val="en-US"/>
        </w:rPr>
      </w:pPr>
      <w:r w:rsidRPr="005223F4">
        <w:rPr>
          <w:lang w:val="en-US"/>
        </w:rPr>
        <w:t>&lt;/xs:simpleType&gt;</w:t>
      </w:r>
    </w:p>
    <w:p w14:paraId="5E644D29" w14:textId="77777777" w:rsidR="00603EA4" w:rsidRPr="005223F4" w:rsidRDefault="00603EA4" w:rsidP="00603EA4">
      <w:pPr>
        <w:pStyle w:val="XMLExcerpt"/>
        <w:rPr>
          <w:lang w:val="en-US"/>
        </w:rPr>
      </w:pPr>
    </w:p>
    <w:p w14:paraId="48F10E96" w14:textId="77777777" w:rsidR="00603EA4" w:rsidRPr="005223F4" w:rsidDel="00B20F7F" w:rsidRDefault="00603EA4" w:rsidP="00603EA4">
      <w:pPr>
        <w:pStyle w:val="Caption"/>
        <w:rPr>
          <w:del w:id="1855" w:author="Steve Hanson" w:date="2012-02-23T12:02:00Z"/>
          <w:b w:val="0"/>
        </w:rPr>
      </w:pPr>
    </w:p>
    <w:p w14:paraId="62C97186" w14:textId="5FFA3498" w:rsidR="00603EA4" w:rsidRPr="005223F4" w:rsidDel="00041028" w:rsidRDefault="00603EA4" w:rsidP="00603EA4">
      <w:pPr>
        <w:rPr>
          <w:del w:id="1856" w:author="mbeckerle" w:date="2012-04-22T21:53:00Z"/>
        </w:rPr>
      </w:pPr>
      <w:r w:rsidRPr="005223F4">
        <w:rPr>
          <w:b/>
        </w:rPr>
        <w:br/>
      </w:r>
      <w:r w:rsidRPr="003B3629">
        <w:rPr>
          <w:bCs/>
        </w:rPr>
        <w:t>T</w:t>
      </w:r>
      <w:r w:rsidRPr="005223F4">
        <w:t>he locally defined dfdl:representation property with value 'binary' is combined with the locally defined dfdl:alignment property with value '64' from the xs:simpleType restriction 'otherNewType'</w:t>
      </w:r>
      <w:ins w:id="1857" w:author="mbeckerle" w:date="2012-04-22T21:53:00Z">
        <w:r w:rsidR="00041028">
          <w:t>.</w:t>
        </w:r>
      </w:ins>
    </w:p>
    <w:p w14:paraId="65150422" w14:textId="75A77262" w:rsidR="00603EA4" w:rsidRPr="005223F4" w:rsidRDefault="00603EA4" w:rsidP="00603EA4">
      <w:pPr>
        <w:rPr>
          <w:b/>
        </w:rPr>
      </w:pPr>
      <w:del w:id="1858" w:author="mbeckerle" w:date="2012-04-22T21:53:00Z">
        <w:r w:rsidRPr="005223F4" w:rsidDel="00041028">
          <w:rPr>
            <w:b/>
          </w:rPr>
          <w:delText xml:space="preserve">    </w:delText>
        </w:r>
      </w:del>
    </w:p>
    <w:p w14:paraId="724C801D" w14:textId="77777777" w:rsidR="00603EA4" w:rsidRPr="005223F4" w:rsidRDefault="004B2E84" w:rsidP="00603EA4">
      <w:pPr>
        <w:pStyle w:val="XMLExcerpt"/>
        <w:rPr>
          <w:lang w:val="en-US"/>
        </w:rPr>
      </w:pPr>
      <w:r>
        <w:rPr>
          <w:lang w:val="en-US"/>
        </w:rPr>
        <w:t>&lt;xs:sequence&gt;</w:t>
      </w:r>
    </w:p>
    <w:p w14:paraId="7BDBCAB9" w14:textId="77777777" w:rsidR="00603EA4" w:rsidRPr="005223F4" w:rsidRDefault="004B2E84" w:rsidP="00603EA4">
      <w:pPr>
        <w:pStyle w:val="XMLExcerpt"/>
        <w:rPr>
          <w:lang w:val="en-US"/>
        </w:rPr>
      </w:pPr>
      <w:r>
        <w:rPr>
          <w:lang w:val="en-US"/>
        </w:rPr>
        <w:t xml:space="preserve">  </w:t>
      </w:r>
      <w:r w:rsidR="00603EA4" w:rsidRPr="005223F4">
        <w:rPr>
          <w:lang w:val="en-US"/>
        </w:rPr>
        <w:t>&lt;xs:element ref</w:t>
      </w:r>
      <w:r w:rsidR="00603EA4" w:rsidRPr="002F1B64">
        <w:rPr>
          <w:lang w:val="en-US"/>
        </w:rPr>
        <w:t>="testElement1</w:t>
      </w:r>
      <w:r w:rsidR="00603EA4" w:rsidRPr="005223F4">
        <w:rPr>
          <w:b/>
          <w:lang w:val="en-US"/>
        </w:rPr>
        <w:t>"</w:t>
      </w:r>
      <w:r w:rsidR="00603EA4" w:rsidRPr="005223F4">
        <w:rPr>
          <w:lang w:val="en-US"/>
        </w:rPr>
        <w:t>&gt;</w:t>
      </w:r>
    </w:p>
    <w:p w14:paraId="39FD1484" w14:textId="77777777" w:rsidR="00603EA4" w:rsidRPr="005223F4" w:rsidRDefault="00603EA4" w:rsidP="00603EA4">
      <w:pPr>
        <w:pStyle w:val="XMLExcerpt"/>
        <w:rPr>
          <w:lang w:val="en-US"/>
        </w:rPr>
      </w:pPr>
      <w:r w:rsidRPr="005223F4">
        <w:rPr>
          <w:lang w:val="en-US"/>
        </w:rPr>
        <w:t xml:space="preserve">    </w:t>
      </w:r>
      <w:del w:id="1859" w:author="Steve Hanson" w:date="2012-02-23T12:03:00Z">
        <w:r w:rsidRPr="005223F4" w:rsidDel="00B20F7F">
          <w:rPr>
            <w:lang w:val="en-US"/>
          </w:rPr>
          <w:delText xml:space="preserve"> </w:delText>
        </w:r>
      </w:del>
      <w:r w:rsidRPr="005223F4">
        <w:rPr>
          <w:lang w:val="en-US"/>
        </w:rPr>
        <w:t>&lt;xs:annotation&gt;</w:t>
      </w:r>
    </w:p>
    <w:p w14:paraId="3D08E8CA" w14:textId="77777777" w:rsidR="00603EA4" w:rsidRPr="005223F4" w:rsidRDefault="00603EA4" w:rsidP="00603EA4">
      <w:pPr>
        <w:pStyle w:val="XMLExcerpt"/>
        <w:rPr>
          <w:lang w:val="en-US"/>
        </w:rPr>
      </w:pPr>
      <w:del w:id="1860" w:author="Steve Hanson" w:date="2012-02-23T12:03:00Z">
        <w:r w:rsidRPr="005223F4" w:rsidDel="00B20F7F">
          <w:rPr>
            <w:lang w:val="en-US"/>
          </w:rPr>
          <w:tab/>
          <w:delText xml:space="preserve">      </w:delText>
        </w:r>
      </w:del>
      <w:ins w:id="1861" w:author="Steve Hanson" w:date="2012-02-23T12:03:00Z">
        <w:r w:rsidR="00B20F7F">
          <w:rPr>
            <w:lang w:val="en-US"/>
          </w:rPr>
          <w:t xml:space="preserve">      </w:t>
        </w:r>
      </w:ins>
      <w:r w:rsidR="00470F0F" w:rsidRPr="005223F4">
        <w:rPr>
          <w:lang w:val="en-US"/>
        </w:rPr>
        <w:t>&lt;xs:appinfo source=”http://www.ogf.org/dfdl/”&gt;</w:t>
      </w:r>
    </w:p>
    <w:p w14:paraId="19D7693F" w14:textId="77777777" w:rsidR="00603EA4" w:rsidRPr="005223F4" w:rsidDel="00B20F7F" w:rsidRDefault="00603EA4" w:rsidP="00603EA4">
      <w:pPr>
        <w:pStyle w:val="XMLExcerpt"/>
        <w:rPr>
          <w:del w:id="1862" w:author="Steve Hanson" w:date="2012-02-23T12:03:00Z"/>
          <w:lang w:val="en-US"/>
        </w:rPr>
      </w:pPr>
      <w:del w:id="1863" w:author="Steve Hanson" w:date="2012-02-23T12:03:00Z">
        <w:r w:rsidRPr="005223F4" w:rsidDel="00B20F7F">
          <w:rPr>
            <w:lang w:val="en-US"/>
          </w:rPr>
          <w:tab/>
        </w:r>
        <w:r w:rsidRPr="005223F4" w:rsidDel="00B20F7F">
          <w:rPr>
            <w:lang w:val="en-US"/>
          </w:rPr>
          <w:tab/>
        </w:r>
        <w:r w:rsidRPr="005223F4" w:rsidDel="00B20F7F">
          <w:rPr>
            <w:lang w:val="en-US"/>
          </w:rPr>
          <w:tab/>
        </w:r>
      </w:del>
      <w:ins w:id="1864" w:author="Steve Hanson" w:date="2012-02-23T12:03:00Z">
        <w:r w:rsidR="00B20F7F">
          <w:rPr>
            <w:lang w:val="en-US"/>
          </w:rPr>
          <w:t xml:space="preserve">        </w:t>
        </w:r>
      </w:ins>
      <w:r w:rsidRPr="005223F4">
        <w:rPr>
          <w:lang w:val="en-US"/>
        </w:rPr>
        <w:t xml:space="preserve">&lt;dfdl:element </w:t>
      </w:r>
    </w:p>
    <w:p w14:paraId="77ED63E2" w14:textId="77777777" w:rsidR="00603EA4" w:rsidRPr="005223F4" w:rsidRDefault="00603EA4" w:rsidP="00D577C2">
      <w:pPr>
        <w:pStyle w:val="XMLExcerpt"/>
        <w:rPr>
          <w:lang w:val="en-US"/>
        </w:rPr>
      </w:pPr>
      <w:del w:id="1865" w:author="Steve Hanson" w:date="2012-02-23T12:03:00Z">
        <w:r w:rsidRPr="005223F4" w:rsidDel="00B20F7F">
          <w:rPr>
            <w:lang w:val="en-US"/>
          </w:rPr>
          <w:delText xml:space="preserve">                      </w:delText>
        </w:r>
      </w:del>
      <w:r w:rsidR="00D52F37" w:rsidRPr="005223F4">
        <w:rPr>
          <w:szCs w:val="18"/>
          <w:lang w:val="en-US"/>
        </w:rPr>
        <w:t>binaryNumberRep</w:t>
      </w:r>
      <w:r w:rsidRPr="005223F4">
        <w:rPr>
          <w:lang w:val="en-US"/>
        </w:rPr>
        <w:t xml:space="preserve"> ="binary"/&gt;</w:t>
      </w:r>
    </w:p>
    <w:p w14:paraId="691DD8AC" w14:textId="77777777" w:rsidR="00603EA4" w:rsidRPr="005223F4" w:rsidRDefault="00603EA4" w:rsidP="00603EA4">
      <w:pPr>
        <w:pStyle w:val="XMLExcerpt"/>
        <w:rPr>
          <w:lang w:val="en-US"/>
        </w:rPr>
      </w:pPr>
      <w:del w:id="1866" w:author="Steve Hanson" w:date="2012-02-23T12:03:00Z">
        <w:r w:rsidRPr="005223F4" w:rsidDel="00B20F7F">
          <w:rPr>
            <w:lang w:val="en-US"/>
          </w:rPr>
          <w:tab/>
        </w:r>
      </w:del>
      <w:ins w:id="1867" w:author="Steve Hanson" w:date="2012-02-23T12:03:00Z">
        <w:r w:rsidR="00B20F7F">
          <w:rPr>
            <w:lang w:val="en-US"/>
          </w:rPr>
          <w:t xml:space="preserve">  </w:t>
        </w:r>
      </w:ins>
      <w:r w:rsidRPr="005223F4">
        <w:rPr>
          <w:lang w:val="en-US"/>
        </w:rPr>
        <w:t xml:space="preserve">    &lt;/xs:appinfo&gt;</w:t>
      </w:r>
    </w:p>
    <w:p w14:paraId="390E3D30" w14:textId="77777777" w:rsidR="00603EA4" w:rsidRPr="005223F4" w:rsidRDefault="00B20F7F" w:rsidP="00603EA4">
      <w:pPr>
        <w:pStyle w:val="XMLExcerpt"/>
        <w:rPr>
          <w:lang w:val="en-US"/>
        </w:rPr>
      </w:pPr>
      <w:ins w:id="1868" w:author="Steve Hanson" w:date="2012-02-23T12:03:00Z">
        <w:r>
          <w:rPr>
            <w:lang w:val="en-US"/>
          </w:rPr>
          <w:t xml:space="preserve">    </w:t>
        </w:r>
      </w:ins>
      <w:del w:id="1869" w:author="Steve Hanson" w:date="2012-02-23T12:03:00Z">
        <w:r w:rsidR="00603EA4" w:rsidRPr="005223F4" w:rsidDel="00B20F7F">
          <w:rPr>
            <w:lang w:val="en-US"/>
          </w:rPr>
          <w:tab/>
          <w:delText xml:space="preserve"> &lt;</w:delText>
        </w:r>
      </w:del>
      <w:ins w:id="1870" w:author="Steve Hanson" w:date="2012-02-23T12:03:00Z">
        <w:r>
          <w:rPr>
            <w:lang w:val="en-US"/>
          </w:rPr>
          <w:t>&lt;</w:t>
        </w:r>
      </w:ins>
      <w:r w:rsidR="00603EA4" w:rsidRPr="005223F4">
        <w:rPr>
          <w:lang w:val="en-US"/>
        </w:rPr>
        <w:t>/xs:annotation&gt;</w:t>
      </w:r>
    </w:p>
    <w:p w14:paraId="724E3A31" w14:textId="77777777" w:rsidR="00603EA4" w:rsidRDefault="004B2E84" w:rsidP="00603EA4">
      <w:pPr>
        <w:pStyle w:val="XMLExcerpt"/>
        <w:rPr>
          <w:lang w:val="en-US"/>
        </w:rPr>
      </w:pPr>
      <w:r>
        <w:rPr>
          <w:lang w:val="en-US"/>
        </w:rPr>
        <w:t xml:space="preserve">  </w:t>
      </w:r>
      <w:r w:rsidR="00603EA4" w:rsidRPr="005223F4">
        <w:rPr>
          <w:lang w:val="en-US"/>
        </w:rPr>
        <w:t>&lt;/xs:element&gt;</w:t>
      </w:r>
    </w:p>
    <w:p w14:paraId="3E1B6F40" w14:textId="77777777" w:rsidR="004B2E84" w:rsidRPr="005223F4" w:rsidRDefault="004B2E84" w:rsidP="004B2E84">
      <w:pPr>
        <w:pStyle w:val="XMLExcerpt"/>
        <w:rPr>
          <w:lang w:val="en-US"/>
        </w:rPr>
      </w:pPr>
      <w:r>
        <w:rPr>
          <w:lang w:val="en-US"/>
        </w:rPr>
        <w:t>&lt;/xs:sequence&gt;</w:t>
      </w:r>
    </w:p>
    <w:p w14:paraId="3D87B10F" w14:textId="77777777" w:rsidR="004B2E84" w:rsidRPr="005223F4" w:rsidDel="00B20F7F" w:rsidRDefault="004B2E84" w:rsidP="00603EA4">
      <w:pPr>
        <w:pStyle w:val="XMLExcerpt"/>
        <w:rPr>
          <w:del w:id="1871" w:author="Steve Hanson" w:date="2012-02-23T12:03:00Z"/>
          <w:lang w:val="en-US"/>
        </w:rPr>
      </w:pPr>
    </w:p>
    <w:p w14:paraId="19A058E1" w14:textId="77777777" w:rsidR="00603EA4" w:rsidRPr="005223F4" w:rsidRDefault="00603EA4" w:rsidP="00603EA4">
      <w:pPr>
        <w:pStyle w:val="XMLExcerpt"/>
        <w:rPr>
          <w:lang w:val="en-US"/>
        </w:rPr>
      </w:pPr>
    </w:p>
    <w:p w14:paraId="377E6DB4" w14:textId="77777777" w:rsidR="00603EA4" w:rsidRPr="005223F4" w:rsidRDefault="00603EA4" w:rsidP="00603EA4">
      <w:pPr>
        <w:pStyle w:val="XMLExcerpt"/>
        <w:rPr>
          <w:lang w:val="en-US"/>
        </w:rPr>
      </w:pPr>
      <w:r w:rsidRPr="005223F4">
        <w:rPr>
          <w:lang w:val="en-US"/>
        </w:rPr>
        <w:t>&lt;xs:element name</w:t>
      </w:r>
      <w:r w:rsidRPr="002F1B64">
        <w:rPr>
          <w:lang w:val="en-US"/>
        </w:rPr>
        <w:t>="testElement1"</w:t>
      </w:r>
      <w:r w:rsidRPr="005223F4">
        <w:rPr>
          <w:lang w:val="en-US"/>
        </w:rPr>
        <w:t xml:space="preserve"> type="newType"&gt;</w:t>
      </w:r>
    </w:p>
    <w:p w14:paraId="0843748D" w14:textId="77777777" w:rsidR="00603EA4" w:rsidRPr="005223F4" w:rsidRDefault="00603EA4" w:rsidP="00603EA4">
      <w:pPr>
        <w:pStyle w:val="XMLExcerpt"/>
        <w:rPr>
          <w:lang w:val="en-US"/>
        </w:rPr>
      </w:pPr>
      <w:r w:rsidRPr="005223F4">
        <w:rPr>
          <w:lang w:val="en-US"/>
        </w:rPr>
        <w:t xml:space="preserve">  </w:t>
      </w:r>
      <w:del w:id="1872" w:author="Steve Hanson" w:date="2012-02-23T12:03:00Z">
        <w:r w:rsidRPr="005223F4" w:rsidDel="00B20F7F">
          <w:rPr>
            <w:lang w:val="en-US"/>
          </w:rPr>
          <w:delText xml:space="preserve">   </w:delText>
        </w:r>
      </w:del>
      <w:r w:rsidRPr="005223F4">
        <w:rPr>
          <w:lang w:val="en-US"/>
        </w:rPr>
        <w:t>&lt;xs:annotation&gt;</w:t>
      </w:r>
    </w:p>
    <w:p w14:paraId="1EDAF6C1" w14:textId="77777777" w:rsidR="00603EA4" w:rsidRPr="005223F4" w:rsidRDefault="00603EA4" w:rsidP="00603EA4">
      <w:pPr>
        <w:pStyle w:val="XMLExcerpt"/>
        <w:rPr>
          <w:lang w:val="en-US"/>
        </w:rPr>
      </w:pPr>
      <w:del w:id="1873" w:author="Steve Hanson" w:date="2012-02-23T12:03:00Z">
        <w:r w:rsidRPr="005223F4" w:rsidDel="00B20F7F">
          <w:rPr>
            <w:lang w:val="en-US"/>
          </w:rPr>
          <w:tab/>
          <w:delText xml:space="preserve">      </w:delText>
        </w:r>
      </w:del>
      <w:ins w:id="1874" w:author="Steve Hanson" w:date="2012-02-23T12:03:00Z">
        <w:r w:rsidR="00B20F7F">
          <w:rPr>
            <w:lang w:val="en-US"/>
          </w:rPr>
          <w:t xml:space="preserve">    </w:t>
        </w:r>
      </w:ins>
      <w:r w:rsidR="00470F0F" w:rsidRPr="005223F4">
        <w:rPr>
          <w:lang w:val="en-US"/>
        </w:rPr>
        <w:t>&lt;xs:appinfo source=”http://www.ogf.org/dfdl/”&gt;</w:t>
      </w:r>
    </w:p>
    <w:p w14:paraId="51390010" w14:textId="77777777" w:rsidR="00603EA4" w:rsidRPr="005223F4" w:rsidRDefault="00603EA4" w:rsidP="00D577C2">
      <w:pPr>
        <w:pStyle w:val="XMLExcerpt"/>
        <w:rPr>
          <w:lang w:val="en-US"/>
        </w:rPr>
      </w:pPr>
      <w:del w:id="1875" w:author="Steve Hanson" w:date="2012-02-23T12:03:00Z">
        <w:r w:rsidRPr="005223F4" w:rsidDel="00B20F7F">
          <w:rPr>
            <w:lang w:val="en-US"/>
          </w:rPr>
          <w:tab/>
        </w:r>
        <w:r w:rsidRPr="005223F4" w:rsidDel="00B20F7F">
          <w:rPr>
            <w:lang w:val="en-US"/>
          </w:rPr>
          <w:tab/>
        </w:r>
        <w:r w:rsidRPr="005223F4" w:rsidDel="00B20F7F">
          <w:rPr>
            <w:lang w:val="en-US"/>
          </w:rPr>
          <w:tab/>
        </w:r>
      </w:del>
      <w:ins w:id="1876" w:author="Steve Hanson" w:date="2012-02-23T12:03:00Z">
        <w:r w:rsidR="00B20F7F">
          <w:rPr>
            <w:lang w:val="en-US"/>
          </w:rPr>
          <w:t xml:space="preserve">      </w:t>
        </w:r>
      </w:ins>
      <w:r w:rsidRPr="005223F4">
        <w:rPr>
          <w:lang w:val="en-US"/>
        </w:rPr>
        <w:t>&lt;dfdl:element represen</w:t>
      </w:r>
      <w:r w:rsidR="00D577C2" w:rsidRPr="005223F4">
        <w:rPr>
          <w:lang w:val="en-US"/>
        </w:rPr>
        <w:t>t</w:t>
      </w:r>
      <w:r w:rsidRPr="005223F4">
        <w:rPr>
          <w:lang w:val="en-US"/>
        </w:rPr>
        <w:t>ation="binary"/&gt;</w:t>
      </w:r>
    </w:p>
    <w:p w14:paraId="12C43743" w14:textId="77777777" w:rsidR="00603EA4" w:rsidRPr="005223F4" w:rsidRDefault="00603EA4" w:rsidP="00603EA4">
      <w:pPr>
        <w:pStyle w:val="XMLExcerpt"/>
        <w:rPr>
          <w:lang w:val="en-US"/>
        </w:rPr>
      </w:pPr>
      <w:del w:id="1877" w:author="Steve Hanson" w:date="2012-02-23T12:03:00Z">
        <w:r w:rsidRPr="005223F4" w:rsidDel="00B20F7F">
          <w:rPr>
            <w:lang w:val="en-US"/>
          </w:rPr>
          <w:tab/>
          <w:delText xml:space="preserve">    </w:delText>
        </w:r>
      </w:del>
      <w:ins w:id="1878" w:author="Steve Hanson" w:date="2012-02-23T12:03:00Z">
        <w:r w:rsidR="00B20F7F">
          <w:rPr>
            <w:lang w:val="en-US"/>
          </w:rPr>
          <w:t xml:space="preserve">    </w:t>
        </w:r>
      </w:ins>
      <w:r w:rsidRPr="005223F4">
        <w:rPr>
          <w:lang w:val="en-US"/>
        </w:rPr>
        <w:t>&lt;/xs:appinfo&gt;</w:t>
      </w:r>
    </w:p>
    <w:p w14:paraId="0C88C9D4" w14:textId="77777777" w:rsidR="00603EA4" w:rsidRPr="005223F4" w:rsidRDefault="00603EA4" w:rsidP="00603EA4">
      <w:pPr>
        <w:pStyle w:val="XMLExcerpt"/>
        <w:rPr>
          <w:lang w:val="en-US"/>
        </w:rPr>
      </w:pPr>
      <w:del w:id="1879" w:author="Steve Hanson" w:date="2012-02-23T12:03:00Z">
        <w:r w:rsidRPr="005223F4" w:rsidDel="00B20F7F">
          <w:rPr>
            <w:lang w:val="en-US"/>
          </w:rPr>
          <w:tab/>
          <w:delText xml:space="preserve"> </w:delText>
        </w:r>
      </w:del>
      <w:ins w:id="1880" w:author="Steve Hanson" w:date="2012-02-23T12:03:00Z">
        <w:r w:rsidR="00B20F7F">
          <w:rPr>
            <w:lang w:val="en-US"/>
          </w:rPr>
          <w:t xml:space="preserve">  </w:t>
        </w:r>
      </w:ins>
      <w:r w:rsidRPr="005223F4">
        <w:rPr>
          <w:lang w:val="en-US"/>
        </w:rPr>
        <w:t>&lt;/xs:annotation&gt;</w:t>
      </w:r>
    </w:p>
    <w:p w14:paraId="76B37E3D" w14:textId="77777777" w:rsidR="00603EA4" w:rsidRPr="005223F4" w:rsidRDefault="00603EA4" w:rsidP="00603EA4">
      <w:pPr>
        <w:pStyle w:val="XMLExcerpt"/>
        <w:rPr>
          <w:lang w:val="en-US"/>
        </w:rPr>
      </w:pPr>
      <w:r w:rsidRPr="005223F4">
        <w:rPr>
          <w:lang w:val="en-US"/>
        </w:rPr>
        <w:t>&lt;/xs:element&gt;</w:t>
      </w:r>
    </w:p>
    <w:p w14:paraId="5EFEDB27" w14:textId="77777777" w:rsidR="00603EA4" w:rsidRPr="005223F4" w:rsidRDefault="00603EA4" w:rsidP="00603EA4">
      <w:pPr>
        <w:pStyle w:val="XMLExcerpt"/>
        <w:rPr>
          <w:lang w:val="en-US"/>
        </w:rPr>
      </w:pPr>
    </w:p>
    <w:p w14:paraId="722A3DB5" w14:textId="77777777" w:rsidR="00603EA4" w:rsidRPr="005223F4" w:rsidRDefault="00603EA4" w:rsidP="00603EA4">
      <w:pPr>
        <w:pStyle w:val="XMLExcerpt"/>
        <w:rPr>
          <w:lang w:val="en-US"/>
        </w:rPr>
      </w:pPr>
      <w:r w:rsidRPr="005223F4">
        <w:rPr>
          <w:lang w:val="en-US"/>
        </w:rPr>
        <w:t>&lt;xs:simpleType name="newType"&gt;</w:t>
      </w:r>
    </w:p>
    <w:p w14:paraId="598E4116" w14:textId="77777777" w:rsidR="00603EA4" w:rsidRPr="005223F4" w:rsidRDefault="00603EA4" w:rsidP="00603EA4">
      <w:pPr>
        <w:pStyle w:val="XMLExcerpt"/>
        <w:rPr>
          <w:lang w:val="en-US"/>
        </w:rPr>
      </w:pPr>
      <w:del w:id="1881" w:author="Steve Hanson" w:date="2012-02-23T12:04:00Z">
        <w:r w:rsidRPr="005223F4" w:rsidDel="00B20F7F">
          <w:rPr>
            <w:lang w:val="en-US"/>
          </w:rPr>
          <w:tab/>
        </w:r>
      </w:del>
      <w:ins w:id="1882" w:author="Steve Hanson" w:date="2012-02-23T12:04:00Z">
        <w:r w:rsidR="00B20F7F">
          <w:rPr>
            <w:lang w:val="en-US"/>
          </w:rPr>
          <w:t xml:space="preserve">  </w:t>
        </w:r>
      </w:ins>
      <w:r w:rsidRPr="005223F4">
        <w:rPr>
          <w:lang w:val="en-US"/>
        </w:rPr>
        <w:t xml:space="preserve">&lt;xs:annotation&gt; </w:t>
      </w:r>
    </w:p>
    <w:p w14:paraId="4163DE68" w14:textId="77777777" w:rsidR="00603EA4" w:rsidRPr="005223F4" w:rsidRDefault="00603EA4" w:rsidP="00603EA4">
      <w:pPr>
        <w:pStyle w:val="XMLExcerpt"/>
        <w:rPr>
          <w:lang w:val="en-US"/>
        </w:rPr>
      </w:pPr>
      <w:del w:id="1883" w:author="Steve Hanson" w:date="2012-02-23T12:04:00Z">
        <w:r w:rsidRPr="005223F4" w:rsidDel="00B20F7F">
          <w:rPr>
            <w:lang w:val="en-US"/>
          </w:rPr>
          <w:tab/>
        </w:r>
        <w:r w:rsidRPr="005223F4" w:rsidDel="00B20F7F">
          <w:rPr>
            <w:lang w:val="en-US"/>
          </w:rPr>
          <w:tab/>
        </w:r>
      </w:del>
      <w:ins w:id="1884" w:author="Steve Hanson" w:date="2012-02-23T12:04:00Z">
        <w:r w:rsidR="00B20F7F">
          <w:rPr>
            <w:lang w:val="en-US"/>
          </w:rPr>
          <w:t xml:space="preserve">    </w:t>
        </w:r>
      </w:ins>
      <w:r w:rsidR="00470F0F" w:rsidRPr="005223F4">
        <w:rPr>
          <w:lang w:val="en-US"/>
        </w:rPr>
        <w:t>&lt;xs:appinfo source=”http://www.ogf.org/dfdl/”&gt;</w:t>
      </w:r>
    </w:p>
    <w:p w14:paraId="2F580776" w14:textId="77777777" w:rsidR="00603EA4" w:rsidRPr="005223F4" w:rsidRDefault="00603EA4" w:rsidP="00D577C2">
      <w:pPr>
        <w:pStyle w:val="XMLExcerpt"/>
        <w:rPr>
          <w:lang w:val="en-US"/>
        </w:rPr>
      </w:pPr>
      <w:del w:id="1885" w:author="Steve Hanson" w:date="2012-02-23T12:04:00Z">
        <w:r w:rsidRPr="005223F4" w:rsidDel="00B20F7F">
          <w:rPr>
            <w:lang w:val="en-US"/>
          </w:rPr>
          <w:tab/>
        </w:r>
        <w:r w:rsidRPr="005223F4" w:rsidDel="00B20F7F">
          <w:rPr>
            <w:lang w:val="en-US"/>
          </w:rPr>
          <w:tab/>
        </w:r>
        <w:r w:rsidRPr="005223F4" w:rsidDel="00B20F7F">
          <w:rPr>
            <w:lang w:val="en-US"/>
          </w:rPr>
          <w:tab/>
        </w:r>
      </w:del>
      <w:ins w:id="1886" w:author="Steve Hanson" w:date="2012-02-23T12:04:00Z">
        <w:r w:rsidR="00B20F7F">
          <w:rPr>
            <w:lang w:val="en-US"/>
          </w:rPr>
          <w:t xml:space="preserve">      </w:t>
        </w:r>
      </w:ins>
      <w:r w:rsidRPr="005223F4">
        <w:rPr>
          <w:lang w:val="en-US"/>
        </w:rPr>
        <w:t>&lt;dfdl:simpleType alignment="16"/&gt;</w:t>
      </w:r>
    </w:p>
    <w:p w14:paraId="5F22FEE0" w14:textId="77777777" w:rsidR="00603EA4" w:rsidRPr="005223F4" w:rsidRDefault="00603EA4" w:rsidP="00603EA4">
      <w:pPr>
        <w:pStyle w:val="XMLExcerpt"/>
        <w:rPr>
          <w:lang w:val="en-US"/>
        </w:rPr>
      </w:pPr>
      <w:del w:id="1887" w:author="Steve Hanson" w:date="2012-02-23T12:04:00Z">
        <w:r w:rsidRPr="005223F4" w:rsidDel="00B20F7F">
          <w:rPr>
            <w:lang w:val="en-US"/>
          </w:rPr>
          <w:tab/>
        </w:r>
        <w:r w:rsidRPr="005223F4" w:rsidDel="00B20F7F">
          <w:rPr>
            <w:lang w:val="en-US"/>
          </w:rPr>
          <w:tab/>
        </w:r>
      </w:del>
      <w:ins w:id="1888" w:author="Steve Hanson" w:date="2012-02-23T12:04:00Z">
        <w:r w:rsidR="00B20F7F">
          <w:rPr>
            <w:lang w:val="en-US"/>
          </w:rPr>
          <w:t xml:space="preserve">    </w:t>
        </w:r>
      </w:ins>
      <w:r w:rsidRPr="005223F4">
        <w:rPr>
          <w:lang w:val="en-US"/>
        </w:rPr>
        <w:t>&lt;/xs:appinfo&gt;</w:t>
      </w:r>
    </w:p>
    <w:p w14:paraId="5C98BC60" w14:textId="77777777" w:rsidR="00603EA4" w:rsidRPr="005223F4" w:rsidRDefault="00603EA4" w:rsidP="00603EA4">
      <w:pPr>
        <w:pStyle w:val="XMLExcerpt"/>
        <w:rPr>
          <w:lang w:val="en-US"/>
        </w:rPr>
      </w:pPr>
      <w:del w:id="1889" w:author="Steve Hanson" w:date="2012-02-23T12:04:00Z">
        <w:r w:rsidRPr="005223F4" w:rsidDel="00B20F7F">
          <w:rPr>
            <w:lang w:val="en-US"/>
          </w:rPr>
          <w:tab/>
        </w:r>
      </w:del>
      <w:ins w:id="1890" w:author="Steve Hanson" w:date="2012-02-23T12:04:00Z">
        <w:r w:rsidR="00B20F7F">
          <w:rPr>
            <w:lang w:val="en-US"/>
          </w:rPr>
          <w:t xml:space="preserve">  </w:t>
        </w:r>
      </w:ins>
      <w:r w:rsidRPr="005223F4">
        <w:rPr>
          <w:lang w:val="en-US"/>
        </w:rPr>
        <w:t>&lt;/xs:annotation&gt;</w:t>
      </w:r>
    </w:p>
    <w:p w14:paraId="6A7FA961" w14:textId="77777777" w:rsidR="00603EA4" w:rsidRPr="005223F4" w:rsidRDefault="00603EA4" w:rsidP="00D577C2">
      <w:pPr>
        <w:pStyle w:val="XMLExcerpt"/>
        <w:rPr>
          <w:lang w:val="en-US"/>
        </w:rPr>
      </w:pPr>
      <w:del w:id="1891" w:author="Steve Hanson" w:date="2012-02-23T12:04:00Z">
        <w:r w:rsidRPr="005223F4" w:rsidDel="00B20F7F">
          <w:rPr>
            <w:lang w:val="en-US"/>
          </w:rPr>
          <w:tab/>
        </w:r>
      </w:del>
      <w:ins w:id="1892" w:author="Steve Hanson" w:date="2012-02-23T12:04:00Z">
        <w:r w:rsidR="00B20F7F">
          <w:rPr>
            <w:lang w:val="en-US"/>
          </w:rPr>
          <w:t xml:space="preserve">  </w:t>
        </w:r>
      </w:ins>
      <w:r w:rsidRPr="005223F4">
        <w:rPr>
          <w:lang w:val="en-US"/>
        </w:rPr>
        <w:t>&lt;xs:restriction base="xs:int"&gt;</w:t>
      </w:r>
    </w:p>
    <w:p w14:paraId="3E91EDC4" w14:textId="77777777" w:rsidR="00603EA4" w:rsidRPr="005223F4" w:rsidRDefault="00603EA4" w:rsidP="00603EA4">
      <w:pPr>
        <w:pStyle w:val="XMLExcerpt"/>
        <w:rPr>
          <w:lang w:val="en-US"/>
        </w:rPr>
      </w:pPr>
      <w:del w:id="1893" w:author="Steve Hanson" w:date="2012-02-23T12:04:00Z">
        <w:r w:rsidRPr="005223F4" w:rsidDel="00B20F7F">
          <w:rPr>
            <w:lang w:val="en-US"/>
          </w:rPr>
          <w:tab/>
        </w:r>
        <w:r w:rsidRPr="005223F4" w:rsidDel="00B20F7F">
          <w:rPr>
            <w:lang w:val="en-US"/>
          </w:rPr>
          <w:tab/>
        </w:r>
      </w:del>
      <w:ins w:id="1894" w:author="Steve Hanson" w:date="2012-02-23T12:04:00Z">
        <w:r w:rsidR="00B20F7F">
          <w:rPr>
            <w:lang w:val="en-US"/>
          </w:rPr>
          <w:t xml:space="preserve">    </w:t>
        </w:r>
      </w:ins>
      <w:r w:rsidRPr="005223F4">
        <w:rPr>
          <w:lang w:val="en-US"/>
        </w:rPr>
        <w:t>&lt;xs:maxInclusive value="10"/&gt;</w:t>
      </w:r>
    </w:p>
    <w:p w14:paraId="7F5B57E2" w14:textId="77777777" w:rsidR="00603EA4" w:rsidRPr="005223F4" w:rsidRDefault="00B20F7F" w:rsidP="00603EA4">
      <w:pPr>
        <w:pStyle w:val="XMLExcerpt"/>
        <w:rPr>
          <w:lang w:val="en-US"/>
        </w:rPr>
      </w:pPr>
      <w:ins w:id="1895" w:author="Steve Hanson" w:date="2012-02-23T12:04:00Z">
        <w:r>
          <w:rPr>
            <w:lang w:val="en-US"/>
          </w:rPr>
          <w:t xml:space="preserve">  </w:t>
        </w:r>
      </w:ins>
      <w:del w:id="1896" w:author="Steve Hanson" w:date="2012-02-23T12:04:00Z">
        <w:r w:rsidR="00603EA4" w:rsidRPr="005223F4" w:rsidDel="00B20F7F">
          <w:rPr>
            <w:lang w:val="en-US"/>
          </w:rPr>
          <w:tab/>
        </w:r>
      </w:del>
      <w:r w:rsidR="00603EA4" w:rsidRPr="005223F4">
        <w:rPr>
          <w:lang w:val="en-US"/>
        </w:rPr>
        <w:t>&lt;/xs:restriction&gt;</w:t>
      </w:r>
    </w:p>
    <w:p w14:paraId="6E477794" w14:textId="77777777" w:rsidR="00603EA4" w:rsidRPr="005223F4" w:rsidDel="00B20F7F" w:rsidRDefault="00603EA4" w:rsidP="00603EA4">
      <w:pPr>
        <w:pStyle w:val="XMLExcerpt"/>
        <w:rPr>
          <w:del w:id="1897" w:author="Steve Hanson" w:date="2012-02-23T12:04:00Z"/>
          <w:lang w:val="en-US"/>
        </w:rPr>
      </w:pPr>
      <w:r w:rsidRPr="005223F4">
        <w:rPr>
          <w:lang w:val="en-US"/>
        </w:rPr>
        <w:t>&lt;/xs:simpleType&gt;</w:t>
      </w:r>
    </w:p>
    <w:p w14:paraId="46C359FB" w14:textId="77777777" w:rsidR="00603EA4" w:rsidRPr="005223F4" w:rsidRDefault="00603EA4" w:rsidP="00603EA4">
      <w:pPr>
        <w:pStyle w:val="XMLExcerpt"/>
        <w:rPr>
          <w:lang w:val="en-US"/>
        </w:rPr>
      </w:pPr>
    </w:p>
    <w:p w14:paraId="4F5FDDB5" w14:textId="1CC0874F" w:rsidR="00603EA4" w:rsidRPr="005223F4" w:rsidDel="00041028" w:rsidRDefault="00603EA4" w:rsidP="004F28D8">
      <w:pPr>
        <w:pStyle w:val="Caption"/>
        <w:rPr>
          <w:del w:id="1898" w:author="mbeckerle" w:date="2012-04-22T21:54:00Z"/>
          <w:b w:val="0"/>
        </w:rPr>
      </w:pPr>
    </w:p>
    <w:p w14:paraId="2BC93555" w14:textId="77777777" w:rsidR="00603EA4" w:rsidRPr="005223F4" w:rsidRDefault="00603EA4" w:rsidP="00603EA4">
      <w:pPr>
        <w:rPr>
          <w:b/>
        </w:rPr>
      </w:pPr>
      <w:r w:rsidRPr="005223F4">
        <w:t>The locally defined dfdl:alignment property with value '16' from the xs:simpleType 'newType' is combined with the locally defined dfdl:representation property with value 'binary' and locally defined dfdl:</w:t>
      </w:r>
      <w:r w:rsidR="00D52F37" w:rsidRPr="005223F4">
        <w:rPr>
          <w:szCs w:val="18"/>
        </w:rPr>
        <w:t>binaryNumberRep</w:t>
      </w:r>
      <w:r w:rsidRPr="005223F4">
        <w:rPr>
          <w:szCs w:val="18"/>
        </w:rPr>
        <w:t xml:space="preserve"> with a value of 'binary'</w:t>
      </w:r>
    </w:p>
    <w:p w14:paraId="610FC9C8" w14:textId="21139E3E" w:rsidR="00603EA4" w:rsidRPr="005223F4" w:rsidDel="00041028" w:rsidRDefault="00603EA4" w:rsidP="00603EA4">
      <w:pPr>
        <w:rPr>
          <w:del w:id="1899" w:author="mbeckerle" w:date="2012-04-22T21:54:00Z"/>
          <w:b/>
        </w:rPr>
      </w:pPr>
    </w:p>
    <w:p w14:paraId="35BCD792" w14:textId="77777777" w:rsidR="00603EA4" w:rsidRPr="002F1B64" w:rsidRDefault="00603EA4" w:rsidP="00603EA4">
      <w:pPr>
        <w:pStyle w:val="XMLExcerpt"/>
        <w:rPr>
          <w:lang w:val="de-DE"/>
        </w:rPr>
      </w:pPr>
      <w:r w:rsidRPr="002F1B64">
        <w:rPr>
          <w:lang w:val="de-DE"/>
        </w:rPr>
        <w:t>&lt;!</w:t>
      </w:r>
      <w:r w:rsidR="003C0A3A" w:rsidRPr="002F1B64">
        <w:rPr>
          <w:lang w:val="de-DE"/>
        </w:rPr>
        <w:t xml:space="preserve">-- </w:t>
      </w:r>
      <w:r w:rsidRPr="002F1B64">
        <w:rPr>
          <w:lang w:val="de-DE"/>
        </w:rPr>
        <w:t xml:space="preserve">SCHEMA1 </w:t>
      </w:r>
      <w:r w:rsidR="003C0A3A" w:rsidRPr="002F1B64">
        <w:rPr>
          <w:lang w:val="de-DE"/>
        </w:rPr>
        <w:t>--&gt;</w:t>
      </w:r>
    </w:p>
    <w:p w14:paraId="28A6D4AE" w14:textId="77777777" w:rsidR="00603EA4" w:rsidRPr="002F1B64" w:rsidRDefault="00603EA4" w:rsidP="00603EA4">
      <w:pPr>
        <w:pStyle w:val="XMLExcerpt"/>
        <w:rPr>
          <w:lang w:val="de-DE"/>
        </w:rPr>
      </w:pPr>
      <w:r w:rsidRPr="002F1B64">
        <w:rPr>
          <w:lang w:val="de-DE"/>
        </w:rPr>
        <w:t>&lt;xs:schema targetNamespace="" xmlns:tns1="</w:t>
      </w:r>
      <w:r w:rsidR="00B47CD0" w:rsidRPr="002F1B64">
        <w:rPr>
          <w:lang w:val="de-DE"/>
        </w:rPr>
        <w:t>http://tns1</w:t>
      </w:r>
      <w:r w:rsidRPr="002F1B64">
        <w:rPr>
          <w:lang w:val="de-DE"/>
        </w:rPr>
        <w:t>"&gt;</w:t>
      </w:r>
    </w:p>
    <w:p w14:paraId="2339EC7B" w14:textId="77777777" w:rsidR="000D1E80" w:rsidRPr="002F1B64" w:rsidRDefault="000D1E80" w:rsidP="00603EA4">
      <w:pPr>
        <w:pStyle w:val="XMLExcerpt"/>
        <w:rPr>
          <w:lang w:val="de-DE"/>
        </w:rPr>
      </w:pPr>
    </w:p>
    <w:p w14:paraId="0031F94A" w14:textId="77777777" w:rsidR="00603EA4" w:rsidRPr="005223F4" w:rsidDel="00194C47" w:rsidRDefault="00603EA4" w:rsidP="00603EA4">
      <w:pPr>
        <w:pStyle w:val="XMLExcerpt"/>
        <w:rPr>
          <w:del w:id="1900" w:author="mbeckerle" w:date="2012-04-22T15:56:00Z"/>
          <w:lang w:val="en-US"/>
        </w:rPr>
      </w:pPr>
      <w:del w:id="1901" w:author="Steve Hanson" w:date="2012-02-23T12:04:00Z">
        <w:r w:rsidRPr="004C4665" w:rsidDel="00B20F7F">
          <w:delText xml:space="preserve">      </w:delText>
        </w:r>
      </w:del>
      <w:ins w:id="1902" w:author="Steve Hanson" w:date="2012-02-23T12:04:00Z">
        <w:r w:rsidR="00B20F7F" w:rsidRPr="004C4665">
          <w:t xml:space="preserve">  </w:t>
        </w:r>
      </w:ins>
      <w:r w:rsidRPr="005223F4">
        <w:rPr>
          <w:lang w:val="en-US"/>
        </w:rPr>
        <w:t>&lt;xs:annotation&gt;</w:t>
      </w:r>
      <w:r w:rsidRPr="005223F4">
        <w:rPr>
          <w:lang w:val="en-US"/>
        </w:rPr>
        <w:br/>
      </w:r>
      <w:del w:id="1903" w:author="Steve Hanson" w:date="2012-02-23T12:04:00Z">
        <w:r w:rsidRPr="005223F4" w:rsidDel="00B20F7F">
          <w:rPr>
            <w:lang w:val="en-US"/>
          </w:rPr>
          <w:delText xml:space="preserve">        </w:delText>
        </w:r>
      </w:del>
      <w:ins w:id="1904" w:author="Steve Hanson" w:date="2012-02-23T12:04:00Z">
        <w:r w:rsidR="00B20F7F">
          <w:rPr>
            <w:lang w:val="en-US"/>
          </w:rPr>
          <w:t xml:space="preserve">    </w:t>
        </w:r>
      </w:ins>
      <w:r w:rsidRPr="005223F4">
        <w:rPr>
          <w:lang w:val="en-US"/>
        </w:rPr>
        <w:t>&lt;xs:appinfo source=”http://www.ogf.org/dfdl/”&gt;</w:t>
      </w:r>
      <w:r w:rsidRPr="005223F4">
        <w:rPr>
          <w:lang w:val="en-US"/>
        </w:rPr>
        <w:br/>
      </w:r>
      <w:del w:id="1905" w:author="Steve Hanson" w:date="2012-02-23T12:04:00Z">
        <w:r w:rsidRPr="005223F4" w:rsidDel="00B20F7F">
          <w:rPr>
            <w:lang w:val="en-US"/>
          </w:rPr>
          <w:delText xml:space="preserve">          </w:delText>
        </w:r>
      </w:del>
      <w:ins w:id="1906" w:author="Steve Hanson" w:date="2012-02-23T12:04:00Z">
        <w:r w:rsidR="00B20F7F">
          <w:rPr>
            <w:lang w:val="en-US"/>
          </w:rPr>
          <w:t xml:space="preserve">      </w:t>
        </w:r>
      </w:ins>
      <w:r w:rsidRPr="005223F4">
        <w:rPr>
          <w:lang w:val="en-US"/>
        </w:rPr>
        <w:t>&lt;dfdl:format</w:t>
      </w:r>
      <w:r w:rsidRPr="005223F4">
        <w:rPr>
          <w:rStyle w:val="XMLExcerptEmphasis"/>
          <w:lang w:val="en-US"/>
        </w:rPr>
        <w:t xml:space="preserve"> </w:t>
      </w:r>
      <w:r w:rsidRPr="002F1B64">
        <w:rPr>
          <w:rStyle w:val="XMLExcerptEmphasis"/>
          <w:b w:val="0"/>
          <w:lang w:val="en-US"/>
        </w:rPr>
        <w:t>encoding="ASCII"</w:t>
      </w:r>
      <w:r w:rsidRPr="005223F4">
        <w:rPr>
          <w:lang w:val="en-US"/>
        </w:rPr>
        <w:t xml:space="preserve"> byteOrder="</w:t>
      </w:r>
      <w:r w:rsidR="00405385" w:rsidRPr="005223F4">
        <w:rPr>
          <w:lang w:val="en-US"/>
        </w:rPr>
        <w:t>littleEndian</w:t>
      </w:r>
      <w:r w:rsidRPr="005223F4">
        <w:rPr>
          <w:lang w:val="en-US"/>
        </w:rPr>
        <w:t>"</w:t>
      </w:r>
    </w:p>
    <w:p w14:paraId="18352DC1" w14:textId="16FF887A" w:rsidR="00603EA4" w:rsidRPr="005223F4" w:rsidRDefault="00603EA4" w:rsidP="00603EA4">
      <w:pPr>
        <w:pStyle w:val="XMLExcerpt"/>
        <w:rPr>
          <w:lang w:val="en-US"/>
        </w:rPr>
      </w:pPr>
      <w:del w:id="1907" w:author="mbeckerle" w:date="2012-04-22T15:56:00Z">
        <w:r w:rsidRPr="005223F4" w:rsidDel="00194C47">
          <w:rPr>
            <w:lang w:val="en-US"/>
          </w:rPr>
          <w:delText xml:space="preserve">                </w:delText>
        </w:r>
        <w:commentRangeStart w:id="1908"/>
        <w:r w:rsidRPr="005223F4" w:rsidDel="00194C47">
          <w:rPr>
            <w:lang w:val="en-US"/>
          </w:rPr>
          <w:delText xml:space="preserve">inputValueCalc="" outputValueCalc="" </w:delText>
        </w:r>
        <w:commentRangeEnd w:id="1908"/>
        <w:r w:rsidR="00055703" w:rsidDel="00194C47">
          <w:rPr>
            <w:rStyle w:val="CommentReference"/>
            <w:rFonts w:ascii="Arial" w:hAnsi="Arial" w:cs="Times New Roman"/>
            <w:noProof w:val="0"/>
            <w:lang w:val="en-US" w:eastAsia="en-US"/>
          </w:rPr>
          <w:commentReference w:id="1908"/>
        </w:r>
      </w:del>
    </w:p>
    <w:p w14:paraId="4B28FC7D" w14:textId="77777777" w:rsidR="00603EA4" w:rsidRPr="005223F4" w:rsidRDefault="00603EA4" w:rsidP="00603EA4">
      <w:pPr>
        <w:pStyle w:val="XMLExcerpt"/>
        <w:rPr>
          <w:lang w:val="en-US"/>
        </w:rPr>
      </w:pPr>
      <w:r w:rsidRPr="005223F4">
        <w:rPr>
          <w:lang w:val="en-US"/>
        </w:rPr>
        <w:t xml:space="preserve">                initiator="" terminator=""</w:t>
      </w:r>
    </w:p>
    <w:p w14:paraId="7E6B122B" w14:textId="77777777" w:rsidR="000D1E80" w:rsidRPr="005223F4" w:rsidRDefault="00603EA4" w:rsidP="00603EA4">
      <w:pPr>
        <w:pStyle w:val="XMLExcerpt"/>
        <w:rPr>
          <w:lang w:val="en-US"/>
        </w:rPr>
      </w:pPr>
      <w:r w:rsidRPr="005223F4">
        <w:rPr>
          <w:lang w:val="en-US"/>
        </w:rPr>
        <w:t xml:space="preserve">                sequenceKind="ordered"  /&gt;</w:t>
      </w:r>
      <w:r w:rsidRPr="005223F4">
        <w:rPr>
          <w:lang w:val="en-US"/>
        </w:rPr>
        <w:br/>
        <w:t>    </w:t>
      </w:r>
      <w:del w:id="1909" w:author="Steve Hanson" w:date="2012-02-23T12:05:00Z">
        <w:r w:rsidRPr="005223F4" w:rsidDel="00B20F7F">
          <w:rPr>
            <w:lang w:val="en-US"/>
          </w:rPr>
          <w:delText xml:space="preserve">    </w:delText>
        </w:r>
      </w:del>
      <w:r w:rsidRPr="005223F4">
        <w:rPr>
          <w:lang w:val="en-US"/>
        </w:rPr>
        <w:t>&lt;/xs:appinfo&gt;</w:t>
      </w:r>
      <w:r w:rsidRPr="005223F4">
        <w:rPr>
          <w:lang w:val="en-US"/>
        </w:rPr>
        <w:br/>
      </w:r>
      <w:del w:id="1910" w:author="Steve Hanson" w:date="2012-02-23T12:05:00Z">
        <w:r w:rsidRPr="005223F4" w:rsidDel="00B20F7F">
          <w:rPr>
            <w:lang w:val="en-US"/>
          </w:rPr>
          <w:delText>    </w:delText>
        </w:r>
      </w:del>
      <w:r w:rsidRPr="005223F4">
        <w:rPr>
          <w:lang w:val="en-US"/>
        </w:rPr>
        <w:t>  &lt;/xs:annotation&gt;</w:t>
      </w:r>
    </w:p>
    <w:p w14:paraId="6CA4E7F7" w14:textId="77777777" w:rsidR="00B20F7F" w:rsidRPr="002F1B64" w:rsidRDefault="00B20F7F" w:rsidP="007E7E4C">
      <w:pPr>
        <w:pStyle w:val="XMLExcerpt"/>
        <w:rPr>
          <w:ins w:id="1911" w:author="Steve Hanson" w:date="2012-02-23T12:05:00Z"/>
        </w:rPr>
      </w:pPr>
    </w:p>
    <w:p w14:paraId="0D63E1C0" w14:textId="77777777" w:rsidR="000D1E80" w:rsidRPr="00014CEC" w:rsidRDefault="00B20F7F" w:rsidP="007E7E4C">
      <w:pPr>
        <w:pStyle w:val="XMLExcerpt"/>
        <w:rPr>
          <w:lang w:val="de-DE"/>
        </w:rPr>
      </w:pPr>
      <w:ins w:id="1912" w:author="Steve Hanson" w:date="2012-02-23T12:05:00Z">
        <w:r w:rsidRPr="002F1B64">
          <w:t xml:space="preserve">  </w:t>
        </w:r>
      </w:ins>
      <w:r w:rsidR="000D1E80" w:rsidRPr="00014CEC">
        <w:rPr>
          <w:lang w:val="de-DE"/>
        </w:rPr>
        <w:t xml:space="preserve">&lt;xsd:import </w:t>
      </w:r>
      <w:r w:rsidR="007E7E4C" w:rsidRPr="00014CEC">
        <w:rPr>
          <w:rStyle w:val="left"/>
          <w:color w:val="000000"/>
          <w:lang w:val="de-DE"/>
        </w:rPr>
        <w:t>namespace="</w:t>
      </w:r>
      <w:hyperlink r:id="rId21" w:history="1">
        <w:r w:rsidR="007E7E4C" w:rsidRPr="00014CEC">
          <w:rPr>
            <w:rStyle w:val="Hyperlink"/>
            <w:color w:val="auto"/>
            <w:lang w:val="de-DE"/>
          </w:rPr>
          <w:t>http://tns2</w:t>
        </w:r>
      </w:hyperlink>
      <w:r w:rsidR="007E7E4C" w:rsidRPr="00014CEC">
        <w:rPr>
          <w:rStyle w:val="left"/>
          <w:lang w:val="de-DE"/>
        </w:rPr>
        <w:t>"</w:t>
      </w:r>
      <w:r w:rsidR="007E7E4C" w:rsidRPr="00014CEC">
        <w:rPr>
          <w:rStyle w:val="left"/>
          <w:color w:val="000000"/>
          <w:lang w:val="de-DE"/>
        </w:rPr>
        <w:t xml:space="preserve"> </w:t>
      </w:r>
      <w:r w:rsidR="000D1E80" w:rsidRPr="00014CEC">
        <w:rPr>
          <w:lang w:val="de-DE"/>
        </w:rPr>
        <w:t>schemaLocation="SCHEMA2.xsd"/&gt;</w:t>
      </w:r>
    </w:p>
    <w:p w14:paraId="4BD82F55" w14:textId="77777777" w:rsidR="00603EA4" w:rsidRPr="00014CEC" w:rsidDel="00B20F7F" w:rsidRDefault="00603EA4" w:rsidP="00603EA4">
      <w:pPr>
        <w:pStyle w:val="XMLExcerpt"/>
        <w:rPr>
          <w:del w:id="1913" w:author="Steve Hanson" w:date="2012-02-23T12:05:00Z"/>
          <w:lang w:val="de-DE"/>
        </w:rPr>
      </w:pPr>
      <w:r w:rsidRPr="00014CEC">
        <w:rPr>
          <w:lang w:val="de-DE"/>
        </w:rPr>
        <w:br/>
      </w:r>
    </w:p>
    <w:p w14:paraId="3F9CACA4" w14:textId="77777777" w:rsidR="00603EA4" w:rsidRPr="005223F4" w:rsidRDefault="00603EA4" w:rsidP="00603EA4">
      <w:pPr>
        <w:pStyle w:val="XMLExcerpt"/>
        <w:rPr>
          <w:lang w:val="en-US"/>
        </w:rPr>
      </w:pPr>
      <w:del w:id="1914" w:author="Steve Hanson" w:date="2012-02-23T12:05:00Z">
        <w:r w:rsidRPr="002F1B64" w:rsidDel="00B20F7F">
          <w:delText xml:space="preserve">  </w:delText>
        </w:r>
      </w:del>
      <w:ins w:id="1915" w:author="Steve Hanson" w:date="2012-02-23T12:05:00Z">
        <w:r w:rsidR="00B20F7F" w:rsidRPr="002F1B64">
          <w:t xml:space="preserve">  </w:t>
        </w:r>
      </w:ins>
      <w:r w:rsidRPr="005223F4">
        <w:rPr>
          <w:lang w:val="en-US"/>
        </w:rPr>
        <w:t>&lt;xs:element name=”book”&gt;</w:t>
      </w:r>
      <w:r w:rsidRPr="005223F4">
        <w:rPr>
          <w:lang w:val="en-US"/>
        </w:rPr>
        <w:br/>
        <w:t>    &lt;xs:complexType&gt;</w:t>
      </w:r>
    </w:p>
    <w:p w14:paraId="7897E478"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group ref="tns2:ggrp1" dfdl:separator=","&gt;&lt;/</w:t>
      </w:r>
      <w:r w:rsidR="00C953CC" w:rsidRPr="005223F4">
        <w:rPr>
          <w:lang w:val="en-US"/>
        </w:rPr>
        <w:t>xs:</w:t>
      </w:r>
      <w:r w:rsidRPr="005223F4">
        <w:rPr>
          <w:lang w:val="en-US"/>
        </w:rPr>
        <w:t>group&gt;</w:t>
      </w:r>
    </w:p>
    <w:p w14:paraId="7624C813" w14:textId="77777777" w:rsidR="00603EA4" w:rsidRPr="00014CEC" w:rsidRDefault="00603EA4" w:rsidP="00603EA4">
      <w:pPr>
        <w:pStyle w:val="XMLExcerpt"/>
        <w:rPr>
          <w:lang w:val="de-DE"/>
        </w:rPr>
      </w:pPr>
      <w:r w:rsidRPr="005223F4">
        <w:rPr>
          <w:lang w:val="en-US"/>
        </w:rPr>
        <w:t xml:space="preserve">    </w:t>
      </w:r>
      <w:r w:rsidRPr="00014CEC">
        <w:rPr>
          <w:lang w:val="de-DE"/>
        </w:rPr>
        <w:t>&lt;/xs:complexType&gt;</w:t>
      </w:r>
      <w:r w:rsidRPr="00014CEC">
        <w:rPr>
          <w:lang w:val="de-DE"/>
        </w:rPr>
        <w:br/>
        <w:t xml:space="preserve">  &lt;/xs:element&gt;</w:t>
      </w:r>
    </w:p>
    <w:p w14:paraId="7C1C8419" w14:textId="77777777" w:rsidR="00B20F7F" w:rsidRDefault="00B20F7F" w:rsidP="00603EA4">
      <w:pPr>
        <w:pStyle w:val="XMLExcerpt"/>
        <w:rPr>
          <w:ins w:id="1916" w:author="Steve Hanson" w:date="2012-02-23T12:05:00Z"/>
          <w:lang w:val="de-DE"/>
        </w:rPr>
      </w:pPr>
    </w:p>
    <w:p w14:paraId="6D04B561" w14:textId="77777777" w:rsidR="00603EA4" w:rsidRPr="00014CEC" w:rsidDel="00B20F7F" w:rsidRDefault="00603EA4" w:rsidP="00603EA4">
      <w:pPr>
        <w:pStyle w:val="XMLExcerpt"/>
        <w:rPr>
          <w:del w:id="1917" w:author="Steve Hanson" w:date="2012-02-23T12:05:00Z"/>
          <w:lang w:val="de-DE"/>
        </w:rPr>
      </w:pPr>
      <w:r w:rsidRPr="00014CEC">
        <w:rPr>
          <w:lang w:val="de-DE"/>
        </w:rPr>
        <w:t>&lt;/xs:schema&gt;</w:t>
      </w:r>
    </w:p>
    <w:p w14:paraId="68AF45A5" w14:textId="77777777" w:rsidR="00603EA4" w:rsidRPr="00014CEC" w:rsidDel="00B20F7F" w:rsidRDefault="00603EA4" w:rsidP="00603EA4">
      <w:pPr>
        <w:pStyle w:val="XMLExcerpt"/>
        <w:rPr>
          <w:del w:id="1918" w:author="Steve Hanson" w:date="2012-02-23T12:05:00Z"/>
          <w:lang w:val="de-DE"/>
        </w:rPr>
      </w:pPr>
    </w:p>
    <w:p w14:paraId="270FAB14" w14:textId="77777777" w:rsidR="00603EA4" w:rsidRPr="00014CEC" w:rsidRDefault="00603EA4" w:rsidP="00603EA4">
      <w:pPr>
        <w:pStyle w:val="XMLExcerpt"/>
        <w:rPr>
          <w:lang w:val="de-DE"/>
        </w:rPr>
      </w:pPr>
    </w:p>
    <w:p w14:paraId="161754B9" w14:textId="77777777" w:rsidR="00603EA4" w:rsidRPr="00014CEC" w:rsidRDefault="00603EA4" w:rsidP="00603EA4">
      <w:pPr>
        <w:rPr>
          <w:b/>
          <w:lang w:val="de-DE"/>
        </w:rPr>
      </w:pPr>
    </w:p>
    <w:p w14:paraId="181A048B" w14:textId="77777777" w:rsidR="00603EA4" w:rsidRPr="00014CEC" w:rsidRDefault="00603EA4" w:rsidP="00603EA4">
      <w:pPr>
        <w:pStyle w:val="XMLExcerpt"/>
        <w:rPr>
          <w:lang w:val="de-DE"/>
        </w:rPr>
      </w:pPr>
      <w:r w:rsidRPr="00014CEC">
        <w:rPr>
          <w:lang w:val="de-DE"/>
        </w:rPr>
        <w:t>&lt;!</w:t>
      </w:r>
      <w:r w:rsidR="003C0A3A" w:rsidRPr="00014CEC">
        <w:rPr>
          <w:lang w:val="de-DE"/>
        </w:rPr>
        <w:t xml:space="preserve">-- </w:t>
      </w:r>
      <w:r w:rsidRPr="00014CEC">
        <w:rPr>
          <w:lang w:val="de-DE"/>
        </w:rPr>
        <w:t xml:space="preserve">SCHEMA2 </w:t>
      </w:r>
      <w:r w:rsidR="003C0A3A" w:rsidRPr="00014CEC">
        <w:rPr>
          <w:lang w:val="de-DE"/>
        </w:rPr>
        <w:t>--&gt;</w:t>
      </w:r>
    </w:p>
    <w:p w14:paraId="392CF8FA" w14:textId="77777777" w:rsidR="00603EA4" w:rsidRPr="005223F4" w:rsidRDefault="00603EA4" w:rsidP="00603EA4">
      <w:pPr>
        <w:pStyle w:val="XMLExcerpt"/>
        <w:rPr>
          <w:lang w:val="en-US"/>
        </w:rPr>
      </w:pPr>
      <w:r w:rsidRPr="005223F4">
        <w:rPr>
          <w:lang w:val="en-US"/>
        </w:rPr>
        <w:t>&lt;xs:schema targetNamespace="" xmlns:tns2="http://tns2"&gt;</w:t>
      </w:r>
    </w:p>
    <w:p w14:paraId="0D58564E" w14:textId="77777777" w:rsidR="00B20F7F" w:rsidRDefault="00B20F7F" w:rsidP="00603EA4">
      <w:pPr>
        <w:pStyle w:val="XMLExcerpt"/>
        <w:rPr>
          <w:ins w:id="1919" w:author="Steve Hanson" w:date="2012-02-23T12:05:00Z"/>
          <w:lang w:val="en-US"/>
        </w:rPr>
      </w:pPr>
    </w:p>
    <w:p w14:paraId="10F3ACC1" w14:textId="77777777" w:rsidR="00603EA4" w:rsidDel="00423418" w:rsidRDefault="00603EA4" w:rsidP="00603EA4">
      <w:pPr>
        <w:pStyle w:val="XMLExcerpt"/>
        <w:rPr>
          <w:del w:id="1920" w:author="mbeckerle" w:date="2012-03-24T18:59:00Z"/>
          <w:lang w:val="en-US"/>
        </w:rPr>
      </w:pPr>
      <w:r w:rsidRPr="005223F4">
        <w:rPr>
          <w:lang w:val="en-US"/>
        </w:rPr>
        <w:t>  </w:t>
      </w:r>
      <w:del w:id="1921" w:author="Steve Hanson" w:date="2012-02-23T12:05:00Z">
        <w:r w:rsidRPr="005223F4" w:rsidDel="00B20F7F">
          <w:rPr>
            <w:lang w:val="en-US"/>
          </w:rPr>
          <w:delText> </w:delText>
        </w:r>
      </w:del>
      <w:r w:rsidRPr="005223F4">
        <w:rPr>
          <w:lang w:val="en-US"/>
        </w:rPr>
        <w:t>&lt;xs:annotation&gt;</w:t>
      </w:r>
      <w:r w:rsidRPr="005223F4">
        <w:rPr>
          <w:lang w:val="en-US"/>
        </w:rPr>
        <w:br/>
        <w:t>    </w:t>
      </w:r>
      <w:del w:id="1922" w:author="Steve Hanson" w:date="2012-02-23T12:05:00Z">
        <w:r w:rsidRPr="005223F4" w:rsidDel="00B20F7F">
          <w:rPr>
            <w:lang w:val="en-US"/>
          </w:rPr>
          <w:delText xml:space="preserve">  </w:delText>
        </w:r>
      </w:del>
      <w:r w:rsidRPr="005223F4">
        <w:rPr>
          <w:lang w:val="en-US"/>
        </w:rPr>
        <w:t>&lt;xs:appinfo source=”http://www.ogf.org/dfdl/”&gt;</w:t>
      </w:r>
      <w:r w:rsidRPr="005223F4">
        <w:rPr>
          <w:lang w:val="en-US"/>
        </w:rPr>
        <w:br/>
        <w:t>    </w:t>
      </w:r>
      <w:del w:id="1923" w:author="Steve Hanson" w:date="2012-02-23T12:05:00Z">
        <w:r w:rsidRPr="005223F4" w:rsidDel="00B20F7F">
          <w:rPr>
            <w:lang w:val="en-US"/>
          </w:rPr>
          <w:delText>    </w:delText>
        </w:r>
      </w:del>
      <w:r w:rsidRPr="005223F4">
        <w:rPr>
          <w:lang w:val="en-US"/>
        </w:rPr>
        <w:t>  &lt;dfdl:format</w:t>
      </w:r>
      <w:r w:rsidRPr="005223F4">
        <w:rPr>
          <w:b/>
          <w:bCs/>
          <w:lang w:val="en-US"/>
        </w:rPr>
        <w:t xml:space="preserve"> </w:t>
      </w:r>
      <w:r w:rsidRPr="002F1B64">
        <w:rPr>
          <w:bCs/>
          <w:lang w:val="en-US"/>
        </w:rPr>
        <w:t>encoding="UTF-8"</w:t>
      </w:r>
      <w:r w:rsidRPr="005223F4">
        <w:rPr>
          <w:lang w:val="en-US"/>
        </w:rPr>
        <w:t xml:space="preserve"> byteOrder="</w:t>
      </w:r>
      <w:r w:rsidR="00405385" w:rsidRPr="005223F4">
        <w:rPr>
          <w:lang w:val="en-US"/>
        </w:rPr>
        <w:t>littleEndian</w:t>
      </w:r>
      <w:r w:rsidRPr="005223F4">
        <w:rPr>
          <w:lang w:val="en-US"/>
        </w:rPr>
        <w:t>"</w:t>
      </w:r>
    </w:p>
    <w:p w14:paraId="31ED8D39" w14:textId="77777777" w:rsidR="00603EA4" w:rsidRPr="005223F4" w:rsidRDefault="00603EA4" w:rsidP="00603EA4">
      <w:pPr>
        <w:pStyle w:val="XMLExcerpt"/>
        <w:rPr>
          <w:lang w:val="en-US"/>
        </w:rPr>
      </w:pPr>
      <w:commentRangeStart w:id="1924"/>
      <w:del w:id="1925" w:author="mbeckerle" w:date="2012-03-24T18:59:00Z">
        <w:r w:rsidRPr="005223F4" w:rsidDel="00423418">
          <w:rPr>
            <w:lang w:val="en-US"/>
          </w:rPr>
          <w:delText xml:space="preserve">                inputValueCalc="" outputValueCalc="" </w:delText>
        </w:r>
      </w:del>
    </w:p>
    <w:commentRangeEnd w:id="1924"/>
    <w:p w14:paraId="014FA258" w14:textId="01FB4D07" w:rsidR="000D1E80" w:rsidRPr="005223F4" w:rsidRDefault="00B106C0" w:rsidP="004E71B2">
      <w:pPr>
        <w:pStyle w:val="XMLExcerpt"/>
        <w:rPr>
          <w:lang w:val="en-US"/>
        </w:rPr>
      </w:pPr>
      <w:r>
        <w:rPr>
          <w:rStyle w:val="CommentReference"/>
          <w:rFonts w:ascii="Arial" w:hAnsi="Arial" w:cs="Times New Roman"/>
          <w:noProof w:val="0"/>
          <w:lang w:val="en-US" w:eastAsia="en-US"/>
        </w:rPr>
        <w:commentReference w:id="1924"/>
      </w:r>
      <w:r w:rsidR="00603EA4" w:rsidRPr="005223F4">
        <w:rPr>
          <w:lang w:val="en-US"/>
        </w:rPr>
        <w:t xml:space="preserve">                initiator="" </w:t>
      </w:r>
    </w:p>
    <w:p w14:paraId="6713CD41" w14:textId="77777777" w:rsidR="00603EA4" w:rsidRPr="005223F4" w:rsidRDefault="000D1E80" w:rsidP="00603EA4">
      <w:pPr>
        <w:pStyle w:val="XMLExcerpt"/>
        <w:rPr>
          <w:lang w:val="en-US"/>
        </w:rPr>
      </w:pPr>
      <w:r w:rsidRPr="005223F4">
        <w:rPr>
          <w:lang w:val="en-US"/>
        </w:rPr>
        <w:t xml:space="preserve">                sequenceKind="ordered"  </w:t>
      </w:r>
      <w:r w:rsidR="00603EA4" w:rsidRPr="005223F4">
        <w:rPr>
          <w:lang w:val="en-US"/>
        </w:rPr>
        <w:t>/&gt;</w:t>
      </w:r>
      <w:r w:rsidR="00603EA4" w:rsidRPr="005223F4">
        <w:rPr>
          <w:lang w:val="en-US"/>
        </w:rPr>
        <w:br/>
        <w:t>    </w:t>
      </w:r>
      <w:del w:id="1926" w:author="Steve Hanson" w:date="2012-02-23T12:06:00Z">
        <w:r w:rsidR="00603EA4" w:rsidRPr="005223F4" w:rsidDel="00B20F7F">
          <w:rPr>
            <w:lang w:val="en-US"/>
          </w:rPr>
          <w:delText xml:space="preserve">  </w:delText>
        </w:r>
      </w:del>
      <w:r w:rsidR="00603EA4" w:rsidRPr="005223F4">
        <w:rPr>
          <w:lang w:val="en-US"/>
        </w:rPr>
        <w:t>&lt;/xs:appinfo&gt;</w:t>
      </w:r>
      <w:r w:rsidR="00603EA4" w:rsidRPr="005223F4">
        <w:rPr>
          <w:lang w:val="en-US"/>
        </w:rPr>
        <w:br/>
        <w:t>  </w:t>
      </w:r>
      <w:del w:id="1927" w:author="Steve Hanson" w:date="2012-02-23T12:06:00Z">
        <w:r w:rsidR="00603EA4" w:rsidRPr="005223F4" w:rsidDel="00B20F7F">
          <w:rPr>
            <w:lang w:val="en-US"/>
          </w:rPr>
          <w:delText> </w:delText>
        </w:r>
      </w:del>
      <w:r w:rsidR="00603EA4" w:rsidRPr="005223F4">
        <w:rPr>
          <w:lang w:val="en-US"/>
        </w:rPr>
        <w:t>&lt;/xs:annotation&gt;</w:t>
      </w:r>
      <w:r w:rsidR="00603EA4" w:rsidRPr="005223F4">
        <w:rPr>
          <w:lang w:val="en-US"/>
        </w:rPr>
        <w:br/>
      </w:r>
    </w:p>
    <w:p w14:paraId="7DB614CC" w14:textId="77777777" w:rsidR="00603EA4" w:rsidRPr="005223F4" w:rsidRDefault="00B20F7F" w:rsidP="00603EA4">
      <w:pPr>
        <w:pStyle w:val="XMLExcerpt"/>
        <w:rPr>
          <w:lang w:val="en-US"/>
        </w:rPr>
      </w:pPr>
      <w:ins w:id="1928" w:author="Steve Hanson" w:date="2012-02-23T12:06:00Z">
        <w:r>
          <w:rPr>
            <w:lang w:val="en-US"/>
          </w:rPr>
          <w:t xml:space="preserve"> </w:t>
        </w:r>
      </w:ins>
      <w:r w:rsidR="00603EA4" w:rsidRPr="005223F4">
        <w:rPr>
          <w:lang w:val="en-US"/>
        </w:rPr>
        <w:t xml:space="preserve"> &lt;</w:t>
      </w:r>
      <w:r w:rsidR="00C953CC" w:rsidRPr="005223F4">
        <w:rPr>
          <w:lang w:val="en-US"/>
        </w:rPr>
        <w:t>xs:</w:t>
      </w:r>
      <w:r w:rsidR="00603EA4" w:rsidRPr="005223F4">
        <w:rPr>
          <w:lang w:val="en-US"/>
        </w:rPr>
        <w:t>group name="ggrp1" &gt;</w:t>
      </w:r>
    </w:p>
    <w:p w14:paraId="4D48C7C6"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sequence dfdl:separatorPosition="infix" &gt;</w:t>
      </w:r>
    </w:p>
    <w:p w14:paraId="7C24E5E5" w14:textId="77777777" w:rsidR="00603EA4" w:rsidRPr="005223F4" w:rsidRDefault="00603EA4" w:rsidP="00603EA4">
      <w:pPr>
        <w:pStyle w:val="XMLExcerpt"/>
        <w:rPr>
          <w:lang w:val="en-US"/>
        </w:rPr>
      </w:pPr>
      <w:r w:rsidRPr="005223F4">
        <w:rPr>
          <w:lang w:val="en-US"/>
        </w:rPr>
        <w:t xml:space="preserve">      </w:t>
      </w:r>
      <w:del w:id="1929" w:author="Steve Hanson" w:date="2012-02-23T12:06:00Z">
        <w:r w:rsidRPr="005223F4" w:rsidDel="00B20F7F">
          <w:rPr>
            <w:lang w:val="en-US"/>
          </w:rPr>
          <w:delText xml:space="preserve">   </w:delText>
        </w:r>
      </w:del>
      <w:r w:rsidRPr="005223F4">
        <w:rPr>
          <w:lang w:val="en-US"/>
        </w:rPr>
        <w:t>&lt;</w:t>
      </w:r>
      <w:r w:rsidR="00C953CC" w:rsidRPr="005223F4">
        <w:rPr>
          <w:lang w:val="en-US"/>
        </w:rPr>
        <w:t>xs:</w:t>
      </w:r>
      <w:r w:rsidRPr="005223F4">
        <w:rPr>
          <w:lang w:val="en-US"/>
        </w:rPr>
        <w:t>element name="customer" type="xs:string"</w:t>
      </w:r>
    </w:p>
    <w:p w14:paraId="2E9482C5" w14:textId="77777777" w:rsidR="00603EA4" w:rsidRPr="005223F4" w:rsidDel="00B20F7F" w:rsidRDefault="00603EA4" w:rsidP="00603EA4">
      <w:pPr>
        <w:pStyle w:val="XMLExcerpt"/>
        <w:rPr>
          <w:del w:id="1930" w:author="Steve Hanson" w:date="2012-02-23T12:06:00Z"/>
          <w:lang w:val="en-US"/>
        </w:rPr>
      </w:pPr>
      <w:r w:rsidRPr="005223F4">
        <w:rPr>
          <w:lang w:val="en-US"/>
        </w:rPr>
        <w:t xml:space="preserve">              dfdl:length="8" dfdl:lengthKind="explicit"</w:t>
      </w:r>
      <w:del w:id="1931" w:author="Steve Hanson" w:date="2012-02-23T12:06:00Z">
        <w:r w:rsidRPr="005223F4" w:rsidDel="00B20F7F">
          <w:rPr>
            <w:lang w:val="en-US"/>
          </w:rPr>
          <w:delText xml:space="preserve"> </w:delText>
        </w:r>
      </w:del>
    </w:p>
    <w:p w14:paraId="12698DB8" w14:textId="77777777" w:rsidR="00603EA4" w:rsidRPr="005223F4" w:rsidRDefault="00603EA4" w:rsidP="00603EA4">
      <w:pPr>
        <w:pStyle w:val="XMLExcerpt"/>
        <w:rPr>
          <w:lang w:val="en-US"/>
        </w:rPr>
      </w:pPr>
      <w:del w:id="1932" w:author="Steve Hanson" w:date="2012-02-23T12:06:00Z">
        <w:r w:rsidRPr="005223F4" w:rsidDel="00B20F7F">
          <w:rPr>
            <w:lang w:val="en-US"/>
          </w:rPr>
          <w:delText xml:space="preserve">             </w:delText>
        </w:r>
      </w:del>
      <w:r w:rsidRPr="005223F4">
        <w:rPr>
          <w:lang w:val="en-US"/>
        </w:rPr>
        <w:t xml:space="preserve"> /&gt;   </w:t>
      </w:r>
    </w:p>
    <w:p w14:paraId="766E90A0" w14:textId="77777777" w:rsidR="00603EA4" w:rsidRPr="005223F4" w:rsidRDefault="00603EA4" w:rsidP="00603EA4">
      <w:pPr>
        <w:pStyle w:val="XMLExcerpt"/>
        <w:rPr>
          <w:lang w:val="en-US"/>
        </w:rPr>
      </w:pPr>
      <w:del w:id="1933"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sequence&gt;</w:t>
      </w:r>
    </w:p>
    <w:p w14:paraId="0AAF4097" w14:textId="77777777" w:rsidR="00603EA4" w:rsidRPr="005223F4" w:rsidRDefault="00603EA4" w:rsidP="00603EA4">
      <w:pPr>
        <w:pStyle w:val="XMLExcerpt"/>
        <w:rPr>
          <w:lang w:val="en-US"/>
        </w:rPr>
      </w:pPr>
      <w:del w:id="1934"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603EA4">
      <w:pPr>
        <w:pStyle w:val="XMLExcerpt"/>
        <w:rPr>
          <w:lang w:val="en-US"/>
        </w:rPr>
      </w:pPr>
      <w:r w:rsidRPr="005223F4">
        <w:rPr>
          <w:lang w:val="en-US"/>
        </w:rPr>
        <w:t>&lt;/xs:schema&gt;</w:t>
      </w:r>
    </w:p>
    <w:p w14:paraId="726CFEC5" w14:textId="77777777"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"ggrp1" in SCHEMA2 when referenced from the group reference in SCHEMA1 are </w:t>
      </w:r>
    </w:p>
    <w:p w14:paraId="1A2C39A0" w14:textId="77777777" w:rsidR="00603EA4" w:rsidRPr="005223F4" w:rsidRDefault="00603EA4" w:rsidP="00603EA4">
      <w:pPr>
        <w:numPr>
          <w:ilvl w:val="0"/>
          <w:numId w:val="48"/>
        </w:numPr>
      </w:pPr>
      <w:r w:rsidRPr="005223F4">
        <w:t>dfdl:separator="," from the group reference in SCHEMA1</w:t>
      </w:r>
    </w:p>
    <w:p w14:paraId="2DAB6407" w14:textId="77777777" w:rsidR="00603EA4" w:rsidRPr="005223F4" w:rsidRDefault="00603EA4" w:rsidP="00603EA4">
      <w:pPr>
        <w:numPr>
          <w:ilvl w:val="0"/>
          <w:numId w:val="48"/>
        </w:numPr>
      </w:pPr>
      <w:r w:rsidRPr="005223F4">
        <w:t>dfdl:separatorPosition="infix" from the group declaration in SCHEMA2</w:t>
      </w:r>
    </w:p>
    <w:p w14:paraId="23291D29" w14:textId="23F0B08B" w:rsidR="00603EA4" w:rsidRPr="005223F4" w:rsidRDefault="00603EA4" w:rsidP="004E71B2">
      <w:pPr>
        <w:numPr>
          <w:ilvl w:val="0"/>
          <w:numId w:val="48"/>
        </w:numPr>
      </w:pPr>
      <w:r w:rsidRPr="005223F4">
        <w:t>dfdl:encoding=</w:t>
      </w:r>
      <w:r w:rsidRPr="005223F4">
        <w:rPr>
          <w:rStyle w:val="XMLExcerptEmphasis"/>
        </w:rPr>
        <w:t>"</w:t>
      </w:r>
      <w:r w:rsidRPr="005223F4">
        <w:t>UTF-8</w:t>
      </w:r>
      <w:commentRangeStart w:id="1935"/>
      <w:commentRangeStart w:id="1936"/>
      <w:r w:rsidRPr="005223F4">
        <w:t xml:space="preserve">", </w:t>
      </w:r>
      <w:del w:id="1937" w:author="mbeckerle" w:date="2012-03-24T19:01:00Z">
        <w:r w:rsidRPr="005223F4" w:rsidDel="00423418">
          <w:delText>dfdl:inputValueCalc="", dfdl:outputValueCalc=""</w:delText>
        </w:r>
      </w:del>
      <w:commentRangeEnd w:id="1935"/>
      <w:del w:id="1938" w:author="mbeckerle" w:date="2012-04-22T15:57:00Z">
        <w:r w:rsidRPr="005223F4" w:rsidDel="00194C47">
          <w:delText xml:space="preserve"> </w:delText>
        </w:r>
        <w:commentRangeEnd w:id="1936"/>
        <w:r w:rsidR="00055703" w:rsidDel="00194C47">
          <w:rPr>
            <w:rStyle w:val="CommentReference"/>
          </w:rPr>
          <w:commentReference w:id="1935"/>
        </w:r>
        <w:r w:rsidR="00423418" w:rsidDel="00194C47">
          <w:rPr>
            <w:rStyle w:val="CommentReference"/>
          </w:rPr>
          <w:commentReference w:id="1936"/>
        </w:r>
      </w:del>
      <w:ins w:id="1939" w:author="Steve Hanson" w:date="2012-04-11T15:53:00Z">
        <w:del w:id="1940" w:author="mbeckerle" w:date="2012-04-22T15:57:00Z">
          <w:r w:rsidRPr="005223F4" w:rsidDel="00194C47">
            <w:delText xml:space="preserve"> </w:delText>
          </w:r>
        </w:del>
      </w:ins>
      <w:del w:id="1941" w:author="mbeckerle" w:date="2012-04-22T15:57:00Z">
        <w:r w:rsidRPr="005223F4" w:rsidDel="00194C47">
          <w:delText xml:space="preserve">, </w:delText>
        </w:r>
      </w:del>
      <w:r w:rsidRPr="005223F4">
        <w:t xml:space="preserve">dfdl:initiator=''"  from the default dfdl:format </w:t>
      </w:r>
      <w:r w:rsidR="008A0531" w:rsidRPr="005223F4">
        <w:t xml:space="preserve">annotation </w:t>
      </w:r>
      <w:r w:rsidRPr="005223F4">
        <w:t>in SCHEMA2</w:t>
      </w:r>
    </w:p>
    <w:p w14:paraId="7B5085B5" w14:textId="77777777" w:rsidR="00603EA4" w:rsidRPr="005223F4" w:rsidRDefault="004E71B2" w:rsidP="008A0531">
      <w:pPr>
        <w:numPr>
          <w:ilvl w:val="0"/>
          <w:numId w:val="48"/>
        </w:numPr>
      </w:pPr>
      <w:r w:rsidRPr="005223F4">
        <w:t xml:space="preserve">dfdl:terminator =""  </w:t>
      </w:r>
      <w:r w:rsidR="00603EA4" w:rsidRPr="005223F4">
        <w:t xml:space="preserve"> from the default dfdl:format </w:t>
      </w:r>
      <w:r w:rsidR="008A0531" w:rsidRPr="005223F4">
        <w:t xml:space="preserve">annotation </w:t>
      </w:r>
      <w:r w:rsidR="00603EA4" w:rsidRPr="005223F4">
        <w:t>in SCHEMA1</w:t>
      </w:r>
    </w:p>
    <w:p w14:paraId="5B266C76" w14:textId="187BFF16" w:rsidR="00434BDF" w:rsidRPr="005223F4" w:rsidDel="00041028" w:rsidRDefault="00434BDF" w:rsidP="00434BDF">
      <w:pPr>
        <w:rPr>
          <w:del w:id="1942" w:author="mbeckerle" w:date="2012-04-22T21:54:00Z"/>
        </w:rPr>
      </w:pPr>
      <w:bookmarkStart w:id="1943" w:name="_Toc322911598"/>
      <w:bookmarkStart w:id="1944" w:name="_Toc322912137"/>
      <w:bookmarkStart w:id="1945" w:name="_Toc329092987"/>
      <w:bookmarkStart w:id="1946" w:name="_Toc332701500"/>
      <w:bookmarkStart w:id="1947" w:name="_Toc332701807"/>
      <w:bookmarkStart w:id="1948" w:name="_Toc332711601"/>
      <w:bookmarkStart w:id="1949" w:name="_Toc332711909"/>
      <w:bookmarkStart w:id="1950" w:name="_Toc332712211"/>
      <w:bookmarkStart w:id="1951" w:name="_Toc332724127"/>
      <w:bookmarkStart w:id="1952" w:name="_Toc332724427"/>
      <w:bookmarkEnd w:id="1943"/>
      <w:bookmarkEnd w:id="1944"/>
      <w:bookmarkEnd w:id="1945"/>
      <w:bookmarkEnd w:id="1946"/>
      <w:bookmarkEnd w:id="1947"/>
      <w:bookmarkEnd w:id="1948"/>
      <w:bookmarkEnd w:id="1949"/>
      <w:bookmarkEnd w:id="1950"/>
      <w:bookmarkEnd w:id="1951"/>
      <w:bookmarkEnd w:id="1952"/>
    </w:p>
    <w:p w14:paraId="6C1BC082" w14:textId="67F5BB58" w:rsidR="007755C0" w:rsidRPr="005223F4" w:rsidDel="00041028" w:rsidRDefault="007755C0" w:rsidP="007755C0">
      <w:pPr>
        <w:rPr>
          <w:del w:id="1953" w:author="mbeckerle" w:date="2012-04-22T21:54:00Z"/>
        </w:rPr>
      </w:pPr>
      <w:bookmarkStart w:id="1954" w:name="_Toc322911599"/>
      <w:bookmarkStart w:id="1955" w:name="_Toc322912138"/>
      <w:bookmarkStart w:id="1956" w:name="_Toc329092988"/>
      <w:bookmarkStart w:id="1957" w:name="_Toc332701501"/>
      <w:bookmarkStart w:id="1958" w:name="_Toc332701808"/>
      <w:bookmarkStart w:id="1959" w:name="_Toc332711602"/>
      <w:bookmarkStart w:id="1960" w:name="_Toc332711910"/>
      <w:bookmarkStart w:id="1961" w:name="_Toc332712212"/>
      <w:bookmarkStart w:id="1962" w:name="_Toc332724128"/>
      <w:bookmarkStart w:id="1963" w:name="_Toc332724428"/>
      <w:bookmarkEnd w:id="1954"/>
      <w:bookmarkEnd w:id="1955"/>
      <w:bookmarkEnd w:id="1956"/>
      <w:bookmarkEnd w:id="1957"/>
      <w:bookmarkEnd w:id="1958"/>
      <w:bookmarkEnd w:id="1959"/>
      <w:bookmarkEnd w:id="1960"/>
      <w:bookmarkEnd w:id="1961"/>
      <w:bookmarkEnd w:id="1962"/>
      <w:bookmarkEnd w:id="1963"/>
    </w:p>
    <w:p w14:paraId="7FB52CAA" w14:textId="77777777" w:rsidR="00B77A36" w:rsidRPr="005223F4" w:rsidRDefault="006A0058" w:rsidP="00836CD4">
      <w:pPr>
        <w:pStyle w:val="Heading1"/>
      </w:pPr>
      <w:bookmarkStart w:id="1964" w:name="_Toc243112810"/>
      <w:bookmarkStart w:id="1965" w:name="_Ref247453451"/>
      <w:bookmarkStart w:id="1966" w:name="_Ref247453463"/>
      <w:bookmarkStart w:id="1967" w:name="_Toc332724429"/>
      <w:r w:rsidRPr="005223F4">
        <w:t xml:space="preserve">DFDL </w:t>
      </w:r>
      <w:r w:rsidR="00836CD4" w:rsidRPr="005223F4">
        <w:t xml:space="preserve">Processing </w:t>
      </w:r>
      <w:r w:rsidRPr="005223F4">
        <w:t>Introduction</w:t>
      </w:r>
      <w:bookmarkEnd w:id="1716"/>
      <w:bookmarkEnd w:id="1717"/>
      <w:bookmarkEnd w:id="1718"/>
      <w:bookmarkEnd w:id="1719"/>
      <w:bookmarkEnd w:id="1720"/>
      <w:bookmarkEnd w:id="1721"/>
      <w:bookmarkEnd w:id="1722"/>
      <w:bookmarkEnd w:id="1723"/>
      <w:bookmarkEnd w:id="1964"/>
      <w:bookmarkEnd w:id="1965"/>
      <w:bookmarkEnd w:id="1966"/>
      <w:bookmarkEnd w:id="1967"/>
    </w:p>
    <w:p w14:paraId="647F7642" w14:textId="77777777" w:rsidR="00B77A36" w:rsidRPr="005223F4" w:rsidRDefault="00B77A36" w:rsidP="00B77A36">
      <w:r w:rsidRPr="005223F4">
        <w:t xml:space="preserve">A </w:t>
      </w:r>
      <w:r w:rsidRPr="005223F4">
        <w:rPr>
          <w:i/>
        </w:rPr>
        <w:t>DFDL Parser</w:t>
      </w:r>
      <w:r w:rsidRPr="005223F4">
        <w:t xml:space="preserve"> is an application or code library </w:t>
      </w:r>
      <w:r w:rsidR="00406839" w:rsidRPr="005223F4">
        <w:t>that</w:t>
      </w:r>
      <w:r w:rsidRPr="005223F4">
        <w:t xml:space="preserve"> can take as input:</w:t>
      </w:r>
    </w:p>
    <w:p w14:paraId="08E8AF9A" w14:textId="77777777" w:rsidR="00B77A36" w:rsidRPr="005223F4" w:rsidRDefault="00F42AF6" w:rsidP="00F42AF6">
      <w:pPr>
        <w:numPr>
          <w:ilvl w:val="0"/>
          <w:numId w:val="17"/>
        </w:numPr>
      </w:pPr>
      <w:r w:rsidRPr="005223F4">
        <w:t xml:space="preserve">A DFDL </w:t>
      </w:r>
      <w:r w:rsidR="00100B85" w:rsidRPr="005223F4">
        <w:t>s</w:t>
      </w:r>
      <w:r w:rsidRPr="005223F4">
        <w:t>chema</w:t>
      </w:r>
      <w:r w:rsidR="00B77A36" w:rsidRPr="005223F4">
        <w:t xml:space="preserve"> </w:t>
      </w:r>
    </w:p>
    <w:p w14:paraId="61A55074" w14:textId="77777777" w:rsidR="00B77A36" w:rsidRPr="005223F4" w:rsidRDefault="00F42AF6" w:rsidP="00100B85">
      <w:pPr>
        <w:numPr>
          <w:ilvl w:val="0"/>
          <w:numId w:val="17"/>
        </w:numPr>
      </w:pPr>
      <w:r w:rsidRPr="005223F4">
        <w:t xml:space="preserve">A data </w:t>
      </w:r>
      <w:r w:rsidR="00100B85" w:rsidRPr="005223F4">
        <w:t>stream.</w:t>
      </w:r>
    </w:p>
    <w:p w14:paraId="1E0C641C" w14:textId="5920FC54" w:rsidR="00AA6C82" w:rsidRPr="005223F4" w:rsidDel="00041028" w:rsidRDefault="00AA6C82" w:rsidP="00B77A36">
      <w:pPr>
        <w:rPr>
          <w:del w:id="1968" w:author="mbeckerle" w:date="2012-04-22T21:54:00Z"/>
        </w:rPr>
      </w:pPr>
    </w:p>
    <w:p w14:paraId="5C694436" w14:textId="77777777" w:rsidR="00B77A36" w:rsidRPr="005223F4" w:rsidRDefault="00B77A36" w:rsidP="00100B85">
      <w:r w:rsidRPr="005223F4">
        <w:t xml:space="preserve">It is able to use the DFDL 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4D6AB4BE" w14:textId="617D08CB" w:rsidR="00100B85" w:rsidRPr="005223F4" w:rsidDel="00041028" w:rsidRDefault="00100B85" w:rsidP="00B77A36">
      <w:pPr>
        <w:rPr>
          <w:del w:id="1969" w:author="mbeckerle" w:date="2012-04-22T21:54:00Z"/>
        </w:rPr>
      </w:pPr>
    </w:p>
    <w:p w14:paraId="11A4B0CC" w14:textId="77777777" w:rsidR="00B77A36" w:rsidRPr="005223F4" w:rsidRDefault="00AC0002" w:rsidP="00CF1D5F">
      <w:r w:rsidRPr="005223F4">
        <w:t>Symmetrically,</w:t>
      </w:r>
      <w:r w:rsidR="00B77A36" w:rsidRPr="005223F4">
        <w:t xml:space="preserve"> there is a notion of a </w:t>
      </w:r>
      <w:r w:rsidR="00B77A36" w:rsidRPr="005223F4">
        <w:rPr>
          <w:i/>
        </w:rPr>
        <w:t>DFDL Unparser</w:t>
      </w:r>
      <w:r w:rsidRPr="005223F4">
        <w:rPr>
          <w:i/>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77777777"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the DFDL </w:t>
      </w:r>
      <w:r w:rsidR="009B589F" w:rsidRPr="005223F4">
        <w:rPr>
          <w:i/>
        </w:rPr>
        <w:t>Pr</w:t>
      </w:r>
      <w:r w:rsidR="00AC0002" w:rsidRPr="005223F4">
        <w:rPr>
          <w:i/>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optionally implement an unparser.</w:t>
      </w:r>
    </w:p>
    <w:p w14:paraId="26C4C840" w14:textId="2CCD36C6" w:rsidR="00B77A36" w:rsidRPr="005223F4" w:rsidDel="00041028" w:rsidRDefault="00B77A36" w:rsidP="007B14BC">
      <w:pPr>
        <w:rPr>
          <w:del w:id="1970" w:author="mbeckerle" w:date="2012-04-22T21:54:00Z"/>
        </w:rPr>
      </w:pPr>
      <w:bookmarkStart w:id="1971" w:name="_Toc322911601"/>
      <w:bookmarkStart w:id="1972" w:name="_Toc322912140"/>
      <w:bookmarkStart w:id="1973" w:name="_Toc329092990"/>
      <w:bookmarkStart w:id="1974" w:name="_Toc332701503"/>
      <w:bookmarkStart w:id="1975" w:name="_Toc332701810"/>
      <w:bookmarkStart w:id="1976" w:name="_Toc332711604"/>
      <w:bookmarkStart w:id="1977" w:name="_Toc332711912"/>
      <w:bookmarkStart w:id="1978" w:name="_Toc332712214"/>
      <w:bookmarkStart w:id="1979" w:name="_Toc332724130"/>
      <w:bookmarkStart w:id="1980" w:name="_Toc332724430"/>
      <w:bookmarkEnd w:id="1971"/>
      <w:bookmarkEnd w:id="1972"/>
      <w:bookmarkEnd w:id="1973"/>
      <w:bookmarkEnd w:id="1974"/>
      <w:bookmarkEnd w:id="1975"/>
      <w:bookmarkEnd w:id="1976"/>
      <w:bookmarkEnd w:id="1977"/>
      <w:bookmarkEnd w:id="1978"/>
      <w:bookmarkEnd w:id="1979"/>
      <w:bookmarkEnd w:id="1980"/>
    </w:p>
    <w:p w14:paraId="6643157E" w14:textId="14C72B44" w:rsidR="0047575D" w:rsidRPr="005223F4" w:rsidRDefault="0047575D" w:rsidP="002F1B64">
      <w:pPr>
        <w:pStyle w:val="Heading2"/>
      </w:pPr>
      <w:bookmarkStart w:id="1981" w:name="_Toc177399074"/>
      <w:bookmarkStart w:id="1982" w:name="_Toc175057361"/>
      <w:bookmarkStart w:id="1983" w:name="_Toc199516300"/>
      <w:bookmarkStart w:id="1984" w:name="_Toc194983964"/>
      <w:bookmarkStart w:id="1985" w:name="_Toc243112812"/>
      <w:bookmarkStart w:id="1986" w:name="_Toc332724431"/>
      <w:r w:rsidRPr="005223F4">
        <w:t>Parser Overview</w:t>
      </w:r>
      <w:bookmarkEnd w:id="1981"/>
      <w:bookmarkEnd w:id="1982"/>
      <w:bookmarkEnd w:id="1983"/>
      <w:bookmarkEnd w:id="1984"/>
      <w:bookmarkEnd w:id="1985"/>
      <w:bookmarkEnd w:id="1986"/>
    </w:p>
    <w:p w14:paraId="369C5F3C" w14:textId="143CD1E0" w:rsidR="00E0337E" w:rsidRPr="005223F4" w:rsidRDefault="0047575D" w:rsidP="00836CD4">
      <w:pPr>
        <w:pStyle w:val="CommentText"/>
      </w:pPr>
      <w:r w:rsidRPr="005223F4">
        <w:t>The DFDL logical parser is a recursive-descent parser</w:t>
      </w:r>
      <w:r w:rsidR="00CF33D7" w:rsidRPr="005223F4">
        <w:t xml:space="preserve"> [RDP] </w:t>
      </w:r>
      <w:r w:rsidR="00541CD6" w:rsidRPr="005223F4">
        <w:t xml:space="preserve">having </w:t>
      </w:r>
      <w:r w:rsidRPr="005223F4">
        <w:t xml:space="preserve">guided, but potentially unbounded look ahead that is used to resolve points of </w:t>
      </w:r>
      <w:r w:rsidRPr="005223F4">
        <w:rPr>
          <w:i/>
        </w:rPr>
        <w:t>uncertainty</w:t>
      </w:r>
      <w:r w:rsidRPr="005223F4">
        <w:t>. (</w:t>
      </w:r>
      <w:r w:rsidR="00324EB5" w:rsidRPr="005223F4">
        <w:t>See</w:t>
      </w:r>
      <w:r w:rsidR="00DA4ED7" w:rsidRPr="005223F4">
        <w:t xml:space="preserve"> </w:t>
      </w:r>
      <w:r w:rsidR="00DA4ED7" w:rsidRPr="005223F4">
        <w:rPr>
          <w:highlight w:val="yellow"/>
        </w:rPr>
        <w:fldChar w:fldCharType="begin"/>
      </w:r>
      <w:r w:rsidR="00DA4ED7" w:rsidRPr="005223F4">
        <w:instrText xml:space="preserve"> REF _Ref254711270 \r \h </w:instrText>
      </w:r>
      <w:r w:rsidR="00DA4ED7" w:rsidRPr="005223F4">
        <w:rPr>
          <w:highlight w:val="yellow"/>
        </w:rPr>
      </w:r>
      <w:r w:rsidR="00DA4ED7" w:rsidRPr="005223F4">
        <w:rPr>
          <w:highlight w:val="yellow"/>
        </w:rPr>
        <w:fldChar w:fldCharType="separate"/>
      </w:r>
      <w:r w:rsidR="00D04199">
        <w:rPr>
          <w:cs/>
        </w:rPr>
        <w:t>‎</w:t>
      </w:r>
      <w:r w:rsidR="00D04199">
        <w:t>9.1.1</w:t>
      </w:r>
      <w:r w:rsidR="00DA4ED7" w:rsidRPr="005223F4">
        <w:rPr>
          <w:highlight w:val="yellow"/>
        </w:rPr>
        <w:fldChar w:fldCharType="end"/>
      </w:r>
      <w:r w:rsidR="00DA4ED7" w:rsidRPr="005223F4">
        <w:rPr>
          <w:highlight w:val="yellow"/>
        </w:rPr>
        <w:t xml:space="preserve"> </w:t>
      </w:r>
      <w:r w:rsidR="00DA4ED7" w:rsidRPr="005223F4">
        <w:rPr>
          <w:highlight w:val="yellow"/>
        </w:rPr>
        <w:fldChar w:fldCharType="begin"/>
      </w:r>
      <w:r w:rsidR="00DA4ED7" w:rsidRPr="005223F4">
        <w:rPr>
          <w:highlight w:val="yellow"/>
        </w:rPr>
        <w:instrText xml:space="preserve"> REF _Ref254711270 \h </w:instrText>
      </w:r>
      <w:r w:rsidR="00DA4ED7" w:rsidRPr="005223F4">
        <w:rPr>
          <w:highlight w:val="yellow"/>
        </w:rPr>
      </w:r>
      <w:r w:rsidR="00DA4ED7" w:rsidRPr="005223F4">
        <w:rPr>
          <w:highlight w:val="yellow"/>
        </w:rPr>
        <w:fldChar w:fldCharType="separate"/>
      </w:r>
      <w:r w:rsidR="00D04199" w:rsidRPr="005223F4">
        <w:t>Resolving Points of Uncertainty.</w:t>
      </w:r>
      <w:r w:rsidR="00DA4ED7" w:rsidRPr="005223F4">
        <w:rPr>
          <w:highlight w:val="yellow"/>
        </w:rPr>
        <w:fldChar w:fldCharType="end"/>
      </w:r>
      <w:r w:rsidRPr="005223F4">
        <w:t>)</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del w:id="1987" w:author="Steve Hanson" w:date="2012-08-06T13:15:00Z">
        <w:r w:rsidR="00836CD4" w:rsidRPr="005223F4" w:rsidDel="002F1B64">
          <w:delText xml:space="preserve"> </w:delText>
        </w:r>
      </w:del>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232EF6" w:rsidRPr="005223F4">
        <w:fldChar w:fldCharType="separate"/>
      </w:r>
      <w:r w:rsidR="00D04199">
        <w:rPr>
          <w:cs/>
        </w:rPr>
        <w:t>‎</w:t>
      </w:r>
      <w:r w:rsidR="00D04199">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232EF6" w:rsidRPr="005223F4">
        <w:fldChar w:fldCharType="separate"/>
      </w:r>
      <w:r w:rsidR="00D04199"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CC47C7">
      <w:pPr>
        <w:pStyle w:val="CommentText"/>
      </w:pPr>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77777777" w:rsidR="0047575D" w:rsidRPr="005223F4" w:rsidRDefault="0047575D" w:rsidP="00AE3660">
      <w:pPr>
        <w:pStyle w:val="nobreak"/>
      </w:pPr>
      <w:r w:rsidRPr="005223F4">
        <w:t>The logical parser recursively descends the DFDL schema beginning with the element declaration</w:t>
      </w:r>
      <w:r w:rsidR="00A63892" w:rsidRPr="005223F4">
        <w:t xml:space="preserve"> </w:t>
      </w:r>
      <w:r w:rsidR="003C0A3A" w:rsidRPr="005223F4">
        <w:t xml:space="preserve">specified (in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r w:rsidR="00D04199">
        <w:rPr>
          <w:cs/>
        </w:rPr>
        <w:t>‎</w:t>
      </w:r>
      <w:r w:rsidR="00D04199">
        <w:t>18</w:t>
      </w:r>
      <w:r w:rsidR="003C0A3A" w:rsidRPr="005223F4">
        <w:fldChar w:fldCharType="end"/>
      </w:r>
      <w:r w:rsidR="003C0A3A" w:rsidRPr="005223F4">
        <w:t>)</w:t>
      </w:r>
      <w:r w:rsidR="001A52D5" w:rsidRPr="005223F4">
        <w:t xml:space="preserve"> </w:t>
      </w:r>
      <w:r w:rsidR="00A63892" w:rsidRPr="005223F4">
        <w:t xml:space="preserve">of the </w:t>
      </w:r>
      <w:r w:rsidR="00A63892" w:rsidRPr="005223F4">
        <w:rPr>
          <w:i/>
          <w:iCs/>
        </w:rPr>
        <w:t>distinguished root node</w:t>
      </w:r>
      <w:r w:rsidR="00A63892" w:rsidRPr="005223F4">
        <w:t xml:space="preserve"> of the schema</w:t>
      </w:r>
      <w:r w:rsidRPr="005223F4">
        <w:t xml:space="preserve"> </w:t>
      </w:r>
      <w:r w:rsidR="00F6611A" w:rsidRPr="005223F4">
        <w:t>passed to the DFDL processor</w:t>
      </w:r>
      <w:r w:rsidRPr="005223F4">
        <w:t>. Depending on the kind of schema construct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77777777"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schema itself is not meaningful), from parsing errors (</w:t>
      </w:r>
      <w:r w:rsidR="00F31447" w:rsidRPr="005223F4">
        <w:t xml:space="preserve">which indicate that the </w:t>
      </w:r>
      <w:r w:rsidR="00345531" w:rsidRPr="005223F4">
        <w:t xml:space="preserve">input data doesn’t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75D22413" w14:textId="3F7523F7" w:rsidR="00AA6C82" w:rsidRPr="005223F4" w:rsidDel="00041028" w:rsidRDefault="00AA6C82" w:rsidP="00CF33D7">
      <w:pPr>
        <w:rPr>
          <w:del w:id="1988" w:author="mbeckerle" w:date="2012-04-22T21:54:00Z"/>
        </w:rPr>
      </w:pPr>
      <w:bookmarkStart w:id="1989" w:name="_Toc322911603"/>
      <w:bookmarkStart w:id="1990" w:name="_Toc322912142"/>
      <w:bookmarkStart w:id="1991" w:name="_Toc329092992"/>
      <w:bookmarkStart w:id="1992" w:name="_Toc332701505"/>
      <w:bookmarkStart w:id="1993" w:name="_Toc332701812"/>
      <w:bookmarkStart w:id="1994" w:name="_Toc332711606"/>
      <w:bookmarkStart w:id="1995" w:name="_Toc332711914"/>
      <w:bookmarkStart w:id="1996" w:name="_Toc332712216"/>
      <w:bookmarkStart w:id="1997" w:name="_Toc332724132"/>
      <w:bookmarkStart w:id="1998" w:name="_Toc332724432"/>
      <w:bookmarkEnd w:id="1989"/>
      <w:bookmarkEnd w:id="1990"/>
      <w:bookmarkEnd w:id="1991"/>
      <w:bookmarkEnd w:id="1992"/>
      <w:bookmarkEnd w:id="1993"/>
      <w:bookmarkEnd w:id="1994"/>
      <w:bookmarkEnd w:id="1995"/>
      <w:bookmarkEnd w:id="1996"/>
      <w:bookmarkEnd w:id="1997"/>
      <w:bookmarkEnd w:id="1998"/>
    </w:p>
    <w:p w14:paraId="19BEE8FC" w14:textId="2DF9E87E" w:rsidR="00D772BD" w:rsidRPr="005223F4" w:rsidRDefault="00D772BD" w:rsidP="00D772BD">
      <w:pPr>
        <w:pStyle w:val="Heading3"/>
      </w:pPr>
      <w:bookmarkStart w:id="1999" w:name="_Ref254711270"/>
      <w:bookmarkStart w:id="2000" w:name="_Toc179788280"/>
      <w:bookmarkStart w:id="2001" w:name="_Toc199516301"/>
      <w:bookmarkStart w:id="2002" w:name="_Toc194983965"/>
      <w:bookmarkStart w:id="2003" w:name="_Toc243112813"/>
      <w:bookmarkStart w:id="2004" w:name="_Toc332724433"/>
      <w:commentRangeStart w:id="2005"/>
      <w:commentRangeStart w:id="2006"/>
      <w:r w:rsidRPr="005223F4">
        <w:t>Resolving Points of Uncertainty</w:t>
      </w:r>
      <w:commentRangeEnd w:id="2005"/>
      <w:r w:rsidR="00B106C0">
        <w:rPr>
          <w:rStyle w:val="CommentReference"/>
          <w:rFonts w:ascii="Arial" w:hAnsi="Arial" w:cs="Times New Roman"/>
          <w:b w:val="0"/>
          <w:bCs w:val="0"/>
        </w:rPr>
        <w:commentReference w:id="2005"/>
      </w:r>
      <w:commentRangeEnd w:id="2006"/>
      <w:r w:rsidR="00072CA1">
        <w:rPr>
          <w:rStyle w:val="CommentReference"/>
          <w:rFonts w:ascii="Arial" w:hAnsi="Arial" w:cs="Times New Roman"/>
          <w:b w:val="0"/>
          <w:bCs w:val="0"/>
        </w:rPr>
        <w:commentReference w:id="2006"/>
      </w:r>
      <w:r w:rsidRPr="005223F4">
        <w:t>.</w:t>
      </w:r>
      <w:bookmarkEnd w:id="1999"/>
      <w:bookmarkEnd w:id="2004"/>
    </w:p>
    <w:p w14:paraId="4BFCDD98" w14:textId="77777777" w:rsidR="00F650BD" w:rsidRPr="005223F4" w:rsidRDefault="00F650BD" w:rsidP="00F650BD">
      <w:pPr>
        <w:autoSpaceDE w:val="0"/>
        <w:autoSpaceDN w:val="0"/>
        <w:adjustRightInd w:val="0"/>
        <w:rPr>
          <w:rFonts w:cs="Arial"/>
          <w:color w:val="000000"/>
        </w:rPr>
      </w:pPr>
      <w:r w:rsidRPr="005223F4">
        <w:rPr>
          <w:rFonts w:cs="Arial"/>
          <w:color w:val="000000"/>
        </w:rPr>
        <w:t xml:space="preserve">A point of uncertainty occurs in the data stream when there is more than one schema component that might occur at that point. Points of uncertainty can be nested. </w:t>
      </w:r>
    </w:p>
    <w:p w14:paraId="3ECDE616" w14:textId="77777777" w:rsidR="00F650BD" w:rsidRPr="005223F4" w:rsidRDefault="00F650BD" w:rsidP="00F650BD">
      <w:pPr>
        <w:autoSpaceDE w:val="0"/>
        <w:autoSpaceDN w:val="0"/>
        <w:adjustRightInd w:val="0"/>
        <w:rPr>
          <w:rFonts w:cs="Arial"/>
          <w:color w:val="000000"/>
        </w:rPr>
      </w:pPr>
      <w:r w:rsidRPr="005223F4">
        <w:rPr>
          <w:rFonts w:cs="Arial"/>
          <w:color w:val="000000"/>
        </w:rPr>
        <w:t>A point of uncertainty is caused when one of the following constructs is used in a DFDL schema</w:t>
      </w:r>
    </w:p>
    <w:p w14:paraId="7C00B9F9" w14:textId="0BF195EC" w:rsidR="00AA6C82" w:rsidRPr="005223F4" w:rsidDel="00041028" w:rsidRDefault="00AA6C82" w:rsidP="00F650BD">
      <w:pPr>
        <w:autoSpaceDE w:val="0"/>
        <w:autoSpaceDN w:val="0"/>
        <w:adjustRightInd w:val="0"/>
        <w:rPr>
          <w:del w:id="2007" w:author="mbeckerle" w:date="2012-04-22T21:54:00Z"/>
          <w:rFonts w:cs="Arial"/>
          <w:color w:val="000000"/>
        </w:rPr>
      </w:pPr>
    </w:p>
    <w:p w14:paraId="42EB7972"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An xs:choice</w:t>
      </w:r>
    </w:p>
    <w:p w14:paraId="5E9EEB25"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An unordered xs:sequence (dfdl:sequenceKind='unordered')</w:t>
      </w:r>
    </w:p>
    <w:p w14:paraId="11AFD764"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An xs:element which is optional (xs:minOccurs = 0, xs:maxOccurs=1)</w:t>
      </w:r>
    </w:p>
    <w:p w14:paraId="21E6CEDA"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 xml:space="preserve">An xs:element  is an array with a variable number of occurrences (xs:minOccurs not equal to xs:maxOccurs, and xs:maxOccurs &gt; 1) </w:t>
      </w:r>
    </w:p>
    <w:p w14:paraId="2E9A4B87" w14:textId="77777777" w:rsidR="00F650BD" w:rsidRPr="005223F4" w:rsidRDefault="00F650BD" w:rsidP="001E4505">
      <w:pPr>
        <w:numPr>
          <w:ilvl w:val="0"/>
          <w:numId w:val="55"/>
        </w:numPr>
        <w:autoSpaceDE w:val="0"/>
        <w:autoSpaceDN w:val="0"/>
        <w:adjustRightInd w:val="0"/>
        <w:rPr>
          <w:rFonts w:cs="Arial"/>
          <w:color w:val="000000"/>
        </w:rPr>
      </w:pPr>
      <w:r w:rsidRPr="005223F4">
        <w:rPr>
          <w:rFonts w:cs="Arial"/>
          <w:color w:val="000000"/>
        </w:rPr>
        <w:t>An xs:sequence containing one or more floating elements.</w:t>
      </w:r>
    </w:p>
    <w:p w14:paraId="705034B6" w14:textId="4E113462" w:rsidR="00F650BD" w:rsidRPr="005223F4" w:rsidDel="00041028" w:rsidRDefault="00F650BD" w:rsidP="00F650BD">
      <w:pPr>
        <w:autoSpaceDE w:val="0"/>
        <w:autoSpaceDN w:val="0"/>
        <w:adjustRightInd w:val="0"/>
        <w:rPr>
          <w:del w:id="2008" w:author="mbeckerle" w:date="2012-04-22T21:54:00Z"/>
          <w:rFonts w:cs="Arial"/>
          <w:color w:val="000000"/>
        </w:rPr>
      </w:pPr>
    </w:p>
    <w:p w14:paraId="50030C93" w14:textId="77777777" w:rsidR="00F650BD" w:rsidRPr="005223F4" w:rsidRDefault="00F650BD" w:rsidP="00F650BD">
      <w:pPr>
        <w:autoSpaceDE w:val="0"/>
        <w:autoSpaceDN w:val="0"/>
        <w:adjustRightInd w:val="0"/>
        <w:rPr>
          <w:rFonts w:cs="Arial"/>
          <w:color w:val="000000"/>
        </w:rPr>
      </w:pPr>
      <w:r w:rsidRPr="005223F4">
        <w:rPr>
          <w:rFonts w:cs="Arial"/>
          <w:color w:val="000000"/>
        </w:rPr>
        <w:t>An xs:choice point of uncertainty is resolved by parsing each choice branch in schema definition order until one is known to exist. It is a processing error if none of the choice branches are known to exist.</w:t>
      </w:r>
    </w:p>
    <w:p w14:paraId="200630F5" w14:textId="05136F8B" w:rsidR="00AA6C82" w:rsidRPr="005223F4" w:rsidDel="00041028" w:rsidRDefault="00AA6C82" w:rsidP="00F650BD">
      <w:pPr>
        <w:autoSpaceDE w:val="0"/>
        <w:autoSpaceDN w:val="0"/>
        <w:adjustRightInd w:val="0"/>
        <w:rPr>
          <w:del w:id="2009" w:author="mbeckerle" w:date="2012-04-22T21:54:00Z"/>
          <w:rFonts w:cs="Arial"/>
          <w:color w:val="000000"/>
        </w:rPr>
      </w:pPr>
    </w:p>
    <w:p w14:paraId="2890DA68" w14:textId="77777777" w:rsidR="00F650BD" w:rsidRPr="005223F4" w:rsidRDefault="00F650BD" w:rsidP="00622244">
      <w:pPr>
        <w:autoSpaceDE w:val="0"/>
        <w:autoSpaceDN w:val="0"/>
        <w:adjustRightInd w:val="0"/>
        <w:rPr>
          <w:rFonts w:cs="Arial"/>
          <w:color w:val="000000"/>
        </w:rPr>
      </w:pPr>
      <w:r w:rsidRPr="005223F4">
        <w:rPr>
          <w:rFonts w:cs="Arial"/>
          <w:color w:val="000000"/>
        </w:rPr>
        <w:t xml:space="preserve">An unordered xs:sequence point of uncertainty is resolved by parsing for the child components of the sequence in schema definition order at each point in the data stream where a component can exist until the required number of each child components </w:t>
      </w:r>
      <w:r w:rsidR="00622244" w:rsidRPr="005223F4">
        <w:rPr>
          <w:rFonts w:cs="Arial"/>
          <w:color w:val="000000"/>
        </w:rPr>
        <w:t xml:space="preserve">is </w:t>
      </w:r>
      <w:r w:rsidRPr="005223F4">
        <w:rPr>
          <w:rFonts w:cs="Arial"/>
          <w:color w:val="000000"/>
        </w:rPr>
        <w:t>known to exist or the sequence is terminated by delimiters or specified length.</w:t>
      </w:r>
    </w:p>
    <w:p w14:paraId="5817927C" w14:textId="55AAD61A" w:rsidR="00AA6C82" w:rsidRPr="005223F4" w:rsidDel="00041028" w:rsidRDefault="00AA6C82" w:rsidP="00622244">
      <w:pPr>
        <w:autoSpaceDE w:val="0"/>
        <w:autoSpaceDN w:val="0"/>
        <w:adjustRightInd w:val="0"/>
        <w:rPr>
          <w:del w:id="2010" w:author="mbeckerle" w:date="2012-04-22T21:54:00Z"/>
          <w:rFonts w:cs="Arial"/>
          <w:color w:val="000000"/>
        </w:rPr>
      </w:pPr>
    </w:p>
    <w:p w14:paraId="1B5B7C8F" w14:textId="77777777" w:rsidR="00F650BD" w:rsidRPr="005223F4" w:rsidRDefault="00F650BD" w:rsidP="00F650BD">
      <w:pPr>
        <w:autoSpaceDE w:val="0"/>
        <w:autoSpaceDN w:val="0"/>
        <w:adjustRightInd w:val="0"/>
        <w:rPr>
          <w:rFonts w:cs="Arial"/>
          <w:color w:val="000000"/>
        </w:rPr>
      </w:pPr>
      <w:r w:rsidRPr="005223F4">
        <w:rPr>
          <w:rFonts w:cs="Arial"/>
          <w:color w:val="000000"/>
        </w:rPr>
        <w:t>An optional element point of uncertainty is resolved by parsing the element until it is either known to exist or known not to exist.</w:t>
      </w:r>
    </w:p>
    <w:p w14:paraId="1FC647CD" w14:textId="15E47C8A" w:rsidR="00AA6C82" w:rsidRPr="005223F4" w:rsidDel="00041028" w:rsidRDefault="00AA6C82" w:rsidP="00F650BD">
      <w:pPr>
        <w:autoSpaceDE w:val="0"/>
        <w:autoSpaceDN w:val="0"/>
        <w:adjustRightInd w:val="0"/>
        <w:rPr>
          <w:del w:id="2011" w:author="mbeckerle" w:date="2012-04-22T21:54:00Z"/>
          <w:rFonts w:cs="Arial"/>
          <w:color w:val="000000"/>
        </w:rPr>
      </w:pPr>
    </w:p>
    <w:p w14:paraId="14BD52C0" w14:textId="77777777" w:rsidR="00F650BD" w:rsidRPr="005223F4" w:rsidRDefault="00324EB5" w:rsidP="00324EB5">
      <w:pPr>
        <w:autoSpaceDE w:val="0"/>
        <w:autoSpaceDN w:val="0"/>
        <w:adjustRightInd w:val="0"/>
        <w:rPr>
          <w:rFonts w:cs="Arial"/>
          <w:color w:val="000000"/>
        </w:rPr>
      </w:pPr>
      <w:r w:rsidRPr="005223F4">
        <w:rPr>
          <w:rFonts w:cs="Arial"/>
          <w:color w:val="000000"/>
        </w:rPr>
        <w:t>For a</w:t>
      </w:r>
      <w:r w:rsidR="00F650BD" w:rsidRPr="005223F4">
        <w:rPr>
          <w:rFonts w:cs="Arial"/>
          <w:color w:val="000000"/>
        </w:rPr>
        <w:t>n array element with a variable number of occurrences</w:t>
      </w:r>
      <w:r w:rsidRPr="005223F4">
        <w:rPr>
          <w:rFonts w:cs="Arial"/>
          <w:color w:val="000000"/>
        </w:rPr>
        <w:t>. the</w:t>
      </w:r>
      <w:r w:rsidR="00F650BD" w:rsidRPr="005223F4">
        <w:rPr>
          <w:rFonts w:cs="Arial"/>
          <w:color w:val="000000"/>
        </w:rPr>
        <w:t xml:space="preserve"> point of uncertainty is resolved for each occurrence separately. The array is known to exist if one of its occurrences exists.</w:t>
      </w:r>
    </w:p>
    <w:p w14:paraId="3E1C49F8" w14:textId="798A6C7B" w:rsidR="00AA6C82" w:rsidRPr="005223F4" w:rsidDel="00041028" w:rsidRDefault="00AA6C82" w:rsidP="00F650BD">
      <w:pPr>
        <w:autoSpaceDE w:val="0"/>
        <w:autoSpaceDN w:val="0"/>
        <w:adjustRightInd w:val="0"/>
        <w:rPr>
          <w:del w:id="2012" w:author="mbeckerle" w:date="2012-04-22T21:54:00Z"/>
          <w:rFonts w:cs="Arial"/>
          <w:color w:val="000000"/>
        </w:rPr>
      </w:pPr>
    </w:p>
    <w:p w14:paraId="5E4E8E1A" w14:textId="77777777" w:rsidR="00F650BD" w:rsidRPr="005223F4" w:rsidRDefault="00F650BD" w:rsidP="00F650BD">
      <w:pPr>
        <w:autoSpaceDE w:val="0"/>
        <w:autoSpaceDN w:val="0"/>
        <w:adjustRightInd w:val="0"/>
        <w:rPr>
          <w:rFonts w:cs="Arial"/>
          <w:color w:val="000000"/>
        </w:rPr>
      </w:pPr>
      <w:r w:rsidRPr="005223F4">
        <w:rPr>
          <w:rFonts w:cs="Arial"/>
          <w:color w:val="000000"/>
        </w:rPr>
        <w:t>A sequence with a floating child element point of uncertainty is resolved by parsing for the expected ordered component at that point in the data stream. If the expected component is known not to exist then an instance of each floating component is parsed in schema definition order.</w:t>
      </w:r>
    </w:p>
    <w:p w14:paraId="06AE6194" w14:textId="4E70AD48" w:rsidR="00F650BD" w:rsidRPr="005223F4" w:rsidDel="00041028" w:rsidRDefault="00F650BD" w:rsidP="00F650BD">
      <w:pPr>
        <w:autoSpaceDE w:val="0"/>
        <w:autoSpaceDN w:val="0"/>
        <w:adjustRightInd w:val="0"/>
        <w:rPr>
          <w:del w:id="2013" w:author="mbeckerle" w:date="2012-04-22T21:54:00Z"/>
          <w:rFonts w:cs="Arial"/>
          <w:color w:val="000000"/>
        </w:rPr>
      </w:pPr>
    </w:p>
    <w:p w14:paraId="6AE20DFB" w14:textId="77777777" w:rsidR="00F650BD" w:rsidRPr="005223F4" w:rsidRDefault="00F650BD" w:rsidP="00F650BD">
      <w:pPr>
        <w:autoSpaceDE w:val="0"/>
        <w:autoSpaceDN w:val="0"/>
        <w:adjustRightInd w:val="0"/>
        <w:rPr>
          <w:rFonts w:cs="Arial"/>
          <w:color w:val="000000"/>
        </w:rPr>
      </w:pPr>
      <w:r w:rsidRPr="005223F4">
        <w:rPr>
          <w:rFonts w:cs="Arial"/>
          <w:color w:val="000000"/>
        </w:rPr>
        <w:t>A component is known to exist when</w:t>
      </w:r>
    </w:p>
    <w:p w14:paraId="7D3F3E41" w14:textId="77777777" w:rsidR="00F650BD" w:rsidRPr="005223F4" w:rsidRDefault="00F650BD" w:rsidP="006506E1">
      <w:pPr>
        <w:numPr>
          <w:ilvl w:val="0"/>
          <w:numId w:val="53"/>
        </w:numPr>
        <w:autoSpaceDE w:val="0"/>
        <w:autoSpaceDN w:val="0"/>
        <w:adjustRightInd w:val="0"/>
        <w:rPr>
          <w:rFonts w:cs="Arial"/>
          <w:color w:val="000000"/>
        </w:rPr>
      </w:pPr>
      <w:r w:rsidRPr="005223F4">
        <w:rPr>
          <w:rFonts w:cs="Arial"/>
          <w:color w:val="000000"/>
        </w:rPr>
        <w:t xml:space="preserve">All the syntax and content (initiator if defined, content and terminator if defined) of the component are </w:t>
      </w:r>
      <w:r w:rsidR="00824009" w:rsidRPr="005223F4">
        <w:rPr>
          <w:rFonts w:eastAsia="MS Mincho" w:cs="Arial"/>
          <w:color w:val="000000"/>
          <w:lang w:eastAsia="ja-JP"/>
        </w:rPr>
        <w:t xml:space="preserve">successfully parsed </w:t>
      </w:r>
      <w:r w:rsidRPr="005223F4">
        <w:rPr>
          <w:rFonts w:cs="Arial"/>
          <w:color w:val="000000"/>
        </w:rPr>
        <w:t>and any dfdl:assert if defined evaluates to true.</w:t>
      </w:r>
    </w:p>
    <w:p w14:paraId="7E444F5A" w14:textId="77777777" w:rsidR="00F650BD" w:rsidRPr="005223F4" w:rsidRDefault="00F650BD" w:rsidP="00F650BD">
      <w:pPr>
        <w:numPr>
          <w:ilvl w:val="0"/>
          <w:numId w:val="53"/>
        </w:numPr>
        <w:autoSpaceDE w:val="0"/>
        <w:autoSpaceDN w:val="0"/>
        <w:adjustRightInd w:val="0"/>
        <w:rPr>
          <w:rFonts w:cs="Arial"/>
          <w:color w:val="000000"/>
        </w:rPr>
      </w:pPr>
      <w:r w:rsidRPr="005223F4">
        <w:rPr>
          <w:rFonts w:cs="Arial"/>
          <w:color w:val="000000"/>
        </w:rPr>
        <w:t xml:space="preserve">A dfdl:discriminator on the component evaluates to true. </w:t>
      </w:r>
    </w:p>
    <w:p w14:paraId="1DA526C2" w14:textId="77777777" w:rsidR="00F650BD" w:rsidRPr="005223F4" w:rsidRDefault="00F650BD" w:rsidP="00824009">
      <w:pPr>
        <w:numPr>
          <w:ilvl w:val="0"/>
          <w:numId w:val="53"/>
        </w:numPr>
        <w:autoSpaceDE w:val="0"/>
        <w:autoSpaceDN w:val="0"/>
        <w:adjustRightInd w:val="0"/>
        <w:rPr>
          <w:rFonts w:cs="Arial"/>
          <w:color w:val="000000"/>
        </w:rPr>
      </w:pPr>
      <w:r w:rsidRPr="005223F4">
        <w:rPr>
          <w:rFonts w:cs="Arial"/>
          <w:color w:val="000000"/>
        </w:rPr>
        <w:t xml:space="preserve">A xs:sequence or xs:choice with dfdl:initiatedContent </w:t>
      </w:r>
      <w:r w:rsidR="00682090" w:rsidRPr="005223F4">
        <w:rPr>
          <w:rFonts w:cs="Arial"/>
          <w:color w:val="000000"/>
        </w:rPr>
        <w:t>'yes'</w:t>
      </w:r>
      <w:r w:rsidR="00824009" w:rsidRPr="005223F4">
        <w:rPr>
          <w:rFonts w:cs="Arial"/>
          <w:color w:val="000000"/>
        </w:rPr>
        <w:t xml:space="preserve"> </w:t>
      </w:r>
      <w:r w:rsidRPr="005223F4">
        <w:rPr>
          <w:rFonts w:cs="Arial"/>
          <w:color w:val="000000"/>
        </w:rPr>
        <w:t>and initiator for the component is found</w:t>
      </w:r>
    </w:p>
    <w:p w14:paraId="63CCAC14" w14:textId="53B49413" w:rsidR="00F650BD" w:rsidRPr="005223F4" w:rsidDel="00041028" w:rsidRDefault="00F650BD" w:rsidP="00F650BD">
      <w:pPr>
        <w:autoSpaceDE w:val="0"/>
        <w:autoSpaceDN w:val="0"/>
        <w:adjustRightInd w:val="0"/>
        <w:rPr>
          <w:del w:id="2014" w:author="mbeckerle" w:date="2012-04-22T21:54:00Z"/>
          <w:rFonts w:cs="Arial"/>
          <w:color w:val="000000"/>
        </w:rPr>
      </w:pPr>
    </w:p>
    <w:p w14:paraId="3DF25FAC" w14:textId="77777777" w:rsidR="00F650BD" w:rsidRPr="005223F4" w:rsidRDefault="00F650BD" w:rsidP="00F650BD">
      <w:pPr>
        <w:autoSpaceDE w:val="0"/>
        <w:autoSpaceDN w:val="0"/>
        <w:adjustRightInd w:val="0"/>
        <w:rPr>
          <w:rFonts w:cs="Arial"/>
          <w:color w:val="000000"/>
        </w:rPr>
      </w:pPr>
      <w:r w:rsidRPr="005223F4">
        <w:rPr>
          <w:rFonts w:cs="Arial"/>
          <w:color w:val="000000"/>
        </w:rPr>
        <w:t xml:space="preserve">A component </w:t>
      </w:r>
      <w:ins w:id="2015" w:author="mbeckerle" w:date="2012-03-24T13:35:00Z">
        <w:r w:rsidR="00815A7A">
          <w:rPr>
            <w:rFonts w:cs="Arial"/>
            <w:color w:val="000000"/>
          </w:rPr>
          <w:t xml:space="preserve">is </w:t>
        </w:r>
      </w:ins>
      <w:r w:rsidRPr="005223F4">
        <w:rPr>
          <w:rFonts w:cs="Arial"/>
          <w:color w:val="000000"/>
        </w:rPr>
        <w:t>known not to exist when</w:t>
      </w:r>
    </w:p>
    <w:p w14:paraId="164D0C40" w14:textId="51A16C7A" w:rsidR="00F650BD" w:rsidRPr="005223F4" w:rsidDel="00041028" w:rsidRDefault="00F650BD" w:rsidP="00F650BD">
      <w:pPr>
        <w:autoSpaceDE w:val="0"/>
        <w:autoSpaceDN w:val="0"/>
        <w:adjustRightInd w:val="0"/>
        <w:rPr>
          <w:del w:id="2016" w:author="mbeckerle" w:date="2012-04-22T21:54:00Z"/>
          <w:rFonts w:cs="Arial"/>
          <w:color w:val="000000"/>
        </w:rPr>
      </w:pPr>
    </w:p>
    <w:p w14:paraId="24DBA0A9" w14:textId="77777777" w:rsidR="00F650BD" w:rsidRPr="005223F4" w:rsidRDefault="00F650BD" w:rsidP="001E4505">
      <w:pPr>
        <w:numPr>
          <w:ilvl w:val="0"/>
          <w:numId w:val="54"/>
        </w:numPr>
        <w:autoSpaceDE w:val="0"/>
        <w:autoSpaceDN w:val="0"/>
        <w:adjustRightInd w:val="0"/>
        <w:rPr>
          <w:rFonts w:cs="Arial"/>
          <w:color w:val="000000"/>
        </w:rPr>
      </w:pPr>
      <w:r w:rsidRPr="005223F4">
        <w:rPr>
          <w:rFonts w:cs="Arial"/>
          <w:color w:val="000000"/>
        </w:rPr>
        <w:t>A dfdl:assert on the component evaluates to false or a processing error occurs while evaluating the expression.</w:t>
      </w:r>
    </w:p>
    <w:p w14:paraId="18AF29B8" w14:textId="77777777" w:rsidR="00F650BD" w:rsidRPr="005223F4" w:rsidRDefault="00F650BD" w:rsidP="00F650BD">
      <w:pPr>
        <w:numPr>
          <w:ilvl w:val="0"/>
          <w:numId w:val="54"/>
        </w:numPr>
        <w:autoSpaceDE w:val="0"/>
        <w:autoSpaceDN w:val="0"/>
        <w:adjustRightInd w:val="0"/>
        <w:rPr>
          <w:rFonts w:cs="Arial"/>
          <w:color w:val="000000"/>
        </w:rPr>
      </w:pPr>
      <w:r w:rsidRPr="005223F4">
        <w:rPr>
          <w:rFonts w:cs="Arial"/>
          <w:color w:val="000000"/>
        </w:rPr>
        <w:t>A dfdl:discriminator on the component</w:t>
      </w:r>
      <w:r w:rsidRPr="005223F4" w:rsidDel="00F7571D">
        <w:rPr>
          <w:rFonts w:cs="Arial"/>
          <w:color w:val="000000"/>
        </w:rPr>
        <w:t xml:space="preserve"> </w:t>
      </w:r>
      <w:r w:rsidRPr="005223F4">
        <w:rPr>
          <w:rFonts w:cs="Arial"/>
          <w:color w:val="000000"/>
        </w:rPr>
        <w:t>evaluates to false or a processing error occurs while evaluating the expression.</w:t>
      </w:r>
    </w:p>
    <w:p w14:paraId="12E045C6" w14:textId="77777777" w:rsidR="00F650BD" w:rsidRPr="005223F4" w:rsidRDefault="001E4505" w:rsidP="00824009">
      <w:pPr>
        <w:numPr>
          <w:ilvl w:val="0"/>
          <w:numId w:val="54"/>
        </w:numPr>
        <w:autoSpaceDE w:val="0"/>
        <w:autoSpaceDN w:val="0"/>
        <w:adjustRightInd w:val="0"/>
        <w:rPr>
          <w:rFonts w:cs="Arial"/>
          <w:color w:val="000000"/>
        </w:rPr>
      </w:pPr>
      <w:r w:rsidRPr="005223F4">
        <w:rPr>
          <w:rFonts w:cs="Arial"/>
          <w:color w:val="000000"/>
        </w:rPr>
        <w:t>An</w:t>
      </w:r>
      <w:r w:rsidR="00F650BD" w:rsidRPr="005223F4">
        <w:rPr>
          <w:rFonts w:cs="Arial"/>
          <w:color w:val="000000"/>
        </w:rPr>
        <w:t xml:space="preserve"> xs:sequence or xs:choice with dfdl:initiatedContent </w:t>
      </w:r>
      <w:r w:rsidR="00682090" w:rsidRPr="005223F4">
        <w:rPr>
          <w:rFonts w:cs="Arial"/>
          <w:color w:val="000000"/>
        </w:rPr>
        <w:t>'yes'</w:t>
      </w:r>
      <w:r w:rsidR="00824009" w:rsidRPr="005223F4">
        <w:rPr>
          <w:rFonts w:cs="Arial"/>
          <w:color w:val="000000"/>
        </w:rPr>
        <w:t xml:space="preserve"> </w:t>
      </w:r>
      <w:r w:rsidR="00F650BD" w:rsidRPr="005223F4">
        <w:rPr>
          <w:rFonts w:cs="Arial"/>
          <w:color w:val="000000"/>
        </w:rPr>
        <w:t xml:space="preserve">and </w:t>
      </w:r>
      <w:ins w:id="2017" w:author="mbeckerle" w:date="2012-03-24T13:35:00Z">
        <w:r w:rsidR="00815A7A">
          <w:rPr>
            <w:rFonts w:cs="Arial"/>
            <w:color w:val="000000"/>
          </w:rPr>
          <w:t xml:space="preserve">the </w:t>
        </w:r>
      </w:ins>
      <w:r w:rsidR="00F650BD" w:rsidRPr="005223F4">
        <w:rPr>
          <w:rFonts w:cs="Arial"/>
          <w:color w:val="000000"/>
        </w:rPr>
        <w:t>initiator is not found.</w:t>
      </w:r>
    </w:p>
    <w:p w14:paraId="40E16CCF" w14:textId="77777777" w:rsidR="00F650BD" w:rsidRPr="005223F4" w:rsidRDefault="00F650BD" w:rsidP="00F650BD">
      <w:pPr>
        <w:numPr>
          <w:ilvl w:val="0"/>
          <w:numId w:val="54"/>
        </w:numPr>
        <w:autoSpaceDE w:val="0"/>
        <w:autoSpaceDN w:val="0"/>
        <w:adjustRightInd w:val="0"/>
        <w:rPr>
          <w:rFonts w:cs="Arial"/>
          <w:color w:val="000000"/>
        </w:rPr>
      </w:pPr>
      <w:r w:rsidRPr="005223F4">
        <w:rPr>
          <w:rFonts w:cs="Arial"/>
          <w:color w:val="000000"/>
        </w:rPr>
        <w:t>A processing error occurs when parsing the component. Processing errors include, but are not limited to, failure to convert the data to the built-in logical type. Validation errors do not cause a component to be known not to exist.</w:t>
      </w:r>
    </w:p>
    <w:p w14:paraId="23181DAA" w14:textId="38CB5A6A" w:rsidR="00AA6C82" w:rsidRPr="005223F4" w:rsidDel="00041028" w:rsidRDefault="00AA6C82" w:rsidP="00DA4ED7">
      <w:pPr>
        <w:autoSpaceDE w:val="0"/>
        <w:autoSpaceDN w:val="0"/>
        <w:adjustRightInd w:val="0"/>
        <w:rPr>
          <w:del w:id="2018" w:author="mbeckerle" w:date="2012-04-22T21:54:00Z"/>
          <w:rFonts w:cs="Arial"/>
          <w:color w:val="000000"/>
        </w:rPr>
      </w:pPr>
    </w:p>
    <w:p w14:paraId="6F36BBC7" w14:textId="77777777" w:rsidR="00DA4ED7" w:rsidRPr="005223F4" w:rsidRDefault="00622244" w:rsidP="00DA4ED7">
      <w:pPr>
        <w:autoSpaceDE w:val="0"/>
        <w:autoSpaceDN w:val="0"/>
        <w:adjustRightInd w:val="0"/>
        <w:rPr>
          <w:rFonts w:cs="Arial"/>
          <w:color w:val="000000"/>
        </w:rPr>
      </w:pPr>
      <w:r w:rsidRPr="005223F4">
        <w:rPr>
          <w:rFonts w:cs="Arial"/>
          <w:color w:val="000000"/>
        </w:rPr>
        <w:t xml:space="preserve">DFDL </w:t>
      </w:r>
      <w:r w:rsidR="00F650BD" w:rsidRPr="005223F4">
        <w:rPr>
          <w:rFonts w:cs="Arial"/>
          <w:color w:val="000000"/>
        </w:rPr>
        <w:t>discriminators are described in section</w:t>
      </w:r>
      <w:r w:rsidR="00DA4ED7" w:rsidRPr="005223F4">
        <w:rPr>
          <w:rFonts w:cs="Arial"/>
          <w:color w:val="000000"/>
        </w:rPr>
        <w:t xml:space="preserve">: </w:t>
      </w:r>
      <w:r w:rsidR="00DA4ED7" w:rsidRPr="005223F4">
        <w:rPr>
          <w:rFonts w:cs="Arial"/>
          <w:color w:val="000000"/>
        </w:rPr>
        <w:fldChar w:fldCharType="begin"/>
      </w:r>
      <w:r w:rsidR="00DA4ED7" w:rsidRPr="005223F4">
        <w:rPr>
          <w:rFonts w:cs="Arial"/>
          <w:color w:val="000000"/>
        </w:rPr>
        <w:instrText xml:space="preserve"> REF _Ref254711418 \r \h </w:instrText>
      </w:r>
      <w:r w:rsidR="00DA4ED7" w:rsidRPr="005223F4">
        <w:rPr>
          <w:rFonts w:cs="Arial"/>
          <w:color w:val="000000"/>
        </w:rPr>
      </w:r>
      <w:r w:rsidR="00DA4ED7" w:rsidRPr="005223F4">
        <w:rPr>
          <w:rFonts w:cs="Arial"/>
          <w:color w:val="000000"/>
        </w:rPr>
        <w:fldChar w:fldCharType="separate"/>
      </w:r>
      <w:r w:rsidR="00D04199">
        <w:rPr>
          <w:rFonts w:cs="Arial"/>
          <w:color w:val="000000"/>
          <w:cs/>
        </w:rPr>
        <w:t>‎</w:t>
      </w:r>
      <w:r w:rsidR="00D04199">
        <w:rPr>
          <w:rFonts w:cs="Arial"/>
          <w:color w:val="000000"/>
        </w:rPr>
        <w:t>7.4</w:t>
      </w:r>
      <w:r w:rsidR="00DA4ED7" w:rsidRPr="005223F4">
        <w:rPr>
          <w:rFonts w:cs="Arial"/>
          <w:color w:val="000000"/>
        </w:rPr>
        <w:fldChar w:fldCharType="end"/>
      </w:r>
      <w:r w:rsidR="00DA4ED7" w:rsidRPr="005223F4">
        <w:rPr>
          <w:rFonts w:cs="Arial"/>
          <w:color w:val="000000"/>
        </w:rPr>
        <w:t xml:space="preserve"> </w:t>
      </w:r>
      <w:r w:rsidR="00DA4ED7" w:rsidRPr="005223F4">
        <w:rPr>
          <w:rFonts w:cs="Arial"/>
          <w:color w:val="000000"/>
        </w:rPr>
        <w:fldChar w:fldCharType="begin"/>
      </w:r>
      <w:r w:rsidR="00DA4ED7" w:rsidRPr="005223F4">
        <w:rPr>
          <w:rFonts w:cs="Arial"/>
          <w:color w:val="000000"/>
        </w:rPr>
        <w:instrText xml:space="preserve"> REF _Ref254711423 \h </w:instrText>
      </w:r>
      <w:r w:rsidR="00DA4ED7" w:rsidRPr="005223F4">
        <w:rPr>
          <w:rFonts w:cs="Arial"/>
          <w:color w:val="000000"/>
        </w:rPr>
      </w:r>
      <w:r w:rsidR="00DA4ED7" w:rsidRPr="005223F4">
        <w:rPr>
          <w:rFonts w:cs="Arial"/>
          <w:color w:val="000000"/>
        </w:rPr>
        <w:fldChar w:fldCharType="separate"/>
      </w:r>
      <w:r w:rsidR="00D04199" w:rsidRPr="005223F4">
        <w:t>The dfdl:discriminator Annotation Element</w:t>
      </w:r>
      <w:r w:rsidR="00DA4ED7" w:rsidRPr="005223F4">
        <w:rPr>
          <w:rFonts w:cs="Arial"/>
          <w:color w:val="000000"/>
        </w:rPr>
        <w:fldChar w:fldCharType="end"/>
      </w:r>
    </w:p>
    <w:p w14:paraId="21CEA3E7" w14:textId="6C586308" w:rsidR="00AF13ED" w:rsidRPr="005223F4" w:rsidDel="00041028" w:rsidRDefault="00AF13ED" w:rsidP="00AF13ED">
      <w:pPr>
        <w:autoSpaceDE w:val="0"/>
        <w:autoSpaceDN w:val="0"/>
        <w:adjustRightInd w:val="0"/>
        <w:rPr>
          <w:del w:id="2019" w:author="mbeckerle" w:date="2012-04-22T21:54:00Z"/>
          <w:rFonts w:ascii="Helv" w:hAnsi="Helv" w:cs="Helv"/>
          <w:color w:val="000000"/>
        </w:rPr>
      </w:pPr>
      <w:bookmarkStart w:id="2020" w:name="_Toc322911605"/>
      <w:bookmarkStart w:id="2021" w:name="_Toc322912144"/>
      <w:bookmarkStart w:id="2022" w:name="_Toc329092994"/>
      <w:bookmarkStart w:id="2023" w:name="_Toc332701507"/>
      <w:bookmarkStart w:id="2024" w:name="_Toc332701814"/>
      <w:bookmarkStart w:id="2025" w:name="_Toc332711608"/>
      <w:bookmarkStart w:id="2026" w:name="_Toc332711916"/>
      <w:bookmarkStart w:id="2027" w:name="_Toc332712218"/>
      <w:bookmarkStart w:id="2028" w:name="_Toc332724134"/>
      <w:bookmarkStart w:id="2029" w:name="_Toc332724434"/>
      <w:bookmarkEnd w:id="2020"/>
      <w:bookmarkEnd w:id="2021"/>
      <w:bookmarkEnd w:id="2022"/>
      <w:bookmarkEnd w:id="2023"/>
      <w:bookmarkEnd w:id="2024"/>
      <w:bookmarkEnd w:id="2025"/>
      <w:bookmarkEnd w:id="2026"/>
      <w:bookmarkEnd w:id="2027"/>
      <w:bookmarkEnd w:id="2028"/>
      <w:bookmarkEnd w:id="2029"/>
    </w:p>
    <w:p w14:paraId="0F7289E5" w14:textId="77777777" w:rsidR="00581391" w:rsidRPr="005223F4" w:rsidRDefault="00581391">
      <w:pPr>
        <w:pStyle w:val="Heading2"/>
      </w:pPr>
      <w:bookmarkStart w:id="2030" w:name="_Toc254776199"/>
      <w:bookmarkStart w:id="2031" w:name="_Toc254776225"/>
      <w:bookmarkStart w:id="2032" w:name="_Toc332724435"/>
      <w:bookmarkEnd w:id="2030"/>
      <w:bookmarkEnd w:id="2031"/>
      <w:r w:rsidRPr="005223F4">
        <w:t>DFDL Data Syntax Grammar</w:t>
      </w:r>
      <w:bookmarkEnd w:id="2000"/>
      <w:bookmarkEnd w:id="2001"/>
      <w:bookmarkEnd w:id="2002"/>
      <w:bookmarkEnd w:id="2003"/>
      <w:bookmarkEnd w:id="2032"/>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581391">
      <w:pPr>
        <w:numPr>
          <w:ilvl w:val="0"/>
          <w:numId w:val="25"/>
        </w:numPr>
      </w:pPr>
      <w:r w:rsidRPr="005223F4">
        <w:t xml:space="preserve">Content </w:t>
      </w:r>
    </w:p>
    <w:p w14:paraId="0D671F8A" w14:textId="77777777" w:rsidR="00581391" w:rsidRPr="005223F4" w:rsidRDefault="00581391" w:rsidP="00581391">
      <w:pPr>
        <w:numPr>
          <w:ilvl w:val="0"/>
          <w:numId w:val="25"/>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5586B7E6" w14:textId="77777777" w:rsidR="004F4B08" w:rsidRPr="005223F4" w:rsidRDefault="00581391" w:rsidP="001E4505">
      <w:r w:rsidRPr="005223F4">
        <w:t>In our grammar tables below primitive content</w:t>
      </w:r>
      <w:r w:rsidR="001E4505" w:rsidRPr="005223F4">
        <w:t xml:space="preserve"> is</w:t>
      </w:r>
      <w:r w:rsidRPr="005223F4">
        <w:t xml:space="preserve"> in italic font. The primitive content is one subset of the grammar’s terminal symbols. The terminal symbols that are framing are shown in bold italic font.</w:t>
      </w:r>
    </w:p>
    <w:p w14:paraId="2C49DF80" w14:textId="7DF39587" w:rsidR="00581391" w:rsidRPr="005223F4" w:rsidDel="00041028" w:rsidRDefault="00581391" w:rsidP="00581391">
      <w:pPr>
        <w:rPr>
          <w:del w:id="2033" w:author="mbeckerle" w:date="2012-04-22T21:54:00Z"/>
        </w:rPr>
      </w:pPr>
      <w:del w:id="2034" w:author="mbeckerle" w:date="2012-04-22T21:54:00Z">
        <w:r w:rsidRPr="005223F4" w:rsidDel="00041028">
          <w:delText xml:space="preserve">   </w:delText>
        </w:r>
      </w:del>
    </w:p>
    <w:p w14:paraId="29100F63" w14:textId="04BC52BC" w:rsidR="00581391" w:rsidRPr="005223F4" w:rsidDel="00041028" w:rsidRDefault="00581391" w:rsidP="00581391">
      <w:pPr>
        <w:rPr>
          <w:del w:id="2035" w:author="mbeckerle" w:date="2012-04-22T21:54:00Z"/>
        </w:rPr>
      </w:pPr>
    </w:p>
    <w:p w14:paraId="682B134B" w14:textId="47BE9EFC" w:rsidR="00581391" w:rsidRPr="005223F4" w:rsidDel="00041028" w:rsidRDefault="00581391" w:rsidP="00581391">
      <w:pPr>
        <w:rPr>
          <w:del w:id="2036" w:author="mbeckerle" w:date="2012-04-22T21:5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8"/>
      </w:tblGrid>
      <w:tr w:rsidR="00D4613C" w:rsidRPr="005223F4" w14:paraId="4B275740" w14:textId="77777777" w:rsidTr="002F1B64">
        <w:tc>
          <w:tcPr>
            <w:tcW w:w="8388" w:type="dxa"/>
            <w:shd w:val="clear" w:color="auto" w:fill="F3F3F3"/>
          </w:tcPr>
          <w:p w14:paraId="57900547" w14:textId="77777777" w:rsidR="00D4613C" w:rsidRPr="002F1B64" w:rsidRDefault="00D4613C" w:rsidP="001623D7">
            <w:pPr>
              <w:jc w:val="center"/>
              <w:rPr>
                <w:b/>
                <w:bCs/>
                <w:iCs/>
              </w:rPr>
            </w:pPr>
            <w:r w:rsidRPr="002F1B64">
              <w:rPr>
                <w:b/>
                <w:bCs/>
                <w:iCs/>
              </w:rPr>
              <w:t>Productions</w:t>
            </w:r>
          </w:p>
        </w:tc>
      </w:tr>
      <w:tr w:rsidR="00D4613C" w:rsidRPr="005223F4" w14:paraId="3B3E757F" w14:textId="77777777">
        <w:trPr>
          <w:trHeight w:val="350"/>
        </w:trPr>
        <w:tc>
          <w:tcPr>
            <w:tcW w:w="8388" w:type="dxa"/>
          </w:tcPr>
          <w:p w14:paraId="3F4AFFA7" w14:textId="5920DB6B" w:rsidR="00D4613C" w:rsidRPr="005223F4" w:rsidRDefault="00D4613C" w:rsidP="001623D7">
            <w:commentRangeStart w:id="2037"/>
            <w:r w:rsidRPr="005223F4">
              <w:t xml:space="preserve">Document = </w:t>
            </w:r>
            <w:ins w:id="2038" w:author="mbeckerle" w:date="2012-03-25T11:10:00Z">
              <w:r w:rsidR="00DA7E26">
                <w:t xml:space="preserve"> </w:t>
              </w:r>
              <w:commentRangeStart w:id="2039"/>
              <w:r w:rsidR="00DA7E26" w:rsidRPr="002F1B64">
                <w:rPr>
                  <w:b/>
                  <w:i/>
                </w:rPr>
                <w:t>UnicodeByteOrderMark</w:t>
              </w:r>
            </w:ins>
            <w:commentRangeEnd w:id="2039"/>
            <w:r w:rsidR="00B106C0" w:rsidRPr="002F1B64">
              <w:rPr>
                <w:rStyle w:val="CommentReference"/>
                <w:b/>
                <w:i/>
              </w:rPr>
              <w:commentReference w:id="2039"/>
            </w:r>
            <w:ins w:id="2040" w:author="mbeckerle" w:date="2012-03-25T11:10:00Z">
              <w:r w:rsidR="00DA7E26">
                <w:t xml:space="preserve"> </w:t>
              </w:r>
            </w:ins>
            <w:r w:rsidRPr="005223F4">
              <w:t>Element</w:t>
            </w:r>
            <w:commentRangeEnd w:id="2037"/>
            <w:r w:rsidR="00EF7E2C">
              <w:rPr>
                <w:rStyle w:val="CommentReference"/>
              </w:rPr>
              <w:commentReference w:id="2037"/>
            </w:r>
          </w:p>
        </w:tc>
      </w:tr>
      <w:tr w:rsidR="00D4613C" w:rsidRPr="005223F4" w14:paraId="5D8BD64B" w14:textId="77777777">
        <w:trPr>
          <w:trHeight w:val="1070"/>
        </w:trPr>
        <w:tc>
          <w:tcPr>
            <w:tcW w:w="8388" w:type="dxa"/>
          </w:tcPr>
          <w:p w14:paraId="662E5C15" w14:textId="76E5F539" w:rsidR="00D4613C" w:rsidRPr="005223F4" w:rsidDel="00041028" w:rsidRDefault="00D4613C" w:rsidP="001623D7">
            <w:pPr>
              <w:rPr>
                <w:del w:id="2041" w:author="mbeckerle" w:date="2012-04-22T21:54:00Z"/>
                <w:rFonts w:cs="Arial"/>
              </w:rPr>
            </w:pPr>
          </w:p>
          <w:p w14:paraId="1B8F6E65" w14:textId="77777777" w:rsidR="00D4613C" w:rsidRPr="005223F4" w:rsidRDefault="00D4613C" w:rsidP="001623D7">
            <w:pPr>
              <w:rPr>
                <w:rFonts w:cs="Arial"/>
              </w:rPr>
            </w:pPr>
            <w:r w:rsidRPr="005223F4">
              <w:rPr>
                <w:rFonts w:cs="Arial"/>
              </w:rPr>
              <w:t>Element = SimpleElement | ComplexElement</w:t>
            </w:r>
          </w:p>
          <w:p w14:paraId="688AC738" w14:textId="6EFD7714" w:rsidR="00D4613C" w:rsidRPr="005223F4" w:rsidDel="00041028" w:rsidRDefault="00D4613C" w:rsidP="001623D7">
            <w:pPr>
              <w:rPr>
                <w:del w:id="2042" w:author="mbeckerle" w:date="2012-04-22T21:54:00Z"/>
                <w:rFonts w:cs="Arial"/>
              </w:rPr>
            </w:pPr>
          </w:p>
          <w:p w14:paraId="2F09A7D4" w14:textId="0CCE1F59" w:rsidR="00D4613C" w:rsidRPr="005223F4" w:rsidRDefault="00D4613C" w:rsidP="004B2E84">
            <w:pPr>
              <w:rPr>
                <w:rFonts w:cs="Arial"/>
              </w:rPr>
            </w:pPr>
            <w:r w:rsidRPr="005223F4">
              <w:rPr>
                <w:rFonts w:cs="Arial"/>
              </w:rPr>
              <w:t xml:space="preserve">SimpleElement = </w:t>
            </w:r>
            <w:r w:rsidR="004B2E84" w:rsidRPr="005223F4">
              <w:rPr>
                <w:rFonts w:cs="Arial"/>
                <w:lang w:eastAsia="ja-JP" w:bidi="he-IL"/>
              </w:rPr>
              <w:t>Element</w:t>
            </w:r>
            <w:r w:rsidR="00324EB5" w:rsidRPr="005223F4">
              <w:rPr>
                <w:rFonts w:cs="Arial"/>
                <w:lang w:eastAsia="ja-JP" w:bidi="he-IL"/>
              </w:rPr>
              <w:t xml:space="preserve">LeftFraming </w:t>
            </w:r>
            <w:r w:rsidRPr="005223F4">
              <w:rPr>
                <w:rFonts w:eastAsia="MS Mincho" w:cs="Arial"/>
                <w:color w:val="000000"/>
                <w:lang w:eastAsia="ja-JP"/>
              </w:rPr>
              <w:t xml:space="preserve">SimpleContent </w:t>
            </w:r>
            <w:r w:rsidRPr="005223F4">
              <w:rPr>
                <w:rFonts w:cs="Arial"/>
                <w:lang w:eastAsia="ja-JP" w:bidi="he-IL"/>
              </w:rPr>
              <w:t>RightFraming</w:t>
            </w:r>
          </w:p>
          <w:p w14:paraId="20784CDB" w14:textId="77777777" w:rsidR="00D4613C" w:rsidRPr="005223F4" w:rsidRDefault="00D4613C" w:rsidP="00324EB5">
            <w:pPr>
              <w:rPr>
                <w:rFonts w:cs="Arial"/>
                <w:lang w:eastAsia="ja-JP" w:bidi="he-IL"/>
              </w:rPr>
            </w:pPr>
            <w:r w:rsidRPr="005223F4">
              <w:rPr>
                <w:rFonts w:cs="Arial"/>
              </w:rPr>
              <w:t xml:space="preserve">ComplexElement = </w:t>
            </w:r>
            <w:r w:rsidR="004B2E84" w:rsidRPr="005223F4">
              <w:rPr>
                <w:rFonts w:cs="Arial"/>
                <w:lang w:eastAsia="ja-JP" w:bidi="he-IL"/>
              </w:rPr>
              <w:t>ElementLeftFraming</w:t>
            </w:r>
            <w:r w:rsidR="004B2E84" w:rsidRPr="005223F4" w:rsidDel="00324EB5">
              <w:rPr>
                <w:rFonts w:cs="Arial"/>
                <w:lang w:eastAsia="ja-JP" w:bidi="he-IL"/>
              </w:rPr>
              <w:t xml:space="preserve"> </w:t>
            </w:r>
            <w:r w:rsidRPr="005223F4">
              <w:rPr>
                <w:rFonts w:cs="Arial"/>
                <w:lang w:eastAsia="ja-JP" w:bidi="he-IL"/>
              </w:rPr>
              <w:t xml:space="preserve">ComplexContent </w:t>
            </w:r>
            <w:commentRangeStart w:id="2043"/>
            <w:ins w:id="2044" w:author="Steve Hanson" w:date="2012-02-27T19:34:00Z">
              <w:r w:rsidR="0057182D" w:rsidRPr="002F1B64">
                <w:rPr>
                  <w:rFonts w:cs="Arial"/>
                  <w:b/>
                  <w:i/>
                  <w:lang w:eastAsia="ja-JP" w:bidi="he-IL"/>
                </w:rPr>
                <w:t>ElementUnused</w:t>
              </w:r>
              <w:commentRangeEnd w:id="2043"/>
              <w:r w:rsidR="0057182D">
                <w:rPr>
                  <w:rStyle w:val="CommentReference"/>
                </w:rPr>
                <w:commentReference w:id="2043"/>
              </w:r>
              <w:r w:rsidR="0057182D">
                <w:rPr>
                  <w:rFonts w:cs="Arial"/>
                  <w:lang w:eastAsia="ja-JP" w:bidi="he-IL"/>
                </w:rPr>
                <w:t xml:space="preserve"> </w:t>
              </w:r>
            </w:ins>
            <w:r w:rsidRPr="005223F4">
              <w:rPr>
                <w:rFonts w:cs="Arial"/>
                <w:lang w:eastAsia="ja-JP" w:bidi="he-IL"/>
              </w:rPr>
              <w:t>RightFraming</w:t>
            </w:r>
          </w:p>
          <w:p w14:paraId="4229230F" w14:textId="06CE7157" w:rsidR="00324EB5" w:rsidRPr="005223F4" w:rsidDel="00041028" w:rsidRDefault="00324EB5" w:rsidP="001623D7">
            <w:pPr>
              <w:rPr>
                <w:del w:id="2045" w:author="mbeckerle" w:date="2012-04-22T21:54:00Z"/>
                <w:rFonts w:cs="Arial"/>
                <w:lang w:eastAsia="ja-JP" w:bidi="he-IL"/>
              </w:rPr>
            </w:pPr>
          </w:p>
          <w:p w14:paraId="3F32C473" w14:textId="77777777" w:rsidR="00D4613C" w:rsidRPr="005223F4" w:rsidRDefault="004B2E84" w:rsidP="001623D7">
            <w:pPr>
              <w:rPr>
                <w:rFonts w:cs="Arial"/>
                <w:lang w:eastAsia="ja-JP" w:bidi="he-IL"/>
              </w:rPr>
            </w:pPr>
            <w:r w:rsidRPr="005223F4">
              <w:rPr>
                <w:rFonts w:cs="Arial"/>
                <w:lang w:eastAsia="ja-JP" w:bidi="he-IL"/>
              </w:rPr>
              <w:t xml:space="preserve">ElementLeftFraming </w:t>
            </w:r>
            <w:r w:rsidR="00324EB5" w:rsidRPr="005223F4">
              <w:rPr>
                <w:rFonts w:cs="Arial"/>
                <w:lang w:eastAsia="ja-JP" w:bidi="he-IL"/>
              </w:rPr>
              <w:t>= LeftFraming PrefixLength</w:t>
            </w:r>
          </w:p>
          <w:p w14:paraId="19A74CFE" w14:textId="77777777" w:rsidR="0057182D" w:rsidRDefault="0086756B" w:rsidP="00324EB5">
            <w:pPr>
              <w:rPr>
                <w:ins w:id="2046" w:author="Steve Hanson" w:date="2012-02-27T19:31:00Z"/>
                <w:rFonts w:eastAsia="MS Mincho" w:cs="Arial"/>
                <w:color w:val="000000"/>
                <w:lang w:eastAsia="ja-JP"/>
              </w:rPr>
            </w:pPr>
            <w:commentRangeStart w:id="2047"/>
            <w:r w:rsidRPr="005223F4">
              <w:rPr>
                <w:rFonts w:cs="Arial"/>
                <w:lang w:eastAsia="ja-JP" w:bidi="he-IL"/>
              </w:rPr>
              <w:t xml:space="preserve">PrefixLength = </w:t>
            </w:r>
            <w:r w:rsidR="00E61185" w:rsidRPr="005223F4">
              <w:rPr>
                <w:rFonts w:eastAsia="MS Mincho" w:cs="Arial"/>
                <w:color w:val="000000"/>
                <w:lang w:eastAsia="ja-JP"/>
              </w:rPr>
              <w:t>SimpleContent</w:t>
            </w:r>
            <w:ins w:id="2048" w:author="Steve Hanson" w:date="2012-02-27T19:31:00Z">
              <w:r w:rsidR="0057182D">
                <w:rPr>
                  <w:rFonts w:eastAsia="MS Mincho" w:cs="Arial"/>
                  <w:color w:val="000000"/>
                  <w:lang w:eastAsia="ja-JP"/>
                </w:rPr>
                <w:t xml:space="preserve"> | PrefixPrefixLength SimpleContent</w:t>
              </w:r>
            </w:ins>
          </w:p>
          <w:p w14:paraId="42415E40" w14:textId="6A61E726" w:rsidR="0086756B" w:rsidRPr="005223F4" w:rsidDel="00041028" w:rsidRDefault="0057182D" w:rsidP="00324EB5">
            <w:pPr>
              <w:rPr>
                <w:del w:id="2049" w:author="mbeckerle" w:date="2012-04-22T21:55:00Z"/>
                <w:rFonts w:cs="Arial"/>
                <w:lang w:eastAsia="ja-JP" w:bidi="he-IL"/>
              </w:rPr>
            </w:pPr>
            <w:ins w:id="2050" w:author="Steve Hanson" w:date="2012-02-27T19:32:00Z">
              <w:r>
                <w:rPr>
                  <w:rFonts w:eastAsia="MS Mincho" w:cs="Arial"/>
                  <w:color w:val="000000"/>
                  <w:lang w:eastAsia="ja-JP"/>
                </w:rPr>
                <w:t>PrefixPrefixLength = SimpleContent</w:t>
              </w:r>
            </w:ins>
            <w:r w:rsidR="00E61185" w:rsidRPr="005223F4">
              <w:rPr>
                <w:rFonts w:eastAsia="MS Mincho" w:cs="Arial"/>
                <w:color w:val="000000"/>
                <w:lang w:eastAsia="ja-JP"/>
              </w:rPr>
              <w:t xml:space="preserve"> </w:t>
            </w:r>
            <w:commentRangeEnd w:id="2047"/>
            <w:r w:rsidR="00EF7E2C">
              <w:rPr>
                <w:rStyle w:val="CommentReference"/>
              </w:rPr>
              <w:commentReference w:id="2047"/>
            </w:r>
          </w:p>
          <w:p w14:paraId="60C99D02" w14:textId="55D31B1C" w:rsidR="0086756B" w:rsidRPr="005223F4" w:rsidDel="00041028" w:rsidRDefault="0086756B" w:rsidP="001623D7">
            <w:pPr>
              <w:rPr>
                <w:del w:id="2051" w:author="mbeckerle" w:date="2012-04-22T21:54:00Z"/>
                <w:rFonts w:cs="Arial"/>
                <w:lang w:eastAsia="ja-JP" w:bidi="he-IL"/>
              </w:rPr>
            </w:pPr>
          </w:p>
          <w:p w14:paraId="319934D0" w14:textId="77777777" w:rsidR="00D4613C" w:rsidRPr="005223F4" w:rsidRDefault="00D4613C" w:rsidP="00074B0C"/>
        </w:tc>
      </w:tr>
      <w:tr w:rsidR="00D4613C" w:rsidRPr="005223F4" w14:paraId="2153DC77" w14:textId="77777777">
        <w:trPr>
          <w:trHeight w:val="1070"/>
        </w:trPr>
        <w:tc>
          <w:tcPr>
            <w:tcW w:w="8388" w:type="dxa"/>
          </w:tcPr>
          <w:p w14:paraId="58A8E711" w14:textId="77777777" w:rsidR="00D4613C" w:rsidRPr="005223F4" w:rsidRDefault="00D4613C" w:rsidP="001623D7">
            <w:pPr>
              <w:spacing w:before="101" w:after="101"/>
              <w:rPr>
                <w:rFonts w:cs="Arial"/>
                <w:lang w:eastAsia="ja-JP" w:bidi="he-IL"/>
              </w:rPr>
            </w:pPr>
            <w:r w:rsidRPr="005223F4">
              <w:rPr>
                <w:rFonts w:cs="Arial"/>
                <w:lang w:eastAsia="ja-JP" w:bidi="he-IL"/>
              </w:rPr>
              <w:t xml:space="preserve">LeftFraming = </w:t>
            </w:r>
            <w:r w:rsidRPr="005223F4">
              <w:t xml:space="preserve">LeadingAlignment </w:t>
            </w:r>
            <w:r w:rsidRPr="005223F4">
              <w:rPr>
                <w:b/>
                <w:bCs/>
                <w:i/>
                <w:iCs/>
              </w:rPr>
              <w:t>Initiator</w:t>
            </w:r>
          </w:p>
          <w:p w14:paraId="62B55FA0" w14:textId="77777777" w:rsidR="00D4613C" w:rsidRPr="005223F4" w:rsidRDefault="00D4613C" w:rsidP="001623D7">
            <w:pPr>
              <w:spacing w:before="101" w:after="101"/>
            </w:pPr>
            <w:r w:rsidRPr="005223F4">
              <w:rPr>
                <w:rFonts w:cs="Arial"/>
                <w:lang w:eastAsia="ja-JP" w:bidi="he-IL"/>
              </w:rPr>
              <w:t>RightFraming =  </w:t>
            </w:r>
            <w:r w:rsidRPr="005223F4">
              <w:rPr>
                <w:b/>
                <w:bCs/>
                <w:i/>
                <w:iCs/>
              </w:rPr>
              <w:t>Terminator</w:t>
            </w:r>
            <w:r w:rsidRPr="005223F4">
              <w:t xml:space="preserve"> TrailingAlignment</w:t>
            </w:r>
          </w:p>
          <w:p w14:paraId="63225EE8" w14:textId="1EC3EDE5" w:rsidR="00D4613C" w:rsidRPr="005223F4" w:rsidDel="00041028" w:rsidRDefault="00D4613C" w:rsidP="001623D7">
            <w:pPr>
              <w:rPr>
                <w:del w:id="2052" w:author="mbeckerle" w:date="2012-04-22T21:55:00Z"/>
              </w:rPr>
            </w:pPr>
          </w:p>
          <w:p w14:paraId="389FC5B2" w14:textId="77777777" w:rsidR="00D4613C" w:rsidRPr="005223F4" w:rsidRDefault="00D4613C" w:rsidP="001623D7">
            <w:r w:rsidRPr="005223F4">
              <w:t xml:space="preserve">LeadingAlignment = </w:t>
            </w:r>
            <w:r w:rsidR="008432CD" w:rsidRPr="005223F4">
              <w:rPr>
                <w:b/>
                <w:bCs/>
                <w:i/>
                <w:iCs/>
              </w:rPr>
              <w:t>LeadingSkip</w:t>
            </w:r>
            <w:r w:rsidRPr="005223F4">
              <w:t xml:space="preserve"> </w:t>
            </w:r>
            <w:r w:rsidRPr="005223F4">
              <w:rPr>
                <w:b/>
                <w:bCs/>
                <w:i/>
                <w:iCs/>
              </w:rPr>
              <w:t>AlignmentFill</w:t>
            </w:r>
          </w:p>
          <w:p w14:paraId="64700837" w14:textId="3E309F73" w:rsidR="00D4613C" w:rsidRPr="005223F4" w:rsidDel="00041028" w:rsidRDefault="00D4613C">
            <w:pPr>
              <w:rPr>
                <w:del w:id="2053" w:author="mbeckerle" w:date="2012-04-22T21:55:00Z"/>
                <w:rFonts w:cs="Arial"/>
              </w:rPr>
              <w:pPrChange w:id="2054" w:author="mbeckerle" w:date="2012-04-22T21:55:00Z">
                <w:pPr>
                  <w:numPr>
                    <w:numId w:val="8"/>
                  </w:numPr>
                  <w:tabs>
                    <w:tab w:val="num" w:pos="1080"/>
                  </w:tabs>
                  <w:ind w:left="1080" w:hanging="360"/>
                </w:pPr>
              </w:pPrChange>
            </w:pPr>
            <w:r w:rsidRPr="005223F4">
              <w:t xml:space="preserve">TrailingAlignment = </w:t>
            </w:r>
            <w:r w:rsidR="00785685" w:rsidRPr="005223F4">
              <w:rPr>
                <w:b/>
                <w:bCs/>
                <w:i/>
                <w:iCs/>
              </w:rPr>
              <w:t>TrailingSkip</w:t>
            </w:r>
          </w:p>
          <w:p w14:paraId="38F81BEB" w14:textId="77777777" w:rsidR="00D4613C" w:rsidRPr="005223F4" w:rsidRDefault="00D4613C">
            <w:pPr>
              <w:rPr>
                <w:rFonts w:cs="Arial"/>
              </w:rPr>
            </w:pPr>
          </w:p>
        </w:tc>
      </w:tr>
      <w:tr w:rsidR="00D4613C" w:rsidRPr="005223F4" w14:paraId="0D3045CD" w14:textId="77777777">
        <w:trPr>
          <w:trHeight w:val="386"/>
        </w:trPr>
        <w:tc>
          <w:tcPr>
            <w:tcW w:w="8388" w:type="dxa"/>
          </w:tcPr>
          <w:p w14:paraId="293D8FC2" w14:textId="5D8A332C" w:rsidR="00D4613C" w:rsidRPr="005223F4" w:rsidDel="00041028" w:rsidRDefault="00D4613C" w:rsidP="001623D7">
            <w:pPr>
              <w:rPr>
                <w:del w:id="2055" w:author="mbeckerle" w:date="2012-04-22T21:55:00Z"/>
                <w:rFonts w:eastAsia="MS Mincho" w:cs="Arial"/>
                <w:color w:val="000000"/>
                <w:lang w:eastAsia="ja-JP"/>
              </w:rPr>
            </w:pPr>
          </w:p>
          <w:p w14:paraId="39C0C6BD" w14:textId="77777777" w:rsidR="00D4613C" w:rsidRPr="005223F4" w:rsidRDefault="00D4613C" w:rsidP="001623D7">
            <w:r w:rsidRPr="005223F4">
              <w:rPr>
                <w:rFonts w:eastAsia="MS Mincho" w:cs="Arial"/>
                <w:color w:val="000000"/>
                <w:lang w:eastAsia="ja-JP"/>
              </w:rPr>
              <w:t xml:space="preserve">SimpleContent =  </w:t>
            </w:r>
            <w:r w:rsidRPr="005223F4">
              <w:rPr>
                <w:rFonts w:cs="Arial"/>
                <w:b/>
                <w:bCs/>
                <w:i/>
                <w:iCs/>
                <w:lang w:eastAsia="ja-JP" w:bidi="he-IL"/>
              </w:rPr>
              <w:t>LeftPadding</w:t>
            </w:r>
            <w:r w:rsidRPr="005223F4">
              <w:rPr>
                <w:rFonts w:eastAsia="MS Mincho" w:cs="Arial"/>
                <w:color w:val="000000"/>
                <w:lang w:eastAsia="ja-JP"/>
              </w:rPr>
              <w:t xml:space="preserve"> </w:t>
            </w:r>
            <w:r w:rsidRPr="005223F4">
              <w:rPr>
                <w:rFonts w:cs="Arial"/>
                <w:b/>
                <w:i/>
                <w:lang w:eastAsia="ja-JP" w:bidi="he-IL"/>
              </w:rPr>
              <w:t xml:space="preserve">SimpleRepresentation </w:t>
            </w:r>
            <w:r w:rsidRPr="005223F4">
              <w:rPr>
                <w:rFonts w:cs="Arial"/>
                <w:b/>
                <w:bCs/>
                <w:i/>
                <w:iCs/>
                <w:lang w:eastAsia="ja-JP" w:bidi="he-IL"/>
              </w:rPr>
              <w:t>RightPadOrFill</w:t>
            </w:r>
          </w:p>
          <w:p w14:paraId="33952285" w14:textId="6393F526" w:rsidR="00074B0C" w:rsidRPr="002F1B64" w:rsidDel="00041028" w:rsidRDefault="00074B0C" w:rsidP="00557A29">
            <w:pPr>
              <w:numPr>
                <w:ilvl w:val="0"/>
                <w:numId w:val="8"/>
              </w:numPr>
              <w:rPr>
                <w:del w:id="2056" w:author="mbeckerle" w:date="2012-04-22T21:55:00Z"/>
                <w:rFonts w:cs="Arial"/>
                <w:b/>
                <w:lang w:eastAsia="ja-JP" w:bidi="he-IL"/>
              </w:rPr>
            </w:pPr>
            <w:r w:rsidRPr="00041028">
              <w:rPr>
                <w:rFonts w:cs="Arial"/>
                <w:lang w:eastAsia="ja-JP" w:bidi="he-IL"/>
              </w:rPr>
              <w:t xml:space="preserve">ComplexContent = </w:t>
            </w:r>
            <w:commentRangeStart w:id="2057"/>
            <w:r w:rsidRPr="00041028">
              <w:rPr>
                <w:rFonts w:cs="Arial"/>
                <w:lang w:eastAsia="ja-JP" w:bidi="he-IL"/>
              </w:rPr>
              <w:t>Sequence | Choice</w:t>
            </w:r>
            <w:commentRangeEnd w:id="2057"/>
            <w:r w:rsidR="00EF7E2C">
              <w:rPr>
                <w:rStyle w:val="CommentReference"/>
              </w:rPr>
              <w:commentReference w:id="2057"/>
            </w:r>
            <w:ins w:id="2058" w:author="mbeckerle" w:date="2012-03-25T11:59:00Z">
              <w:r w:rsidR="002331E1" w:rsidRPr="00041028">
                <w:rPr>
                  <w:rFonts w:cs="Arial"/>
                  <w:lang w:eastAsia="ja-JP" w:bidi="he-IL"/>
                </w:rPr>
                <w:t xml:space="preserve"> </w:t>
              </w:r>
              <w:r w:rsidR="002331E1" w:rsidRPr="00041028">
                <w:rPr>
                  <w:b/>
                  <w:lang w:eastAsia="he-IL" w:bidi="he-IL"/>
                </w:rPr>
                <w:t>|</w:t>
              </w:r>
              <w:r w:rsidR="002331E1" w:rsidRPr="00041028">
                <w:rPr>
                  <w:rFonts w:eastAsia="Arial"/>
                  <w:b/>
                  <w:lang w:eastAsia="he-IL" w:bidi="he-IL"/>
                </w:rPr>
                <w:t xml:space="preserve"> </w:t>
              </w:r>
              <w:commentRangeStart w:id="2059"/>
              <w:commentRangeStart w:id="2060"/>
              <w:commentRangeStart w:id="2061"/>
              <w:commentRangeStart w:id="2062"/>
              <w:r w:rsidR="002331E1" w:rsidRPr="002F1B64">
                <w:rPr>
                  <w:b/>
                  <w:i/>
                  <w:lang w:eastAsia="he-IL" w:bidi="he-IL"/>
                </w:rPr>
                <w:t>NilRepresentation</w:t>
              </w:r>
            </w:ins>
            <w:commentRangeEnd w:id="2059"/>
            <w:r w:rsidR="00B106C0" w:rsidRPr="002F1B64">
              <w:rPr>
                <w:rStyle w:val="CommentReference"/>
                <w:b/>
              </w:rPr>
              <w:commentReference w:id="2059"/>
            </w:r>
            <w:commentRangeEnd w:id="2060"/>
            <w:r w:rsidR="00013F2E" w:rsidRPr="002F1B64">
              <w:rPr>
                <w:rStyle w:val="CommentReference"/>
                <w:b/>
              </w:rPr>
              <w:commentReference w:id="2060"/>
            </w:r>
            <w:commentRangeEnd w:id="2061"/>
            <w:r w:rsidR="00194C47">
              <w:rPr>
                <w:rStyle w:val="CommentReference"/>
              </w:rPr>
              <w:commentReference w:id="2061"/>
            </w:r>
            <w:commentRangeEnd w:id="2062"/>
            <w:r w:rsidR="00072CA1">
              <w:rPr>
                <w:rStyle w:val="CommentReference"/>
              </w:rPr>
              <w:commentReference w:id="2062"/>
            </w:r>
          </w:p>
          <w:p w14:paraId="7B5A0455" w14:textId="19D9F5AE" w:rsidR="00D4613C" w:rsidRPr="005223F4" w:rsidDel="00041028" w:rsidRDefault="00D4613C">
            <w:pPr>
              <w:numPr>
                <w:ilvl w:val="0"/>
                <w:numId w:val="8"/>
              </w:numPr>
              <w:rPr>
                <w:del w:id="2063" w:author="mbeckerle" w:date="2012-04-22T21:55:00Z"/>
              </w:rPr>
              <w:pPrChange w:id="2064" w:author="mbeckerle" w:date="2012-04-22T21:55:00Z">
                <w:pPr/>
              </w:pPrChange>
            </w:pPr>
          </w:p>
          <w:p w14:paraId="47651DAD" w14:textId="77777777" w:rsidR="00D4613C" w:rsidRPr="005223F4" w:rsidRDefault="00D4613C" w:rsidP="001623D7"/>
        </w:tc>
      </w:tr>
      <w:tr w:rsidR="005A5327" w:rsidRPr="005223F4" w14:paraId="0B1E255E" w14:textId="77777777" w:rsidTr="007E0F84">
        <w:trPr>
          <w:trHeight w:val="2245"/>
        </w:trPr>
        <w:tc>
          <w:tcPr>
            <w:tcW w:w="8388" w:type="dxa"/>
          </w:tcPr>
          <w:p w14:paraId="0FF275AF" w14:textId="59B2CDC1" w:rsidR="005A5327" w:rsidRPr="005223F4" w:rsidDel="00041028" w:rsidRDefault="005A5327" w:rsidP="001623D7">
            <w:pPr>
              <w:rPr>
                <w:del w:id="2065" w:author="mbeckerle" w:date="2012-04-22T21:55:00Z"/>
              </w:rPr>
            </w:pPr>
          </w:p>
          <w:p w14:paraId="6399747E" w14:textId="77777777" w:rsidR="005A5327" w:rsidRPr="005223F4" w:rsidRDefault="005A5327" w:rsidP="001623D7">
            <w:commentRangeStart w:id="2066"/>
            <w:r w:rsidRPr="005223F4">
              <w:t xml:space="preserve">Sequence = </w:t>
            </w:r>
            <w:r w:rsidRPr="005223F4">
              <w:rPr>
                <w:rFonts w:cs="Arial"/>
                <w:lang w:eastAsia="ja-JP" w:bidi="he-IL"/>
              </w:rPr>
              <w:t xml:space="preserve">LeftFraming </w:t>
            </w:r>
            <w:r w:rsidRPr="005223F4">
              <w:t xml:space="preserve">SequenceContent </w:t>
            </w:r>
            <w:r w:rsidRPr="005223F4">
              <w:rPr>
                <w:rFonts w:cs="Arial"/>
                <w:lang w:eastAsia="ja-JP" w:bidi="he-IL"/>
              </w:rPr>
              <w:t>RightFraming</w:t>
            </w:r>
          </w:p>
          <w:p w14:paraId="1116EF47" w14:textId="1100EF47" w:rsidR="005A5327" w:rsidRPr="005223F4" w:rsidRDefault="005A5327" w:rsidP="00D67874">
            <w:r w:rsidRPr="005223F4">
              <w:t xml:space="preserve">SequenceContent = [ </w:t>
            </w:r>
            <w:r w:rsidRPr="00074B0C">
              <w:rPr>
                <w:b/>
                <w:bCs/>
                <w:i/>
                <w:iCs/>
              </w:rPr>
              <w:t>PrefixSeparator</w:t>
            </w:r>
            <w:r w:rsidRPr="00074B0C">
              <w:rPr>
                <w:i/>
                <w:iCs/>
              </w:rPr>
              <w:t xml:space="preserve"> </w:t>
            </w:r>
            <w:del w:id="2067" w:author="Steve Hanson" w:date="2012-02-27T19:38:00Z">
              <w:r w:rsidRPr="005223F4" w:rsidDel="005A5327">
                <w:delText>SequenceItem</w:delText>
              </w:r>
            </w:del>
            <w:ins w:id="2068" w:author="Steve Hanson" w:date="2012-02-27T19:38:00Z">
              <w:r>
                <w:t>EnclosedContent</w:t>
              </w:r>
            </w:ins>
            <w:r w:rsidRPr="005223F4">
              <w:t xml:space="preserve"> [ </w:t>
            </w:r>
            <w:r w:rsidRPr="00074B0C">
              <w:rPr>
                <w:b/>
                <w:bCs/>
                <w:i/>
                <w:iCs/>
              </w:rPr>
              <w:t>Separator</w:t>
            </w:r>
            <w:r w:rsidRPr="005223F4">
              <w:t xml:space="preserve"> </w:t>
            </w:r>
            <w:del w:id="2069" w:author="Steve Hanson" w:date="2012-02-27T19:38:00Z">
              <w:r w:rsidRPr="005223F4" w:rsidDel="005A5327">
                <w:delText>SequenceItem</w:delText>
              </w:r>
            </w:del>
            <w:ins w:id="2070" w:author="Steve Hanson" w:date="2012-02-27T19:38:00Z">
              <w:r>
                <w:t>EnclosedContent</w:t>
              </w:r>
            </w:ins>
            <w:r w:rsidRPr="005223F4">
              <w:t xml:space="preserve"> ]* </w:t>
            </w:r>
            <w:r w:rsidRPr="00074B0C">
              <w:rPr>
                <w:b/>
                <w:bCs/>
                <w:i/>
                <w:iCs/>
              </w:rPr>
              <w:t>PostfixSeparator</w:t>
            </w:r>
            <w:r w:rsidRPr="005223F4">
              <w:t xml:space="preserve"> </w:t>
            </w:r>
            <w:del w:id="2071" w:author="Steve Hanson" w:date="2012-02-27T19:34:00Z">
              <w:r w:rsidRPr="005223F4" w:rsidDel="0057182D">
                <w:delText xml:space="preserve">] </w:delText>
              </w:r>
              <w:commentRangeStart w:id="2072"/>
              <w:r w:rsidRPr="001B3022" w:rsidDel="0057182D">
                <w:rPr>
                  <w:b/>
                  <w:bCs/>
                  <w:i/>
                </w:rPr>
                <w:delText>FinalUnusedRegion</w:delText>
              </w:r>
              <w:commentRangeEnd w:id="2072"/>
              <w:r w:rsidDel="0057182D">
                <w:rPr>
                  <w:rStyle w:val="CommentReference"/>
                  <w:bCs/>
                </w:rPr>
                <w:commentReference w:id="2072"/>
              </w:r>
            </w:del>
          </w:p>
          <w:p w14:paraId="37E620AE" w14:textId="77777777" w:rsidR="005A5327" w:rsidRPr="005223F4" w:rsidDel="005A5327" w:rsidRDefault="005A5327" w:rsidP="001623D7">
            <w:pPr>
              <w:rPr>
                <w:del w:id="2073" w:author="Steve Hanson" w:date="2012-02-27T19:38:00Z"/>
              </w:rPr>
            </w:pPr>
            <w:del w:id="2074" w:author="Steve Hanson" w:date="2012-02-27T19:38:00Z">
              <w:r w:rsidRPr="005223F4" w:rsidDel="005A5327">
                <w:delText>SequenceItem = Element | Array | ComplexContent</w:delText>
              </w:r>
            </w:del>
          </w:p>
          <w:p w14:paraId="12807B4C" w14:textId="3B8C5222" w:rsidR="005A5327" w:rsidRPr="005223F4" w:rsidDel="00041028" w:rsidRDefault="005A5327" w:rsidP="001623D7">
            <w:pPr>
              <w:rPr>
                <w:del w:id="2075" w:author="mbeckerle" w:date="2012-04-22T21:55:00Z"/>
              </w:rPr>
            </w:pPr>
          </w:p>
          <w:p w14:paraId="6606BC0B" w14:textId="77777777" w:rsidR="005A5327" w:rsidRPr="005223F4" w:rsidRDefault="005A5327" w:rsidP="001623D7">
            <w:r w:rsidRPr="005223F4">
              <w:t xml:space="preserve">Choice = </w:t>
            </w:r>
            <w:r w:rsidRPr="005223F4">
              <w:rPr>
                <w:rFonts w:cs="Arial"/>
                <w:lang w:eastAsia="ja-JP" w:bidi="he-IL"/>
              </w:rPr>
              <w:t xml:space="preserve">LeftFraming </w:t>
            </w:r>
            <w:r w:rsidRPr="005223F4">
              <w:t xml:space="preserve">ChoiceContent </w:t>
            </w:r>
            <w:r w:rsidRPr="005223F4">
              <w:rPr>
                <w:rFonts w:cs="Arial"/>
                <w:lang w:eastAsia="ja-JP" w:bidi="he-IL"/>
              </w:rPr>
              <w:t>RightFraming</w:t>
            </w:r>
          </w:p>
          <w:p w14:paraId="2B68DCFF" w14:textId="77777777" w:rsidR="005A5327" w:rsidRDefault="005A5327" w:rsidP="001623D7">
            <w:pPr>
              <w:rPr>
                <w:ins w:id="2076" w:author="Steve Hanson" w:date="2012-02-27T19:37:00Z"/>
                <w:b/>
                <w:i/>
                <w:lang w:eastAsia="ja-JP" w:bidi="he-IL"/>
              </w:rPr>
            </w:pPr>
            <w:r w:rsidRPr="005223F4">
              <w:t>ChoiceContent = [ E</w:t>
            </w:r>
            <w:ins w:id="2077" w:author="Steve Hanson" w:date="2012-02-27T19:37:00Z">
              <w:r>
                <w:t>nclosedContent</w:t>
              </w:r>
            </w:ins>
            <w:del w:id="2078" w:author="Steve Hanson" w:date="2012-02-27T19:37:00Z">
              <w:r w:rsidRPr="005223F4" w:rsidDel="005A5327">
                <w:delText>lement | Array | ComplexContent</w:delText>
              </w:r>
            </w:del>
            <w:r w:rsidRPr="005223F4">
              <w:t xml:space="preserve"> ] </w:t>
            </w:r>
            <w:commentRangeStart w:id="2079"/>
            <w:del w:id="2080" w:author="Steve Hanson" w:date="2012-02-27T19:33:00Z">
              <w:r w:rsidRPr="005223F4" w:rsidDel="0057182D">
                <w:rPr>
                  <w:b/>
                  <w:i/>
                  <w:lang w:eastAsia="ja-JP" w:bidi="he-IL"/>
                </w:rPr>
                <w:delText>FinalU</w:delText>
              </w:r>
            </w:del>
            <w:ins w:id="2081" w:author="Steve Hanson" w:date="2012-02-27T19:33:00Z">
              <w:r>
                <w:rPr>
                  <w:b/>
                  <w:i/>
                  <w:lang w:eastAsia="ja-JP" w:bidi="he-IL"/>
                </w:rPr>
                <w:t>ChoiceU</w:t>
              </w:r>
            </w:ins>
            <w:r w:rsidRPr="005223F4">
              <w:rPr>
                <w:b/>
                <w:i/>
                <w:lang w:eastAsia="ja-JP" w:bidi="he-IL"/>
              </w:rPr>
              <w:t>nused</w:t>
            </w:r>
            <w:del w:id="2082" w:author="Steve Hanson" w:date="2012-02-27T19:39:00Z">
              <w:r w:rsidRPr="005223F4" w:rsidDel="005A5327">
                <w:rPr>
                  <w:b/>
                  <w:i/>
                  <w:lang w:eastAsia="ja-JP" w:bidi="he-IL"/>
                </w:rPr>
                <w:delText>Region</w:delText>
              </w:r>
            </w:del>
            <w:commentRangeEnd w:id="2079"/>
            <w:r>
              <w:rPr>
                <w:rStyle w:val="CommentReference"/>
              </w:rPr>
              <w:commentReference w:id="2079"/>
            </w:r>
          </w:p>
          <w:p w14:paraId="70F2E4CC" w14:textId="1137C735" w:rsidR="005A5327" w:rsidDel="00041028" w:rsidRDefault="005A5327" w:rsidP="001623D7">
            <w:pPr>
              <w:rPr>
                <w:ins w:id="2083" w:author="Steve Hanson" w:date="2012-02-27T19:37:00Z"/>
                <w:del w:id="2084" w:author="mbeckerle" w:date="2012-04-22T21:55:00Z"/>
                <w:b/>
                <w:i/>
                <w:lang w:eastAsia="ja-JP" w:bidi="he-IL"/>
              </w:rPr>
            </w:pPr>
          </w:p>
          <w:p w14:paraId="31404EDC" w14:textId="77777777" w:rsidR="005A5327" w:rsidRPr="005223F4" w:rsidRDefault="005A5327" w:rsidP="001623D7">
            <w:ins w:id="2085" w:author="Steve Hanson" w:date="2012-02-27T19:37:00Z">
              <w:r>
                <w:t>Enclosed</w:t>
              </w:r>
              <w:r w:rsidRPr="005223F4">
                <w:t xml:space="preserve">Content = [ </w:t>
              </w:r>
              <w:r>
                <w:t>Element | Array | Sequence | Group</w:t>
              </w:r>
              <w:r w:rsidRPr="005223F4">
                <w:t xml:space="preserve"> ]</w:t>
              </w:r>
            </w:ins>
            <w:commentRangeEnd w:id="2066"/>
            <w:r>
              <w:rPr>
                <w:rStyle w:val="CommentReference"/>
              </w:rPr>
              <w:commentReference w:id="2066"/>
            </w:r>
          </w:p>
        </w:tc>
      </w:tr>
      <w:tr w:rsidR="00D4613C" w:rsidRPr="005223F4" w14:paraId="23B74E17" w14:textId="77777777">
        <w:trPr>
          <w:trHeight w:val="773"/>
        </w:trPr>
        <w:tc>
          <w:tcPr>
            <w:tcW w:w="8388" w:type="dxa"/>
          </w:tcPr>
          <w:p w14:paraId="1E8C39A7" w14:textId="047F3E5E" w:rsidR="00D4613C" w:rsidRPr="005223F4" w:rsidDel="00041028" w:rsidRDefault="00D4613C" w:rsidP="001623D7">
            <w:pPr>
              <w:rPr>
                <w:del w:id="2086" w:author="mbeckerle" w:date="2012-04-22T21:55:00Z"/>
              </w:rPr>
            </w:pPr>
          </w:p>
          <w:p w14:paraId="048C7F7B" w14:textId="77777777" w:rsidR="00D4613C" w:rsidRPr="005223F4" w:rsidRDefault="00D4613C" w:rsidP="001623D7">
            <w:r w:rsidRPr="005223F4">
              <w:t xml:space="preserve">Array = [ Element [ </w:t>
            </w:r>
            <w:r w:rsidRPr="005223F4">
              <w:rPr>
                <w:b/>
                <w:i/>
              </w:rPr>
              <w:t>Separator</w:t>
            </w:r>
            <w:r w:rsidRPr="005223F4">
              <w:t xml:space="preserve"> Element ]*  [ </w:t>
            </w:r>
            <w:r w:rsidRPr="005223F4">
              <w:rPr>
                <w:b/>
                <w:i/>
              </w:rPr>
              <w:t>Separator</w:t>
            </w:r>
            <w:r w:rsidRPr="005223F4">
              <w:t xml:space="preserve"> StopValue] ]</w:t>
            </w:r>
          </w:p>
          <w:p w14:paraId="1D0353EC" w14:textId="77777777" w:rsidR="00D4613C" w:rsidRPr="005223F4" w:rsidRDefault="00D4613C" w:rsidP="001623D7">
            <w:r w:rsidRPr="005223F4">
              <w:t>StopValue = SimpleElement</w:t>
            </w:r>
          </w:p>
        </w:tc>
      </w:tr>
    </w:tbl>
    <w:p w14:paraId="4A3B9B87" w14:textId="77777777" w:rsidR="005C5A06" w:rsidRPr="005223F4" w:rsidRDefault="00E61185" w:rsidP="00E61185">
      <w:pPr>
        <w:pStyle w:val="Caption"/>
        <w:rPr>
          <w:rFonts w:ascii="Times New Roman" w:eastAsia="MS Mincho" w:hAnsi="Times New Roman"/>
          <w:sz w:val="24"/>
          <w:lang w:eastAsia="ja-JP" w:bidi="he-IL"/>
        </w:rPr>
      </w:pPr>
      <w:r w:rsidRPr="005223F4">
        <w:t xml:space="preserve">Table </w:t>
      </w:r>
      <w:r w:rsidR="008356D4">
        <w:fldChar w:fldCharType="begin"/>
      </w:r>
      <w:r w:rsidR="008356D4">
        <w:instrText xml:space="preserve"> SEQ Table \* ARABIC </w:instrText>
      </w:r>
      <w:r w:rsidR="008356D4">
        <w:fldChar w:fldCharType="separate"/>
      </w:r>
      <w:r w:rsidR="00D04199">
        <w:rPr>
          <w:noProof/>
        </w:rPr>
        <w:t>13</w:t>
      </w:r>
      <w:r w:rsidR="008356D4">
        <w:rPr>
          <w:noProof/>
        </w:rPr>
        <w:fldChar w:fldCharType="end"/>
      </w:r>
      <w:r w:rsidRPr="005223F4">
        <w:rPr>
          <w:noProof/>
        </w:rPr>
        <w:t xml:space="preserve"> DFDL Grammar Productions</w:t>
      </w:r>
    </w:p>
    <w:p w14:paraId="6BCA5558" w14:textId="6BE83B20" w:rsidR="00581391" w:rsidRPr="005223F4" w:rsidDel="00041028" w:rsidRDefault="00581391" w:rsidP="00581391">
      <w:pPr>
        <w:rPr>
          <w:del w:id="2087" w:author="mbeckerle" w:date="2012-04-22T21:56:00Z"/>
        </w:rPr>
      </w:pPr>
      <w:bookmarkStart w:id="2088" w:name="_Toc322911607"/>
      <w:bookmarkStart w:id="2089" w:name="_Toc322912146"/>
      <w:bookmarkStart w:id="2090" w:name="_Toc329092996"/>
      <w:bookmarkStart w:id="2091" w:name="_Toc332701509"/>
      <w:bookmarkStart w:id="2092" w:name="_Toc332701816"/>
      <w:bookmarkStart w:id="2093" w:name="_Toc332711610"/>
      <w:bookmarkStart w:id="2094" w:name="_Toc332711918"/>
      <w:bookmarkStart w:id="2095" w:name="_Toc332712220"/>
      <w:bookmarkStart w:id="2096" w:name="_Toc332724136"/>
      <w:bookmarkStart w:id="2097" w:name="_Toc332724436"/>
      <w:bookmarkEnd w:id="2088"/>
      <w:bookmarkEnd w:id="2089"/>
      <w:bookmarkEnd w:id="2090"/>
      <w:bookmarkEnd w:id="2091"/>
      <w:bookmarkEnd w:id="2092"/>
      <w:bookmarkEnd w:id="2093"/>
      <w:bookmarkEnd w:id="2094"/>
      <w:bookmarkEnd w:id="2095"/>
      <w:bookmarkEnd w:id="2096"/>
      <w:bookmarkEnd w:id="2097"/>
    </w:p>
    <w:p w14:paraId="4C38FFDD" w14:textId="47312DA4" w:rsidR="00581391" w:rsidRPr="005223F4" w:rsidDel="00041028" w:rsidRDefault="00581391" w:rsidP="00581391">
      <w:pPr>
        <w:rPr>
          <w:del w:id="2098" w:author="mbeckerle" w:date="2012-04-22T21:56:00Z"/>
        </w:rPr>
      </w:pPr>
      <w:bookmarkStart w:id="2099" w:name="_Toc322911608"/>
      <w:bookmarkStart w:id="2100" w:name="_Toc322912147"/>
      <w:bookmarkStart w:id="2101" w:name="_Toc329092997"/>
      <w:bookmarkStart w:id="2102" w:name="_Toc332701510"/>
      <w:bookmarkStart w:id="2103" w:name="_Toc332701817"/>
      <w:bookmarkStart w:id="2104" w:name="_Toc332711611"/>
      <w:bookmarkStart w:id="2105" w:name="_Toc332711919"/>
      <w:bookmarkStart w:id="2106" w:name="_Toc332712221"/>
      <w:bookmarkStart w:id="2107" w:name="_Toc332724137"/>
      <w:bookmarkStart w:id="2108" w:name="_Toc332724437"/>
      <w:bookmarkEnd w:id="2099"/>
      <w:bookmarkEnd w:id="2100"/>
      <w:bookmarkEnd w:id="2101"/>
      <w:bookmarkEnd w:id="2102"/>
      <w:bookmarkEnd w:id="2103"/>
      <w:bookmarkEnd w:id="2104"/>
      <w:bookmarkEnd w:id="2105"/>
      <w:bookmarkEnd w:id="2106"/>
      <w:bookmarkEnd w:id="2107"/>
      <w:bookmarkEnd w:id="2108"/>
    </w:p>
    <w:p w14:paraId="41BC9488" w14:textId="77777777" w:rsidR="00581391" w:rsidRPr="005223F4" w:rsidRDefault="00581391" w:rsidP="0095486F">
      <w:pPr>
        <w:pStyle w:val="Heading1"/>
      </w:pPr>
      <w:bookmarkStart w:id="2109" w:name="_Toc179788283"/>
      <w:bookmarkStart w:id="2110" w:name="_Toc199516304"/>
      <w:bookmarkStart w:id="2111" w:name="_Toc194983968"/>
      <w:bookmarkStart w:id="2112" w:name="_Toc243112816"/>
      <w:bookmarkStart w:id="2113" w:name="_Toc332724438"/>
      <w:r w:rsidRPr="005223F4">
        <w:t>Core Representation Properties and their Format Semantics</w:t>
      </w:r>
      <w:bookmarkEnd w:id="2109"/>
      <w:bookmarkEnd w:id="2110"/>
      <w:bookmarkEnd w:id="2111"/>
      <w:bookmarkEnd w:id="2112"/>
      <w:bookmarkEnd w:id="2113"/>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77777777"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 property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55C27BC1" w14:textId="2669DEDF" w:rsidR="007221BC" w:rsidRPr="005223F4" w:rsidDel="0045662B" w:rsidRDefault="007221BC" w:rsidP="00581391">
      <w:pPr>
        <w:rPr>
          <w:del w:id="2114" w:author="mbeckerle" w:date="2012-04-22T18:09:00Z"/>
        </w:rPr>
      </w:pPr>
    </w:p>
    <w:p w14:paraId="211270FC" w14:textId="77777777" w:rsidR="00581391" w:rsidRPr="005223F4" w:rsidRDefault="00581391" w:rsidP="00581391">
      <w:pPr>
        <w:numPr>
          <w:ilvl w:val="0"/>
          <w:numId w:val="13"/>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D04199">
        <w:rPr>
          <w:cs/>
        </w:rPr>
        <w:t>‎</w:t>
      </w:r>
      <w:r w:rsidR="00D04199">
        <w:t>11</w:t>
      </w:r>
      <w:r w:rsidR="00FE677C" w:rsidRPr="005223F4">
        <w:fldChar w:fldCharType="end"/>
      </w:r>
      <w:r w:rsidR="00FE677C" w:rsidRPr="005223F4">
        <w:t>)</w:t>
      </w:r>
    </w:p>
    <w:p w14:paraId="5B852D2A" w14:textId="77777777" w:rsidR="00581391" w:rsidRPr="005223F4" w:rsidRDefault="00581391" w:rsidP="00581391">
      <w:pPr>
        <w:numPr>
          <w:ilvl w:val="0"/>
          <w:numId w:val="13"/>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D04199">
        <w:rPr>
          <w:cs/>
        </w:rPr>
        <w:t>‎</w:t>
      </w:r>
      <w:r w:rsidR="00D04199">
        <w:t>12</w:t>
      </w:r>
      <w:r w:rsidR="00FE677C" w:rsidRPr="005223F4">
        <w:fldChar w:fldCharType="end"/>
      </w:r>
      <w:r w:rsidR="00FE677C" w:rsidRPr="005223F4">
        <w:t>)</w:t>
      </w:r>
    </w:p>
    <w:p w14:paraId="1F229840" w14:textId="77777777" w:rsidR="00581391" w:rsidRPr="005223F4" w:rsidRDefault="00581391" w:rsidP="00581391">
      <w:pPr>
        <w:numPr>
          <w:ilvl w:val="0"/>
          <w:numId w:val="13"/>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D04199">
        <w:rPr>
          <w:cs/>
        </w:rPr>
        <w:t>‎</w:t>
      </w:r>
      <w:r w:rsidR="00D04199">
        <w:t>13</w:t>
      </w:r>
      <w:r w:rsidR="00FE677C" w:rsidRPr="005223F4">
        <w:fldChar w:fldCharType="end"/>
      </w:r>
      <w:r w:rsidR="00FE677C" w:rsidRPr="005223F4">
        <w:t xml:space="preserve"> )</w:t>
      </w:r>
    </w:p>
    <w:p w14:paraId="0D37899F" w14:textId="77777777" w:rsidR="00581391" w:rsidRPr="005223F4" w:rsidRDefault="00581391" w:rsidP="00C73C52">
      <w:pPr>
        <w:numPr>
          <w:ilvl w:val="0"/>
          <w:numId w:val="13"/>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D04199">
        <w:rPr>
          <w:cs/>
        </w:rPr>
        <w:t>‎</w:t>
      </w:r>
      <w:r w:rsidR="00D04199">
        <w:t>14</w:t>
      </w:r>
      <w:r w:rsidR="00FE677C" w:rsidRPr="005223F4">
        <w:fldChar w:fldCharType="end"/>
      </w:r>
      <w:r w:rsidR="00FE677C" w:rsidRPr="005223F4">
        <w:t xml:space="preserve"> )</w:t>
      </w:r>
    </w:p>
    <w:p w14:paraId="26A75F59" w14:textId="77777777" w:rsidR="00581391" w:rsidRPr="005223F4" w:rsidRDefault="00581391" w:rsidP="007D4F9F">
      <w:pPr>
        <w:numPr>
          <w:ilvl w:val="0"/>
          <w:numId w:val="13"/>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D04199">
        <w:rPr>
          <w:cs/>
        </w:rPr>
        <w:t>‎</w:t>
      </w:r>
      <w:r w:rsidR="00D04199">
        <w:t>15</w:t>
      </w:r>
      <w:r w:rsidR="00FE677C" w:rsidRPr="005223F4">
        <w:fldChar w:fldCharType="end"/>
      </w:r>
      <w:r w:rsidR="00FE677C" w:rsidRPr="005223F4">
        <w:t xml:space="preserve"> )</w:t>
      </w:r>
    </w:p>
    <w:p w14:paraId="7E0190DA" w14:textId="77777777" w:rsidR="00581391" w:rsidRPr="005223F4" w:rsidRDefault="00581391" w:rsidP="00581391">
      <w:pPr>
        <w:numPr>
          <w:ilvl w:val="0"/>
          <w:numId w:val="13"/>
        </w:numPr>
      </w:pPr>
      <w:r w:rsidRPr="005223F4">
        <w:t>Arrays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D04199">
        <w:rPr>
          <w:cs/>
        </w:rPr>
        <w:t>‎</w:t>
      </w:r>
      <w:r w:rsidR="00D04199">
        <w:t>16</w:t>
      </w:r>
      <w:r w:rsidR="00FE677C" w:rsidRPr="005223F4">
        <w:fldChar w:fldCharType="end"/>
      </w:r>
      <w:r w:rsidR="00FE677C" w:rsidRPr="005223F4">
        <w:t xml:space="preserve"> )</w:t>
      </w:r>
    </w:p>
    <w:p w14:paraId="1D1EEBE4" w14:textId="77777777" w:rsidR="007D4F9F" w:rsidRPr="005223F4" w:rsidRDefault="007D4F9F" w:rsidP="00581391">
      <w:pPr>
        <w:numPr>
          <w:ilvl w:val="0"/>
          <w:numId w:val="13"/>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D04199">
        <w:rPr>
          <w:cs/>
        </w:rPr>
        <w:t>‎</w:t>
      </w:r>
      <w:r w:rsidR="00D04199">
        <w:t>17</w:t>
      </w:r>
      <w:r w:rsidR="00FE677C" w:rsidRPr="005223F4">
        <w:fldChar w:fldCharType="end"/>
      </w:r>
      <w:r w:rsidR="00FE677C" w:rsidRPr="005223F4">
        <w:t xml:space="preserve"> )</w:t>
      </w:r>
    </w:p>
    <w:p w14:paraId="464C447F" w14:textId="44B0BF86" w:rsidR="007D4F9F" w:rsidRPr="005223F4" w:rsidDel="00041028" w:rsidRDefault="007D4F9F" w:rsidP="007D4F9F">
      <w:pPr>
        <w:ind w:left="360"/>
        <w:rPr>
          <w:del w:id="2115" w:author="mbeckerle" w:date="2012-04-22T21:56:00Z"/>
        </w:rPr>
      </w:pP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6E8CFA9E" w14:textId="4BB05471" w:rsidR="001C2DC2" w:rsidRPr="005223F4" w:rsidDel="00041028" w:rsidRDefault="001C2DC2" w:rsidP="00581391">
      <w:pPr>
        <w:rPr>
          <w:del w:id="2116" w:author="mbeckerle" w:date="2012-04-22T21:56:00Z"/>
        </w:rPr>
      </w:pPr>
    </w:p>
    <w:p w14:paraId="317771AA" w14:textId="7777777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type required for the property.</w:t>
      </w:r>
      <w:r w:rsidR="00BF2AAE" w:rsidRPr="005223F4">
        <w:rPr>
          <w:iCs/>
        </w:rPr>
        <w:t xml:space="preserve"> Those properties that take an expression explicitly state in the description. Other properties do not take an expression.</w:t>
      </w:r>
    </w:p>
    <w:p w14:paraId="4E5060BF" w14:textId="46A447F2" w:rsidR="001C2DC2" w:rsidRPr="005223F4" w:rsidDel="00041028" w:rsidRDefault="001C2DC2" w:rsidP="00581391">
      <w:pPr>
        <w:rPr>
          <w:del w:id="2117" w:author="mbeckerle" w:date="2012-04-22T21:56:00Z"/>
          <w:iCs/>
        </w:rPr>
      </w:pP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15F52DC9" w14:textId="2768E10A" w:rsidR="001C2DC2" w:rsidRPr="005223F4" w:rsidDel="00041028" w:rsidRDefault="001C2DC2" w:rsidP="00581391">
      <w:pPr>
        <w:rPr>
          <w:del w:id="2118" w:author="mbeckerle" w:date="2012-04-22T21:56:00Z"/>
          <w:iCs/>
        </w:rPr>
      </w:pPr>
      <w:bookmarkStart w:id="2119" w:name="_Toc322911610"/>
      <w:bookmarkStart w:id="2120" w:name="_Toc322912149"/>
      <w:bookmarkStart w:id="2121" w:name="_Toc329092999"/>
      <w:bookmarkStart w:id="2122" w:name="_Toc332701512"/>
      <w:bookmarkStart w:id="2123" w:name="_Toc332701819"/>
      <w:bookmarkStart w:id="2124" w:name="_Toc332711613"/>
      <w:bookmarkStart w:id="2125" w:name="_Toc332711921"/>
      <w:bookmarkStart w:id="2126" w:name="_Toc332712223"/>
      <w:bookmarkStart w:id="2127" w:name="_Toc332724139"/>
      <w:bookmarkStart w:id="2128" w:name="_Toc332724439"/>
      <w:bookmarkEnd w:id="2119"/>
      <w:bookmarkEnd w:id="2120"/>
      <w:bookmarkEnd w:id="2121"/>
      <w:bookmarkEnd w:id="2122"/>
      <w:bookmarkEnd w:id="2123"/>
      <w:bookmarkEnd w:id="2124"/>
      <w:bookmarkEnd w:id="2125"/>
      <w:bookmarkEnd w:id="2126"/>
      <w:bookmarkEnd w:id="2127"/>
      <w:bookmarkEnd w:id="2128"/>
    </w:p>
    <w:p w14:paraId="79EA4711" w14:textId="7D8DF31A" w:rsidR="00862855" w:rsidRPr="005223F4" w:rsidDel="00041028" w:rsidRDefault="00862855" w:rsidP="00862855">
      <w:pPr>
        <w:rPr>
          <w:del w:id="2129" w:author="mbeckerle" w:date="2012-04-22T21:56:00Z"/>
        </w:rPr>
      </w:pPr>
      <w:bookmarkStart w:id="2130" w:name="_Toc322911611"/>
      <w:bookmarkStart w:id="2131" w:name="_Toc322912150"/>
      <w:bookmarkStart w:id="2132" w:name="_Toc329093000"/>
      <w:bookmarkStart w:id="2133" w:name="_Toc332701513"/>
      <w:bookmarkStart w:id="2134" w:name="_Toc332701820"/>
      <w:bookmarkStart w:id="2135" w:name="_Toc332711614"/>
      <w:bookmarkStart w:id="2136" w:name="_Toc332711922"/>
      <w:bookmarkStart w:id="2137" w:name="_Toc332712224"/>
      <w:bookmarkStart w:id="2138" w:name="_Toc332724140"/>
      <w:bookmarkStart w:id="2139" w:name="_Toc332724440"/>
      <w:bookmarkEnd w:id="2130"/>
      <w:bookmarkEnd w:id="2131"/>
      <w:bookmarkEnd w:id="2132"/>
      <w:bookmarkEnd w:id="2133"/>
      <w:bookmarkEnd w:id="2134"/>
      <w:bookmarkEnd w:id="2135"/>
      <w:bookmarkEnd w:id="2136"/>
      <w:bookmarkEnd w:id="2137"/>
      <w:bookmarkEnd w:id="2138"/>
      <w:bookmarkEnd w:id="2139"/>
    </w:p>
    <w:p w14:paraId="2BB54938" w14:textId="77777777" w:rsidR="00E41F63" w:rsidRPr="005223F4" w:rsidRDefault="00666EF4" w:rsidP="001C27CA">
      <w:pPr>
        <w:pStyle w:val="Heading1"/>
      </w:pPr>
      <w:bookmarkStart w:id="2140" w:name="_Toc130873625"/>
      <w:bookmarkStart w:id="2141" w:name="_Toc140549597"/>
      <w:bookmarkStart w:id="2142" w:name="_Toc177399079"/>
      <w:bookmarkStart w:id="2143" w:name="_Toc175057366"/>
      <w:bookmarkStart w:id="2144" w:name="_Toc199516305"/>
      <w:bookmarkStart w:id="2145" w:name="_Toc194983969"/>
      <w:bookmarkStart w:id="2146" w:name="_Toc243112817"/>
      <w:bookmarkStart w:id="2147" w:name="_Ref255476147"/>
      <w:bookmarkStart w:id="2148" w:name="_Ref322880110"/>
      <w:bookmarkStart w:id="2149" w:name="_Ref322880152"/>
      <w:bookmarkStart w:id="2150" w:name="_Toc332724441"/>
      <w:bookmarkEnd w:id="1675"/>
      <w:bookmarkEnd w:id="1676"/>
      <w:bookmarkEnd w:id="1677"/>
      <w:r w:rsidRPr="005223F4">
        <w:t xml:space="preserve">Properties </w:t>
      </w:r>
      <w:bookmarkEnd w:id="2140"/>
      <w:bookmarkEnd w:id="2141"/>
      <w:r w:rsidR="001C27CA" w:rsidRPr="005223F4">
        <w:t xml:space="preserve">Common to </w:t>
      </w:r>
      <w:r w:rsidR="000745EA" w:rsidRPr="005223F4">
        <w:t>both</w:t>
      </w:r>
      <w:r w:rsidR="001C27CA" w:rsidRPr="005223F4">
        <w:t xml:space="preserve"> Content and Framing</w:t>
      </w:r>
      <w:bookmarkEnd w:id="2142"/>
      <w:bookmarkEnd w:id="2143"/>
      <w:bookmarkEnd w:id="2144"/>
      <w:bookmarkEnd w:id="2145"/>
      <w:bookmarkEnd w:id="2146"/>
      <w:bookmarkEnd w:id="2147"/>
      <w:bookmarkEnd w:id="2148"/>
      <w:bookmarkEnd w:id="2149"/>
      <w:bookmarkEnd w:id="2150"/>
    </w:p>
    <w:p w14:paraId="64C6AE80" w14:textId="49B42EAC" w:rsidR="00E41F63" w:rsidRPr="005223F4" w:rsidDel="00041028" w:rsidRDefault="00E41F63" w:rsidP="00E41F63">
      <w:pPr>
        <w:rPr>
          <w:del w:id="2151" w:author="mbeckerle" w:date="2012-04-22T21:56: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6860"/>
      </w:tblGrid>
      <w:tr w:rsidR="00E41F63" w:rsidRPr="005223F4" w14:paraId="1C024B8F" w14:textId="77777777" w:rsidTr="00240AC5">
        <w:tc>
          <w:tcPr>
            <w:tcW w:w="2248" w:type="dxa"/>
            <w:shd w:val="clear" w:color="auto" w:fill="F3F3F3"/>
          </w:tcPr>
          <w:p w14:paraId="35215771" w14:textId="77777777" w:rsidR="00E41F63" w:rsidRPr="002F1B64" w:rsidRDefault="00E41F63" w:rsidP="00D67874">
            <w:pPr>
              <w:rPr>
                <w:b/>
              </w:rPr>
            </w:pPr>
            <w:r w:rsidRPr="002F1B64">
              <w:rPr>
                <w:b/>
              </w:rPr>
              <w:t>Property Name</w:t>
            </w:r>
          </w:p>
        </w:tc>
        <w:tc>
          <w:tcPr>
            <w:tcW w:w="6860" w:type="dxa"/>
            <w:shd w:val="clear" w:color="auto" w:fill="F3F3F3"/>
          </w:tcPr>
          <w:p w14:paraId="5B2455F4" w14:textId="77777777" w:rsidR="00E41F63" w:rsidRPr="002F1B64" w:rsidRDefault="00E41F63" w:rsidP="00D67874">
            <w:pPr>
              <w:rPr>
                <w:b/>
              </w:rPr>
            </w:pPr>
            <w:r w:rsidRPr="002F1B64">
              <w:rPr>
                <w:b/>
              </w:rPr>
              <w:t>Description</w:t>
            </w:r>
          </w:p>
        </w:tc>
      </w:tr>
      <w:tr w:rsidR="00E41F63" w:rsidRPr="005223F4" w14:paraId="5ABBC42E" w14:textId="77777777" w:rsidTr="00240AC5">
        <w:tc>
          <w:tcPr>
            <w:tcW w:w="2248" w:type="dxa"/>
            <w:shd w:val="clear" w:color="auto" w:fill="auto"/>
          </w:tcPr>
          <w:p w14:paraId="1F195F3A" w14:textId="77777777" w:rsidR="00E41F63" w:rsidRPr="005223F4" w:rsidRDefault="00E41F63" w:rsidP="00D67874">
            <w:r w:rsidRPr="005223F4">
              <w:t>byteOrder</w:t>
            </w:r>
          </w:p>
        </w:tc>
        <w:tc>
          <w:tcPr>
            <w:tcW w:w="6860" w:type="dxa"/>
            <w:shd w:val="clear" w:color="auto" w:fill="auto"/>
          </w:tcPr>
          <w:p w14:paraId="2B670957"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ADE1D35" w14:textId="77777777" w:rsidR="00E41F63" w:rsidRPr="005223F4" w:rsidRDefault="00E41F63" w:rsidP="00D67874">
            <w:r w:rsidRPr="005223F4">
              <w:t>Valid values ‘</w:t>
            </w:r>
            <w:r w:rsidR="00405385" w:rsidRPr="005223F4">
              <w:t>bigEndian</w:t>
            </w:r>
            <w:r w:rsidRPr="005223F4">
              <w:t>’, ‘</w:t>
            </w:r>
            <w:r w:rsidR="00405385" w:rsidRPr="005223F4">
              <w:t>littleEndian</w:t>
            </w:r>
            <w:r w:rsidRPr="005223F4">
              <w:t xml:space="preserve">’.  </w:t>
            </w:r>
          </w:p>
          <w:p w14:paraId="2613427D" w14:textId="77777777" w:rsidR="0095486F" w:rsidRPr="005223F4" w:rsidRDefault="0095486F" w:rsidP="00D67874">
            <w:r w:rsidRPr="005223F4">
              <w:t xml:space="preserve">This property can be computed by way of an expression which returns the string </w:t>
            </w:r>
            <w:r w:rsidR="00CC2406" w:rsidRPr="005223F4">
              <w:t>'</w:t>
            </w:r>
            <w:r w:rsidR="00405385" w:rsidRPr="005223F4">
              <w:t>bigEndian</w:t>
            </w:r>
            <w:r w:rsidR="00CC2406" w:rsidRPr="005223F4">
              <w:t>'</w:t>
            </w:r>
            <w:r w:rsidRPr="005223F4">
              <w:t xml:space="preserve"> or </w:t>
            </w:r>
            <w:r w:rsidR="00CC2406" w:rsidRPr="005223F4">
              <w:t>'</w:t>
            </w:r>
            <w:r w:rsidR="00405385" w:rsidRPr="005223F4">
              <w:t>littleEndian</w:t>
            </w:r>
            <w:r w:rsidR="00CC2406" w:rsidRPr="005223F4">
              <w:t>'</w:t>
            </w:r>
            <w:r w:rsidRPr="005223F4">
              <w:t>.</w:t>
            </w:r>
            <w:r w:rsidR="00450683" w:rsidRPr="005223F4">
              <w:t xml:space="preserve"> </w:t>
            </w:r>
            <w:r w:rsidR="00AF2EC9" w:rsidRPr="00240AC5">
              <w:rPr>
                <w:sz w:val="18"/>
                <w:szCs w:val="16"/>
              </w:rPr>
              <w:t>The expression must not contain forward references to elements which have not yet been processed.</w:t>
            </w:r>
            <w:ins w:id="2152" w:author="Steve Hanson" w:date="2012-02-23T14:50:00Z">
              <w:r w:rsidR="00EF7E2C" w:rsidRPr="00240AC5">
                <w:rPr>
                  <w:sz w:val="18"/>
                  <w:szCs w:val="16"/>
                </w:rPr>
                <w:t xml:space="preserve"> </w:t>
              </w:r>
              <w:commentRangeStart w:id="2153"/>
              <w:r w:rsidR="00EF7E2C" w:rsidRPr="00240AC5">
                <w:rPr>
                  <w:sz w:val="18"/>
                  <w:szCs w:val="16"/>
                </w:rPr>
                <w:t xml:space="preserve">  </w:t>
              </w:r>
            </w:ins>
            <w:commentRangeEnd w:id="2153"/>
            <w:r w:rsidR="00EF7E2C" w:rsidRPr="00240AC5">
              <w:rPr>
                <w:rStyle w:val="CommentReference"/>
                <w:bCs/>
              </w:rPr>
              <w:commentReference w:id="2153"/>
            </w:r>
          </w:p>
          <w:p w14:paraId="4BEA6CC8" w14:textId="77777777" w:rsidR="00E41F63" w:rsidRDefault="00170146" w:rsidP="00D67874">
            <w:pPr>
              <w:rPr>
                <w:ins w:id="2154" w:author="mbeckerle" w:date="2012-03-24T16:50:00Z"/>
              </w:rPr>
            </w:pPr>
            <w:r w:rsidRPr="005223F4">
              <w:t>Note that there is, intentionally, no such thing as 'n</w:t>
            </w:r>
            <w:r w:rsidR="00E41F63" w:rsidRPr="005223F4">
              <w:t>ative</w:t>
            </w:r>
            <w:r w:rsidRPr="005223F4">
              <w:t>' endian</w:t>
            </w:r>
            <w:r w:rsidRPr="00240AC5">
              <w:rPr>
                <w:rStyle w:val="FootnoteReference"/>
                <w:szCs w:val="18"/>
              </w:rPr>
              <w:footnoteReference w:id="9"/>
            </w:r>
            <w:r w:rsidRPr="005223F4">
              <w:t>.</w:t>
            </w:r>
          </w:p>
          <w:p w14:paraId="7B5C1769" w14:textId="77777777" w:rsidR="00712A7A" w:rsidRDefault="00712A7A" w:rsidP="00712A7A">
            <w:pPr>
              <w:rPr>
                <w:ins w:id="2155" w:author="mbeckerle" w:date="2012-04-22T16:01:00Z"/>
                <w:rFonts w:ascii="Helv" w:hAnsi="Helv" w:cs="Helv"/>
                <w:color w:val="000000"/>
              </w:rPr>
            </w:pPr>
            <w:ins w:id="2156" w:author="mbeckerle" w:date="2012-03-24T16:51:00Z">
              <w:r w:rsidRPr="00240AC5">
                <w:rPr>
                  <w:rFonts w:ascii="Helv" w:hAnsi="Helv" w:cs="Helv"/>
                  <w:color w:val="000000"/>
                </w:rPr>
                <w:t>The p</w:t>
              </w:r>
            </w:ins>
            <w:ins w:id="2157" w:author="mbeckerle" w:date="2012-03-24T16:50:00Z">
              <w:r w:rsidRPr="00240AC5">
                <w:rPr>
                  <w:rFonts w:ascii="Helv" w:hAnsi="Helv" w:cs="Helv"/>
                  <w:color w:val="000000"/>
                </w:rPr>
                <w:t>roperty byteOrder</w:t>
              </w:r>
              <w:r w:rsidRPr="00240AC5">
                <w:rPr>
                  <w:rFonts w:ascii="Helv" w:eastAsia="Helv" w:hAnsi="Helv" w:cs="Helv"/>
                  <w:color w:val="000000"/>
                </w:rPr>
                <w:t xml:space="preserve"> </w:t>
              </w:r>
              <w:r w:rsidRPr="00240AC5">
                <w:rPr>
                  <w:rFonts w:ascii="Helv" w:hAnsi="Helv" w:cs="Helv"/>
                  <w:color w:val="000000"/>
                </w:rPr>
                <w:t>applies</w:t>
              </w:r>
              <w:r w:rsidRPr="00240AC5">
                <w:rPr>
                  <w:rFonts w:ascii="Helv" w:eastAsia="Helv" w:hAnsi="Helv" w:cs="Helv"/>
                  <w:color w:val="000000"/>
                </w:rPr>
                <w:t xml:space="preserve"> </w:t>
              </w:r>
              <w:r w:rsidRPr="00240AC5">
                <w:rPr>
                  <w:rFonts w:ascii="Helv" w:hAnsi="Helv" w:cs="Helv"/>
                  <w:color w:val="000000"/>
                </w:rPr>
                <w:t>to</w:t>
              </w:r>
              <w:r w:rsidRPr="00240AC5">
                <w:rPr>
                  <w:rFonts w:ascii="Helv" w:eastAsia="Helv" w:hAnsi="Helv" w:cs="Helv"/>
                  <w:color w:val="000000"/>
                </w:rPr>
                <w:t xml:space="preserve"> </w:t>
              </w:r>
              <w:r w:rsidRPr="00240AC5">
                <w:rPr>
                  <w:rFonts w:ascii="Helv" w:hAnsi="Helv" w:cs="Helv"/>
                  <w:color w:val="000000"/>
                </w:rPr>
                <w:t>all</w:t>
              </w:r>
              <w:r w:rsidRPr="00240AC5">
                <w:rPr>
                  <w:rFonts w:ascii="Helv" w:eastAsia="Helv" w:hAnsi="Helv" w:cs="Helv"/>
                  <w:color w:val="000000"/>
                </w:rPr>
                <w:t xml:space="preserve"> </w:t>
              </w:r>
              <w:r w:rsidRPr="00240AC5">
                <w:rPr>
                  <w:rFonts w:ascii="Helv" w:hAnsi="Helv" w:cs="Helv"/>
                  <w:color w:val="000000"/>
                </w:rPr>
                <w:t>Numbers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Calendars</w:t>
              </w:r>
              <w:r w:rsidRPr="00240AC5">
                <w:rPr>
                  <w:rFonts w:ascii="Helv" w:eastAsia="Helv" w:hAnsi="Helv" w:cs="Helv"/>
                  <w:color w:val="000000"/>
                </w:rPr>
                <w:t xml:space="preserve"> </w:t>
              </w:r>
              <w:r w:rsidRPr="00240AC5">
                <w:rPr>
                  <w:rFonts w:ascii="Helv" w:hAnsi="Helv" w:cs="Helv"/>
                  <w:color w:val="000000"/>
                </w:rPr>
                <w:t>with</w:t>
              </w:r>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Specifically</w:t>
              </w:r>
              <w:r w:rsidRPr="00240AC5">
                <w:rPr>
                  <w:rFonts w:ascii="Helv" w:eastAsia="Helv" w:hAnsi="Helv" w:cs="Helv"/>
                  <w:color w:val="000000"/>
                </w:rPr>
                <w:t xml:space="preserve"> </w:t>
              </w:r>
              <w:r w:rsidRPr="00240AC5">
                <w:rPr>
                  <w:rFonts w:ascii="Helv" w:hAnsi="Helv" w:cs="Helv"/>
                  <w:color w:val="000000"/>
                </w:rPr>
                <w:t>that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integers,</w:t>
              </w:r>
              <w:r w:rsidRPr="00240AC5">
                <w:rPr>
                  <w:rFonts w:ascii="Helv" w:eastAsia="Helv" w:hAnsi="Helv" w:cs="Helv"/>
                  <w:color w:val="000000"/>
                </w:rPr>
                <w:t xml:space="preserve"> </w:t>
              </w:r>
              <w:r w:rsidRPr="00240AC5">
                <w:rPr>
                  <w:rFonts w:ascii="Helv" w:hAnsi="Helv" w:cs="Helv"/>
                  <w:color w:val="000000"/>
                </w:rPr>
                <w:t>packed</w:t>
              </w:r>
              <w:r w:rsidRPr="00240AC5">
                <w:rPr>
                  <w:rFonts w:ascii="Helv" w:eastAsia="Helv" w:hAnsi="Helv" w:cs="Helv"/>
                  <w:color w:val="000000"/>
                </w:rPr>
                <w:t xml:space="preserve"> </w:t>
              </w:r>
              <w:r w:rsidRPr="00240AC5">
                <w:rPr>
                  <w:rFonts w:ascii="Helv" w:hAnsi="Helv" w:cs="Helv"/>
                  <w:color w:val="000000"/>
                </w:rPr>
                <w:t>decimals,</w:t>
              </w:r>
              <w:r w:rsidRPr="00240AC5">
                <w:rPr>
                  <w:rFonts w:ascii="Helv" w:eastAsia="Helv" w:hAnsi="Helv" w:cs="Helv"/>
                  <w:color w:val="000000"/>
                </w:rPr>
                <w:t xml:space="preserve"> </w:t>
              </w:r>
              <w:r w:rsidRPr="00240AC5">
                <w:rPr>
                  <w:rFonts w:ascii="Helv" w:hAnsi="Helv" w:cs="Helv"/>
                  <w:color w:val="000000"/>
                </w:rPr>
                <w:t>BCD,</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floats,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seconds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milliseconds.</w:t>
              </w:r>
            </w:ins>
          </w:p>
          <w:p w14:paraId="04B73A30" w14:textId="206F4AA3" w:rsidR="008061CB" w:rsidRPr="00712A7A" w:rsidDel="00041028" w:rsidRDefault="008061CB" w:rsidP="00712A7A">
            <w:pPr>
              <w:rPr>
                <w:del w:id="2158" w:author="mbeckerle" w:date="2012-04-22T21:56:00Z"/>
              </w:rPr>
            </w:pPr>
          </w:p>
          <w:p w14:paraId="0A3B8C51" w14:textId="5ADFC00A" w:rsidR="008061CB" w:rsidRDefault="008061CB" w:rsidP="00D67874">
            <w:pPr>
              <w:rPr>
                <w:ins w:id="2159" w:author="mbeckerle" w:date="2012-04-22T16:01:00Z"/>
                <w:rFonts w:ascii="Helv" w:hAnsi="Helv" w:cs="Helv"/>
                <w:color w:val="000000"/>
              </w:rPr>
            </w:pPr>
            <w:ins w:id="2160" w:author="mbeckerle" w:date="2012-04-22T16:01:00Z">
              <w:r>
                <w:rPr>
                  <w:rFonts w:ascii="Helv" w:hAnsi="Helv" w:cs="Helv"/>
                  <w:color w:val="000000"/>
                </w:rPr>
                <w:t>The</w:t>
              </w:r>
              <w:r>
                <w:rPr>
                  <w:rFonts w:ascii="Helv" w:eastAsia="Helv" w:hAnsi="Helv" w:cs="Helv"/>
                  <w:color w:val="000000"/>
                </w:rPr>
                <w:t xml:space="preserve"> b</w:t>
              </w:r>
              <w:r>
                <w:rPr>
                  <w:rFonts w:ascii="Helv" w:hAnsi="Helv" w:cs="Helv"/>
                  <w:color w:val="000000"/>
                </w:rPr>
                <w:t>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ins>
            <w:ins w:id="2161" w:author="mbeckerle" w:date="2012-04-22T16:02:00Z">
              <w:r>
                <w:rPr>
                  <w:rFonts w:ascii="Helv" w:eastAsia="Helv" w:hAnsi="Helv" w:cs="Helv"/>
                  <w:color w:val="000000"/>
                </w:rPr>
                <w:t xml:space="preserve">multi-byte </w:t>
              </w:r>
            </w:ins>
            <w:ins w:id="2162" w:author="mbeckerle" w:date="2012-04-22T16:01:00Z">
              <w:r>
                <w:rPr>
                  <w:rFonts w:ascii="Helv" w:hAnsi="Helv" w:cs="Helv"/>
                  <w:color w:val="000000"/>
                </w:rPr>
                <w:t>encodings</w:t>
              </w:r>
            </w:ins>
            <w:ins w:id="2163" w:author="mbeckerle" w:date="2012-04-22T16:02:00Z">
              <w:r>
                <w:rPr>
                  <w:rFonts w:ascii="Helv" w:hAnsi="Helv" w:cs="Helv"/>
                  <w:color w:val="000000"/>
                </w:rPr>
                <w:t xml:space="preserve"> that do not specify the byte order (UTF-16 and UTF-32)</w:t>
              </w:r>
            </w:ins>
            <w:ins w:id="2164" w:author="mbeckerle" w:date="2012-04-22T16:03:00Z">
              <w:r>
                <w:rPr>
                  <w:rFonts w:ascii="Helv" w:hAnsi="Helv" w:cs="Helv"/>
                  <w:color w:val="000000"/>
                </w:rPr>
                <w:t xml:space="preserve">. </w:t>
              </w:r>
              <w:r>
                <w:t xml:space="preserve">See Section </w:t>
              </w:r>
              <w:r>
                <w:fldChar w:fldCharType="begin"/>
              </w:r>
              <w:r>
                <w:instrText xml:space="preserve"> REF _Ref320436132 \r \h </w:instrText>
              </w:r>
            </w:ins>
            <w:ins w:id="2165" w:author="mbeckerle" w:date="2012-04-22T16:03:00Z">
              <w:r>
                <w:fldChar w:fldCharType="separate"/>
              </w:r>
              <w:r>
                <w:t>11.1</w:t>
              </w:r>
              <w:r>
                <w:fldChar w:fldCharType="end"/>
              </w:r>
              <w:r>
                <w:t xml:space="preserve"> </w:t>
              </w:r>
              <w:r>
                <w:fldChar w:fldCharType="begin"/>
              </w:r>
              <w:r>
                <w:instrText xml:space="preserve"> REF _Ref320436132 \h </w:instrText>
              </w:r>
            </w:ins>
            <w:ins w:id="2166" w:author="mbeckerle" w:date="2012-04-22T16:03:00Z">
              <w:r>
                <w:fldChar w:fldCharType="separate"/>
              </w:r>
              <w:r>
                <w:t>Unicode Byte Order Marks (BOM)</w:t>
              </w:r>
              <w:r>
                <w:fldChar w:fldCharType="end"/>
              </w:r>
              <w:r>
                <w:t xml:space="preserve"> for details.</w:t>
              </w:r>
            </w:ins>
          </w:p>
          <w:p w14:paraId="16FB006C" w14:textId="3FED6E07" w:rsidR="00E41F63" w:rsidRPr="005223F4" w:rsidDel="008061CB" w:rsidRDefault="00E41F63" w:rsidP="00D67874">
            <w:pPr>
              <w:rPr>
                <w:del w:id="2167" w:author="mbeckerle" w:date="2012-04-22T16:01:00Z"/>
              </w:rPr>
            </w:pPr>
            <w:commentRangeStart w:id="2168"/>
            <w:del w:id="2169" w:author="mbeckerle" w:date="2012-04-22T16:01:00Z">
              <w:r w:rsidRPr="005223F4" w:rsidDel="008061CB">
                <w:delText>This also applies to character data for multi-byte character sets when the encoding is not specific. E.g., UTF-16 and UTF-32.</w:delText>
              </w:r>
              <w:r w:rsidR="00DF6FC7" w:rsidRPr="005223F4" w:rsidDel="008061CB">
                <w:delText xml:space="preserve"> Note that when the character set encoding is specific about the byte order (</w:delText>
              </w:r>
              <w:r w:rsidR="001D4A47" w:rsidRPr="005223F4" w:rsidDel="008061CB">
                <w:delText>e.g.</w:delText>
              </w:r>
              <w:r w:rsidR="00DF6FC7" w:rsidRPr="005223F4" w:rsidDel="008061CB">
                <w:delText>, UTF-16BE), then the byteOrder property is ignored when processing text/strings having that encoding.</w:delText>
              </w:r>
            </w:del>
          </w:p>
          <w:p w14:paraId="364BEAA7" w14:textId="12A2CA67" w:rsidR="008A1FE0" w:rsidRPr="005223F4" w:rsidDel="008061CB" w:rsidRDefault="008A1FE0" w:rsidP="00D67874">
            <w:pPr>
              <w:rPr>
                <w:del w:id="2170" w:author="mbeckerle" w:date="2012-04-22T16:01:00Z"/>
              </w:rPr>
            </w:pPr>
            <w:del w:id="2171" w:author="mbeckerle" w:date="2012-04-22T16:01:00Z">
              <w:r w:rsidRPr="005223F4" w:rsidDel="008061CB">
                <w:delText>Note: The Unicode byte order mark is treated as a normal character and does not affect encoding.</w:delText>
              </w:r>
            </w:del>
          </w:p>
          <w:commentRangeEnd w:id="2168"/>
          <w:p w14:paraId="1975E415" w14:textId="25289C47" w:rsidR="00E41F63" w:rsidRPr="005223F4" w:rsidRDefault="00EF7E2C" w:rsidP="00D67874">
            <w:r w:rsidRPr="00240AC5">
              <w:rPr>
                <w:rStyle w:val="CommentReference"/>
                <w:bCs/>
              </w:rPr>
              <w:commentReference w:id="2172"/>
            </w:r>
            <w:r w:rsidRPr="00240AC5">
              <w:rPr>
                <w:rStyle w:val="CommentReference"/>
                <w:bCs/>
              </w:rPr>
              <w:commentReference w:id="2168"/>
            </w:r>
            <w:r w:rsidR="00E41F63" w:rsidRPr="005223F4">
              <w:t>Annotation: dfdl:element</w:t>
            </w:r>
            <w:r w:rsidR="0077714E" w:rsidRPr="005223F4">
              <w:t>,</w:t>
            </w:r>
            <w:r w:rsidR="00E5425E" w:rsidRPr="005223F4">
              <w:t xml:space="preserve"> </w:t>
            </w:r>
            <w:r w:rsidR="0077714E" w:rsidRPr="005223F4">
              <w:t>dfdl:simpleType</w:t>
            </w:r>
            <w:r w:rsidR="00E5425E" w:rsidRPr="005223F4">
              <w:t>, dfdl:sequence, dfdl:choice, dfdl:group</w:t>
            </w:r>
            <w:r w:rsidR="00E41F63" w:rsidRPr="005223F4">
              <w:t xml:space="preserve"> </w:t>
            </w:r>
            <w:ins w:id="2173" w:author="Steve Hanson" w:date="2012-02-23T14:50:00Z">
              <w:r>
                <w:t xml:space="preserve"> </w:t>
              </w:r>
            </w:ins>
          </w:p>
        </w:tc>
      </w:tr>
      <w:tr w:rsidR="00E41F63" w:rsidRPr="005223F4" w14:paraId="0CDB17EC" w14:textId="77777777" w:rsidTr="00240AC5">
        <w:tc>
          <w:tcPr>
            <w:tcW w:w="2248" w:type="dxa"/>
            <w:shd w:val="clear" w:color="auto" w:fill="auto"/>
          </w:tcPr>
          <w:p w14:paraId="70620EA5" w14:textId="610913F9" w:rsidR="00E41F63" w:rsidRPr="005223F4" w:rsidRDefault="002F1B64" w:rsidP="00D67874">
            <w:ins w:id="2174" w:author="Steve Hanson" w:date="2012-08-06T13:18:00Z">
              <w:r>
                <w:t>e</w:t>
              </w:r>
            </w:ins>
            <w:del w:id="2175" w:author="Steve Hanson" w:date="2012-08-06T13:18:00Z">
              <w:r w:rsidRPr="005223F4" w:rsidDel="002F1B64">
                <w:delText>E</w:delText>
              </w:r>
            </w:del>
            <w:r w:rsidR="00E41F63" w:rsidRPr="005223F4">
              <w:t>ncoding</w:t>
            </w:r>
          </w:p>
        </w:tc>
        <w:tc>
          <w:tcPr>
            <w:tcW w:w="6860" w:type="dxa"/>
            <w:shd w:val="clear" w:color="auto" w:fill="auto"/>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77777777" w:rsidR="00E41F63" w:rsidRDefault="00E41F63" w:rsidP="00D67874">
            <w:pPr>
              <w:rPr>
                <w:ins w:id="2176" w:author="mbeckerle" w:date="2012-03-25T12:43:00Z"/>
              </w:rPr>
            </w:pPr>
            <w:r w:rsidRPr="005223F4">
              <w:t>Values are IANA charsets or CCSID</w:t>
            </w:r>
            <w:r w:rsidR="00551B1C" w:rsidRPr="00240AC5">
              <w:rPr>
                <w:rStyle w:val="FootnoteReference"/>
                <w:szCs w:val="18"/>
              </w:rPr>
              <w:footnoteReference w:id="10"/>
            </w:r>
            <w:r w:rsidRPr="005223F4">
              <w:t>s</w:t>
            </w:r>
            <w:r w:rsidR="00CE23F9" w:rsidRPr="005223F4">
              <w:t>.</w:t>
            </w:r>
          </w:p>
          <w:p w14:paraId="68987C56" w14:textId="688F13FF" w:rsidR="00DB30DD" w:rsidRPr="005223F4" w:rsidDel="00041028" w:rsidRDefault="00DB30DD" w:rsidP="00D67874">
            <w:pPr>
              <w:rPr>
                <w:del w:id="2177" w:author="mbeckerle" w:date="2012-04-22T21:56:00Z"/>
              </w:rPr>
            </w:pPr>
          </w:p>
          <w:p w14:paraId="3CE6D3F2" w14:textId="77777777" w:rsidR="0095486F" w:rsidRPr="005223F4" w:rsidRDefault="0095486F" w:rsidP="00D67874">
            <w:r w:rsidRPr="005223F4">
              <w:t xml:space="preserve">This property can be computed by way of an expression which returns </w:t>
            </w:r>
            <w:ins w:id="2178" w:author="Steve Hanson" w:date="2012-02-29T13:03:00Z">
              <w:r w:rsidR="00996EB7">
                <w:t>an</w:t>
              </w:r>
            </w:ins>
            <w:del w:id="2179" w:author="Steve Hanson" w:date="2012-02-29T13:03:00Z">
              <w:r w:rsidRPr="005223F4" w:rsidDel="00996EB7">
                <w:delText>the</w:delText>
              </w:r>
            </w:del>
            <w:r w:rsidRPr="005223F4">
              <w:t xml:space="preserve"> appropriate </w:t>
            </w:r>
            <w:ins w:id="2180" w:author="Steve Hanson" w:date="2012-02-29T13:03:00Z">
              <w:r w:rsidR="00996EB7">
                <w:t>enum value</w:t>
              </w:r>
            </w:ins>
            <w:del w:id="2181" w:author="Steve Hanson" w:date="2012-02-29T13:03:00Z">
              <w:r w:rsidRPr="005223F4" w:rsidDel="00996EB7">
                <w:delText>string</w:delText>
              </w:r>
            </w:del>
            <w:r w:rsidRPr="005223F4">
              <w:t>.</w:t>
            </w:r>
            <w:r w:rsidR="00A40483" w:rsidRPr="005223F4">
              <w:t xml:space="preserve"> </w:t>
            </w:r>
            <w:r w:rsidR="00AF2EC9" w:rsidRPr="005223F4">
              <w:t>The expression must not contain forward references to elements which have not yet been processed.</w:t>
            </w:r>
            <w:ins w:id="2182" w:author="Steve Hanson" w:date="2012-02-23T14:52:00Z">
              <w:r w:rsidR="00EF7E2C">
                <w:t xml:space="preserve">  </w:t>
              </w:r>
            </w:ins>
          </w:p>
          <w:p w14:paraId="7E5DC98C" w14:textId="77777777" w:rsidR="00E41F63" w:rsidRDefault="00170146" w:rsidP="00D67874">
            <w:pPr>
              <w:rPr>
                <w:ins w:id="2183" w:author="mbeckerle" w:date="2012-04-22T16:04:00Z"/>
              </w:rPr>
            </w:pPr>
            <w:r w:rsidRPr="005223F4">
              <w:t xml:space="preserve">Note that there is, </w:t>
            </w:r>
            <w:r w:rsidR="00E41F63" w:rsidRPr="005223F4">
              <w:t>deliberately</w:t>
            </w:r>
            <w:r w:rsidRPr="005223F4">
              <w:t>, no concept of 'native' encoding</w:t>
            </w:r>
            <w:r w:rsidRPr="00240AC5">
              <w:rPr>
                <w:rStyle w:val="FootnoteReference"/>
                <w:szCs w:val="18"/>
              </w:rPr>
              <w:footnoteReference w:id="11"/>
            </w:r>
            <w:r w:rsidRPr="005223F4">
              <w:t>.</w:t>
            </w:r>
          </w:p>
          <w:p w14:paraId="44588B8B" w14:textId="53FF1419" w:rsidR="008061CB" w:rsidRPr="005223F4" w:rsidDel="00041028" w:rsidRDefault="008061CB" w:rsidP="00D67874">
            <w:pPr>
              <w:rPr>
                <w:del w:id="2184" w:author="mbeckerle" w:date="2012-04-22T21:56:00Z"/>
              </w:rPr>
            </w:pPr>
          </w:p>
          <w:p w14:paraId="3072EF43" w14:textId="77777777" w:rsidR="008061CB" w:rsidRDefault="00170146" w:rsidP="00D67874">
            <w:pPr>
              <w:rPr>
                <w:ins w:id="2185" w:author="mbeckerle" w:date="2012-04-22T16:04:00Z"/>
              </w:rPr>
            </w:pPr>
            <w:r w:rsidRPr="005223F4">
              <w:t xml:space="preserve">Conforming DFDL v1.0 processors must accept at least </w:t>
            </w:r>
            <w:r w:rsidR="00D71A06" w:rsidRPr="005223F4">
              <w:t>'UTF</w:t>
            </w:r>
            <w:r w:rsidRPr="005223F4">
              <w:t xml:space="preserve">-8'', </w:t>
            </w:r>
            <w:r w:rsidR="00CC2406" w:rsidRPr="005223F4">
              <w:t>'</w:t>
            </w:r>
            <w:r w:rsidR="0030755D" w:rsidRPr="005223F4">
              <w:t>UTF-16</w:t>
            </w:r>
            <w:r w:rsidR="00CC2406" w:rsidRPr="005223F4">
              <w:t>'</w:t>
            </w:r>
            <w:r w:rsidR="0030755D" w:rsidRPr="005223F4">
              <w:t xml:space="preserve">, </w:t>
            </w:r>
            <w:r w:rsidR="00CC2406" w:rsidRPr="005223F4">
              <w:t>'</w:t>
            </w:r>
            <w:r w:rsidR="00D71A06" w:rsidRPr="005223F4">
              <w:t>UTF</w:t>
            </w:r>
            <w:r w:rsidRPr="005223F4">
              <w:t xml:space="preserve">-16BE', </w:t>
            </w:r>
            <w:r w:rsidR="00CC2406" w:rsidRPr="005223F4">
              <w:t>'</w:t>
            </w:r>
            <w:r w:rsidR="00D71A06" w:rsidRPr="005223F4">
              <w:t>UTF</w:t>
            </w:r>
            <w:r w:rsidRPr="005223F4">
              <w:t xml:space="preserve">-16LE', </w:t>
            </w:r>
            <w:r w:rsidR="00CC2406" w:rsidRPr="005223F4">
              <w:t>'</w:t>
            </w:r>
            <w:r w:rsidR="00D71A06" w:rsidRPr="005223F4">
              <w:t>ASCII</w:t>
            </w:r>
            <w:r w:rsidR="00CC2406" w:rsidRPr="005223F4">
              <w:t>'</w:t>
            </w:r>
            <w:r w:rsidRPr="005223F4">
              <w:t>, and '</w:t>
            </w:r>
            <w:r w:rsidR="00D71A06" w:rsidRPr="005223F4">
              <w:t>ISO-</w:t>
            </w:r>
            <w:r w:rsidRPr="005223F4">
              <w:t>8859-1' as en</w:t>
            </w:r>
            <w:r w:rsidR="00174B0E" w:rsidRPr="005223F4">
              <w:t>coding names</w:t>
            </w:r>
            <w:r w:rsidR="00D71A06" w:rsidRPr="005223F4">
              <w:t xml:space="preserve">. </w:t>
            </w:r>
          </w:p>
          <w:p w14:paraId="6F09E981" w14:textId="4451B681" w:rsidR="00FD322E" w:rsidRDefault="00D71A06" w:rsidP="00D67874">
            <w:pPr>
              <w:rPr>
                <w:ins w:id="2186" w:author="mbeckerle" w:date="2012-03-25T10:52:00Z"/>
              </w:rPr>
            </w:pPr>
            <w:r w:rsidRPr="005223F4">
              <w:t>Encoding names are case-insensitive</w:t>
            </w:r>
            <w:r w:rsidR="00AB655A" w:rsidRPr="005223F4">
              <w:t xml:space="preserve">, so </w:t>
            </w:r>
            <w:r w:rsidR="00CC2406" w:rsidRPr="005223F4">
              <w:t>'</w:t>
            </w:r>
            <w:r w:rsidR="00AB655A" w:rsidRPr="005223F4">
              <w:t>utf-8</w:t>
            </w:r>
            <w:r w:rsidR="00CC2406" w:rsidRPr="005223F4">
              <w:t>'</w:t>
            </w:r>
            <w:r w:rsidR="00AB655A" w:rsidRPr="005223F4">
              <w:t xml:space="preserve"> and </w:t>
            </w:r>
            <w:r w:rsidR="00CC2406" w:rsidRPr="005223F4">
              <w:t>'</w:t>
            </w:r>
            <w:r w:rsidR="00AB655A" w:rsidRPr="005223F4">
              <w:t>UTF-8</w:t>
            </w:r>
            <w:r w:rsidR="00CC2406" w:rsidRPr="005223F4">
              <w:t>'</w:t>
            </w:r>
            <w:r w:rsidR="00AB655A" w:rsidRPr="005223F4">
              <w:t xml:space="preserve"> are equivalent.</w:t>
            </w:r>
            <w:r w:rsidR="0030755D" w:rsidRPr="005223F4">
              <w:t xml:space="preserve"> </w:t>
            </w:r>
            <w:commentRangeStart w:id="2187"/>
            <w:del w:id="2188" w:author="mbeckerle" w:date="2012-03-25T10:48:00Z">
              <w:r w:rsidR="0030755D" w:rsidRPr="005223F4" w:rsidDel="00FD322E">
                <w:delText xml:space="preserve">The </w:delText>
              </w:r>
              <w:r w:rsidR="00CC2406" w:rsidRPr="005223F4" w:rsidDel="00FD322E">
                <w:delText>'</w:delText>
              </w:r>
              <w:r w:rsidR="0030755D" w:rsidRPr="005223F4" w:rsidDel="00FD322E">
                <w:delText>UTF-16</w:delText>
              </w:r>
              <w:r w:rsidR="00CC2406" w:rsidRPr="005223F4" w:rsidDel="00FD322E">
                <w:delText>'</w:delText>
              </w:r>
              <w:r w:rsidR="0030755D" w:rsidRPr="005223F4" w:rsidDel="00FD322E">
                <w:delText xml:space="preserve"> encoding requires that </w:delText>
              </w:r>
              <w:r w:rsidR="00BB2F56" w:rsidRPr="005223F4" w:rsidDel="00FD322E">
                <w:delText>dfdl:</w:delText>
              </w:r>
              <w:r w:rsidR="0030755D" w:rsidRPr="005223F4" w:rsidDel="00FD322E">
                <w:delText>byteOrder is defined.</w:delText>
              </w:r>
            </w:del>
            <w:commentRangeEnd w:id="2187"/>
            <w:ins w:id="2189" w:author="Steve Hanson" w:date="2012-02-29T13:04:00Z">
              <w:del w:id="2190" w:author="mbeckerle" w:date="2012-03-25T10:48:00Z">
                <w:r w:rsidR="00996EB7" w:rsidDel="00FD322E">
                  <w:delText xml:space="preserve">  </w:delText>
                </w:r>
              </w:del>
            </w:ins>
            <w:del w:id="2191" w:author="mbeckerle" w:date="2012-03-25T10:48:00Z">
              <w:r w:rsidR="00EF7E2C" w:rsidRPr="00240AC5" w:rsidDel="00FD322E">
                <w:rPr>
                  <w:rStyle w:val="CommentReference"/>
                  <w:bCs/>
                </w:rPr>
                <w:commentReference w:id="2187"/>
              </w:r>
            </w:del>
            <w:ins w:id="2192" w:author="Steve Hanson" w:date="2012-02-29T13:04:00Z">
              <w:del w:id="2193" w:author="mbeckerle" w:date="2012-03-25T10:48:00Z">
                <w:r w:rsidR="00996EB7" w:rsidDel="00FD322E">
                  <w:delText xml:space="preserve"> </w:delText>
                </w:r>
                <w:commentRangeStart w:id="2194"/>
                <w:r w:rsidR="00996EB7" w:rsidDel="00FD322E">
                  <w:delText xml:space="preserve"> </w:delText>
                </w:r>
              </w:del>
            </w:ins>
            <w:commentRangeEnd w:id="2194"/>
            <w:del w:id="2195" w:author="mbeckerle" w:date="2012-03-25T10:48:00Z">
              <w:r w:rsidR="00996EB7" w:rsidRPr="00240AC5" w:rsidDel="00FD322E">
                <w:rPr>
                  <w:rStyle w:val="CommentReference"/>
                  <w:bCs/>
                </w:rPr>
                <w:commentReference w:id="2194"/>
              </w:r>
            </w:del>
          </w:p>
          <w:p w14:paraId="6A4FFE8F" w14:textId="77777777" w:rsidR="00170146" w:rsidRDefault="00FD322E" w:rsidP="00D67874">
            <w:pPr>
              <w:rPr>
                <w:ins w:id="2196" w:author="mbeckerle" w:date="2012-03-25T10:48:00Z"/>
              </w:rPr>
            </w:pPr>
            <w:ins w:id="2197" w:author="mbeckerle" w:date="2012-03-25T10:48:00Z">
              <w:r>
                <w:t>Unicode character set encodings</w:t>
              </w:r>
            </w:ins>
            <w:ins w:id="2198" w:author="mbeckerle" w:date="2012-03-25T10:53:00Z">
              <w:r>
                <w:t xml:space="preserve"> that do not specify a byte order (such as UTF-16 or UTF-32)</w:t>
              </w:r>
            </w:ins>
            <w:ins w:id="2199" w:author="mbeckerle" w:date="2012-03-25T10:48:00Z">
              <w:r>
                <w:t xml:space="preserve"> can have their byte-order controlled by a document-level byte-order-mark (BOM).</w:t>
              </w:r>
            </w:ins>
            <w:ins w:id="2200" w:author="mbeckerle" w:date="2012-03-25T10:49:00Z">
              <w:r>
                <w:t xml:space="preserve"> See Section </w:t>
              </w:r>
            </w:ins>
            <w:ins w:id="2201" w:author="mbeckerle" w:date="2012-03-25T10:53:00Z">
              <w:r>
                <w:fldChar w:fldCharType="begin"/>
              </w:r>
              <w:r>
                <w:instrText xml:space="preserve"> REF _Ref320436132 \r \h </w:instrText>
              </w:r>
            </w:ins>
            <w:r>
              <w:fldChar w:fldCharType="separate"/>
            </w:r>
            <w:ins w:id="2202" w:author="mbeckerle" w:date="2012-03-25T10:53:00Z">
              <w:r>
                <w:t>11.1</w:t>
              </w:r>
              <w:r>
                <w:fldChar w:fldCharType="end"/>
              </w:r>
              <w:r>
                <w:t xml:space="preserve"> </w:t>
              </w:r>
              <w:r>
                <w:fldChar w:fldCharType="begin"/>
              </w:r>
              <w:r>
                <w:instrText xml:space="preserve"> REF _Ref320436132 \h </w:instrText>
              </w:r>
            </w:ins>
            <w:r>
              <w:fldChar w:fldCharType="separate"/>
            </w:r>
            <w:ins w:id="2203" w:author="mbeckerle" w:date="2012-03-25T10:53:00Z">
              <w:r>
                <w:t>Unicode Byte Order Marks (BOM)</w:t>
              </w:r>
              <w:r>
                <w:fldChar w:fldCharType="end"/>
              </w:r>
            </w:ins>
            <w:ins w:id="2204" w:author="mbeckerle" w:date="2012-03-25T10:49:00Z">
              <w:r>
                <w:t xml:space="preserve"> for details. </w:t>
              </w:r>
            </w:ins>
          </w:p>
          <w:p w14:paraId="1A712289" w14:textId="081CEDAD" w:rsidR="00CB6821" w:rsidRDefault="00CB6821" w:rsidP="00CB6821">
            <w:pPr>
              <w:rPr>
                <w:ins w:id="2205" w:author="mbeckerle" w:date="2012-04-22T16:04:00Z"/>
              </w:rPr>
            </w:pPr>
            <w:ins w:id="2206" w:author="mbeckerle" w:date="2012-03-24T17:40:00Z">
              <w:r>
                <w:t xml:space="preserve">The encoding name </w:t>
              </w:r>
              <w:commentRangeStart w:id="2207"/>
              <w:r>
                <w:t>‘</w:t>
              </w:r>
            </w:ins>
            <w:ins w:id="2208" w:author="mbeckerle" w:date="2012-04-22T16:04:00Z">
              <w:r w:rsidR="008061CB">
                <w:t>UTF</w:t>
              </w:r>
            </w:ins>
            <w:ins w:id="2209" w:author="mbeckerle" w:date="2012-03-24T17:40:00Z">
              <w:r>
                <w:t xml:space="preserve">-8’ </w:t>
              </w:r>
            </w:ins>
            <w:commentRangeEnd w:id="2207"/>
            <w:r w:rsidR="00696630">
              <w:rPr>
                <w:rStyle w:val="CommentReference"/>
              </w:rPr>
              <w:commentReference w:id="2207"/>
            </w:r>
            <w:ins w:id="2210" w:author="mbeckerle" w:date="2012-03-24T17:40:00Z">
              <w:r>
                <w:t>is interpreted strictly and does not include variants such as CESU-8.</w:t>
              </w:r>
            </w:ins>
          </w:p>
          <w:p w14:paraId="00EAA214" w14:textId="03EEE91B" w:rsidR="008061CB" w:rsidRPr="00CB6821" w:rsidDel="00EC4952" w:rsidRDefault="008061CB" w:rsidP="00CB6821">
            <w:pPr>
              <w:rPr>
                <w:del w:id="2211" w:author="mbeckerle" w:date="2012-04-22T21:56:00Z"/>
              </w:rPr>
            </w:pPr>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807769" w:rsidRPr="005223F4" w:rsidDel="008061CB" w14:paraId="16A57374" w14:textId="28376F14" w:rsidTr="00240AC5">
        <w:trPr>
          <w:ins w:id="2212" w:author="Steve Hanson" w:date="2012-03-01T11:36:00Z"/>
          <w:del w:id="2213" w:author="mbeckerle" w:date="2012-04-22T16:06:00Z"/>
        </w:trPr>
        <w:tc>
          <w:tcPr>
            <w:tcW w:w="2248" w:type="dxa"/>
            <w:shd w:val="clear" w:color="auto" w:fill="auto"/>
          </w:tcPr>
          <w:p w14:paraId="4C317880" w14:textId="52077B2F" w:rsidR="00807769" w:rsidRPr="005223F4" w:rsidDel="008061CB" w:rsidRDefault="00807769" w:rsidP="00D67874">
            <w:pPr>
              <w:rPr>
                <w:ins w:id="2214" w:author="Steve Hanson" w:date="2012-03-01T11:36:00Z"/>
                <w:del w:id="2215" w:author="mbeckerle" w:date="2012-04-22T16:06:00Z"/>
              </w:rPr>
            </w:pPr>
            <w:commentRangeStart w:id="2216"/>
          </w:p>
        </w:tc>
        <w:tc>
          <w:tcPr>
            <w:tcW w:w="6860" w:type="dxa"/>
            <w:shd w:val="clear" w:color="auto" w:fill="auto"/>
          </w:tcPr>
          <w:p w14:paraId="20E89B95" w14:textId="1A2212C9" w:rsidR="00807769" w:rsidRPr="005223F4" w:rsidDel="008061CB" w:rsidRDefault="00696630" w:rsidP="00D67874">
            <w:pPr>
              <w:rPr>
                <w:ins w:id="2217" w:author="Steve Hanson" w:date="2012-03-01T11:36:00Z"/>
                <w:del w:id="2218" w:author="mbeckerle" w:date="2012-04-22T16:06:00Z"/>
              </w:rPr>
            </w:pPr>
            <w:ins w:id="2219" w:author="Steve Hanson" w:date="2012-04-02T12:53:00Z">
              <w:del w:id="2220" w:author="mbeckerle" w:date="2012-04-22T16:06:00Z">
                <w:r w:rsidDel="008061CB">
                  <w:rPr>
                    <w:rStyle w:val="CommentReference"/>
                  </w:rPr>
                  <w:commentReference w:id="2216"/>
                </w:r>
              </w:del>
            </w:ins>
          </w:p>
        </w:tc>
      </w:tr>
      <w:commentRangeEnd w:id="2216"/>
      <w:tr w:rsidR="00994545" w:rsidRPr="00240AC5" w14:paraId="3E4D2C84" w14:textId="77777777" w:rsidTr="00240AC5">
        <w:tc>
          <w:tcPr>
            <w:tcW w:w="2248" w:type="dxa"/>
            <w:shd w:val="clear" w:color="auto" w:fill="auto"/>
          </w:tcPr>
          <w:p w14:paraId="644AF830" w14:textId="77777777" w:rsidR="00994545" w:rsidRPr="005223F4" w:rsidRDefault="006B48F4" w:rsidP="00D67874">
            <w:r w:rsidRPr="005223F4">
              <w:t>utf</w:t>
            </w:r>
            <w:r w:rsidR="00994545" w:rsidRPr="005223F4">
              <w:t>16Width</w:t>
            </w:r>
          </w:p>
        </w:tc>
        <w:tc>
          <w:tcPr>
            <w:tcW w:w="6860" w:type="dxa"/>
            <w:shd w:val="clear" w:color="auto" w:fill="auto"/>
          </w:tcPr>
          <w:p w14:paraId="2B203B7B" w14:textId="77777777" w:rsidR="00994545" w:rsidRPr="005223F4" w:rsidRDefault="00994545" w:rsidP="00D67874">
            <w:r w:rsidRPr="005223F4">
              <w:t>Enum</w:t>
            </w:r>
          </w:p>
          <w:p w14:paraId="0E96A2B2" w14:textId="77777777" w:rsidR="00994545" w:rsidRPr="005223F4" w:rsidRDefault="00994545" w:rsidP="00D67874">
            <w:r w:rsidRPr="005223F4">
              <w:t>Valid values are 'fixed', variable'.</w:t>
            </w:r>
          </w:p>
          <w:p w14:paraId="43EC454E" w14:textId="77777777" w:rsidR="00F1029E" w:rsidRPr="005223F4" w:rsidRDefault="00F1029E" w:rsidP="00D67874">
            <w:r w:rsidRPr="005223F4">
              <w:t>Applies only when encoding is 'UTF-16'</w:t>
            </w:r>
            <w:r w:rsidR="00004F0A" w:rsidRPr="005223F4">
              <w:t>, 'UTF-</w:t>
            </w:r>
            <w:r w:rsidR="00D15773" w:rsidRPr="005223F4">
              <w:t xml:space="preserve">16BE', UTF16-LE' </w:t>
            </w:r>
            <w:r w:rsidR="00C502F4" w:rsidRPr="005223F4">
              <w:t xml:space="preserve">or </w:t>
            </w:r>
            <w:r w:rsidR="00D15773" w:rsidRPr="005223F4">
              <w:t>their CCSID equivalents.</w:t>
            </w:r>
          </w:p>
          <w:p w14:paraId="5A2B957B" w14:textId="77777777" w:rsidR="00994545" w:rsidRPr="005223F4" w:rsidRDefault="00994545" w:rsidP="00D67874">
            <w:r w:rsidRPr="005223F4">
              <w:t>Specifies whether the encoding '</w:t>
            </w:r>
            <w:r w:rsidR="00F1029E" w:rsidRPr="005223F4">
              <w:t>UTF</w:t>
            </w:r>
            <w:r w:rsidRPr="005223F4">
              <w:t>-16' should be treated as a fixed or variable width encoding</w:t>
            </w:r>
            <w:r w:rsidR="00F1029E" w:rsidRPr="005223F4">
              <w:t>. 'UTF-16' is a variable width encoding and 'UCS-2' is the fixed width subset. However it is common for users to specify 'UTF-16' when they mean when they should be specifying 'UCS-2' This property effectivel</w:t>
            </w:r>
            <w:r w:rsidR="00B11F88" w:rsidRPr="005223F4">
              <w:t>y</w:t>
            </w:r>
            <w:r w:rsidR="00F1029E" w:rsidRPr="005223F4">
              <w:t xml:space="preserve"> converts 'UTF-16' to 'UCS-2'</w:t>
            </w:r>
            <w:r w:rsidR="00B11F88" w:rsidRPr="005223F4">
              <w:t>.</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240AC5">
        <w:tc>
          <w:tcPr>
            <w:tcW w:w="2248" w:type="dxa"/>
            <w:shd w:val="clear" w:color="auto" w:fill="auto"/>
          </w:tcPr>
          <w:p w14:paraId="31B19C12" w14:textId="77777777" w:rsidR="00EE5D95" w:rsidRPr="005223F4" w:rsidRDefault="00EE5D95" w:rsidP="00D67874">
            <w:r w:rsidRPr="005223F4">
              <w:t>ignoreCase</w:t>
            </w:r>
          </w:p>
        </w:tc>
        <w:tc>
          <w:tcPr>
            <w:tcW w:w="6860" w:type="dxa"/>
            <w:shd w:val="clear" w:color="auto" w:fill="auto"/>
          </w:tcPr>
          <w:p w14:paraId="05BD2965" w14:textId="77777777" w:rsidR="00EE5D95" w:rsidRPr="005223F4" w:rsidRDefault="00362990" w:rsidP="00D67874">
            <w:r w:rsidRPr="005223F4">
              <w:t>Enum</w:t>
            </w:r>
          </w:p>
          <w:p w14:paraId="44E9CCC6" w14:textId="77777777" w:rsidR="00362990" w:rsidRPr="005223F4" w:rsidRDefault="00362990" w:rsidP="00D67874">
            <w:r w:rsidRPr="005223F4">
              <w:t xml:space="preserve">Valid values are </w:t>
            </w:r>
            <w:r w:rsidR="00682090" w:rsidRPr="005223F4">
              <w:t>'yes'</w:t>
            </w:r>
            <w:r w:rsidRPr="005223F4">
              <w:t xml:space="preserve">, </w:t>
            </w:r>
            <w:r w:rsidR="00682090" w:rsidRPr="005223F4">
              <w:t>'no'</w:t>
            </w:r>
            <w:r w:rsidRPr="005223F4">
              <w:t>.</w:t>
            </w:r>
          </w:p>
          <w:p w14:paraId="67F34EC7" w14:textId="77777777" w:rsidR="00565A78" w:rsidRDefault="00EE5D95" w:rsidP="00D67874">
            <w:pPr>
              <w:rPr>
                <w:ins w:id="2221" w:author="mbeckerle" w:date="2012-04-22T16:08:00Z"/>
              </w:rPr>
            </w:pPr>
            <w:r w:rsidRPr="005223F4">
              <w:t xml:space="preserve">Whether mixed case data is accepted when matching </w:t>
            </w:r>
            <w:r w:rsidR="00B11F88" w:rsidRPr="005223F4">
              <w:t xml:space="preserve">delimiters </w:t>
            </w:r>
            <w:r w:rsidRPr="005223F4">
              <w:t>and data values</w:t>
            </w:r>
            <w:ins w:id="2222" w:author="mbeckerle" w:date="2012-04-22T16:07:00Z">
              <w:r w:rsidR="00565A78">
                <w:t xml:space="preserve"> on input. </w:t>
              </w:r>
            </w:ins>
          </w:p>
          <w:p w14:paraId="5861B3E6" w14:textId="2E7A3DC0" w:rsidR="00EE5D95" w:rsidRDefault="00565A78" w:rsidP="00D67874">
            <w:pPr>
              <w:rPr>
                <w:ins w:id="2223" w:author="mbeckerle" w:date="2012-04-22T16:08:00Z"/>
              </w:rPr>
            </w:pPr>
            <w:ins w:id="2224" w:author="mbeckerle" w:date="2012-04-22T16:07:00Z">
              <w:r>
                <w:t xml:space="preserve">This affects the behavior of matching for these properties: </w:t>
              </w:r>
            </w:ins>
            <w:ins w:id="2225" w:author="mbeckerle" w:date="2012-04-22T16:08:00Z">
              <w:r>
                <w:t xml:space="preserve">initiator, terminator, separator, nilValue, </w:t>
              </w:r>
            </w:ins>
            <w:ins w:id="2226" w:author="mbeckerle" w:date="2012-04-22T22:24:00Z">
              <w:r w:rsidR="00F70FCA">
                <w:t xml:space="preserve">textStandardExponentRep, textStandardInfinityRep, textStandardNaNRep, textStandardZeroRep, </w:t>
              </w:r>
            </w:ins>
            <w:del w:id="2227" w:author="mbeckerle" w:date="2012-04-22T16:08:00Z">
              <w:r w:rsidR="00EE5D95" w:rsidRPr="005223F4" w:rsidDel="00565A78">
                <w:delText xml:space="preserve">, such as </w:delText>
              </w:r>
              <w:r w:rsidR="00324EB5" w:rsidRPr="005223F4" w:rsidDel="00565A78">
                <w:delText>dfdl:</w:delText>
              </w:r>
              <w:r w:rsidR="00EE5D95" w:rsidRPr="005223F4" w:rsidDel="00565A78">
                <w:delText>textBooleanTrue</w:delText>
              </w:r>
              <w:r w:rsidR="00EF7E2C" w:rsidRPr="00240AC5" w:rsidDel="00565A78">
                <w:rPr>
                  <w:rStyle w:val="CommentReference"/>
                  <w:bCs/>
                </w:rPr>
                <w:commentReference w:id="2228"/>
              </w:r>
              <w:r w:rsidR="00EE5D95" w:rsidRPr="005223F4" w:rsidDel="00565A78">
                <w:delText>, on input.</w:delText>
              </w:r>
            </w:del>
            <w:ins w:id="2229" w:author="mbeckerle" w:date="2012-04-22T16:08:00Z">
              <w:r>
                <w:t xml:space="preserve">textBooleanTrue, textBooleanFalse, </w:t>
              </w:r>
            </w:ins>
          </w:p>
          <w:p w14:paraId="76145858" w14:textId="7F715E5D" w:rsidR="00565A78" w:rsidRPr="005223F4" w:rsidDel="00EC4952" w:rsidRDefault="00565A78" w:rsidP="00D67874">
            <w:pPr>
              <w:rPr>
                <w:del w:id="2230" w:author="mbeckerle" w:date="2012-04-22T21:56:00Z"/>
              </w:rPr>
            </w:pPr>
          </w:p>
          <w:p w14:paraId="373F74F1" w14:textId="77777777" w:rsidR="00EE5D95" w:rsidRPr="005223F4" w:rsidRDefault="0079228A" w:rsidP="00D67874">
            <w:r w:rsidRPr="005223F4">
              <w:t>On unparsing</w:t>
            </w:r>
            <w:r w:rsidR="00EE5D95" w:rsidRPr="005223F4">
              <w:t xml:space="preserve"> always use the </w:t>
            </w:r>
            <w:r w:rsidR="00B11F88" w:rsidRPr="005223F4">
              <w:t>delimiters</w:t>
            </w:r>
            <w:r w:rsidR="00EE5D95" w:rsidRPr="005223F4">
              <w:t xml:space="preserve"> or value as specified.</w:t>
            </w:r>
          </w:p>
          <w:p w14:paraId="18761B18" w14:textId="77777777" w:rsidR="00EE5D95" w:rsidRPr="005223F4" w:rsidRDefault="00EE5D95" w:rsidP="00D67874">
            <w:r w:rsidRPr="005223F4">
              <w:t>Annotation: dfdl:element, dfdl:simpleType, dfdl:sequence, dfdl:choice, dfdl:group</w:t>
            </w:r>
          </w:p>
        </w:tc>
      </w:tr>
      <w:tr w:rsidR="003D070D" w:rsidRPr="005223F4" w14:paraId="2D0065E5" w14:textId="77777777" w:rsidTr="00240AC5">
        <w:trPr>
          <w:ins w:id="2231" w:author="mbeckerle" w:date="2012-03-25T12:20:00Z"/>
        </w:trPr>
        <w:tc>
          <w:tcPr>
            <w:tcW w:w="2248" w:type="dxa"/>
            <w:shd w:val="clear" w:color="auto" w:fill="auto"/>
          </w:tcPr>
          <w:p w14:paraId="674B3AD3" w14:textId="77777777" w:rsidR="003D070D" w:rsidRPr="005223F4" w:rsidRDefault="003D070D" w:rsidP="00D67874">
            <w:pPr>
              <w:rPr>
                <w:ins w:id="2232" w:author="mbeckerle" w:date="2012-03-25T12:20:00Z"/>
              </w:rPr>
            </w:pPr>
            <w:commentRangeStart w:id="2233"/>
            <w:ins w:id="2234" w:author="mbeckerle" w:date="2012-03-25T12:21:00Z">
              <w:r w:rsidRPr="00240AC5">
                <w:rPr>
                  <w:rFonts w:cs="Arial"/>
                  <w:lang w:eastAsia="en-GB"/>
                </w:rPr>
                <w:t>encodingErrorPolicy</w:t>
              </w:r>
            </w:ins>
            <w:commentRangeEnd w:id="2233"/>
            <w:ins w:id="2235" w:author="mbeckerle" w:date="2012-03-25T12:41:00Z">
              <w:r w:rsidR="00DB30DD">
                <w:rPr>
                  <w:rStyle w:val="CommentReference"/>
                </w:rPr>
                <w:commentReference w:id="2233"/>
              </w:r>
            </w:ins>
          </w:p>
        </w:tc>
        <w:tc>
          <w:tcPr>
            <w:tcW w:w="6860" w:type="dxa"/>
            <w:shd w:val="clear" w:color="auto" w:fill="auto"/>
          </w:tcPr>
          <w:p w14:paraId="4C1CA3BE" w14:textId="77777777" w:rsidR="003D070D" w:rsidRDefault="003D070D" w:rsidP="00D67874">
            <w:pPr>
              <w:rPr>
                <w:ins w:id="2236" w:author="mbeckerle" w:date="2012-03-25T12:21:00Z"/>
              </w:rPr>
            </w:pPr>
            <w:ins w:id="2237" w:author="mbeckerle" w:date="2012-03-25T12:21:00Z">
              <w:r>
                <w:t>Enum</w:t>
              </w:r>
            </w:ins>
          </w:p>
          <w:p w14:paraId="01C289DE" w14:textId="77777777" w:rsidR="003D070D" w:rsidRPr="00240AC5" w:rsidRDefault="003D070D" w:rsidP="003D070D">
            <w:pPr>
              <w:rPr>
                <w:ins w:id="2238" w:author="mbeckerle" w:date="2012-03-25T12:21:00Z"/>
                <w:rFonts w:eastAsia="Arial" w:cs="Arial"/>
                <w:lang w:eastAsia="en-GB"/>
              </w:rPr>
            </w:pPr>
            <w:ins w:id="2239" w:author="mbeckerle" w:date="2012-03-25T12:21:00Z">
              <w:r>
                <w:t xml:space="preserve">Valid values are </w:t>
              </w:r>
              <w:r w:rsidRPr="00240AC5">
                <w:rPr>
                  <w:rFonts w:cs="Arial"/>
                  <w:lang w:eastAsia="en-GB"/>
                </w:rPr>
                <w:t>'skip',</w:t>
              </w:r>
              <w:r w:rsidRPr="00240AC5">
                <w:rPr>
                  <w:rFonts w:eastAsia="Arial" w:cs="Arial"/>
                  <w:lang w:eastAsia="en-GB"/>
                </w:rPr>
                <w:t xml:space="preserve"> </w:t>
              </w:r>
              <w:r w:rsidRPr="00240AC5">
                <w:rPr>
                  <w:rFonts w:cs="Arial"/>
                  <w:lang w:eastAsia="en-GB"/>
                </w:rPr>
                <w:t>'error',</w:t>
              </w:r>
              <w:r w:rsidRPr="00240AC5">
                <w:rPr>
                  <w:rFonts w:eastAsia="Arial" w:cs="Arial"/>
                  <w:lang w:eastAsia="en-GB"/>
                </w:rPr>
                <w:t xml:space="preserve"> </w:t>
              </w:r>
              <w:r w:rsidRPr="00240AC5">
                <w:rPr>
                  <w:rFonts w:cs="Arial"/>
                  <w:lang w:eastAsia="en-GB"/>
                </w:rPr>
                <w:t>'replace'.</w:t>
              </w:r>
              <w:r w:rsidRPr="00240AC5">
                <w:rPr>
                  <w:rFonts w:eastAsia="Arial" w:cs="Arial"/>
                  <w:lang w:eastAsia="en-GB"/>
                </w:rPr>
                <w:t xml:space="preserve"> </w:t>
              </w:r>
            </w:ins>
          </w:p>
          <w:p w14:paraId="1F2FB4F6" w14:textId="77777777" w:rsidR="003D070D" w:rsidRPr="00240AC5" w:rsidRDefault="003D070D" w:rsidP="003D070D">
            <w:pPr>
              <w:rPr>
                <w:ins w:id="2240" w:author="mbeckerle" w:date="2012-03-25T12:22:00Z"/>
                <w:rFonts w:cs="Arial"/>
                <w:lang w:eastAsia="en-GB"/>
              </w:rPr>
            </w:pPr>
            <w:ins w:id="2241" w:author="mbeckerle" w:date="2012-03-25T12:21:00Z">
              <w:r w:rsidRPr="00240AC5">
                <w:rPr>
                  <w:rFonts w:cs="Arial"/>
                  <w:lang w:eastAsia="en-GB"/>
                </w:rPr>
                <w:t>This property</w:t>
              </w:r>
              <w:r w:rsidRPr="00240AC5">
                <w:rPr>
                  <w:rFonts w:eastAsia="Arial" w:cs="Arial"/>
                  <w:lang w:eastAsia="en-GB"/>
                </w:rPr>
                <w:t xml:space="preserve"> </w:t>
              </w:r>
            </w:ins>
            <w:ins w:id="2242" w:author="mbeckerle" w:date="2012-03-25T12:22:00Z">
              <w:r w:rsidRPr="00240AC5">
                <w:rPr>
                  <w:rFonts w:cs="Arial"/>
                  <w:lang w:eastAsia="en-GB"/>
                </w:rPr>
                <w:t xml:space="preserve">provides </w:t>
              </w:r>
            </w:ins>
            <w:ins w:id="2243" w:author="mbeckerle" w:date="2012-03-25T12:21:00Z">
              <w:r w:rsidRPr="00240AC5">
                <w:rPr>
                  <w:rFonts w:cs="Arial"/>
                  <w:lang w:eastAsia="en-GB"/>
                </w:rPr>
                <w:t>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Pr="00240AC5">
                <w:rPr>
                  <w:rFonts w:cs="Arial"/>
                  <w:lang w:eastAsia="en-GB"/>
                </w:rPr>
                <w:t>handled.</w:t>
              </w:r>
            </w:ins>
          </w:p>
          <w:p w14:paraId="57D5ABEB" w14:textId="770BB7F2" w:rsidR="003D070D" w:rsidRPr="00240AC5" w:rsidRDefault="003D070D" w:rsidP="003D070D">
            <w:pPr>
              <w:rPr>
                <w:ins w:id="2244" w:author="mbeckerle" w:date="2012-03-25T12:22:00Z"/>
                <w:rFonts w:cs="Arial"/>
                <w:lang w:eastAsia="en-GB"/>
              </w:rPr>
            </w:pPr>
            <w:ins w:id="2245" w:author="mbeckerle" w:date="2012-03-25T12:22:00Z">
              <w:r w:rsidRPr="00240AC5">
                <w:rPr>
                  <w:rFonts w:cs="Arial"/>
                  <w:lang w:eastAsia="en-GB"/>
                </w:rPr>
                <w:t>When parsing, an error can occurs when decoding characters from their encoded form into</w:t>
              </w:r>
            </w:ins>
            <w:ins w:id="2246" w:author="mbeckerle" w:date="2012-03-25T12:23:00Z">
              <w:r w:rsidRPr="00240AC5">
                <w:rPr>
                  <w:rFonts w:cs="Arial"/>
                  <w:lang w:eastAsia="en-GB"/>
                </w:rPr>
                <w:t xml:space="preserve"> the DFDL Infoset character set (</w:t>
              </w:r>
            </w:ins>
            <w:ins w:id="2247" w:author="mbeckerle" w:date="2012-03-25T12:22:00Z">
              <w:r w:rsidRPr="00240AC5">
                <w:rPr>
                  <w:rFonts w:cs="Arial"/>
                  <w:lang w:eastAsia="en-GB"/>
                </w:rPr>
                <w:t>ISO10646). This can occur due to invalid byte sequences, or not enough by</w:t>
              </w:r>
            </w:ins>
            <w:ins w:id="2248" w:author="mbeckerle" w:date="2012-04-22T16:09:00Z">
              <w:r w:rsidR="00565A78">
                <w:rPr>
                  <w:rFonts w:cs="Arial"/>
                  <w:lang w:eastAsia="en-GB"/>
                </w:rPr>
                <w:t>t</w:t>
              </w:r>
            </w:ins>
            <w:ins w:id="2249" w:author="mbeckerle" w:date="2012-03-25T12:22:00Z">
              <w:r w:rsidRPr="00240AC5">
                <w:rPr>
                  <w:rFonts w:cs="Arial"/>
                  <w:lang w:eastAsia="en-GB"/>
                </w:rPr>
                <w:t>es found to make up the full encoding of a character.</w:t>
              </w:r>
            </w:ins>
          </w:p>
          <w:p w14:paraId="6B5ADF09" w14:textId="2A380B92" w:rsidR="003D070D" w:rsidRPr="00240AC5" w:rsidRDefault="003D070D" w:rsidP="00DB30DD">
            <w:pPr>
              <w:rPr>
                <w:ins w:id="2250" w:author="mbeckerle" w:date="2012-03-25T12:24:00Z"/>
                <w:rFonts w:eastAsia="Arial"/>
                <w:color w:val="000000"/>
                <w:lang w:eastAsia="en-GB"/>
              </w:rPr>
            </w:pPr>
            <w:ins w:id="2251" w:author="mbeckerle" w:date="2012-03-25T12:24: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Unicode</w:t>
              </w:r>
              <w:r w:rsidRPr="00240AC5">
                <w:rPr>
                  <w:rFonts w:eastAsia="Arial"/>
                  <w:lang w:eastAsia="en-GB"/>
                </w:rPr>
                <w:t xml:space="preserve"> </w:t>
              </w:r>
            </w:ins>
            <w:ins w:id="2252" w:author="mbeckerle" w:date="2012-04-22T16:10:00Z">
              <w:r w:rsidR="009C72D1" w:rsidRPr="00F4230C">
                <w:t>replacement character</w:t>
              </w:r>
            </w:ins>
            <w:r w:rsidR="00393FAE" w:rsidRPr="009C72D1">
              <w:rPr>
                <w:rStyle w:val="CommentReference"/>
              </w:rPr>
              <w:commentReference w:id="2253"/>
            </w:r>
            <w:ins w:id="2254" w:author="mbeckerle" w:date="2012-03-25T12:24:00Z">
              <w:r w:rsidRPr="00240AC5">
                <w:rPr>
                  <w:rFonts w:eastAsia="Arial"/>
                  <w:color w:val="000000"/>
                  <w:lang w:eastAsia="en-GB"/>
                </w:rPr>
                <w:t xml:space="preserve"> </w:t>
              </w:r>
              <w:r>
                <w:rPr>
                  <w:lang w:eastAsia="en-GB"/>
                </w:rPr>
                <w:t>(U+FFFD)</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substituted</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offending</w:t>
              </w:r>
              <w:r w:rsidRPr="00240AC5">
                <w:rPr>
                  <w:rFonts w:eastAsia="Arial"/>
                  <w:lang w:eastAsia="en-GB"/>
                </w:rPr>
                <w:t xml:space="preserve"> </w:t>
              </w:r>
              <w:r>
                <w:rPr>
                  <w:lang w:eastAsia="en-GB"/>
                </w:rPr>
                <w:t>errors,</w:t>
              </w:r>
              <w:r w:rsidRPr="00240AC5">
                <w:rPr>
                  <w:rFonts w:eastAsia="Arial"/>
                  <w:lang w:eastAsia="en-GB"/>
                </w:rPr>
                <w:t xml:space="preserve"> </w:t>
              </w:r>
              <w:r w:rsidRPr="00240AC5">
                <w:rPr>
                  <w:color w:val="000000"/>
                  <w:lang w:eastAsia="en-GB"/>
                </w:rPr>
                <w:t>one</w:t>
              </w:r>
              <w:r w:rsidRPr="00240AC5">
                <w:rPr>
                  <w:rFonts w:eastAsia="Arial"/>
                  <w:color w:val="000000"/>
                  <w:lang w:eastAsia="en-GB"/>
                </w:rPr>
                <w:t xml:space="preserve"> </w:t>
              </w:r>
              <w:r w:rsidRPr="00240AC5">
                <w:rPr>
                  <w:color w:val="000000"/>
                  <w:lang w:eastAsia="en-GB"/>
                </w:rPr>
                <w:t>replacement</w:t>
              </w:r>
              <w:r w:rsidRPr="00240AC5">
                <w:rPr>
                  <w:rFonts w:eastAsia="Arial"/>
                  <w:color w:val="000000"/>
                  <w:lang w:eastAsia="en-GB"/>
                </w:rPr>
                <w:t xml:space="preserve"> </w:t>
              </w:r>
              <w:r w:rsidRPr="00240AC5">
                <w:rPr>
                  <w:color w:val="000000"/>
                  <w:lang w:eastAsia="en-GB"/>
                </w:rPr>
                <w:t>character</w:t>
              </w:r>
              <w:r w:rsidRPr="00240AC5">
                <w:rPr>
                  <w:rFonts w:eastAsia="Arial"/>
                  <w:color w:val="000000"/>
                  <w:lang w:eastAsia="en-GB"/>
                </w:rPr>
                <w:t xml:space="preserve"> </w:t>
              </w:r>
              <w:r w:rsidRPr="00240AC5">
                <w:rPr>
                  <w:color w:val="000000"/>
                  <w:lang w:eastAsia="en-GB"/>
                </w:rPr>
                <w:t>for</w:t>
              </w:r>
              <w:r w:rsidRPr="00240AC5">
                <w:rPr>
                  <w:rFonts w:eastAsia="Arial"/>
                  <w:color w:val="000000"/>
                  <w:lang w:eastAsia="en-GB"/>
                </w:rPr>
                <w:t xml:space="preserve"> </w:t>
              </w:r>
              <w:r w:rsidRPr="00240AC5">
                <w:rPr>
                  <w:color w:val="000000"/>
                  <w:lang w:eastAsia="en-GB"/>
                </w:rPr>
                <w:t>any</w:t>
              </w:r>
              <w:r w:rsidRPr="00240AC5">
                <w:rPr>
                  <w:rFonts w:eastAsia="Arial"/>
                  <w:color w:val="000000"/>
                  <w:lang w:eastAsia="en-GB"/>
                </w:rPr>
                <w:t xml:space="preserve"> </w:t>
              </w:r>
              <w:r w:rsidRPr="00240AC5">
                <w:rPr>
                  <w:color w:val="000000"/>
                  <w:lang w:eastAsia="en-GB"/>
                </w:rPr>
                <w:t>incorrect</w:t>
              </w:r>
              <w:r w:rsidRPr="00240AC5">
                <w:rPr>
                  <w:rFonts w:eastAsia="Arial"/>
                  <w:color w:val="000000"/>
                  <w:lang w:eastAsia="en-GB"/>
                </w:rPr>
                <w:t xml:space="preserve"> </w:t>
              </w:r>
              <w:r w:rsidRPr="00240AC5">
                <w:rPr>
                  <w:color w:val="000000"/>
                  <w:lang w:eastAsia="en-GB"/>
                </w:rPr>
                <w:t>fragment</w:t>
              </w:r>
              <w:r w:rsidRPr="00240AC5">
                <w:rPr>
                  <w:rFonts w:eastAsia="Arial"/>
                  <w:color w:val="000000"/>
                  <w:lang w:eastAsia="en-GB"/>
                </w:rPr>
                <w:t xml:space="preserve"> </w:t>
              </w:r>
              <w:r w:rsidRPr="00240AC5">
                <w:rPr>
                  <w:color w:val="000000"/>
                  <w:lang w:eastAsia="en-GB"/>
                </w:rPr>
                <w:t>of</w:t>
              </w:r>
              <w:r w:rsidRPr="00240AC5">
                <w:rPr>
                  <w:rFonts w:eastAsia="Arial"/>
                  <w:color w:val="000000"/>
                  <w:lang w:eastAsia="en-GB"/>
                </w:rPr>
                <w:t xml:space="preserve"> </w:t>
              </w:r>
              <w:r w:rsidRPr="00240AC5">
                <w:rPr>
                  <w:color w:val="000000"/>
                  <w:lang w:eastAsia="en-GB"/>
                </w:rPr>
                <w:t>an</w:t>
              </w:r>
              <w:r w:rsidRPr="00240AC5">
                <w:rPr>
                  <w:rFonts w:eastAsia="Arial"/>
                  <w:color w:val="000000"/>
                  <w:lang w:eastAsia="en-GB"/>
                </w:rPr>
                <w:t xml:space="preserve"> </w:t>
              </w:r>
              <w:r w:rsidRPr="00240AC5">
                <w:rPr>
                  <w:color w:val="000000"/>
                  <w:lang w:eastAsia="en-GB"/>
                </w:rPr>
                <w:t>encoding. </w:t>
              </w:r>
              <w:r w:rsidRPr="00240AC5">
                <w:rPr>
                  <w:rFonts w:eastAsia="Arial"/>
                  <w:color w:val="000000"/>
                  <w:lang w:eastAsia="en-GB"/>
                </w:rPr>
                <w:t xml:space="preserve"> </w:t>
              </w:r>
            </w:ins>
          </w:p>
          <w:p w14:paraId="795E58E0" w14:textId="7D571341" w:rsidR="00EC4952" w:rsidRDefault="003D070D" w:rsidP="00DB30DD">
            <w:pPr>
              <w:rPr>
                <w:ins w:id="2255" w:author="mbeckerle" w:date="2012-04-22T21:56:00Z"/>
                <w:lang w:eastAsia="en-GB"/>
              </w:rPr>
            </w:pPr>
            <w:ins w:id="2256" w:author="mbeckerle" w:date="2012-03-25T12:24:00Z">
              <w:r>
                <w:rPr>
                  <w:lang w:eastAsia="en-GB"/>
                </w:rPr>
                <w:t>If</w:t>
              </w:r>
              <w:r w:rsidRPr="00240AC5">
                <w:rPr>
                  <w:rFonts w:eastAsia="Arial"/>
                  <w:lang w:eastAsia="en-GB"/>
                </w:rPr>
                <w:t xml:space="preserve"> </w:t>
              </w:r>
              <w:r>
                <w:rPr>
                  <w:lang w:eastAsia="en-GB"/>
                </w:rPr>
                <w:t>'skip'</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invalid</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sequences</w:t>
              </w:r>
              <w:r w:rsidRPr="00240AC5">
                <w:rPr>
                  <w:rFonts w:eastAsia="Arial"/>
                  <w:lang w:eastAsia="en-GB"/>
                </w:rPr>
                <w:t xml:space="preserve"> </w:t>
              </w:r>
              <w:r>
                <w:rPr>
                  <w:lang w:eastAsia="en-GB"/>
                </w:rPr>
                <w:t>are</w:t>
              </w:r>
              <w:r w:rsidRPr="00240AC5">
                <w:rPr>
                  <w:rFonts w:eastAsia="Arial"/>
                  <w:lang w:eastAsia="en-GB"/>
                </w:rPr>
                <w:t xml:space="preserve"> </w:t>
              </w:r>
              <w:r>
                <w:rPr>
                  <w:lang w:eastAsia="en-GB"/>
                </w:rPr>
                <w:t>dropped/ignored.</w:t>
              </w:r>
              <w:r w:rsidRPr="00240AC5">
                <w:rPr>
                  <w:rFonts w:eastAsia="Arial"/>
                  <w:lang w:eastAsia="en-GB"/>
                </w:rPr>
                <w:t xml:space="preserve"> </w:t>
              </w:r>
              <w:r>
                <w:rPr>
                  <w:lang w:eastAsia="en-GB"/>
                </w:rPr>
                <w:t>No</w:t>
              </w:r>
              <w:r w:rsidRPr="00240AC5">
                <w:rPr>
                  <w:rFonts w:eastAsia="Arial"/>
                  <w:lang w:eastAsia="en-GB"/>
                </w:rPr>
                <w:t xml:space="preserve"> </w:t>
              </w:r>
              <w:r>
                <w:rPr>
                  <w:lang w:eastAsia="en-GB"/>
                </w:rPr>
                <w:t>corresponding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are</w:t>
              </w:r>
              <w:r w:rsidRPr="00240AC5">
                <w:rPr>
                  <w:rFonts w:eastAsia="Arial"/>
                  <w:lang w:eastAsia="en-GB"/>
                </w:rPr>
                <w:t xml:space="preserve"> </w:t>
              </w:r>
              <w:r>
                <w:rPr>
                  <w:lang w:eastAsia="en-GB"/>
                </w:rPr>
                <w:t>created</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DFDL</w:t>
              </w:r>
              <w:r w:rsidRPr="00240AC5">
                <w:rPr>
                  <w:rFonts w:eastAsia="Arial"/>
                  <w:lang w:eastAsia="en-GB"/>
                </w:rPr>
                <w:t xml:space="preserve"> </w:t>
              </w:r>
              <w:r>
                <w:rPr>
                  <w:lang w:eastAsia="en-GB"/>
                </w:rPr>
                <w:t>infoset.</w:t>
              </w:r>
            </w:ins>
          </w:p>
          <w:p w14:paraId="182B3D14" w14:textId="33848109" w:rsidR="00DB30DD" w:rsidRDefault="003D070D" w:rsidP="00DB30DD">
            <w:pPr>
              <w:rPr>
                <w:ins w:id="2257" w:author="mbeckerle" w:date="2012-03-25T12:46:00Z"/>
                <w:lang w:eastAsia="en-GB"/>
              </w:rPr>
            </w:pPr>
            <w:ins w:id="2258" w:author="mbeckerle" w:date="2012-03-25T12:24:00Z">
              <w:r>
                <w:rPr>
                  <w:lang w:eastAsia="en-GB"/>
                </w:rPr>
                <w:t>If</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312D2CB1" w14:textId="77777777" w:rsidR="008A5458" w:rsidRPr="00275A32" w:rsidRDefault="008A5458" w:rsidP="00DB30DD">
            <w:pPr>
              <w:rPr>
                <w:ins w:id="2259" w:author="mbeckerle" w:date="2012-03-25T12:28:00Z"/>
                <w:lang w:eastAsia="en-GB"/>
              </w:rPr>
            </w:pPr>
            <w:ins w:id="2260" w:author="mbeckerle" w:date="2012-03-25T12:28:00Z">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w:t>
              </w:r>
            </w:ins>
            <w:ins w:id="2261" w:author="mbeckerle" w:date="2012-03-25T12:29:00Z">
              <w:r>
                <w:rPr>
                  <w:lang w:eastAsia="en-GB"/>
                </w:rPr>
                <w:t xml:space="preserve"> include when n</w:t>
              </w:r>
            </w:ins>
            <w:ins w:id="2262" w:author="mbeckerle" w:date="2012-03-25T12:28:00Z">
              <w:r>
                <w:rPr>
                  <w:lang w:eastAsia="en-GB"/>
                </w:rPr>
                <w:t>o</w:t>
              </w:r>
              <w:r w:rsidRPr="00240AC5">
                <w:rPr>
                  <w:rFonts w:eastAsia="Arial"/>
                  <w:lang w:eastAsia="en-GB"/>
                </w:rPr>
                <w:t xml:space="preserve"> </w:t>
              </w:r>
              <w:r>
                <w:rPr>
                  <w:lang w:eastAsia="en-GB"/>
                </w:rPr>
                <w:t>mapping</w:t>
              </w:r>
              <w:r w:rsidRPr="00240AC5">
                <w:rPr>
                  <w:rFonts w:eastAsia="Arial"/>
                  <w:lang w:eastAsia="en-GB"/>
                </w:rPr>
                <w:t xml:space="preserve"> </w:t>
              </w:r>
            </w:ins>
            <w:ins w:id="2263" w:author="mbeckerle" w:date="2012-03-25T12:29:00Z">
              <w:r w:rsidRPr="00240AC5">
                <w:rPr>
                  <w:rFonts w:eastAsia="Arial"/>
                  <w:lang w:eastAsia="en-GB"/>
                </w:rPr>
                <w:t xml:space="preserve">is </w:t>
              </w:r>
            </w:ins>
            <w:ins w:id="2264" w:author="mbeckerle" w:date="2012-03-25T12:28:00Z">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specification</w:t>
              </w:r>
            </w:ins>
            <w:ins w:id="2265" w:author="mbeckerle" w:date="2012-03-25T12:29:00Z">
              <w:r>
                <w:rPr>
                  <w:lang w:eastAsia="en-GB"/>
                </w:rPr>
                <w:t xml:space="preserve"> and when there is n</w:t>
              </w:r>
            </w:ins>
            <w:ins w:id="2266" w:author="mbeckerle" w:date="2012-03-25T12:28:00Z">
              <w:r>
                <w:rPr>
                  <w:lang w:eastAsia="en-GB"/>
                </w:rPr>
                <w:t>ot</w:t>
              </w:r>
              <w:r w:rsidRPr="00240AC5">
                <w:rPr>
                  <w:rFonts w:eastAsia="Arial"/>
                  <w:lang w:eastAsia="en-GB"/>
                </w:rPr>
                <w:t xml:space="preserve"> </w:t>
              </w:r>
              <w:r>
                <w:rPr>
                  <w:lang w:eastAsia="en-GB"/>
                </w:rPr>
                <w:t>enough</w:t>
              </w:r>
              <w:r w:rsidRPr="00240AC5">
                <w:rPr>
                  <w:rFonts w:eastAsia="Arial"/>
                  <w:lang w:eastAsia="en-GB"/>
                </w:rPr>
                <w:t xml:space="preserve"> </w:t>
              </w:r>
            </w:ins>
            <w:ins w:id="2267" w:author="mbeckerle" w:date="2012-03-25T12:29:00Z">
              <w:r>
                <w:rPr>
                  <w:lang w:eastAsia="en-GB"/>
                </w:rPr>
                <w:t>space</w:t>
              </w:r>
            </w:ins>
            <w:ins w:id="2268" w:author="mbeckerle" w:date="2012-03-25T12:28:00Z">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ins>
            <w:ins w:id="2269" w:author="mbeckerle" w:date="2012-03-25T12:29:00Z">
              <w:r>
                <w:rPr>
                  <w:lang w:eastAsia="en-GB"/>
                </w:rPr>
                <w:t>2-byte character codepoint</w:t>
              </w:r>
            </w:ins>
            <w:ins w:id="2270" w:author="mbeckerle" w:date="2012-03-25T12:28:00Z">
              <w:r>
                <w:rPr>
                  <w:lang w:eastAsia="en-GB"/>
                </w:rPr>
                <w: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ins>
            <w:ins w:id="2271" w:author="mbeckerle" w:date="2012-03-25T12:29:00Z">
              <w:r>
                <w:rPr>
                  <w:lang w:eastAsia="en-GB"/>
                </w:rPr>
                <w:t>)</w:t>
              </w:r>
            </w:ins>
            <w:ins w:id="2272" w:author="mbeckerle" w:date="2012-03-25T12:28:00Z">
              <w:r w:rsidRPr="00240AC5">
                <w:rPr>
                  <w:rFonts w:eastAsia="Arial"/>
                  <w:lang w:eastAsia="en-GB"/>
                </w:rPr>
                <w:t xml:space="preserve"> </w:t>
              </w:r>
            </w:ins>
          </w:p>
          <w:p w14:paraId="2D184D01" w14:textId="2E863E44" w:rsidR="008A5458" w:rsidRDefault="008A5458" w:rsidP="00DB30DD">
            <w:pPr>
              <w:rPr>
                <w:ins w:id="2273" w:author="mbeckerle" w:date="2012-03-25T12:28:00Z"/>
                <w:lang w:eastAsia="en-GB"/>
              </w:rPr>
            </w:pPr>
            <w:ins w:id="2274" w:author="mbeckerle" w:date="2012-03-25T12:28: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ins>
            <w:ins w:id="2275" w:author="mbeckerle" w:date="2012-03-25T12:30:00Z">
              <w:r w:rsidRPr="00240AC5">
                <w:rPr>
                  <w:rFonts w:eastAsia="Arial"/>
                  <w:lang w:eastAsia="en-GB"/>
                </w:rPr>
                <w:t xml:space="preserve">encoding-specific replacement/substitution character is output. It is a processing error if no such character is defined, and it is a processing error if there is </w:t>
              </w:r>
            </w:ins>
            <w:ins w:id="2276" w:author="mbeckerle" w:date="2012-03-25T12:32:00Z">
              <w:r w:rsidRPr="00240AC5">
                <w:rPr>
                  <w:rFonts w:eastAsia="Arial"/>
                  <w:lang w:eastAsia="en-GB"/>
                </w:rPr>
                <w:t xml:space="preserve">any error when attempting to output the replacement (such as </w:t>
              </w:r>
            </w:ins>
            <w:ins w:id="2277" w:author="mbeckerle" w:date="2012-03-25T12:30:00Z">
              <w:r w:rsidRPr="00240AC5">
                <w:rPr>
                  <w:rFonts w:eastAsia="Arial"/>
                  <w:lang w:eastAsia="en-GB"/>
                </w:rPr>
                <w:t>not enough room for the representation of the entire encoding of the replacement character</w:t>
              </w:r>
            </w:ins>
            <w:ins w:id="2278" w:author="mbeckerle" w:date="2012-03-25T12:32:00Z">
              <w:r w:rsidRPr="00240AC5">
                <w:rPr>
                  <w:rFonts w:eastAsia="Arial"/>
                  <w:lang w:eastAsia="en-GB"/>
                </w:rPr>
                <w:t>)</w:t>
              </w:r>
            </w:ins>
            <w:ins w:id="2279" w:author="mbeckerle" w:date="2012-03-25T12:30:00Z">
              <w:r w:rsidRPr="00240AC5">
                <w:rPr>
                  <w:rFonts w:eastAsia="Arial"/>
                  <w:lang w:eastAsia="en-GB"/>
                </w:rPr>
                <w:t xml:space="preserve">. </w:t>
              </w:r>
            </w:ins>
          </w:p>
          <w:p w14:paraId="184EFCE0" w14:textId="77777777" w:rsidR="008A5458" w:rsidRPr="00240AC5" w:rsidRDefault="008A5458" w:rsidP="00DB30DD">
            <w:pPr>
              <w:rPr>
                <w:ins w:id="2280" w:author="mbeckerle" w:date="2012-03-25T12:32:00Z"/>
                <w:rFonts w:eastAsia="Arial"/>
                <w:lang w:eastAsia="en-GB"/>
              </w:rPr>
            </w:pPr>
            <w:ins w:id="2281" w:author="mbeckerle" w:date="2012-03-25T12:28:00Z">
              <w:r>
                <w:rPr>
                  <w:lang w:eastAsia="en-GB"/>
                </w:rPr>
                <w:t>If</w:t>
              </w:r>
              <w:r w:rsidRPr="00240AC5">
                <w:rPr>
                  <w:rFonts w:eastAsia="Arial"/>
                  <w:lang w:eastAsia="en-GB"/>
                </w:rPr>
                <w:t xml:space="preserve"> </w:t>
              </w:r>
              <w:r>
                <w:rPr>
                  <w:lang w:eastAsia="en-GB"/>
                </w:rPr>
                <w:t>'skip'</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skipped.</w:t>
              </w:r>
              <w:r w:rsidRPr="00240AC5">
                <w:rPr>
                  <w:rFonts w:eastAsia="Arial"/>
                  <w:lang w:eastAsia="en-GB"/>
                </w:rPr>
                <w:t xml:space="preserve"> </w:t>
              </w:r>
              <w:r>
                <w:rPr>
                  <w:lang w:eastAsia="en-GB"/>
                </w:rPr>
                <w:t>No</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encoded</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be</w:t>
              </w:r>
              <w:r w:rsidRPr="00240AC5">
                <w:rPr>
                  <w:rFonts w:eastAsia="Arial"/>
                  <w:lang w:eastAsia="en-GB"/>
                </w:rPr>
                <w:t xml:space="preserve"> </w:t>
              </w:r>
              <w:r>
                <w:rPr>
                  <w:lang w:eastAsia="en-GB"/>
                </w:rPr>
                <w:t>output</w:t>
              </w:r>
            </w:ins>
            <w:ins w:id="2282" w:author="mbeckerle" w:date="2012-03-25T12:32:00Z">
              <w:r w:rsidRPr="00240AC5">
                <w:rPr>
                  <w:rFonts w:eastAsia="Arial"/>
                  <w:lang w:eastAsia="en-GB"/>
                </w:rPr>
                <w:t>.</w:t>
              </w:r>
            </w:ins>
          </w:p>
          <w:p w14:paraId="4717DF58" w14:textId="70A35B85" w:rsidR="00DB30DD" w:rsidRDefault="008A5458" w:rsidP="00DB30DD">
            <w:pPr>
              <w:rPr>
                <w:ins w:id="2283" w:author="mbeckerle" w:date="2012-03-25T12:47:00Z"/>
                <w:lang w:eastAsia="en-GB"/>
              </w:rPr>
            </w:pPr>
            <w:ins w:id="2284" w:author="mbeckerle" w:date="2012-03-25T12:28:00Z">
              <w:r>
                <w:rPr>
                  <w:lang w:eastAsia="en-GB"/>
                </w:rPr>
                <w:t>If</w:t>
              </w:r>
              <w:r w:rsidRPr="00240AC5">
                <w:rPr>
                  <w:rFonts w:eastAsia="Arial"/>
                  <w:lang w:eastAsia="en-GB"/>
                </w:rPr>
                <w:t xml:space="preserve"> </w:t>
              </w:r>
            </w:ins>
            <w:del w:id="2285" w:author="mbeckerle" w:date="2012-04-22T16:11:00Z">
              <w:r w:rsidR="00393FAE" w:rsidDel="009C72D1">
                <w:rPr>
                  <w:rStyle w:val="CommentReference"/>
                </w:rPr>
                <w:commentReference w:id="2286"/>
              </w:r>
            </w:del>
            <w:ins w:id="2287" w:author="mbeckerle" w:date="2012-03-25T12:28:00Z">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245AE73C" w14:textId="77777777" w:rsidR="00DB30DD" w:rsidRDefault="00DB30DD" w:rsidP="00DB30DD">
            <w:pPr>
              <w:rPr>
                <w:ins w:id="2288" w:author="mbeckerle" w:date="2012-03-25T12:47:00Z"/>
                <w:lang w:eastAsia="en-GB"/>
              </w:rPr>
            </w:pPr>
            <w:ins w:id="2289" w:author="mbeckerle" w:date="2012-03-25T12:47:00Z">
              <w:r>
                <w:rPr>
                  <w:lang w:eastAsia="en-GB"/>
                </w:rPr>
                <w:t>See Section</w:t>
              </w:r>
            </w:ins>
            <w:ins w:id="2290" w:author="mbeckerle" w:date="2012-03-25T12:48:00Z">
              <w:r>
                <w:rPr>
                  <w:lang w:eastAsia="en-GB"/>
                </w:rPr>
                <w:t xml:space="preserve"> </w:t>
              </w:r>
              <w:r>
                <w:rPr>
                  <w:lang w:eastAsia="en-GB"/>
                </w:rPr>
                <w:fldChar w:fldCharType="begin"/>
              </w:r>
              <w:r>
                <w:rPr>
                  <w:lang w:eastAsia="en-GB"/>
                </w:rPr>
                <w:instrText xml:space="preserve"> REF _Ref320443014 \w \h </w:instrText>
              </w:r>
            </w:ins>
            <w:r>
              <w:rPr>
                <w:lang w:eastAsia="en-GB"/>
              </w:rPr>
            </w:r>
            <w:r>
              <w:rPr>
                <w:lang w:eastAsia="en-GB"/>
              </w:rPr>
              <w:fldChar w:fldCharType="separate"/>
            </w:r>
            <w:ins w:id="2291" w:author="mbeckerle" w:date="2012-03-25T12:48:00Z">
              <w:r>
                <w:rPr>
                  <w:lang w:eastAsia="en-GB"/>
                </w:rPr>
                <w:t>11.2</w:t>
              </w:r>
              <w:r>
                <w:rPr>
                  <w:lang w:eastAsia="en-GB"/>
                </w:rPr>
                <w:fldChar w:fldCharType="end"/>
              </w:r>
            </w:ins>
            <w:ins w:id="2292" w:author="mbeckerle" w:date="2012-03-25T12:47:00Z">
              <w:r>
                <w:rPr>
                  <w:lang w:eastAsia="en-GB"/>
                </w:rPr>
                <w:t xml:space="preserve"> </w:t>
              </w:r>
            </w:ins>
            <w:ins w:id="2293" w:author="mbeckerle" w:date="2012-03-25T12:48:00Z">
              <w:r>
                <w:rPr>
                  <w:lang w:eastAsia="en-GB"/>
                </w:rPr>
                <w:fldChar w:fldCharType="begin"/>
              </w:r>
              <w:r>
                <w:rPr>
                  <w:lang w:eastAsia="en-GB"/>
                </w:rPr>
                <w:instrText xml:space="preserve"> REF _Ref320443014 \h </w:instrText>
              </w:r>
            </w:ins>
            <w:r>
              <w:rPr>
                <w:lang w:eastAsia="en-GB"/>
              </w:rPr>
            </w:r>
            <w:r>
              <w:rPr>
                <w:lang w:eastAsia="en-GB"/>
              </w:rPr>
              <w:fldChar w:fldCharType="separate"/>
            </w:r>
            <w:ins w:id="2294" w:author="mbeckerle" w:date="2012-03-25T12:48:00Z">
              <w:r>
                <w:t>Character Encoding and Decoding Errors</w:t>
              </w:r>
              <w:r>
                <w:rPr>
                  <w:lang w:eastAsia="en-GB"/>
                </w:rPr>
                <w:fldChar w:fldCharType="end"/>
              </w:r>
              <w:r>
                <w:rPr>
                  <w:lang w:eastAsia="en-GB"/>
                </w:rPr>
                <w:t xml:space="preserve"> for further details.</w:t>
              </w:r>
            </w:ins>
          </w:p>
          <w:p w14:paraId="4E65A88F" w14:textId="6F0F94A9" w:rsidR="003D070D" w:rsidRPr="005223F4" w:rsidRDefault="00DB30DD" w:rsidP="00DB30DD">
            <w:pPr>
              <w:rPr>
                <w:ins w:id="2295" w:author="mbeckerle" w:date="2012-03-25T12:20:00Z"/>
              </w:rPr>
            </w:pPr>
            <w:ins w:id="2296" w:author="mbeckerle" w:date="2012-03-25T12:47:00Z">
              <w:r w:rsidRPr="005223F4">
                <w:t>Annotation: dfdl:element, dfdl:simpleType, dfdl:sequence, dfdl:choice, dfdl:group</w:t>
              </w:r>
            </w:ins>
          </w:p>
        </w:tc>
      </w:tr>
    </w:tbl>
    <w:p w14:paraId="0351C3E8" w14:textId="77777777" w:rsidR="00FB2AE7" w:rsidRPr="005223F4" w:rsidRDefault="00FB2AE7" w:rsidP="001A44E2"/>
    <w:p w14:paraId="72D55A38" w14:textId="77777777" w:rsidR="00690109" w:rsidRDefault="002A5E60" w:rsidP="00F4230C">
      <w:pPr>
        <w:pStyle w:val="Heading2"/>
        <w:rPr>
          <w:ins w:id="2297" w:author="mbeckerle" w:date="2012-03-25T10:49:00Z"/>
        </w:rPr>
      </w:pPr>
      <w:bookmarkStart w:id="2298" w:name="_Ref320436132"/>
      <w:bookmarkStart w:id="2299" w:name="_Toc332724442"/>
      <w:r>
        <w:rPr>
          <w:rStyle w:val="CommentReference"/>
        </w:rPr>
        <w:commentReference w:id="2300"/>
      </w:r>
      <w:ins w:id="2301" w:author="mbeckerle" w:date="2012-03-25T10:49:00Z">
        <w:r w:rsidR="00FD322E">
          <w:t>Unicode Byte Order Marks (BOM)</w:t>
        </w:r>
        <w:bookmarkEnd w:id="2298"/>
        <w:bookmarkEnd w:id="2299"/>
      </w:ins>
    </w:p>
    <w:p w14:paraId="7DF3065C" w14:textId="77777777" w:rsidR="00FD322E" w:rsidRDefault="00FD322E" w:rsidP="00FD322E">
      <w:pPr>
        <w:autoSpaceDE w:val="0"/>
        <w:spacing w:after="120"/>
        <w:rPr>
          <w:ins w:id="2302" w:author="mbeckerle" w:date="2012-03-25T10:54:00Z"/>
          <w:rFonts w:cs="Arial"/>
          <w:bCs/>
          <w:color w:val="000000"/>
        </w:rPr>
      </w:pPr>
      <w:ins w:id="2303" w:author="mbeckerle" w:date="2012-03-25T10:50:00Z">
        <w:r>
          <w:rPr>
            <w:rFonts w:cs="Arial"/>
            <w:bCs/>
            <w:color w:val="000000"/>
          </w:rPr>
          <w:t>DFDL</w:t>
        </w:r>
        <w:r>
          <w:rPr>
            <w:rFonts w:eastAsia="Arial" w:cs="Arial"/>
            <w:bCs/>
            <w:color w:val="000000"/>
          </w:rPr>
          <w:t xml:space="preserve"> </w:t>
        </w:r>
        <w:r>
          <w:rPr>
            <w:rFonts w:cs="Arial"/>
            <w:bCs/>
            <w:color w:val="000000"/>
          </w:rPr>
          <w:t>provides</w:t>
        </w:r>
        <w:r>
          <w:rPr>
            <w:rFonts w:eastAsia="Arial" w:cs="Arial"/>
            <w:bCs/>
            <w:color w:val="000000"/>
          </w:rPr>
          <w:t xml:space="preserve"> </w:t>
        </w:r>
        <w:r>
          <w:rPr>
            <w:rFonts w:cs="Arial"/>
            <w:bCs/>
            <w:color w:val="000000"/>
          </w:rPr>
          <w:t>automatic</w:t>
        </w:r>
        <w:r>
          <w:rPr>
            <w:rFonts w:eastAsia="Arial" w:cs="Arial"/>
            <w:bCs/>
            <w:color w:val="000000"/>
          </w:rPr>
          <w:t xml:space="preserve"> </w:t>
        </w:r>
        <w:r>
          <w:rPr>
            <w:rFonts w:cs="Arial"/>
            <w:bCs/>
            <w:color w:val="000000"/>
          </w:rPr>
          <w:t>detection</w:t>
        </w:r>
        <w:r>
          <w:rPr>
            <w:rFonts w:eastAsia="Arial" w:cs="Arial"/>
            <w:bCs/>
            <w:color w:val="000000"/>
          </w:rPr>
          <w:t xml:space="preserve"> </w:t>
        </w:r>
        <w:r>
          <w:rPr>
            <w:rFonts w:cs="Arial"/>
            <w:bCs/>
            <w:color w:val="000000"/>
          </w:rPr>
          <w:t>and</w:t>
        </w:r>
        <w:r>
          <w:rPr>
            <w:rFonts w:eastAsia="Arial" w:cs="Arial"/>
            <w:bCs/>
            <w:color w:val="000000"/>
          </w:rPr>
          <w:t xml:space="preserve"> </w:t>
        </w:r>
        <w:r>
          <w:rPr>
            <w:rFonts w:cs="Arial"/>
            <w:bCs/>
            <w:color w:val="000000"/>
          </w:rPr>
          <w:t>generation</w:t>
        </w:r>
        <w:r>
          <w:rPr>
            <w:rFonts w:eastAsia="Arial" w:cs="Arial"/>
            <w:bCs/>
            <w:color w:val="000000"/>
          </w:rPr>
          <w:t xml:space="preserve"> </w:t>
        </w:r>
        <w:r>
          <w:rPr>
            <w:rFonts w:cs="Arial"/>
            <w:bCs/>
            <w:color w:val="000000"/>
          </w:rPr>
          <w:t>of</w:t>
        </w:r>
        <w:r>
          <w:rPr>
            <w:rFonts w:eastAsia="Arial" w:cs="Arial"/>
            <w:bCs/>
            <w:color w:val="000000"/>
          </w:rPr>
          <w:t xml:space="preserve"> </w:t>
        </w:r>
        <w:r>
          <w:rPr>
            <w:rFonts w:cs="Arial"/>
            <w:bCs/>
            <w:color w:val="000000"/>
          </w:rPr>
          <w:t>Unicode</w:t>
        </w:r>
        <w:r>
          <w:rPr>
            <w:rFonts w:eastAsia="Arial" w:cs="Arial"/>
            <w:bCs/>
            <w:color w:val="000000"/>
          </w:rPr>
          <w:t xml:space="preserve"> </w:t>
        </w:r>
        <w:r>
          <w:rPr>
            <w:rFonts w:cs="Arial"/>
            <w:bCs/>
            <w:color w:val="000000"/>
          </w:rPr>
          <w:t>BOMs at the document level</w:t>
        </w:r>
      </w:ins>
      <w:ins w:id="2304" w:author="mbeckerle" w:date="2012-03-25T10:51:00Z">
        <w:r>
          <w:rPr>
            <w:rFonts w:cs="Arial"/>
            <w:bCs/>
            <w:color w:val="000000"/>
          </w:rPr>
          <w:t xml:space="preserve"> and saves (for parsing), or retrieves (for unparsing) the BOM information from the DFDL Infoset </w:t>
        </w:r>
        <w:r w:rsidRPr="00F4230C">
          <w:rPr>
            <w:rFonts w:cs="Arial"/>
            <w:b/>
            <w:bCs/>
            <w:color w:val="000000"/>
          </w:rPr>
          <w:t>[unicodeByteOrderMark]</w:t>
        </w:r>
      </w:ins>
      <w:ins w:id="2305" w:author="mbeckerle" w:date="2012-03-25T10:54:00Z">
        <w:r>
          <w:rPr>
            <w:rFonts w:cs="Arial"/>
            <w:bCs/>
            <w:color w:val="000000"/>
          </w:rPr>
          <w:t xml:space="preserve"> </w:t>
        </w:r>
      </w:ins>
      <w:ins w:id="2306" w:author="mbeckerle" w:date="2012-03-25T10:51:00Z">
        <w:r>
          <w:rPr>
            <w:rFonts w:cs="Arial"/>
            <w:bCs/>
            <w:color w:val="000000"/>
          </w:rPr>
          <w:t>member.</w:t>
        </w:r>
      </w:ins>
      <w:ins w:id="2307" w:author="mbeckerle" w:date="2012-03-25T10:54:00Z">
        <w:r>
          <w:rPr>
            <w:rFonts w:cs="Arial"/>
            <w:bCs/>
            <w:color w:val="000000"/>
          </w:rPr>
          <w:t xml:space="preserve"> </w:t>
        </w:r>
      </w:ins>
    </w:p>
    <w:p w14:paraId="37D3BCC9" w14:textId="2ABDA089" w:rsidR="00FD322E" w:rsidRDefault="00FD322E" w:rsidP="00FD322E">
      <w:pPr>
        <w:autoSpaceDE w:val="0"/>
        <w:rPr>
          <w:ins w:id="2308" w:author="mbeckerle" w:date="2012-03-25T10:55:00Z"/>
          <w:rFonts w:ascii="Helv" w:eastAsia="Helv" w:hAnsi="Helv" w:cs="Helv"/>
          <w:color w:val="000000"/>
        </w:rPr>
      </w:pPr>
      <w:ins w:id="2309" w:author="mbeckerle" w:date="2012-03-25T10:55:00Z">
        <w:r>
          <w:rPr>
            <w:rFonts w:ascii="Helv" w:hAnsi="Helv" w:cs="Helv"/>
            <w:i/>
            <w:color w:val="000000"/>
          </w:rPr>
          <w:t>Parsing</w:t>
        </w:r>
        <w:r>
          <w:rPr>
            <w:rFonts w:ascii="Helv" w:eastAsia="Helv" w:hAnsi="Helv" w:cs="Helv"/>
            <w:i/>
            <w:color w:val="000000"/>
          </w:rPr>
          <w:t xml:space="preserve"> </w:t>
        </w:r>
        <w:r>
          <w:rPr>
            <w:rFonts w:ascii="Helv" w:hAnsi="Helv" w:cs="Helv"/>
            <w:i/>
            <w:color w:val="000000"/>
          </w:rPr>
          <w:t>behaviour:</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sidRPr="00F4230C">
          <w:t>property</w:t>
        </w:r>
        <w:r w:rsidRPr="00F4230C">
          <w:rPr>
            <w:rFonts w:eastAsia="Helv"/>
          </w:rPr>
          <w:t xml:space="preserve"> </w:t>
        </w:r>
        <w:commentRangeStart w:id="2310"/>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2310"/>
      <w:r w:rsidR="003A4DAB" w:rsidRPr="00F4230C">
        <w:commentReference w:id="2310"/>
      </w:r>
      <w:ins w:id="2311" w:author="mbeckerle" w:date="2012-03-25T10:55:00Z">
        <w:r w:rsidRPr="00F4230C">
          <w:t>D</w:t>
        </w:r>
        <w:r>
          <w:rPr>
            <w:rFonts w:ascii="Helv" w:hAnsi="Helv" w:cs="Helv"/>
            <w:color w:val="000000"/>
          </w:rPr>
          <w:t>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ins>
    </w:p>
    <w:p w14:paraId="4473CB4D" w14:textId="77777777" w:rsidR="00FD322E" w:rsidRDefault="00FD322E" w:rsidP="00FD322E">
      <w:pPr>
        <w:numPr>
          <w:ilvl w:val="0"/>
          <w:numId w:val="129"/>
        </w:numPr>
        <w:suppressAutoHyphens/>
        <w:autoSpaceDE w:val="0"/>
        <w:ind w:left="360" w:hanging="360"/>
        <w:rPr>
          <w:ins w:id="2312" w:author="mbeckerle" w:date="2012-03-25T10:55:00Z"/>
          <w:rFonts w:ascii="Helv" w:eastAsia="Helv" w:hAnsi="Helv" w:cs="Helv"/>
          <w:color w:val="000000"/>
        </w:rPr>
      </w:pPr>
      <w:ins w:id="2313"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ins>
      <w:ins w:id="2314" w:author="mbeckerle" w:date="2012-03-25T11:00:00Z">
        <w:r>
          <w:rPr>
            <w:rStyle w:val="FootnoteReference"/>
            <w:rFonts w:ascii="Helv" w:hAnsi="Helv" w:cs="Helv"/>
            <w:color w:val="000000"/>
          </w:rPr>
          <w:footnoteReference w:id="12"/>
        </w:r>
      </w:ins>
      <w:ins w:id="2316" w:author="mbeckerle" w:date="2012-03-25T10:5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takes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action.</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4AB3E67" w14:textId="77777777" w:rsidR="00FD322E" w:rsidRDefault="00FD322E" w:rsidP="00FD322E">
      <w:pPr>
        <w:numPr>
          <w:ilvl w:val="0"/>
          <w:numId w:val="129"/>
        </w:numPr>
        <w:suppressAutoHyphens/>
        <w:autoSpaceDE w:val="0"/>
        <w:ind w:left="360" w:hanging="360"/>
        <w:rPr>
          <w:ins w:id="2317" w:author="mbeckerle" w:date="2012-03-25T10:55:00Z"/>
          <w:rFonts w:ascii="Helv" w:eastAsia="Helv" w:hAnsi="Helv" w:cs="Helv"/>
          <w:color w:val="000000"/>
        </w:rPr>
      </w:pPr>
      <w:ins w:id="2318"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2839098" w14:textId="77777777" w:rsidR="00FD322E" w:rsidRDefault="00FD322E" w:rsidP="00FD322E">
      <w:pPr>
        <w:numPr>
          <w:ilvl w:val="0"/>
          <w:numId w:val="129"/>
        </w:numPr>
        <w:suppressAutoHyphens/>
        <w:autoSpaceDE w:val="0"/>
        <w:ind w:left="360" w:hanging="360"/>
        <w:rPr>
          <w:ins w:id="2319" w:author="mbeckerle" w:date="2012-03-25T10:55:00Z"/>
          <w:rFonts w:ascii="Helv" w:eastAsia="Helv" w:hAnsi="Helv" w:cs="Helv"/>
          <w:color w:val="000000"/>
        </w:rPr>
      </w:pPr>
      <w:ins w:id="2320"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0B8E1D9B" w14:textId="5490FEAD" w:rsidR="00FD322E" w:rsidRDefault="00FD322E" w:rsidP="00FD322E">
      <w:pPr>
        <w:autoSpaceDE w:val="0"/>
        <w:rPr>
          <w:ins w:id="2321" w:author="mbeckerle" w:date="2012-03-25T10:55:00Z"/>
          <w:rFonts w:ascii="Helv" w:hAnsi="Helv" w:cs="Helv"/>
          <w:color w:val="000000"/>
        </w:rPr>
      </w:pPr>
      <w:ins w:id="2322" w:author="mbeckerle" w:date="2012-03-25T10:55:00Z">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commentRangeStart w:id="2323"/>
        <w:r w:rsidRPr="00F4230C">
          <w:t>property</w:t>
        </w:r>
        <w:r w:rsidRPr="00F4230C">
          <w:rPr>
            <w:rFonts w:eastAsia="Helv"/>
          </w:rPr>
          <w:t xml:space="preserve"> </w:t>
        </w:r>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UTF-16LE,</w:t>
        </w:r>
        <w:r w:rsidRPr="00F4230C">
          <w:rPr>
            <w:rFonts w:eastAsia="Default Sans Serif"/>
          </w:rPr>
          <w:t xml:space="preserve"> </w:t>
        </w:r>
        <w:r w:rsidRPr="00F4230C">
          <w:t>UTF-16BE,</w:t>
        </w:r>
        <w:r w:rsidRPr="00F4230C">
          <w:rPr>
            <w:rFonts w:eastAsia="Default Sans Serif"/>
          </w:rPr>
          <w:t xml:space="preserve"> </w:t>
        </w:r>
        <w:r w:rsidRPr="00F4230C">
          <w:t>UTF-32LE</w:t>
        </w:r>
        <w:r w:rsidRPr="00F4230C">
          <w:rPr>
            <w:rFonts w:eastAsia="Default Sans Serif"/>
          </w:rPr>
          <w:t xml:space="preserve"> </w:t>
        </w:r>
        <w:r w:rsidRPr="00F4230C">
          <w:t>or</w:t>
        </w:r>
        <w:r w:rsidRPr="00F4230C">
          <w:rPr>
            <w:rFonts w:eastAsia="Default Sans Serif"/>
          </w:rPr>
          <w:t xml:space="preserve"> </w:t>
        </w:r>
        <w:r w:rsidRPr="00F4230C">
          <w:t>UTF-32BE</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2323"/>
      <w:r w:rsidR="003A4DAB" w:rsidRPr="00F4230C">
        <w:commentReference w:id="2323"/>
      </w:r>
      <w:ins w:id="2324" w:author="mbeckerle" w:date="2012-03-25T10:55:00Z">
        <w:r w:rsidRPr="00F4230C">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b/>
            <w:bCs/>
            <w:color w:val="000000"/>
          </w:rPr>
          <w:t>not</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use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implicit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r>
          <w:rPr>
            <w:rFonts w:ascii="Helv" w:hAnsi="Helv" w:cs="Helv"/>
            <w:color w:val="000000"/>
          </w:rPr>
          <w:t>modelled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such,</w:t>
        </w:r>
        <w:r>
          <w:rPr>
            <w:rFonts w:ascii="Helv" w:eastAsia="Helv" w:hAnsi="Helv" w:cs="Helv"/>
            <w:color w:val="000000"/>
          </w:rPr>
          <w:t xml:space="preserve"> </w:t>
        </w:r>
        <w:r>
          <w:rPr>
            <w:rFonts w:ascii="Helv" w:hAnsi="Helv" w:cs="Helv"/>
            <w:color w:val="000000"/>
          </w:rPr>
          <w:t>otherwise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xs:string</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zero-width</w:t>
        </w:r>
        <w:r>
          <w:rPr>
            <w:rFonts w:ascii="Helv" w:eastAsia="Helv" w:hAnsi="Helv" w:cs="Helv"/>
            <w:color w:val="000000"/>
          </w:rPr>
          <w:t xml:space="preserve"> </w:t>
        </w:r>
        <w:r>
          <w:rPr>
            <w:rFonts w:ascii="Helv" w:hAnsi="Helv" w:cs="Helv"/>
            <w:color w:val="000000"/>
          </w:rPr>
          <w:t>non-breaking</w:t>
        </w:r>
        <w:r>
          <w:rPr>
            <w:rFonts w:ascii="Helv" w:eastAsia="Helv" w:hAnsi="Helv" w:cs="Helv"/>
            <w:color w:val="000000"/>
          </w:rPr>
          <w:t xml:space="preserve"> </w:t>
        </w:r>
        <w:r>
          <w:rPr>
            <w:rFonts w:ascii="Helv" w:hAnsi="Helv" w:cs="Helv"/>
            <w:color w:val="000000"/>
          </w:rPr>
          <w:t>space</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7099E9B4" w14:textId="77777777" w:rsidR="00FD322E" w:rsidRDefault="00FD322E" w:rsidP="00FD322E">
      <w:pPr>
        <w:autoSpaceDE w:val="0"/>
        <w:rPr>
          <w:ins w:id="2325" w:author="mbeckerle" w:date="2012-03-25T10:55:00Z"/>
          <w:rFonts w:ascii="Helv" w:eastAsia="Helv" w:hAnsi="Helv" w:cs="Helv"/>
          <w:color w:val="000000"/>
        </w:rPr>
      </w:pPr>
      <w:ins w:id="2326"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dfdl:byteOrder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rPr>
            <w:rFonts w:ascii="Helv" w:eastAsia="Helv" w:hAnsi="Helv" w:cs="Helv"/>
            <w:color w:val="000000"/>
          </w:rPr>
          <w:t xml:space="preserve"> </w:t>
        </w:r>
      </w:ins>
    </w:p>
    <w:p w14:paraId="44432F98" w14:textId="77777777" w:rsidR="00FD322E" w:rsidRDefault="00FD322E" w:rsidP="00FD322E">
      <w:pPr>
        <w:autoSpaceDE w:val="0"/>
        <w:rPr>
          <w:ins w:id="2327" w:author="mbeckerle" w:date="2012-03-25T10:55:00Z"/>
          <w:rFonts w:ascii="Helv" w:hAnsi="Helv" w:cs="Helv"/>
          <w:color w:val="000000"/>
        </w:rPr>
      </w:pPr>
      <w:ins w:id="2328"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looks</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ins w:id="2329" w:author="mbeckerle" w:date="2012-03-25T11:02:00Z">
        <w:r>
          <w:rPr>
            <w:rFonts w:ascii="Helv" w:hAnsi="Helv" w:cs="Helv"/>
            <w:color w:val="000000"/>
          </w:rPr>
          <w:t>modeled as a separate element. O</w:t>
        </w:r>
      </w:ins>
      <w:ins w:id="2330" w:author="mbeckerle" w:date="2012-03-25T10:55:00Z">
        <w:r>
          <w:rPr>
            <w:rFonts w:ascii="Helv" w:hAnsi="Helv" w:cs="Helv"/>
            <w:color w:val="000000"/>
          </w:rPr>
          <w:t>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xs:string</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6085A332" w14:textId="43C70F0E" w:rsidR="00FD322E" w:rsidRDefault="00FD322E" w:rsidP="00FD322E">
      <w:pPr>
        <w:autoSpaceDE w:val="0"/>
        <w:spacing w:after="120"/>
        <w:rPr>
          <w:ins w:id="2331" w:author="mbeckerle" w:date="2012-03-25T10:55:00Z"/>
          <w:rFonts w:ascii="Helv" w:eastAsia="Helv" w:hAnsi="Helv" w:cs="Helv"/>
          <w:color w:val="000000"/>
        </w:rPr>
      </w:pPr>
      <w:ins w:id="2332" w:author="mbeckerle" w:date="2012-03-25T10:55:00Z">
        <w:r>
          <w:rPr>
            <w:rFonts w:ascii="Helv" w:hAnsi="Helv" w:cs="Helv"/>
            <w:i/>
            <w:color w:val="000000"/>
          </w:rPr>
          <w:t>Unparsing</w:t>
        </w:r>
        <w:r>
          <w:rPr>
            <w:rFonts w:ascii="Helv" w:eastAsia="Helv" w:hAnsi="Helv" w:cs="Helv"/>
            <w:i/>
            <w:color w:val="000000"/>
          </w:rPr>
          <w:t xml:space="preserve"> </w:t>
        </w:r>
        <w:r>
          <w:rPr>
            <w:rFonts w:ascii="Helv" w:hAnsi="Helv" w:cs="Helv"/>
            <w:i/>
            <w:color w:val="000000"/>
          </w:rPr>
          <w:t>behaviour:</w:t>
        </w:r>
        <w:r>
          <w:rPr>
            <w:rFonts w:ascii="Helv" w:eastAsia="Helv" w:hAnsi="Helv" w:cs="Helv"/>
            <w:i/>
            <w:color w:val="000000"/>
          </w:rPr>
          <w:t xml:space="preserve"> </w:t>
        </w:r>
        <w:r w:rsidRPr="00F4230C">
          <w:t>When</w:t>
        </w:r>
        <w:r w:rsidRPr="00F4230C">
          <w:rPr>
            <w:rFonts w:eastAsia="Helv"/>
          </w:rPr>
          <w:t xml:space="preserve"> </w:t>
        </w:r>
        <w:r w:rsidRPr="00F4230C">
          <w:t>the</w:t>
        </w:r>
        <w:r w:rsidRPr="00F4230C">
          <w:rPr>
            <w:rFonts w:eastAsia="Helv"/>
          </w:rPr>
          <w:t xml:space="preserve"> </w:t>
        </w:r>
        <w:r w:rsidRPr="00F4230C">
          <w:t>dfdl:encoding</w:t>
        </w:r>
        <w:r w:rsidRPr="00F4230C">
          <w:rPr>
            <w:rFonts w:eastAsia="Helv"/>
          </w:rPr>
          <w:t xml:space="preserve"> </w:t>
        </w:r>
        <w:r w:rsidRPr="00F4230C">
          <w:t>property</w:t>
        </w:r>
        <w:r w:rsidRPr="00F4230C">
          <w:rPr>
            <w:rFonts w:eastAsia="Helv"/>
          </w:rPr>
          <w:t xml:space="preserve"> </w:t>
        </w:r>
        <w:commentRangeStart w:id="2333"/>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2333"/>
      <w:r w:rsidR="003A4DAB" w:rsidRPr="00F4230C">
        <w:commentReference w:id="2333"/>
      </w:r>
      <w:ins w:id="2334" w:author="mbeckerle" w:date="2012-03-25T10:55:00Z">
        <w:r w:rsidRPr="00F4230C">
          <w:t>DFDL</w:t>
        </w:r>
        <w:r w:rsidRPr="00F4230C">
          <w:rPr>
            <w:rFonts w:eastAsia="Helv"/>
          </w:rPr>
          <w:t xml:space="preserve"> </w:t>
        </w:r>
        <w:r w:rsidRPr="00F4230C">
          <w:t>unparser</w:t>
        </w:r>
        <w:r w:rsidRPr="00F4230C">
          <w:rPr>
            <w:rFonts w:eastAsia="Helv"/>
          </w:rPr>
          <w:t xml:space="preserve"> </w:t>
        </w:r>
        <w:r w:rsidRPr="00F4230C">
          <w:t>will</w:t>
        </w:r>
        <w:r w:rsidRPr="00F4230C">
          <w:rPr>
            <w:rFonts w:eastAsia="Helv"/>
          </w:rPr>
          <w:t xml:space="preserve"> </w:t>
        </w:r>
        <w:r w:rsidRPr="00F4230C">
          <w:t>look</w:t>
        </w:r>
        <w:r w:rsidRPr="00F4230C">
          <w:rPr>
            <w:rFonts w:eastAsia="Helv"/>
          </w:rPr>
          <w:t xml:space="preserve"> </w:t>
        </w:r>
        <w:r w:rsidRPr="00F4230C">
          <w:t>in</w:t>
        </w:r>
        <w:r w:rsidRPr="00F4230C">
          <w:rPr>
            <w:rFonts w:eastAsia="Helv"/>
          </w:rPr>
          <w:t xml:space="preserve"> </w:t>
        </w:r>
        <w:r w:rsidRPr="00F4230C">
          <w:t>the</w:t>
        </w:r>
        <w:r w:rsidRPr="00F4230C">
          <w:rPr>
            <w:rFonts w:eastAsia="Helv"/>
          </w:rPr>
          <w:t xml:space="preserve"> </w:t>
        </w:r>
        <w:r w:rsidRPr="00F4230C">
          <w:t>infoset</w:t>
        </w:r>
        <w:r w:rsidRPr="00F4230C">
          <w:rPr>
            <w:rFonts w:eastAsia="Helv"/>
          </w:rPr>
          <w:t xml:space="preserve"> </w:t>
        </w:r>
        <w:r w:rsidRPr="00F4230C">
          <w:t>document</w:t>
        </w:r>
        <w:r w:rsidRPr="00F4230C">
          <w:rPr>
            <w:rFonts w:eastAsia="Helv"/>
          </w:rPr>
          <w:t xml:space="preserve"> </w:t>
        </w:r>
        <w:r w:rsidRPr="00F4230C">
          <w:t>information</w:t>
        </w:r>
        <w:r w:rsidRPr="00F4230C">
          <w:rPr>
            <w:rFonts w:eastAsia="Helv"/>
          </w:rPr>
          <w:t xml:space="preserve"> </w:t>
        </w:r>
        <w:r w:rsidRPr="00F4230C">
          <w:t>item</w:t>
        </w:r>
        <w:r w:rsidRPr="00F4230C">
          <w:rPr>
            <w:rFonts w:eastAsia="Helv"/>
          </w:rPr>
          <w:t xml:space="preserve"> </w:t>
        </w:r>
        <w:r w:rsidRPr="00F4230C">
          <w:t>for</w:t>
        </w:r>
        <w:r w:rsidRPr="00F4230C">
          <w:rPr>
            <w:rFonts w:eastAsia="Helv"/>
          </w:rPr>
          <w:t xml:space="preserve"> </w:t>
        </w:r>
        <w:r w:rsidRPr="00F4230C">
          <w:t>a</w:t>
        </w:r>
        <w:r w:rsidRPr="00F4230C">
          <w:rPr>
            <w:rFonts w:eastAsia="Helv"/>
          </w:rPr>
          <w:t xml:space="preserve"> </w:t>
        </w:r>
        <w:r w:rsidRPr="00F4230C">
          <w:t>BOM.</w:t>
        </w:r>
        <w:r>
          <w:rPr>
            <w:rFonts w:ascii="Helv" w:eastAsia="Helv" w:hAnsi="Helv" w:cs="Helv"/>
            <w:color w:val="000000"/>
          </w:rPr>
          <w:t xml:space="preserve">  </w:t>
        </w:r>
      </w:ins>
    </w:p>
    <w:p w14:paraId="01D2B239" w14:textId="77777777" w:rsidR="00FD322E" w:rsidRDefault="00FD322E" w:rsidP="00FD322E">
      <w:pPr>
        <w:numPr>
          <w:ilvl w:val="0"/>
          <w:numId w:val="129"/>
        </w:numPr>
        <w:suppressAutoHyphens/>
        <w:autoSpaceDE w:val="0"/>
        <w:ind w:left="360" w:hanging="360"/>
        <w:rPr>
          <w:ins w:id="2335" w:author="mbeckerle" w:date="2012-03-25T10:55:00Z"/>
          <w:rFonts w:ascii="Helv" w:eastAsia="Helv" w:hAnsi="Helv" w:cs="Helv"/>
          <w:color w:val="000000"/>
        </w:rPr>
      </w:pPr>
      <w:ins w:id="2336"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63BFFA45" w14:textId="77777777" w:rsidR="00FD322E" w:rsidRDefault="00FD322E" w:rsidP="00FD322E">
      <w:pPr>
        <w:numPr>
          <w:ilvl w:val="0"/>
          <w:numId w:val="129"/>
        </w:numPr>
        <w:suppressAutoHyphens/>
        <w:autoSpaceDE w:val="0"/>
        <w:ind w:left="360" w:hanging="360"/>
        <w:rPr>
          <w:ins w:id="2337" w:author="mbeckerle" w:date="2012-03-25T10:55:00Z"/>
          <w:rFonts w:ascii="Helv" w:eastAsia="Helv" w:hAnsi="Helv" w:cs="Helv"/>
          <w:color w:val="000000"/>
        </w:rPr>
      </w:pPr>
      <w:ins w:id="2338"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7C21F939" w14:textId="77777777" w:rsidR="00FD322E" w:rsidRDefault="00FD322E" w:rsidP="00FD322E">
      <w:pPr>
        <w:numPr>
          <w:ilvl w:val="0"/>
          <w:numId w:val="129"/>
        </w:numPr>
        <w:suppressAutoHyphens/>
        <w:autoSpaceDE w:val="0"/>
        <w:ind w:left="360" w:hanging="360"/>
        <w:rPr>
          <w:ins w:id="2339" w:author="mbeckerle" w:date="2012-03-25T10:55:00Z"/>
          <w:rFonts w:ascii="Helv" w:hAnsi="Helv" w:cs="Helv"/>
          <w:color w:val="000000"/>
        </w:rPr>
      </w:pPr>
      <w:ins w:id="2340"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ins>
    </w:p>
    <w:p w14:paraId="77F1D486" w14:textId="77777777" w:rsidR="00FD322E" w:rsidRPr="00F4230C" w:rsidRDefault="00FD322E" w:rsidP="00FD322E">
      <w:pPr>
        <w:autoSpaceDE w:val="0"/>
        <w:rPr>
          <w:ins w:id="2341" w:author="mbeckerle" w:date="2012-03-25T10:55:00Z"/>
          <w:rFonts w:ascii="Helvetica" w:eastAsia="Helv" w:hAnsi="Helvetica" w:cs="Helvetica"/>
          <w:color w:val="000000"/>
        </w:rPr>
      </w:pPr>
      <w:ins w:id="2342" w:author="mbeckerle" w:date="2012-03-25T10:55:00Z">
        <w:r w:rsidRPr="00F4230C">
          <w:rPr>
            <w:rFonts w:ascii="Helvetica" w:hAnsi="Helvetica" w:cs="Helvetica"/>
            <w:color w:val="000000"/>
          </w:rPr>
          <w:t>When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dfdl:encoding</w:t>
        </w:r>
        <w:r w:rsidRPr="00F4230C">
          <w:rPr>
            <w:rFonts w:ascii="Helvetica" w:eastAsia="Helv" w:hAnsi="Helvetica" w:cs="Helvetica"/>
            <w:color w:val="000000"/>
          </w:rPr>
          <w:t xml:space="preserve"> </w:t>
        </w:r>
        <w:r w:rsidRPr="00F4230C">
          <w:rPr>
            <w:rFonts w:ascii="Helvetica" w:hAnsi="Helvetica" w:cs="Helvetica"/>
            <w:color w:val="000000"/>
          </w:rPr>
          <w:t>property</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the</w:t>
        </w:r>
        <w:r w:rsidRPr="00F4230C">
          <w:rPr>
            <w:rFonts w:ascii="Helvetica" w:eastAsia="Default Sans Serif" w:hAnsi="Helvetica" w:cs="Helvetica"/>
            <w:color w:val="000000"/>
          </w:rPr>
          <w:t xml:space="preserve"> </w:t>
        </w:r>
        <w:r w:rsidRPr="00F4230C">
          <w:rPr>
            <w:rFonts w:ascii="Helvetica" w:hAnsi="Helvetica" w:cs="Helvetica"/>
            <w:color w:val="000000"/>
          </w:rPr>
          <w:t>root</w:t>
        </w:r>
        <w:r w:rsidRPr="00F4230C">
          <w:rPr>
            <w:rFonts w:ascii="Helvetica" w:eastAsia="Default Sans Serif" w:hAnsi="Helvetica" w:cs="Helvetica"/>
            <w:color w:val="000000"/>
          </w:rPr>
          <w:t xml:space="preserve"> </w:t>
        </w:r>
        <w:r w:rsidRPr="00F4230C">
          <w:rPr>
            <w:rFonts w:ascii="Helvetica" w:hAnsi="Helvetica" w:cs="Helvetica"/>
            <w:color w:val="000000"/>
          </w:rPr>
          <w:t>element</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specified,</w:t>
        </w:r>
        <w:r w:rsidRPr="00F4230C">
          <w:rPr>
            <w:rFonts w:ascii="Helvetica" w:eastAsia="Default Sans Serif" w:hAnsi="Helvetica" w:cs="Helvetica"/>
            <w:color w:val="000000"/>
          </w:rPr>
          <w:t xml:space="preserve"> </w:t>
        </w:r>
        <w:r w:rsidRPr="00F4230C">
          <w:rPr>
            <w:rFonts w:ascii="Helvetica" w:hAnsi="Helvetica" w:cs="Helvetica"/>
            <w:color w:val="000000"/>
          </w:rPr>
          <w:t>and</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exactly</w:t>
        </w:r>
        <w:r w:rsidRPr="00F4230C">
          <w:rPr>
            <w:rFonts w:ascii="Helvetica" w:eastAsia="Default Sans Serif" w:hAnsi="Helvetica" w:cs="Helvetica"/>
            <w:color w:val="000000"/>
          </w:rPr>
          <w:t xml:space="preserve"> </w:t>
        </w:r>
        <w:r w:rsidRPr="00F4230C">
          <w:rPr>
            <w:rFonts w:ascii="Helvetica" w:hAnsi="Helvetica" w:cs="Helvetica"/>
            <w:color w:val="000000"/>
          </w:rPr>
          <w:t>one</w:t>
        </w:r>
        <w:r w:rsidRPr="00F4230C">
          <w:rPr>
            <w:rFonts w:ascii="Helvetica" w:eastAsia="Default Sans Serif"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UTF-16LE,</w:t>
        </w:r>
        <w:r w:rsidRPr="00F4230C">
          <w:rPr>
            <w:rFonts w:ascii="Helvetica" w:eastAsia="Default Sans Serif" w:hAnsi="Helvetica" w:cs="Helvetica"/>
            <w:color w:val="000000"/>
          </w:rPr>
          <w:t xml:space="preserve"> </w:t>
        </w:r>
        <w:r w:rsidRPr="00F4230C">
          <w:rPr>
            <w:rFonts w:ascii="Helvetica" w:hAnsi="Helvetica" w:cs="Helvetica"/>
            <w:color w:val="000000"/>
          </w:rPr>
          <w:t>UTF-16BE,</w:t>
        </w:r>
        <w:r w:rsidRPr="00F4230C">
          <w:rPr>
            <w:rFonts w:ascii="Helvetica" w:eastAsia="Default Sans Serif" w:hAnsi="Helvetica" w:cs="Helvetica"/>
            <w:color w:val="000000"/>
          </w:rPr>
          <w:t xml:space="preserve"> </w:t>
        </w:r>
        <w:r w:rsidRPr="00F4230C">
          <w:rPr>
            <w:rFonts w:ascii="Helvetica" w:hAnsi="Helvetica" w:cs="Helvetica"/>
            <w:color w:val="000000"/>
          </w:rPr>
          <w:t>UTF-32LE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UTF-32BE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CCSID</w:t>
        </w:r>
        <w:r w:rsidRPr="00F4230C">
          <w:rPr>
            <w:rFonts w:ascii="Helvetica" w:eastAsia="Default Sans Serif" w:hAnsi="Helvetica" w:cs="Helvetica"/>
            <w:color w:val="000000"/>
          </w:rPr>
          <w:t xml:space="preserve"> </w:t>
        </w:r>
        <w:r w:rsidRPr="00F4230C">
          <w:rPr>
            <w:rFonts w:ascii="Helvetica" w:hAnsi="Helvetica" w:cs="Helvetica"/>
            <w:color w:val="000000"/>
          </w:rPr>
          <w:t>equivalents),</w:t>
        </w:r>
        <w:r w:rsidRPr="00F4230C">
          <w:rPr>
            <w:rFonts w:ascii="Helvetica" w:eastAsia="Default Sans Serif" w:hAnsi="Helvetica" w:cs="Helvetica"/>
            <w:color w:val="000000"/>
          </w:rPr>
          <w:t xml:space="preserve"> </w:t>
        </w:r>
        <w:r w:rsidRPr="00F4230C">
          <w:rPr>
            <w:rFonts w:ascii="Helvetica" w:hAnsi="Helvetica" w:cs="Helvetica"/>
            <w:color w:val="000000"/>
          </w:rPr>
          <w:t>then</w:t>
        </w:r>
        <w:r w:rsidRPr="00F4230C">
          <w:rPr>
            <w:rFonts w:ascii="Helvetica" w:eastAsia="Default Sans Serif"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DFDL</w:t>
        </w:r>
        <w:r w:rsidRPr="00F4230C">
          <w:rPr>
            <w:rFonts w:ascii="Helvetica" w:eastAsia="Helv" w:hAnsi="Helvetica" w:cs="Helvetica"/>
            <w:color w:val="000000"/>
          </w:rPr>
          <w:t xml:space="preserve"> </w:t>
        </w:r>
        <w:r w:rsidRPr="00F4230C">
          <w:rPr>
            <w:rFonts w:ascii="Helvetica" w:hAnsi="Helvetica" w:cs="Helvetica"/>
            <w:color w:val="000000"/>
          </w:rPr>
          <w:t>unparser</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look</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document</w:t>
        </w:r>
        <w:r w:rsidRPr="00F4230C">
          <w:rPr>
            <w:rFonts w:ascii="Helvetica" w:eastAsia="Helv" w:hAnsi="Helvetica" w:cs="Helvetica"/>
            <w:color w:val="000000"/>
          </w:rPr>
          <w:t xml:space="preserve"> </w:t>
        </w:r>
        <w:r w:rsidRPr="00F4230C">
          <w:rPr>
            <w:rFonts w:ascii="Helvetica" w:hAnsi="Helvetica" w:cs="Helvetica"/>
            <w:color w:val="000000"/>
          </w:rPr>
          <w:t>information</w:t>
        </w:r>
        <w:r w:rsidRPr="00F4230C">
          <w:rPr>
            <w:rFonts w:ascii="Helvetica" w:eastAsia="Helv" w:hAnsi="Helvetica" w:cs="Helvetica"/>
            <w:color w:val="000000"/>
          </w:rPr>
          <w:t xml:space="preserve"> </w:t>
        </w:r>
        <w:r w:rsidRPr="00F4230C">
          <w:rPr>
            <w:rFonts w:ascii="Helvetica" w:hAnsi="Helvetica" w:cs="Helvetica"/>
            <w:color w:val="000000"/>
          </w:rPr>
          <w:t>item</w:t>
        </w:r>
        <w:r w:rsidRPr="00F4230C">
          <w:rPr>
            <w:rFonts w:ascii="Helvetica" w:eastAsia="Helv" w:hAnsi="Helvetica" w:cs="Helvetica"/>
            <w:color w:val="000000"/>
          </w:rPr>
          <w:t xml:space="preserve"> </w:t>
        </w:r>
        <w:r w:rsidRPr="00F4230C">
          <w:rPr>
            <w:rFonts w:ascii="Helvetica" w:hAnsi="Helvetica" w:cs="Helvetica"/>
            <w:b/>
            <w:color w:val="000000"/>
          </w:rPr>
          <w:t>[unicodeByteOrderMark]</w:t>
        </w:r>
        <w:r w:rsidRPr="00F4230C">
          <w:rPr>
            <w:rFonts w:ascii="Helvetica" w:eastAsia="Helv" w:hAnsi="Helvetica" w:cs="Helvetica"/>
            <w:color w:val="000000"/>
          </w:rPr>
          <w:t xml:space="preserve"> </w:t>
        </w:r>
        <w:r w:rsidRPr="00F4230C">
          <w:rPr>
            <w:rFonts w:ascii="Helvetica" w:hAnsi="Helvetica" w:cs="Helvetica"/>
            <w:color w:val="000000"/>
          </w:rPr>
          <w:t>member</w:t>
        </w:r>
        <w:r w:rsidRPr="00F4230C">
          <w:rPr>
            <w:rFonts w:ascii="Helvetica" w:eastAsia="Helv" w:hAnsi="Helvetica" w:cs="Helvetica"/>
            <w:color w:val="000000"/>
          </w:rPr>
          <w:t xml:space="preserve"> </w:t>
        </w:r>
        <w:r w:rsidRPr="00F4230C">
          <w:rPr>
            <w:rFonts w:ascii="Helvetica" w:hAnsi="Helvetica" w:cs="Helvetica"/>
            <w:color w:val="000000"/>
          </w:rPr>
          <w:t>and</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byte</w:t>
        </w:r>
        <w:r w:rsidRPr="00F4230C">
          <w:rPr>
            <w:rFonts w:ascii="Helvetica" w:eastAsia="Helv" w:hAnsi="Helvetica" w:cs="Helvetica"/>
            <w:color w:val="000000"/>
          </w:rPr>
          <w:t xml:space="preserve"> </w:t>
        </w:r>
        <w:r w:rsidRPr="00F4230C">
          <w:rPr>
            <w:rFonts w:ascii="Helvetica" w:hAnsi="Helvetica" w:cs="Helvetica"/>
            <w:color w:val="000000"/>
          </w:rPr>
          <w:t>order</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use</w:t>
        </w:r>
        <w:r w:rsidRPr="00F4230C">
          <w:rPr>
            <w:rFonts w:ascii="Helvetica" w:eastAsia="Helv" w:hAnsi="Helvetica" w:cs="Helvetica"/>
            <w:color w:val="000000"/>
          </w:rPr>
          <w:t xml:space="preserve"> </w:t>
        </w:r>
        <w:r w:rsidRPr="00F4230C">
          <w:rPr>
            <w:rFonts w:ascii="Helvetica" w:hAnsi="Helvetica" w:cs="Helvetica"/>
            <w:color w:val="000000"/>
          </w:rPr>
          <w:t>is</w:t>
        </w:r>
        <w:r w:rsidRPr="00F4230C">
          <w:rPr>
            <w:rFonts w:ascii="Helvetica" w:eastAsia="Helv" w:hAnsi="Helvetica" w:cs="Helvetica"/>
            <w:color w:val="000000"/>
          </w:rPr>
          <w:t xml:space="preserve"> </w:t>
        </w:r>
        <w:r w:rsidRPr="00F4230C">
          <w:rPr>
            <w:rFonts w:ascii="Helvetica" w:hAnsi="Helvetica" w:cs="Helvetica"/>
            <w:color w:val="000000"/>
          </w:rPr>
          <w:t>implicit</w:t>
        </w:r>
        <w:r w:rsidRPr="00F4230C">
          <w:rPr>
            <w:rFonts w:ascii="Helvetica" w:eastAsia="Helv" w:hAnsi="Helvetica" w:cs="Helvetica"/>
            <w:color w:val="000000"/>
          </w:rPr>
          <w:t xml:space="preserve"> </w:t>
        </w:r>
        <w:r w:rsidRPr="00F4230C">
          <w:rPr>
            <w:rFonts w:ascii="Helvetica" w:hAnsi="Helvetica" w:cs="Helvetica"/>
            <w:color w:val="000000"/>
          </w:rPr>
          <w:t>in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encoding.</w:t>
        </w:r>
        <w:r w:rsidRPr="00F4230C">
          <w:rPr>
            <w:rFonts w:ascii="Helvetica" w:eastAsia="Helv" w:hAnsi="Helvetica" w:cs="Helvetica"/>
            <w:color w:val="000000"/>
          </w:rPr>
          <w:t xml:space="preserve"> </w:t>
        </w:r>
        <w:r w:rsidRPr="00F4230C">
          <w:rPr>
            <w:rFonts w:ascii="Helvetica" w:hAnsi="Helvetica" w:cs="Helvetica"/>
            <w:color w:val="000000"/>
          </w:rPr>
          <w:t>If</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does</w:t>
        </w:r>
        <w:r w:rsidRPr="00F4230C">
          <w:rPr>
            <w:rFonts w:ascii="Helvetica" w:eastAsia="Helv" w:hAnsi="Helvetica" w:cs="Helvetica"/>
            <w:color w:val="000000"/>
          </w:rPr>
          <w:t xml:space="preserve"> </w:t>
        </w:r>
        <w:r w:rsidRPr="00F4230C">
          <w:rPr>
            <w:rFonts w:ascii="Helvetica" w:hAnsi="Helvetica" w:cs="Helvetica"/>
            <w:color w:val="000000"/>
          </w:rPr>
          <w:t>need</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start</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data</w:t>
        </w:r>
        <w:r w:rsidRPr="00F4230C">
          <w:rPr>
            <w:rFonts w:ascii="Helvetica" w:eastAsia="Helv" w:hAnsi="Helvetica" w:cs="Helvetica"/>
            <w:color w:val="000000"/>
          </w:rPr>
          <w:t xml:space="preserve"> </w:t>
        </w:r>
        <w:r w:rsidRPr="00F4230C">
          <w:rPr>
            <w:rFonts w:ascii="Helvetica" w:hAnsi="Helvetica" w:cs="Helvetica"/>
            <w:color w:val="000000"/>
          </w:rPr>
          <w:t>stream,</w:t>
        </w:r>
        <w:r w:rsidRPr="00F4230C">
          <w:rPr>
            <w:rFonts w:ascii="Helvetica" w:eastAsia="Helv" w:hAnsi="Helvetica" w:cs="Helvetica"/>
            <w:color w:val="000000"/>
          </w:rPr>
          <w:t xml:space="preserve"> </w:t>
        </w:r>
        <w:r w:rsidRPr="00F4230C">
          <w:rPr>
            <w:rFonts w:ascii="Helvetica" w:hAnsi="Helvetica" w:cs="Helvetica"/>
            <w:color w:val="000000"/>
          </w:rPr>
          <w:t>then</w:t>
        </w:r>
        <w:r w:rsidRPr="00F4230C">
          <w:rPr>
            <w:rFonts w:ascii="Helvetica" w:eastAsia="Helv" w:hAnsi="Helvetica" w:cs="Helvetica"/>
            <w:color w:val="000000"/>
          </w:rPr>
          <w:t xml:space="preserve"> </w:t>
        </w:r>
        <w:r w:rsidRPr="00F4230C">
          <w:rPr>
            <w:rFonts w:ascii="Helvetica" w:hAnsi="Helvetica" w:cs="Helvetica"/>
            <w:color w:val="000000"/>
          </w:rPr>
          <w:t>it</w:t>
        </w:r>
        <w:r w:rsidRPr="00F4230C">
          <w:rPr>
            <w:rFonts w:ascii="Helvetica" w:eastAsia="Helv" w:hAnsi="Helvetica" w:cs="Helvetica"/>
            <w:color w:val="000000"/>
          </w:rPr>
          <w:t xml:space="preserve"> </w:t>
        </w:r>
        <w:r w:rsidRPr="00F4230C">
          <w:rPr>
            <w:rFonts w:ascii="Helvetica" w:hAnsi="Helvetica" w:cs="Helvetica"/>
            <w:color w:val="000000"/>
          </w:rPr>
          <w:t>must</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explicitly</w:t>
        </w:r>
        <w:r w:rsidRPr="00F4230C">
          <w:rPr>
            <w:rFonts w:ascii="Helvetica" w:eastAsia="Helv" w:hAnsi="Helvetica" w:cs="Helvetica"/>
            <w:color w:val="000000"/>
          </w:rPr>
          <w:t xml:space="preserve"> </w:t>
        </w:r>
        <w:r w:rsidRPr="00F4230C">
          <w:rPr>
            <w:rFonts w:ascii="Helvetica" w:hAnsi="Helvetica" w:cs="Helvetica"/>
            <w:color w:val="000000"/>
          </w:rPr>
          <w:t>modelled</w:t>
        </w:r>
        <w:r w:rsidRPr="00F4230C">
          <w:rPr>
            <w:rFonts w:ascii="Helvetica" w:eastAsia="Helv" w:hAnsi="Helvetica" w:cs="Helvetica"/>
            <w:color w:val="000000"/>
          </w:rPr>
          <w:t xml:space="preserve"> </w:t>
        </w:r>
        <w:r w:rsidRPr="00F4230C">
          <w:rPr>
            <w:rFonts w:ascii="Helvetica" w:hAnsi="Helvetica" w:cs="Helvetica"/>
            <w:color w:val="000000"/>
          </w:rPr>
          <w:t>as</w:t>
        </w:r>
        <w:r w:rsidRPr="00F4230C">
          <w:rPr>
            <w:rFonts w:ascii="Helvetica" w:eastAsia="Helv" w:hAnsi="Helvetica" w:cs="Helvetica"/>
            <w:color w:val="000000"/>
          </w:rPr>
          <w:t xml:space="preserve"> </w:t>
        </w:r>
        <w:r w:rsidRPr="00F4230C">
          <w:rPr>
            <w:rFonts w:ascii="Helvetica" w:hAnsi="Helvetica" w:cs="Helvetica"/>
            <w:color w:val="000000"/>
          </w:rPr>
          <w:t>such.</w:t>
        </w:r>
        <w:r w:rsidRPr="00F4230C">
          <w:rPr>
            <w:rFonts w:ascii="Helvetica" w:eastAsia="Helv" w:hAnsi="Helvetica" w:cs="Helvetica"/>
            <w:color w:val="000000"/>
          </w:rPr>
          <w:t xml:space="preserve"> </w:t>
        </w:r>
      </w:ins>
    </w:p>
    <w:p w14:paraId="4265FE39" w14:textId="77777777" w:rsidR="00FD322E" w:rsidRDefault="00FD322E" w:rsidP="00F4230C">
      <w:pPr>
        <w:rPr>
          <w:ins w:id="2343" w:author="mbeckerle" w:date="2012-04-12T17:13:00Z"/>
          <w:rFonts w:eastAsia="Helv"/>
        </w:rPr>
      </w:pPr>
      <w:ins w:id="2344" w:author="mbeckerle" w:date="2012-03-25T10:55:00Z">
        <w:r w:rsidRPr="00710BA1">
          <w:t>The</w:t>
        </w:r>
        <w:r w:rsidRPr="00710BA1">
          <w:rPr>
            <w:rFonts w:eastAsia="Helv"/>
          </w:rPr>
          <w:t xml:space="preserve"> </w:t>
        </w:r>
        <w:r w:rsidRPr="00710BA1">
          <w:t>dfdl:byteOrder</w:t>
        </w:r>
        <w:r w:rsidRPr="00710BA1">
          <w:rPr>
            <w:rFonts w:eastAsia="Helv"/>
          </w:rPr>
          <w:t xml:space="preserve"> </w:t>
        </w:r>
        <w:r w:rsidRPr="00710BA1">
          <w:t>property</w:t>
        </w:r>
        <w:r w:rsidRPr="00710BA1">
          <w:rPr>
            <w:rFonts w:eastAsia="Helv"/>
          </w:rPr>
          <w:t xml:space="preserve"> </w:t>
        </w:r>
        <w:r w:rsidRPr="00710BA1">
          <w:t>is</w:t>
        </w:r>
        <w:r w:rsidRPr="00710BA1">
          <w:rPr>
            <w:rFonts w:eastAsia="Helv"/>
          </w:rPr>
          <w:t xml:space="preserve"> </w:t>
        </w:r>
        <w:r w:rsidRPr="00710BA1">
          <w:t>never</w:t>
        </w:r>
        <w:r w:rsidRPr="00710BA1">
          <w:rPr>
            <w:rFonts w:eastAsia="Helv"/>
          </w:rPr>
          <w:t xml:space="preserve"> </w:t>
        </w:r>
        <w:r w:rsidRPr="00710BA1">
          <w:t>used</w:t>
        </w:r>
        <w:r w:rsidRPr="00710BA1">
          <w:rPr>
            <w:rFonts w:eastAsia="Helv"/>
          </w:rPr>
          <w:t xml:space="preserve"> </w:t>
        </w:r>
        <w:r w:rsidRPr="00710BA1">
          <w:t>to</w:t>
        </w:r>
        <w:r w:rsidRPr="00710BA1">
          <w:rPr>
            <w:rFonts w:eastAsia="Helv"/>
          </w:rPr>
          <w:t xml:space="preserve"> </w:t>
        </w:r>
        <w:r w:rsidRPr="00710BA1">
          <w:t>establish</w:t>
        </w:r>
        <w:r w:rsidRPr="00710BA1">
          <w:rPr>
            <w:rFonts w:eastAsia="Helv"/>
          </w:rPr>
          <w:t xml:space="preserve"> </w:t>
        </w:r>
        <w:r w:rsidRPr="00710BA1">
          <w:t>the</w:t>
        </w:r>
        <w:r w:rsidRPr="00710BA1">
          <w:rPr>
            <w:rFonts w:eastAsia="Helv"/>
          </w:rPr>
          <w:t xml:space="preserve"> </w:t>
        </w:r>
        <w:r w:rsidRPr="00710BA1">
          <w:t>byte</w:t>
        </w:r>
        <w:r w:rsidRPr="00710BA1">
          <w:rPr>
            <w:rFonts w:eastAsia="Helv"/>
          </w:rPr>
          <w:t xml:space="preserve"> </w:t>
        </w:r>
        <w:r w:rsidRPr="00710BA1">
          <w:t>order</w:t>
        </w:r>
        <w:r w:rsidRPr="00710BA1">
          <w:rPr>
            <w:rFonts w:eastAsia="Helv"/>
          </w:rPr>
          <w:t xml:space="preserve"> </w:t>
        </w:r>
        <w:r w:rsidRPr="00710BA1">
          <w:t>for</w:t>
        </w:r>
        <w:r w:rsidRPr="00710BA1">
          <w:rPr>
            <w:rFonts w:eastAsia="Helv"/>
          </w:rPr>
          <w:t xml:space="preserve"> </w:t>
        </w:r>
        <w:r w:rsidRPr="00710BA1">
          <w:t>Unicode</w:t>
        </w:r>
        <w:r w:rsidRPr="00710BA1">
          <w:rPr>
            <w:rFonts w:eastAsia="Helv"/>
          </w:rPr>
          <w:t xml:space="preserve"> </w:t>
        </w:r>
        <w:r w:rsidRPr="00710BA1">
          <w:t>encodings.</w:t>
        </w:r>
        <w:r w:rsidRPr="00710BA1">
          <w:rPr>
            <w:rFonts w:eastAsia="Helv"/>
          </w:rPr>
          <w:t xml:space="preserve"> </w:t>
        </w:r>
      </w:ins>
    </w:p>
    <w:p w14:paraId="5DD6B5DC" w14:textId="77777777" w:rsidR="00FD322E" w:rsidRPr="007E1D66" w:rsidRDefault="00FD322E" w:rsidP="00F4230C">
      <w:pPr>
        <w:rPr>
          <w:ins w:id="2345" w:author="mbeckerle" w:date="2012-03-25T10:55:00Z"/>
        </w:rPr>
      </w:pPr>
      <w:bookmarkStart w:id="2346" w:name="__RefHeading__1130_1503507204"/>
      <w:bookmarkEnd w:id="2346"/>
      <w:ins w:id="2347" w:author="mbeckerle" w:date="2012-03-25T10:55:00Z">
        <w:r w:rsidRPr="00EA0EB7">
          <w:t>The</w:t>
        </w:r>
        <w:r w:rsidRPr="003B7497">
          <w:rPr>
            <w:rFonts w:eastAsia="Helv"/>
          </w:rPr>
          <w:t xml:space="preserve"> </w:t>
        </w:r>
        <w:r w:rsidRPr="007C0867">
          <w:t>unparser</w:t>
        </w:r>
        <w:r w:rsidRPr="00EB6903">
          <w:rPr>
            <w:rFonts w:eastAsia="Helv"/>
          </w:rPr>
          <w:t xml:space="preserve"> </w:t>
        </w:r>
        <w:r w:rsidRPr="00EB6903">
          <w:t>never</w:t>
        </w:r>
        <w:r w:rsidRPr="00316B66">
          <w:rPr>
            <w:rFonts w:eastAsia="Helv"/>
          </w:rPr>
          <w:t xml:space="preserve"> </w:t>
        </w:r>
        <w:r w:rsidRPr="00316B66">
          <w:t>outputs</w:t>
        </w:r>
        <w:r w:rsidRPr="00316B66">
          <w:rPr>
            <w:rFonts w:eastAsia="Helv"/>
          </w:rPr>
          <w:t xml:space="preserve"> </w:t>
        </w:r>
        <w:r w:rsidRPr="00316B66">
          <w:t>a</w:t>
        </w:r>
        <w:r w:rsidRPr="00163AF4">
          <w:rPr>
            <w:rFonts w:eastAsia="Helv"/>
          </w:rPr>
          <w:t xml:space="preserve"> </w:t>
        </w:r>
        <w:r w:rsidRPr="00163AF4">
          <w:t>BOM</w:t>
        </w:r>
        <w:r w:rsidRPr="003A4A47">
          <w:rPr>
            <w:rFonts w:eastAsia="Helv"/>
          </w:rPr>
          <w:t xml:space="preserve"> </w:t>
        </w:r>
        <w:r w:rsidRPr="003A4A47">
          <w:t>at</w:t>
        </w:r>
        <w:r w:rsidRPr="003A4A47">
          <w:rPr>
            <w:rFonts w:eastAsia="Helv"/>
          </w:rPr>
          <w:t xml:space="preserve"> </w:t>
        </w:r>
        <w:r w:rsidRPr="003A4A47">
          <w:t>any</w:t>
        </w:r>
        <w:r w:rsidRPr="003A4A47">
          <w:rPr>
            <w:rFonts w:eastAsia="Helv"/>
          </w:rPr>
          <w:t xml:space="preserve"> </w:t>
        </w:r>
        <w:r w:rsidRPr="003A4A47">
          <w:t>other</w:t>
        </w:r>
        <w:r w:rsidRPr="003A4A47">
          <w:rPr>
            <w:rFonts w:eastAsia="Helv"/>
          </w:rPr>
          <w:t xml:space="preserve"> </w:t>
        </w:r>
        <w:r w:rsidRPr="003A4A47">
          <w:t>point</w:t>
        </w:r>
        <w:r w:rsidRPr="00435543">
          <w:rPr>
            <w:rFonts w:eastAsia="Helv"/>
          </w:rPr>
          <w:t xml:space="preserve"> </w:t>
        </w:r>
        <w:r w:rsidRPr="007E1D66">
          <w:t>in</w:t>
        </w:r>
        <w:r w:rsidRPr="007E1D66">
          <w:rPr>
            <w:rFonts w:eastAsia="Helv"/>
          </w:rPr>
          <w:t xml:space="preserve"> </w:t>
        </w:r>
        <w:r w:rsidRPr="007E1D66">
          <w:t>the</w:t>
        </w:r>
        <w:r w:rsidRPr="007E1D66">
          <w:rPr>
            <w:rFonts w:eastAsia="Helv"/>
          </w:rPr>
          <w:t xml:space="preserve"> </w:t>
        </w:r>
        <w:r w:rsidRPr="007E1D66">
          <w:t>data</w:t>
        </w:r>
        <w:r w:rsidRPr="007E1D66">
          <w:rPr>
            <w:rFonts w:eastAsia="Helv"/>
          </w:rPr>
          <w:t xml:space="preserve"> </w:t>
        </w:r>
        <w:r w:rsidRPr="007E1D66">
          <w:t>stream.</w:t>
        </w:r>
        <w:r w:rsidRPr="007E1D66">
          <w:rPr>
            <w:rFonts w:eastAsia="Helv"/>
          </w:rPr>
          <w:t xml:space="preserve"> </w:t>
        </w:r>
        <w:r w:rsidRPr="007E1D66">
          <w:t>If</w:t>
        </w:r>
        <w:r w:rsidRPr="007E1D66">
          <w:rPr>
            <w:rFonts w:eastAsia="Helv"/>
          </w:rPr>
          <w:t xml:space="preserve"> </w:t>
        </w:r>
        <w:r w:rsidRPr="007E1D66">
          <w:t>a</w:t>
        </w:r>
        <w:r w:rsidRPr="007E1D66">
          <w:rPr>
            <w:rFonts w:eastAsia="Helv"/>
          </w:rPr>
          <w:t xml:space="preserve"> </w:t>
        </w:r>
        <w:r w:rsidRPr="007E1D66">
          <w:t>BOM</w:t>
        </w:r>
        <w:r w:rsidRPr="007E1D66">
          <w:rPr>
            <w:rFonts w:eastAsia="Helv"/>
          </w:rPr>
          <w:t xml:space="preserve"> </w:t>
        </w:r>
        <w:r w:rsidRPr="007E1D66">
          <w:t>needs</w:t>
        </w:r>
        <w:r w:rsidRPr="007E1D66">
          <w:rPr>
            <w:rFonts w:eastAsia="Helv"/>
          </w:rPr>
          <w:t xml:space="preserve"> </w:t>
        </w:r>
        <w:r w:rsidRPr="007E1D66">
          <w:t>to</w:t>
        </w:r>
        <w:r w:rsidRPr="007E1D66">
          <w:rPr>
            <w:rFonts w:eastAsia="Helv"/>
          </w:rPr>
          <w:t xml:space="preserve"> </w:t>
        </w:r>
        <w:r w:rsidRPr="007E1D66">
          <w:t>appear,</w:t>
        </w:r>
        <w:r w:rsidRPr="007E1D66">
          <w:rPr>
            <w:rFonts w:eastAsia="Helv"/>
          </w:rPr>
          <w:t xml:space="preserve"> </w:t>
        </w:r>
        <w:r w:rsidRPr="007E1D66">
          <w:t>then</w:t>
        </w:r>
        <w:r w:rsidRPr="007E1D66">
          <w:rPr>
            <w:rFonts w:eastAsia="Helv"/>
          </w:rPr>
          <w:t xml:space="preserve"> </w:t>
        </w:r>
        <w:r w:rsidRPr="007E1D66">
          <w:t>it</w:t>
        </w:r>
        <w:r w:rsidRPr="007E1D66">
          <w:rPr>
            <w:rFonts w:eastAsia="Helv"/>
          </w:rPr>
          <w:t xml:space="preserve"> </w:t>
        </w:r>
        <w:r w:rsidRPr="007E1D66">
          <w:t>must</w:t>
        </w:r>
        <w:r w:rsidRPr="007E1D66">
          <w:rPr>
            <w:rFonts w:eastAsia="Helv"/>
          </w:rPr>
          <w:t xml:space="preserve"> </w:t>
        </w:r>
        <w:r w:rsidRPr="007E1D66">
          <w:t>be</w:t>
        </w:r>
        <w:r w:rsidRPr="007E1D66">
          <w:rPr>
            <w:rFonts w:eastAsia="Helv"/>
          </w:rPr>
          <w:t xml:space="preserve"> </w:t>
        </w:r>
        <w:r w:rsidRPr="007E1D66">
          <w:t>explicitly</w:t>
        </w:r>
        <w:r w:rsidRPr="007E1D66">
          <w:rPr>
            <w:rFonts w:eastAsia="Helv"/>
          </w:rPr>
          <w:t xml:space="preserve"> </w:t>
        </w:r>
        <w:r w:rsidRPr="007E1D66">
          <w:t>modelled</w:t>
        </w:r>
        <w:r w:rsidRPr="007E1D66">
          <w:rPr>
            <w:rFonts w:eastAsia="Helv"/>
          </w:rPr>
          <w:t xml:space="preserve"> </w:t>
        </w:r>
        <w:r w:rsidRPr="007E1D66">
          <w:t>as</w:t>
        </w:r>
        <w:r w:rsidRPr="007E1D66">
          <w:rPr>
            <w:rFonts w:eastAsia="Helv"/>
          </w:rPr>
          <w:t xml:space="preserve"> </w:t>
        </w:r>
        <w:r w:rsidRPr="007E1D66">
          <w:t>such.</w:t>
        </w:r>
      </w:ins>
    </w:p>
    <w:p w14:paraId="110B9B02" w14:textId="77777777" w:rsidR="00FD322E" w:rsidRDefault="003D070D" w:rsidP="00F4230C">
      <w:pPr>
        <w:pStyle w:val="Heading2"/>
        <w:rPr>
          <w:ins w:id="2348" w:author="mbeckerle" w:date="2012-03-25T12:36:00Z"/>
        </w:rPr>
      </w:pPr>
      <w:bookmarkStart w:id="2349" w:name="_Ref320443014"/>
      <w:bookmarkStart w:id="2350" w:name="_Toc332724443"/>
      <w:ins w:id="2351" w:author="mbeckerle" w:date="2012-03-25T12:25:00Z">
        <w:r>
          <w:t>Character Encoding and Decoding Errors</w:t>
        </w:r>
      </w:ins>
      <w:bookmarkEnd w:id="2349"/>
      <w:bookmarkEnd w:id="2350"/>
    </w:p>
    <w:p w14:paraId="74033EF3" w14:textId="3516577C" w:rsidR="008A5458" w:rsidRPr="008A5458" w:rsidRDefault="008A5458" w:rsidP="00F4230C">
      <w:pPr>
        <w:pStyle w:val="nobreak"/>
        <w:rPr>
          <w:ins w:id="2352" w:author="mbeckerle" w:date="2012-03-25T12:33:00Z"/>
        </w:rPr>
      </w:pPr>
      <w:ins w:id="2353" w:author="mbeckerle" w:date="2012-03-25T12:36:00Z">
        <w:r>
          <w:t>There are some details about encoding and decoding that need further elaboration.</w:t>
        </w:r>
      </w:ins>
    </w:p>
    <w:p w14:paraId="3B92E7B7" w14:textId="77777777" w:rsidR="008A5458" w:rsidRDefault="008A5458" w:rsidP="00F4230C">
      <w:pPr>
        <w:pStyle w:val="Heading3"/>
        <w:rPr>
          <w:ins w:id="2354" w:author="mbeckerle" w:date="2012-03-25T12:37:00Z"/>
        </w:rPr>
      </w:pPr>
      <w:bookmarkStart w:id="2355" w:name="_Toc332724444"/>
      <w:ins w:id="2356" w:author="mbeckerle" w:date="2012-03-25T12:37:00Z">
        <w:r>
          <w:t>Unicode Decoding Non-Errors</w:t>
        </w:r>
        <w:bookmarkEnd w:id="2355"/>
      </w:ins>
    </w:p>
    <w:p w14:paraId="0DD01FA4" w14:textId="77777777" w:rsidR="008A5458" w:rsidRDefault="008A5458" w:rsidP="00F4230C">
      <w:pPr>
        <w:spacing w:before="0" w:after="0"/>
        <w:rPr>
          <w:ins w:id="2357" w:author="mbeckerle" w:date="2012-03-25T12:37:00Z"/>
          <w:lang w:eastAsia="en-GB"/>
        </w:rPr>
      </w:pPr>
      <w:ins w:id="2358" w:author="mbeckerle" w:date="2012-03-25T12:37:00Z">
        <w:r>
          <w:rPr>
            <w:lang w:eastAsia="en-GB"/>
          </w:rPr>
          <w:t>The</w:t>
        </w:r>
        <w:r>
          <w:rPr>
            <w:rFonts w:eastAsia="Arial"/>
            <w:lang w:eastAsia="en-GB"/>
          </w:rPr>
          <w:t xml:space="preserve"> </w:t>
        </w:r>
        <w:r>
          <w:rPr>
            <w:lang w:eastAsia="en-GB"/>
          </w:rPr>
          <w:t>following</w:t>
        </w:r>
        <w:r>
          <w:rPr>
            <w:rFonts w:eastAsia="Arial"/>
            <w:lang w:eastAsia="en-GB"/>
          </w:rPr>
          <w:t xml:space="preserve"> </w:t>
        </w:r>
        <w:r>
          <w:rPr>
            <w:lang w:eastAsia="en-GB"/>
          </w:rPr>
          <w:t>specific</w:t>
        </w:r>
        <w:r>
          <w:rPr>
            <w:rFonts w:eastAsia="Arial"/>
            <w:lang w:eastAsia="en-GB"/>
          </w:rPr>
          <w:t xml:space="preserve"> </w:t>
        </w:r>
        <w:r>
          <w:rPr>
            <w:lang w:eastAsia="en-GB"/>
          </w:rPr>
          <w:t>situations</w:t>
        </w:r>
        <w:r>
          <w:rPr>
            <w:rFonts w:eastAsia="Arial"/>
            <w:lang w:eastAsia="en-GB"/>
          </w:rPr>
          <w:t xml:space="preserve"> </w:t>
        </w:r>
        <w:r>
          <w:rPr>
            <w:lang w:eastAsia="en-GB"/>
          </w:rPr>
          <w:t>involving</w:t>
        </w:r>
        <w:r>
          <w:rPr>
            <w:rFonts w:eastAsia="Arial"/>
            <w:lang w:eastAsia="en-GB"/>
          </w:rPr>
          <w:t xml:space="preserve"> </w:t>
        </w:r>
        <w:r>
          <w:rPr>
            <w:lang w:eastAsia="en-GB"/>
          </w:rPr>
          <w:t>UTF-16,</w:t>
        </w:r>
        <w:r>
          <w:rPr>
            <w:rFonts w:eastAsia="Arial"/>
            <w:lang w:eastAsia="en-GB"/>
          </w:rPr>
          <w:t xml:space="preserve"> </w:t>
        </w:r>
        <w:r>
          <w:rPr>
            <w:lang w:eastAsia="en-GB"/>
          </w:rPr>
          <w:t>UTF-16LE,</w:t>
        </w:r>
        <w:r>
          <w:rPr>
            <w:rFonts w:eastAsia="Arial"/>
            <w:lang w:eastAsia="en-GB"/>
          </w:rPr>
          <w:t xml:space="preserve"> </w:t>
        </w:r>
        <w:r>
          <w:rPr>
            <w:lang w:eastAsia="en-GB"/>
          </w:rPr>
          <w:t>and</w:t>
        </w:r>
        <w:r>
          <w:rPr>
            <w:rFonts w:eastAsia="Arial"/>
            <w:lang w:eastAsia="en-GB"/>
          </w:rPr>
          <w:t xml:space="preserve"> </w:t>
        </w:r>
        <w:r>
          <w:rPr>
            <w:lang w:eastAsia="en-GB"/>
          </w:rPr>
          <w:t>UTF-16BE</w:t>
        </w:r>
        <w:r>
          <w:rPr>
            <w:rFonts w:eastAsia="Arial"/>
            <w:lang w:eastAsia="en-GB"/>
          </w:rPr>
          <w:t xml:space="preserve"> and </w:t>
        </w:r>
        <w:r>
          <w:rPr>
            <w:lang w:eastAsia="en-GB"/>
          </w:rPr>
          <w:t>do</w:t>
        </w:r>
        <w:r>
          <w:rPr>
            <w:rFonts w:eastAsia="Arial"/>
            <w:lang w:eastAsia="en-GB"/>
          </w:rPr>
          <w:t xml:space="preserve"> </w:t>
        </w:r>
        <w:r>
          <w:rPr>
            <w:lang w:eastAsia="en-GB"/>
          </w:rPr>
          <w:t>not</w:t>
        </w:r>
        <w:r>
          <w:rPr>
            <w:rFonts w:eastAsia="Arial"/>
            <w:lang w:eastAsia="en-GB"/>
          </w:rPr>
          <w:t xml:space="preserve"> </w:t>
        </w:r>
        <w:r>
          <w:rPr>
            <w:lang w:eastAsia="en-GB"/>
          </w:rPr>
          <w:t>cause</w:t>
        </w:r>
        <w:r>
          <w:rPr>
            <w:rFonts w:eastAsia="Arial"/>
            <w:lang w:eastAsia="en-GB"/>
          </w:rPr>
          <w:t xml:space="preserve"> </w:t>
        </w:r>
        <w:r>
          <w:rPr>
            <w:lang w:eastAsia="en-GB"/>
          </w:rPr>
          <w:t>an</w:t>
        </w:r>
        <w:r>
          <w:rPr>
            <w:rFonts w:eastAsia="Arial"/>
            <w:lang w:eastAsia="en-GB"/>
          </w:rPr>
          <w:t xml:space="preserve"> </w:t>
        </w:r>
        <w:r>
          <w:rPr>
            <w:lang w:eastAsia="en-GB"/>
          </w:rPr>
          <w:t>encoding</w:t>
        </w:r>
        <w:r>
          <w:rPr>
            <w:rFonts w:eastAsia="Arial"/>
            <w:lang w:eastAsia="en-GB"/>
          </w:rPr>
          <w:t xml:space="preserve"> </w:t>
        </w:r>
        <w:r>
          <w:rPr>
            <w:lang w:eastAsia="en-GB"/>
          </w:rPr>
          <w:t>error:</w:t>
        </w:r>
      </w:ins>
    </w:p>
    <w:p w14:paraId="045A86FC" w14:textId="77777777" w:rsidR="008A5458" w:rsidRDefault="008A5458" w:rsidP="00F4230C">
      <w:pPr>
        <w:numPr>
          <w:ilvl w:val="0"/>
          <w:numId w:val="130"/>
        </w:numPr>
        <w:rPr>
          <w:ins w:id="2359" w:author="mbeckerle" w:date="2012-03-25T12:37:00Z"/>
          <w:rFonts w:eastAsia="Arial"/>
          <w:lang w:eastAsia="en-GB"/>
        </w:rPr>
      </w:pPr>
      <w:ins w:id="2360" w:author="mbeckerle" w:date="2012-03-25T12:37:00Z">
        <w:r>
          <w:rPr>
            <w:iCs/>
            <w:lang w:eastAsia="en-GB"/>
          </w:rPr>
          <w:t>UTF-16</w:t>
        </w:r>
        <w:r>
          <w:rPr>
            <w:rFonts w:eastAsia="Arial"/>
            <w:iCs/>
            <w:lang w:eastAsia="en-GB"/>
          </w:rPr>
          <w:t xml:space="preserve"> </w:t>
        </w:r>
        <w:r>
          <w:rPr>
            <w:iCs/>
            <w:lang w:eastAsia="en-GB"/>
          </w:rPr>
          <w:t>and</w:t>
        </w:r>
        <w:r>
          <w:rPr>
            <w:rFonts w:eastAsia="Arial"/>
            <w:iCs/>
            <w:lang w:eastAsia="en-GB"/>
          </w:rPr>
          <w:t xml:space="preserve"> </w:t>
        </w:r>
        <w:r>
          <w:rPr>
            <w:iCs/>
            <w:lang w:eastAsia="en-GB"/>
          </w:rPr>
          <w:t>unpaired</w:t>
        </w:r>
        <w:r>
          <w:rPr>
            <w:rFonts w:eastAsia="Arial"/>
            <w:iCs/>
            <w:lang w:eastAsia="en-GB"/>
          </w:rPr>
          <w:t xml:space="preserve"> </w:t>
        </w:r>
        <w:r>
          <w:rPr>
            <w:iCs/>
            <w:lang w:eastAsia="en-GB"/>
          </w:rPr>
          <w:t>surrogate</w:t>
        </w:r>
        <w:r>
          <w:rPr>
            <w:rFonts w:eastAsia="Arial"/>
            <w:iCs/>
            <w:lang w:eastAsia="en-GB"/>
          </w:rPr>
          <w:t xml:space="preserve"> </w:t>
        </w:r>
        <w:r>
          <w:rPr>
            <w:iCs/>
            <w:lang w:eastAsia="en-GB"/>
          </w:rPr>
          <w:t>code-point</w:t>
        </w:r>
        <w:r>
          <w:rPr>
            <w:rFonts w:eastAsia="Arial"/>
            <w:lang w:eastAsia="en-GB"/>
          </w:rPr>
          <w:t xml:space="preserve"> </w:t>
        </w:r>
      </w:ins>
    </w:p>
    <w:p w14:paraId="1FF93210" w14:textId="77777777" w:rsidR="008A5458" w:rsidRDefault="008A5458" w:rsidP="00F4230C">
      <w:pPr>
        <w:numPr>
          <w:ilvl w:val="0"/>
          <w:numId w:val="130"/>
        </w:numPr>
        <w:rPr>
          <w:ins w:id="2361" w:author="mbeckerle" w:date="2012-03-25T12:37:00Z"/>
          <w:rFonts w:eastAsia="Arial"/>
          <w:lang w:eastAsia="en-GB"/>
        </w:rPr>
      </w:pPr>
      <w:ins w:id="2362" w:author="mbeckerle" w:date="2012-03-25T12:37:00Z">
        <w:r>
          <w:rPr>
            <w:iCs/>
            <w:lang w:eastAsia="en-GB"/>
          </w:rPr>
          <w:t>UTF-16</w:t>
        </w:r>
        <w:r>
          <w:rPr>
            <w:rFonts w:eastAsia="Arial"/>
            <w:iCs/>
            <w:lang w:eastAsia="en-GB"/>
          </w:rPr>
          <w:t xml:space="preserve"> </w:t>
        </w:r>
        <w:r>
          <w:rPr>
            <w:iCs/>
            <w:lang w:eastAsia="en-GB"/>
          </w:rPr>
          <w:t>and</w:t>
        </w:r>
        <w:r>
          <w:rPr>
            <w:rFonts w:eastAsia="Arial"/>
            <w:iCs/>
            <w:lang w:eastAsia="en-GB"/>
          </w:rPr>
          <w:t xml:space="preserve"> </w:t>
        </w:r>
        <w:r>
          <w:rPr>
            <w:iCs/>
            <w:lang w:eastAsia="en-GB"/>
          </w:rPr>
          <w:t>out-of-order</w:t>
        </w:r>
        <w:r>
          <w:rPr>
            <w:rFonts w:eastAsia="Arial"/>
            <w:iCs/>
            <w:lang w:eastAsia="en-GB"/>
          </w:rPr>
          <w:t xml:space="preserve"> </w:t>
        </w:r>
        <w:r>
          <w:rPr>
            <w:iCs/>
            <w:lang w:eastAsia="en-GB"/>
          </w:rPr>
          <w:t>surrogate</w:t>
        </w:r>
        <w:r>
          <w:rPr>
            <w:rFonts w:eastAsia="Arial"/>
            <w:iCs/>
            <w:lang w:eastAsia="en-GB"/>
          </w:rPr>
          <w:t xml:space="preserve"> </w:t>
        </w:r>
        <w:r>
          <w:rPr>
            <w:iCs/>
            <w:lang w:eastAsia="en-GB"/>
          </w:rPr>
          <w:t>code-point</w:t>
        </w:r>
        <w:r>
          <w:rPr>
            <w:rFonts w:eastAsia="Arial"/>
            <w:iCs/>
            <w:lang w:eastAsia="en-GB"/>
          </w:rPr>
          <w:t xml:space="preserve"> </w:t>
        </w:r>
        <w:r>
          <w:rPr>
            <w:iCs/>
            <w:lang w:eastAsia="en-GB"/>
          </w:rPr>
          <w:t>pair</w:t>
        </w:r>
        <w:r>
          <w:rPr>
            <w:rFonts w:eastAsia="Arial"/>
            <w:lang w:eastAsia="en-GB"/>
          </w:rPr>
          <w:t xml:space="preserve"> </w:t>
        </w:r>
      </w:ins>
    </w:p>
    <w:p w14:paraId="3602525A" w14:textId="77777777" w:rsidR="008A5458" w:rsidRDefault="008A5458" w:rsidP="00F4230C">
      <w:pPr>
        <w:numPr>
          <w:ilvl w:val="0"/>
          <w:numId w:val="130"/>
        </w:numPr>
        <w:rPr>
          <w:ins w:id="2363" w:author="mbeckerle" w:date="2012-03-25T12:37:00Z"/>
          <w:rFonts w:eastAsia="Arial"/>
          <w:lang w:eastAsia="en-GB"/>
        </w:rPr>
      </w:pPr>
      <w:ins w:id="2364" w:author="mbeckerle" w:date="2012-03-25T12:37:00Z">
        <w:r>
          <w:rPr>
            <w:iCs/>
            <w:lang w:eastAsia="en-GB"/>
          </w:rPr>
          <w:t>UTF-16</w:t>
        </w:r>
        <w:r>
          <w:rPr>
            <w:rFonts w:eastAsia="Arial"/>
            <w:iCs/>
            <w:lang w:eastAsia="en-GB"/>
          </w:rPr>
          <w:t xml:space="preserve"> </w:t>
        </w:r>
        <w:r>
          <w:rPr>
            <w:iCs/>
            <w:lang w:eastAsia="en-GB"/>
          </w:rPr>
          <w:t>encoding</w:t>
        </w:r>
        <w:r>
          <w:rPr>
            <w:rFonts w:eastAsia="Arial"/>
            <w:iCs/>
            <w:lang w:eastAsia="en-GB"/>
          </w:rPr>
          <w:t xml:space="preserve"> </w:t>
        </w:r>
        <w:r>
          <w:rPr>
            <w:iCs/>
            <w:lang w:eastAsia="en-GB"/>
          </w:rPr>
          <w:t>utf16Width='fixed'</w:t>
        </w:r>
        <w:r>
          <w:rPr>
            <w:rFonts w:eastAsia="Arial"/>
            <w:iCs/>
            <w:lang w:eastAsia="en-GB"/>
          </w:rPr>
          <w:t xml:space="preserve"> </w:t>
        </w:r>
        <w:r>
          <w:rPr>
            <w:iCs/>
            <w:lang w:eastAsia="en-GB"/>
          </w:rPr>
          <w:t>and</w:t>
        </w:r>
        <w:r>
          <w:rPr>
            <w:rFonts w:eastAsia="Arial"/>
            <w:iCs/>
            <w:lang w:eastAsia="en-GB"/>
          </w:rPr>
          <w:t xml:space="preserve"> </w:t>
        </w:r>
        <w:r>
          <w:rPr>
            <w:iCs/>
            <w:lang w:eastAsia="en-GB"/>
          </w:rPr>
          <w:t>a</w:t>
        </w:r>
        <w:r>
          <w:rPr>
            <w:rFonts w:eastAsia="Arial"/>
            <w:iCs/>
            <w:lang w:eastAsia="en-GB"/>
          </w:rPr>
          <w:t xml:space="preserve"> </w:t>
        </w:r>
        <w:r>
          <w:rPr>
            <w:iCs/>
            <w:lang w:eastAsia="en-GB"/>
          </w:rPr>
          <w:t>surrogate</w:t>
        </w:r>
        <w:r>
          <w:rPr>
            <w:rFonts w:eastAsia="Arial"/>
            <w:iCs/>
            <w:lang w:eastAsia="en-GB"/>
          </w:rPr>
          <w:t xml:space="preserve"> </w:t>
        </w:r>
        <w:r>
          <w:rPr>
            <w:iCs/>
            <w:lang w:eastAsia="en-GB"/>
          </w:rPr>
          <w:t>code</w:t>
        </w:r>
        <w:r>
          <w:rPr>
            <w:rFonts w:eastAsia="Arial"/>
            <w:iCs/>
            <w:lang w:eastAsia="en-GB"/>
          </w:rPr>
          <w:t xml:space="preserve"> </w:t>
        </w:r>
        <w:r>
          <w:rPr>
            <w:iCs/>
            <w:lang w:eastAsia="en-GB"/>
          </w:rPr>
          <w:t>point</w:t>
        </w:r>
        <w:r>
          <w:rPr>
            <w:rFonts w:eastAsia="Arial"/>
            <w:iCs/>
            <w:lang w:eastAsia="en-GB"/>
          </w:rPr>
          <w:t xml:space="preserve"> </w:t>
        </w:r>
        <w:r>
          <w:rPr>
            <w:iCs/>
            <w:lang w:eastAsia="en-GB"/>
          </w:rPr>
          <w:t>is</w:t>
        </w:r>
        <w:r>
          <w:rPr>
            <w:rFonts w:eastAsia="Arial"/>
            <w:iCs/>
            <w:lang w:eastAsia="en-GB"/>
          </w:rPr>
          <w:t xml:space="preserve"> </w:t>
        </w:r>
        <w:r>
          <w:rPr>
            <w:iCs/>
            <w:lang w:eastAsia="en-GB"/>
          </w:rPr>
          <w:t>encountered</w:t>
        </w:r>
        <w:r>
          <w:rPr>
            <w:rFonts w:eastAsia="Arial"/>
            <w:lang w:eastAsia="en-GB"/>
          </w:rPr>
          <w:t xml:space="preserve"> </w:t>
        </w:r>
      </w:ins>
    </w:p>
    <w:p w14:paraId="121E0590" w14:textId="77777777" w:rsidR="008A5458" w:rsidRDefault="008A5458" w:rsidP="00F4230C">
      <w:pPr>
        <w:numPr>
          <w:ilvl w:val="0"/>
          <w:numId w:val="130"/>
        </w:numPr>
        <w:spacing w:after="0"/>
        <w:rPr>
          <w:ins w:id="2365" w:author="mbeckerle" w:date="2012-03-25T12:37:00Z"/>
          <w:iCs/>
          <w:lang w:eastAsia="en-GB"/>
        </w:rPr>
      </w:pPr>
      <w:ins w:id="2366" w:author="mbeckerle" w:date="2012-03-25T12:37:00Z">
        <w:r>
          <w:rPr>
            <w:iCs/>
            <w:lang w:eastAsia="en-GB"/>
          </w:rPr>
          <w:t>UTF-16</w:t>
        </w:r>
        <w:r>
          <w:rPr>
            <w:rFonts w:eastAsia="Arial"/>
            <w:iCs/>
            <w:lang w:eastAsia="en-GB"/>
          </w:rPr>
          <w:t xml:space="preserve"> </w:t>
        </w:r>
        <w:r>
          <w:rPr>
            <w:iCs/>
            <w:lang w:eastAsia="en-GB"/>
          </w:rPr>
          <w:t>byte-order-marks</w:t>
        </w:r>
        <w:r>
          <w:rPr>
            <w:rFonts w:eastAsia="Arial"/>
            <w:iCs/>
            <w:lang w:eastAsia="en-GB"/>
          </w:rPr>
          <w:t xml:space="preserve"> </w:t>
        </w:r>
        <w:r>
          <w:rPr>
            <w:iCs/>
            <w:lang w:eastAsia="en-GB"/>
          </w:rPr>
          <w:t>found</w:t>
        </w:r>
        <w:r>
          <w:rPr>
            <w:rFonts w:eastAsia="Arial"/>
            <w:iCs/>
            <w:lang w:eastAsia="en-GB"/>
          </w:rPr>
          <w:t xml:space="preserve"> </w:t>
        </w:r>
        <w:r>
          <w:rPr>
            <w:iCs/>
            <w:lang w:eastAsia="en-GB"/>
          </w:rPr>
          <w:t>not</w:t>
        </w:r>
        <w:r>
          <w:rPr>
            <w:rFonts w:eastAsia="Arial"/>
            <w:iCs/>
            <w:lang w:eastAsia="en-GB"/>
          </w:rPr>
          <w:t xml:space="preserve"> </w:t>
        </w:r>
        <w:r>
          <w:rPr>
            <w:iCs/>
            <w:lang w:eastAsia="en-GB"/>
          </w:rPr>
          <w:t>at</w:t>
        </w:r>
        <w:r>
          <w:rPr>
            <w:rFonts w:eastAsia="Arial"/>
            <w:iCs/>
            <w:lang w:eastAsia="en-GB"/>
          </w:rPr>
          <w:t xml:space="preserve"> </w:t>
        </w:r>
        <w:r>
          <w:rPr>
            <w:iCs/>
            <w:lang w:eastAsia="en-GB"/>
          </w:rPr>
          <w:t>the</w:t>
        </w:r>
        <w:r>
          <w:rPr>
            <w:rFonts w:eastAsia="Arial"/>
            <w:iCs/>
            <w:lang w:eastAsia="en-GB"/>
          </w:rPr>
          <w:t xml:space="preserve"> </w:t>
        </w:r>
        <w:r>
          <w:rPr>
            <w:iCs/>
            <w:lang w:eastAsia="en-GB"/>
          </w:rPr>
          <w:t>beginning</w:t>
        </w:r>
        <w:r>
          <w:rPr>
            <w:rFonts w:eastAsia="Arial"/>
            <w:iCs/>
            <w:lang w:eastAsia="en-GB"/>
          </w:rPr>
          <w:t xml:space="preserve"> </w:t>
        </w:r>
        <w:r>
          <w:rPr>
            <w:iCs/>
            <w:lang w:eastAsia="en-GB"/>
          </w:rPr>
          <w:t>of</w:t>
        </w:r>
        <w:r>
          <w:rPr>
            <w:rFonts w:eastAsia="Arial"/>
            <w:iCs/>
            <w:lang w:eastAsia="en-GB"/>
          </w:rPr>
          <w:t xml:space="preserve"> </w:t>
        </w:r>
        <w:r>
          <w:rPr>
            <w:iCs/>
            <w:lang w:eastAsia="en-GB"/>
          </w:rPr>
          <w:t>the</w:t>
        </w:r>
        <w:r>
          <w:rPr>
            <w:rFonts w:eastAsia="Arial"/>
            <w:iCs/>
            <w:lang w:eastAsia="en-GB"/>
          </w:rPr>
          <w:t xml:space="preserve"> </w:t>
        </w:r>
        <w:r>
          <w:rPr>
            <w:iCs/>
            <w:lang w:eastAsia="en-GB"/>
          </w:rPr>
          <w:t>data</w:t>
        </w:r>
      </w:ins>
    </w:p>
    <w:p w14:paraId="2DB354CE" w14:textId="08FC2CEF" w:rsidR="008A5458" w:rsidRPr="008A5458" w:rsidRDefault="008A5458" w:rsidP="00F4230C">
      <w:pPr>
        <w:spacing w:before="0" w:after="0"/>
        <w:rPr>
          <w:ins w:id="2367" w:author="mbeckerle" w:date="2012-03-25T12:37:00Z"/>
        </w:rPr>
      </w:pPr>
      <w:ins w:id="2368" w:author="mbeckerle" w:date="2012-03-25T12:37:00Z">
        <w:r>
          <w:rPr>
            <w:lang w:eastAsia="en-GB"/>
          </w:rPr>
          <w:t>In</w:t>
        </w:r>
        <w:r>
          <w:rPr>
            <w:rFonts w:eastAsia="Arial"/>
            <w:lang w:eastAsia="en-GB"/>
          </w:rPr>
          <w:t xml:space="preserve"> </w:t>
        </w:r>
        <w:r>
          <w:rPr>
            <w:lang w:eastAsia="en-GB"/>
          </w:rPr>
          <w:t>all</w:t>
        </w:r>
        <w:r>
          <w:rPr>
            <w:rFonts w:eastAsia="Arial"/>
            <w:lang w:eastAsia="en-GB"/>
          </w:rPr>
          <w:t xml:space="preserve"> </w:t>
        </w:r>
        <w:r>
          <w:rPr>
            <w:lang w:eastAsia="en-GB"/>
          </w:rPr>
          <w:t>these</w:t>
        </w:r>
        <w:r>
          <w:rPr>
            <w:rFonts w:eastAsia="Arial"/>
            <w:lang w:eastAsia="en-GB"/>
          </w:rPr>
          <w:t xml:space="preserve"> </w:t>
        </w:r>
        <w:r>
          <w:rPr>
            <w:lang w:eastAsia="en-GB"/>
          </w:rPr>
          <w:t>cases</w:t>
        </w:r>
        <w:r>
          <w:rPr>
            <w:rFonts w:eastAsia="Arial"/>
            <w:lang w:eastAsia="en-GB"/>
          </w:rPr>
          <w:t xml:space="preserve"> </w:t>
        </w:r>
        <w:r>
          <w:rPr>
            <w:lang w:eastAsia="en-GB"/>
          </w:rPr>
          <w:t>the</w:t>
        </w:r>
        <w:r>
          <w:rPr>
            <w:rFonts w:eastAsia="Arial"/>
            <w:lang w:eastAsia="en-GB"/>
          </w:rPr>
          <w:t xml:space="preserve"> </w:t>
        </w:r>
        <w:r>
          <w:rPr>
            <w:lang w:eastAsia="en-GB"/>
          </w:rPr>
          <w:t>code-point</w:t>
        </w:r>
        <w:r>
          <w:rPr>
            <w:rFonts w:eastAsia="Arial"/>
            <w:lang w:eastAsia="en-GB"/>
          </w:rPr>
          <w:t xml:space="preserve"> </w:t>
        </w:r>
        <w:r>
          <w:rPr>
            <w:lang w:eastAsia="en-GB"/>
          </w:rPr>
          <w:t>becomes</w:t>
        </w:r>
        <w:r>
          <w:rPr>
            <w:rFonts w:eastAsia="Arial"/>
            <w:lang w:eastAsia="en-GB"/>
          </w:rPr>
          <w:t xml:space="preserve"> </w:t>
        </w:r>
        <w:r>
          <w:rPr>
            <w:lang w:eastAsia="en-GB"/>
          </w:rPr>
          <w:t>part</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DFDL</w:t>
        </w:r>
        <w:r>
          <w:rPr>
            <w:rFonts w:eastAsia="Arial"/>
            <w:lang w:eastAsia="en-GB"/>
          </w:rPr>
          <w:t xml:space="preserve"> </w:t>
        </w:r>
        <w:r>
          <w:rPr>
            <w:lang w:eastAsia="en-GB"/>
          </w:rPr>
          <w:t>Information</w:t>
        </w:r>
        <w:r>
          <w:rPr>
            <w:rFonts w:eastAsia="Arial"/>
            <w:lang w:eastAsia="en-GB"/>
          </w:rPr>
          <w:t xml:space="preserve"> </w:t>
        </w:r>
        <w:r>
          <w:rPr>
            <w:lang w:eastAsia="en-GB"/>
          </w:rPr>
          <w:t>Item</w:t>
        </w:r>
        <w:r>
          <w:rPr>
            <w:rFonts w:eastAsia="Arial"/>
            <w:lang w:eastAsia="en-GB"/>
          </w:rPr>
          <w:t xml:space="preserve"> </w:t>
        </w:r>
        <w:r>
          <w:rPr>
            <w:lang w:eastAsia="en-GB"/>
          </w:rPr>
          <w:t>for</w:t>
        </w:r>
        <w:r>
          <w:rPr>
            <w:rFonts w:eastAsia="Arial"/>
            <w:lang w:eastAsia="en-GB"/>
          </w:rPr>
          <w:t xml:space="preserve"> </w:t>
        </w:r>
        <w:r>
          <w:rPr>
            <w:lang w:eastAsia="en-GB"/>
          </w:rPr>
          <w:t>the</w:t>
        </w:r>
        <w:r>
          <w:rPr>
            <w:rFonts w:eastAsia="Arial"/>
            <w:lang w:eastAsia="en-GB"/>
          </w:rPr>
          <w:t xml:space="preserve"> </w:t>
        </w:r>
        <w:r>
          <w:rPr>
            <w:lang w:eastAsia="en-GB"/>
          </w:rPr>
          <w:t>string.</w:t>
        </w:r>
      </w:ins>
    </w:p>
    <w:p w14:paraId="53C91D47" w14:textId="77777777" w:rsidR="008A5458" w:rsidRDefault="008A5458" w:rsidP="00F4230C">
      <w:pPr>
        <w:pStyle w:val="Heading3"/>
        <w:rPr>
          <w:ins w:id="2369" w:author="mbeckerle" w:date="2012-03-25T12:33:00Z"/>
        </w:rPr>
      </w:pPr>
      <w:bookmarkStart w:id="2370" w:name="_Toc332724445"/>
      <w:ins w:id="2371" w:author="mbeckerle" w:date="2012-03-25T12:35:00Z">
        <w:r>
          <w:t>No Substitution Character</w:t>
        </w:r>
      </w:ins>
      <w:bookmarkEnd w:id="2370"/>
    </w:p>
    <w:p w14:paraId="657520B4" w14:textId="6BA866C6" w:rsidR="008A5458" w:rsidRDefault="008A5458" w:rsidP="008A5458">
      <w:pPr>
        <w:rPr>
          <w:ins w:id="2372" w:author="mbeckerle" w:date="2012-03-25T12:36:00Z"/>
          <w:rFonts w:cs="Arial"/>
          <w:lang w:eastAsia="en-GB"/>
        </w:rPr>
      </w:pPr>
      <w:ins w:id="2373" w:author="mbeckerle" w:date="2012-03-25T12:34:00Z">
        <w:r>
          <w:rPr>
            <w:rFonts w:cs="Arial"/>
            <w:lang w:eastAsia="en-GB"/>
          </w:rPr>
          <w:t>For unparsing, e</w:t>
        </w:r>
      </w:ins>
      <w:ins w:id="2374" w:author="mbeckerle" w:date="2012-03-25T12:33:00Z">
        <w:r>
          <w:rPr>
            <w:rFonts w:cs="Arial"/>
            <w:lang w:eastAsia="en-GB"/>
          </w:rPr>
          <w:t>ach</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has</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replacement/substitution</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specified</w:t>
        </w:r>
        <w:r>
          <w:rPr>
            <w:rFonts w:eastAsia="Arial" w:cs="Arial"/>
            <w:lang w:eastAsia="en-GB"/>
          </w:rPr>
          <w:t xml:space="preserve"> </w:t>
        </w:r>
        <w:r>
          <w:rPr>
            <w:rFonts w:cs="Arial"/>
            <w:lang w:eastAsia="en-GB"/>
          </w:rPr>
          <w:t>by</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ICU.</w:t>
        </w:r>
        <w:r>
          <w:rPr>
            <w:rFonts w:eastAsia="Arial" w:cs="Arial"/>
            <w:lang w:eastAsia="en-GB"/>
          </w:rPr>
          <w:t xml:space="preserve"> </w:t>
        </w:r>
        <w:r>
          <w:rPr>
            <w:rFonts w:cs="Arial"/>
            <w:lang w:eastAsia="en-GB"/>
          </w:rPr>
          <w:t>These</w:t>
        </w:r>
        <w:r>
          <w:rPr>
            <w:rFonts w:eastAsia="Arial" w:cs="Arial"/>
            <w:lang w:eastAsia="en-GB"/>
          </w:rPr>
          <w:t xml:space="preserve"> </w:t>
        </w:r>
        <w:r>
          <w:rPr>
            <w:rFonts w:cs="Arial"/>
            <w:lang w:eastAsia="en-GB"/>
          </w:rPr>
          <w:t>can</w:t>
        </w:r>
        <w:r>
          <w:rPr>
            <w:rFonts w:eastAsia="Arial" w:cs="Arial"/>
            <w:lang w:eastAsia="en-GB"/>
          </w:rPr>
          <w:t xml:space="preserve"> </w:t>
        </w:r>
        <w:r>
          <w:rPr>
            <w:rFonts w:cs="Arial"/>
            <w:lang w:eastAsia="en-GB"/>
          </w:rPr>
          <w:t>be</w:t>
        </w:r>
        <w:r>
          <w:rPr>
            <w:rFonts w:eastAsia="Arial" w:cs="Arial"/>
            <w:lang w:eastAsia="en-GB"/>
          </w:rPr>
          <w:t xml:space="preserve"> </w:t>
        </w:r>
        <w:r>
          <w:rPr>
            <w:rFonts w:cs="Arial"/>
            <w:lang w:eastAsia="en-GB"/>
          </w:rPr>
          <w:t>found</w:t>
        </w:r>
        <w:r>
          <w:rPr>
            <w:rFonts w:eastAsia="Arial" w:cs="Arial"/>
            <w:lang w:eastAsia="en-GB"/>
          </w:rPr>
          <w:t xml:space="preserve"> </w:t>
        </w:r>
        <w:r>
          <w:rPr>
            <w:rFonts w:cs="Arial"/>
            <w:lang w:eastAsia="en-GB"/>
          </w:rPr>
          <w:t>conveniently</w:t>
        </w:r>
        <w:r>
          <w:rPr>
            <w:rFonts w:eastAsia="Arial" w:cs="Arial"/>
            <w:lang w:eastAsia="en-GB"/>
          </w:rPr>
          <w:t xml:space="preserve"> </w:t>
        </w:r>
        <w:r>
          <w:rPr>
            <w:rFonts w:cs="Arial"/>
            <w:lang w:eastAsia="en-GB"/>
          </w:rPr>
          <w:t>in</w:t>
        </w:r>
        <w:r>
          <w:rPr>
            <w:rFonts w:eastAsia="Arial" w:cs="Arial"/>
            <w:lang w:eastAsia="en-GB"/>
          </w:rPr>
          <w:t xml:space="preserve"> </w:t>
        </w:r>
        <w:r>
          <w:rPr>
            <w:rFonts w:cs="Arial"/>
            <w:lang w:eastAsia="en-GB"/>
          </w:rPr>
          <w:t>the</w:t>
        </w:r>
      </w:ins>
      <w:ins w:id="2375" w:author="mbeckerle" w:date="2012-03-25T12:34:00Z">
        <w:r>
          <w:rPr>
            <w:rFonts w:cs="Arial"/>
            <w:lang w:eastAsia="en-GB"/>
          </w:rPr>
          <w:t xml:space="preserve"> </w:t>
        </w:r>
        <w:commentRangeStart w:id="2376"/>
        <w:r>
          <w:fldChar w:fldCharType="begin"/>
        </w:r>
      </w:ins>
      <w:ins w:id="2377" w:author="mbeckerle" w:date="2012-04-22T16:13:00Z">
        <w:r w:rsidR="009C72D1">
          <w:instrText>HYPERLINK "http://demo.icu-project.org/icu-bin/convexp"</w:instrText>
        </w:r>
      </w:ins>
      <w:ins w:id="2378" w:author="mbeckerle" w:date="2012-03-25T12:34:00Z">
        <w:r>
          <w:fldChar w:fldCharType="separate"/>
        </w:r>
        <w:r>
          <w:rPr>
            <w:rStyle w:val="Hyperlink"/>
          </w:rPr>
          <w:t>ICU Converter Explorer (http://demo.icu-project.org/icu-bin/convexp).</w:t>
        </w:r>
        <w:r>
          <w:fldChar w:fldCharType="end"/>
        </w:r>
      </w:ins>
      <w:ins w:id="2379" w:author="mbeckerle" w:date="2012-03-25T12:33:00Z">
        <w:r>
          <w:rPr>
            <w:rFonts w:cs="Arial"/>
            <w:lang w:eastAsia="en-GB"/>
          </w:rPr>
          <w:t> </w:t>
        </w:r>
        <w:r>
          <w:rPr>
            <w:rFonts w:eastAsia="Arial" w:cs="Arial"/>
            <w:lang w:eastAsia="en-GB"/>
          </w:rPr>
          <w:t xml:space="preserve"> </w:t>
        </w:r>
      </w:ins>
      <w:commentRangeEnd w:id="2376"/>
      <w:r w:rsidR="00013F2E">
        <w:rPr>
          <w:rStyle w:val="CommentReference"/>
        </w:rPr>
        <w:commentReference w:id="2376"/>
      </w:r>
      <w:ins w:id="2380" w:author="mbeckerle" w:date="2012-03-25T12:33:00Z">
        <w:r>
          <w:rPr>
            <w:rFonts w:cs="Arial"/>
            <w:lang w:eastAsia="en-GB"/>
          </w:rPr>
          <w:t>This</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substituted</w:t>
        </w:r>
        <w:r>
          <w:rPr>
            <w:rFonts w:eastAsia="Arial" w:cs="Arial"/>
            <w:lang w:eastAsia="en-GB"/>
          </w:rPr>
          <w:t xml:space="preserve"> </w:t>
        </w:r>
        <w:r>
          <w:rPr>
            <w:rFonts w:cs="Arial"/>
            <w:lang w:eastAsia="en-GB"/>
          </w:rPr>
          <w:t>for</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unmapped</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or</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has</w:t>
        </w:r>
        <w:r>
          <w:rPr>
            <w:rFonts w:eastAsia="Arial" w:cs="Arial"/>
            <w:lang w:eastAsia="en-GB"/>
          </w:rPr>
          <w:t xml:space="preserve"> </w:t>
        </w:r>
        <w:r>
          <w:rPr>
            <w:rFonts w:cs="Arial"/>
            <w:lang w:eastAsia="en-GB"/>
          </w:rPr>
          <w:t>too</w:t>
        </w:r>
        <w:r>
          <w:rPr>
            <w:rFonts w:eastAsia="Arial" w:cs="Arial"/>
            <w:lang w:eastAsia="en-GB"/>
          </w:rPr>
          <w:t xml:space="preserve"> </w:t>
        </w:r>
        <w:r>
          <w:rPr>
            <w:rFonts w:cs="Arial"/>
            <w:lang w:eastAsia="en-GB"/>
          </w:rPr>
          <w:t>large</w:t>
        </w:r>
        <w:r>
          <w:rPr>
            <w:rFonts w:eastAsia="Arial" w:cs="Arial"/>
            <w:lang w:eastAsia="en-GB"/>
          </w:rPr>
          <w:t xml:space="preserve"> </w:t>
        </w:r>
        <w:r>
          <w:rPr>
            <w:rFonts w:cs="Arial"/>
            <w:lang w:eastAsia="en-GB"/>
          </w:rPr>
          <w:t>an</w:t>
        </w:r>
        <w:r>
          <w:rPr>
            <w:rFonts w:eastAsia="Arial" w:cs="Arial"/>
            <w:lang w:eastAsia="en-GB"/>
          </w:rPr>
          <w:t xml:space="preserve"> </w:t>
        </w:r>
        <w:r>
          <w:rPr>
            <w:rFonts w:cs="Arial"/>
            <w:lang w:eastAsia="en-GB"/>
          </w:rPr>
          <w:t>encoding.</w:t>
        </w:r>
      </w:ins>
    </w:p>
    <w:p w14:paraId="69324E05" w14:textId="77777777" w:rsidR="008A5458" w:rsidRDefault="008A5458" w:rsidP="008A5458">
      <w:pPr>
        <w:rPr>
          <w:ins w:id="2381" w:author="mbeckerle" w:date="2012-03-25T12:33:00Z"/>
          <w:rFonts w:cs="Arial"/>
          <w:lang w:eastAsia="en-GB"/>
        </w:rPr>
      </w:pPr>
      <w:ins w:id="2382" w:author="mbeckerle" w:date="2012-03-25T12:34:00Z">
        <w:r>
          <w:rPr>
            <w:rFonts w:cs="Arial"/>
            <w:lang w:eastAsia="en-GB"/>
          </w:rPr>
          <w:t>It</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processing</w:t>
        </w:r>
        <w:r>
          <w:rPr>
            <w:rFonts w:eastAsia="Arial" w:cs="Arial"/>
            <w:lang w:eastAsia="en-GB"/>
          </w:rPr>
          <w:t xml:space="preserve"> </w:t>
        </w:r>
        <w:r>
          <w:rPr>
            <w:rFonts w:cs="Arial"/>
            <w:lang w:eastAsia="en-GB"/>
          </w:rPr>
          <w:t>error</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does</w:t>
        </w:r>
        <w:r>
          <w:rPr>
            <w:rFonts w:eastAsia="Arial" w:cs="Arial"/>
            <w:lang w:eastAsia="en-GB"/>
          </w:rPr>
          <w:t xml:space="preserve"> </w:t>
        </w:r>
        <w:r>
          <w:rPr>
            <w:rFonts w:cs="Arial"/>
            <w:lang w:eastAsia="en-GB"/>
          </w:rPr>
          <w:t>not</w:t>
        </w:r>
        <w:r>
          <w:rPr>
            <w:rFonts w:eastAsia="Arial" w:cs="Arial"/>
            <w:lang w:eastAsia="en-GB"/>
          </w:rPr>
          <w:t xml:space="preserve"> </w:t>
        </w:r>
        <w:r>
          <w:rPr>
            <w:rFonts w:cs="Arial"/>
            <w:lang w:eastAsia="en-GB"/>
          </w:rPr>
          <w:t>provide</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substitution/replacement</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definition</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one</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needed</w:t>
        </w:r>
        <w:r>
          <w:rPr>
            <w:rFonts w:eastAsia="Arial" w:cs="Arial"/>
            <w:lang w:eastAsia="en-GB"/>
          </w:rPr>
          <w:t xml:space="preserve"> </w:t>
        </w:r>
        <w:r>
          <w:rPr>
            <w:rFonts w:cs="Arial"/>
            <w:lang w:eastAsia="en-GB"/>
          </w:rPr>
          <w:t>because</w:t>
        </w:r>
        <w:r>
          <w:rPr>
            <w:rFonts w:eastAsia="Arial" w:cs="Arial"/>
            <w:lang w:eastAsia="en-GB"/>
          </w:rPr>
          <w:t xml:space="preserve"> </w:t>
        </w:r>
      </w:ins>
      <w:ins w:id="2383" w:author="mbeckerle" w:date="2012-03-25T12:35:00Z">
        <w:r>
          <w:rPr>
            <w:rFonts w:cs="Arial"/>
            <w:lang w:eastAsia="en-GB"/>
          </w:rPr>
          <w:t>the</w:t>
        </w:r>
      </w:ins>
      <w:ins w:id="2384" w:author="mbeckerle" w:date="2012-03-25T12:34:00Z">
        <w:r>
          <w:rPr>
            <w:rFonts w:eastAsia="Arial" w:cs="Arial"/>
            <w:lang w:eastAsia="en-GB"/>
          </w:rPr>
          <w:t xml:space="preserve"> </w:t>
        </w:r>
        <w:r>
          <w:rPr>
            <w:rFonts w:cs="Arial"/>
            <w:lang w:eastAsia="en-GB"/>
          </w:rPr>
          <w:t>encodingErrorPolicy</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'replace'.</w:t>
        </w:r>
        <w:r>
          <w:rPr>
            <w:rFonts w:eastAsia="Arial" w:cs="Arial"/>
            <w:lang w:eastAsia="en-GB"/>
          </w:rPr>
          <w:t xml:space="preserve"> </w:t>
        </w:r>
        <w:r>
          <w:rPr>
            <w:rFonts w:cs="Arial"/>
            <w:lang w:eastAsia="en-GB"/>
          </w:rPr>
          <w:t>(This</w:t>
        </w:r>
        <w:r>
          <w:rPr>
            <w:rFonts w:eastAsia="Arial" w:cs="Arial"/>
            <w:lang w:eastAsia="en-GB"/>
          </w:rPr>
          <w:t xml:space="preserve"> </w:t>
        </w:r>
        <w:r>
          <w:rPr>
            <w:rFonts w:cs="Arial"/>
            <w:lang w:eastAsia="en-GB"/>
          </w:rPr>
          <w:t>would</w:t>
        </w:r>
        <w:r>
          <w:rPr>
            <w:rFonts w:eastAsia="Arial" w:cs="Arial"/>
            <w:lang w:eastAsia="en-GB"/>
          </w:rPr>
          <w:t xml:space="preserve"> </w:t>
        </w:r>
        <w:r>
          <w:rPr>
            <w:rFonts w:cs="Arial"/>
            <w:lang w:eastAsia="en-GB"/>
          </w:rPr>
          <w:t>be</w:t>
        </w:r>
        <w:r>
          <w:rPr>
            <w:rFonts w:eastAsia="Arial" w:cs="Arial"/>
            <w:lang w:eastAsia="en-GB"/>
          </w:rPr>
          <w:t xml:space="preserve"> </w:t>
        </w:r>
        <w:r>
          <w:rPr>
            <w:rFonts w:cs="Arial"/>
            <w:lang w:eastAsia="en-GB"/>
          </w:rPr>
          <w:t>rare,</w:t>
        </w:r>
        <w:r>
          <w:rPr>
            <w:rFonts w:eastAsia="Arial" w:cs="Arial"/>
            <w:lang w:eastAsia="en-GB"/>
          </w:rPr>
          <w:t xml:space="preserve"> </w:t>
        </w:r>
        <w:r>
          <w:rPr>
            <w:rFonts w:cs="Arial"/>
            <w:lang w:eastAsia="en-GB"/>
          </w:rPr>
          <w:t>but</w:t>
        </w:r>
        <w:r>
          <w:rPr>
            <w:rFonts w:eastAsia="Arial" w:cs="Arial"/>
            <w:lang w:eastAsia="en-GB"/>
          </w:rPr>
          <w:t xml:space="preserve"> </w:t>
        </w:r>
        <w:r>
          <w:rPr>
            <w:rFonts w:cs="Arial"/>
            <w:lang w:eastAsia="en-GB"/>
          </w:rPr>
          <w:t>could</w:t>
        </w:r>
        <w:r>
          <w:rPr>
            <w:rFonts w:eastAsia="Arial" w:cs="Arial"/>
            <w:lang w:eastAsia="en-GB"/>
          </w:rPr>
          <w:t xml:space="preserve"> </w:t>
        </w:r>
        <w:r>
          <w:rPr>
            <w:rFonts w:cs="Arial"/>
            <w:lang w:eastAsia="en-GB"/>
          </w:rPr>
          <w:t>occur</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DFDL</w:t>
        </w:r>
        <w:r>
          <w:rPr>
            <w:rFonts w:eastAsia="Arial" w:cs="Arial"/>
            <w:lang w:eastAsia="en-GB"/>
          </w:rPr>
          <w:t xml:space="preserve"> </w:t>
        </w:r>
        <w:r>
          <w:rPr>
            <w:rFonts w:cs="Arial"/>
            <w:lang w:eastAsia="en-GB"/>
          </w:rPr>
          <w:t>implementation</w:t>
        </w:r>
        <w:r>
          <w:rPr>
            <w:rFonts w:eastAsia="Arial" w:cs="Arial"/>
            <w:lang w:eastAsia="en-GB"/>
          </w:rPr>
          <w:t xml:space="preserve"> </w:t>
        </w:r>
        <w:r>
          <w:rPr>
            <w:rFonts w:cs="Arial"/>
            <w:lang w:eastAsia="en-GB"/>
          </w:rPr>
          <w:t>allows</w:t>
        </w:r>
        <w:r>
          <w:rPr>
            <w:rFonts w:eastAsia="Arial" w:cs="Arial"/>
            <w:lang w:eastAsia="en-GB"/>
          </w:rPr>
          <w:t xml:space="preserve"> </w:t>
        </w:r>
        <w:r>
          <w:rPr>
            <w:rFonts w:cs="Arial"/>
            <w:lang w:eastAsia="en-GB"/>
          </w:rPr>
          <w:t>many</w:t>
        </w:r>
        <w:r>
          <w:rPr>
            <w:rFonts w:eastAsia="Arial" w:cs="Arial"/>
            <w:lang w:eastAsia="en-GB"/>
          </w:rPr>
          <w:t xml:space="preserve"> </w:t>
        </w:r>
        <w:r>
          <w:rPr>
            <w:rFonts w:cs="Arial"/>
            <w:lang w:eastAsia="en-GB"/>
          </w:rPr>
          <w:t>encodings</w:t>
        </w:r>
        <w:r>
          <w:rPr>
            <w:rFonts w:eastAsia="Arial" w:cs="Arial"/>
            <w:lang w:eastAsia="en-GB"/>
          </w:rPr>
          <w:t xml:space="preserve"> </w:t>
        </w:r>
        <w:r>
          <w:rPr>
            <w:rFonts w:cs="Arial"/>
            <w:lang w:eastAsia="en-GB"/>
          </w:rPr>
          <w:t>beyond</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minimum</w:t>
        </w:r>
        <w:r>
          <w:rPr>
            <w:rFonts w:eastAsia="Arial" w:cs="Arial"/>
            <w:lang w:eastAsia="en-GB"/>
          </w:rPr>
          <w:t xml:space="preserve"> </w:t>
        </w:r>
        <w:r>
          <w:rPr>
            <w:rFonts w:cs="Arial"/>
            <w:lang w:eastAsia="en-GB"/>
          </w:rPr>
          <w:t>set.)</w:t>
        </w:r>
      </w:ins>
    </w:p>
    <w:p w14:paraId="626EAB5D" w14:textId="77777777" w:rsidR="008A5458" w:rsidRPr="008A5458" w:rsidRDefault="008A5458" w:rsidP="00F4230C">
      <w:pPr>
        <w:pStyle w:val="Heading3"/>
        <w:rPr>
          <w:ins w:id="2385" w:author="mbeckerle" w:date="2012-03-25T12:25:00Z"/>
        </w:rPr>
      </w:pPr>
      <w:bookmarkStart w:id="2386" w:name="_Toc332724446"/>
      <w:ins w:id="2387" w:author="mbeckerle" w:date="2012-03-25T12:36:00Z">
        <w:r>
          <w:t>Preserving Data Containing Decoding Errors</w:t>
        </w:r>
      </w:ins>
      <w:bookmarkEnd w:id="2386"/>
    </w:p>
    <w:p w14:paraId="4AB1046C" w14:textId="77777777" w:rsidR="003D070D" w:rsidRDefault="008A5458" w:rsidP="00F4230C">
      <w:pPr>
        <w:pStyle w:val="nobreak"/>
        <w:rPr>
          <w:ins w:id="2388" w:author="mbeckerle" w:date="2012-03-25T12:26:00Z"/>
          <w:rFonts w:cs="Arial"/>
          <w:lang w:eastAsia="en-GB"/>
        </w:rPr>
      </w:pPr>
      <w:ins w:id="2389" w:author="mbeckerle" w:date="2012-03-25T12:35:00Z">
        <w:r>
          <w:rPr>
            <w:rFonts w:cs="Arial"/>
            <w:szCs w:val="20"/>
            <w:lang w:eastAsia="en-GB"/>
          </w:rPr>
          <w:t>T</w:t>
        </w:r>
      </w:ins>
      <w:ins w:id="2390" w:author="mbeckerle" w:date="2012-03-25T12:26:00Z">
        <w:r w:rsidR="003D070D">
          <w:rPr>
            <w:rFonts w:cs="Arial"/>
            <w:szCs w:val="20"/>
            <w:lang w:eastAsia="en-GB"/>
          </w:rPr>
          <w:t>here can be situations where data wants to be preserved exactly even if it contains errors.</w:t>
        </w:r>
      </w:ins>
    </w:p>
    <w:p w14:paraId="15E4C7F0" w14:textId="77777777" w:rsidR="003D070D" w:rsidRDefault="003D070D" w:rsidP="003D070D">
      <w:pPr>
        <w:spacing w:after="240"/>
        <w:rPr>
          <w:ins w:id="2391" w:author="mbeckerle" w:date="2012-03-25T12:25:00Z"/>
          <w:rFonts w:cs="Arial"/>
          <w:lang w:eastAsia="en-GB"/>
        </w:rPr>
      </w:pPr>
      <w:ins w:id="2392" w:author="mbeckerle" w:date="2012-03-25T12:25:00Z">
        <w:r>
          <w:rPr>
            <w:rFonts w:cs="Arial"/>
            <w:lang w:eastAsia="en-GB"/>
          </w:rPr>
          <w:t>It</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suggested</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DFDL</w:t>
        </w:r>
        <w:r>
          <w:rPr>
            <w:rFonts w:eastAsia="Arial" w:cs="Arial"/>
            <w:lang w:eastAsia="en-GB"/>
          </w:rPr>
          <w:t xml:space="preserve"> </w:t>
        </w:r>
        <w:r>
          <w:rPr>
            <w:rFonts w:cs="Arial"/>
            <w:lang w:eastAsia="en-GB"/>
          </w:rPr>
          <w:t>modeler</w:t>
        </w:r>
        <w:r>
          <w:rPr>
            <w:rFonts w:eastAsia="Arial" w:cs="Arial"/>
            <w:lang w:eastAsia="en-GB"/>
          </w:rPr>
          <w:t xml:space="preserve"> </w:t>
        </w:r>
        <w:r>
          <w:rPr>
            <w:rFonts w:cs="Arial"/>
            <w:lang w:eastAsia="en-GB"/>
          </w:rPr>
          <w:t>wants</w:t>
        </w:r>
        <w:r>
          <w:rPr>
            <w:rFonts w:eastAsia="Arial" w:cs="Arial"/>
            <w:lang w:eastAsia="en-GB"/>
          </w:rPr>
          <w:t xml:space="preserve"> </w:t>
        </w:r>
        <w:r>
          <w:rPr>
            <w:rFonts w:cs="Arial"/>
            <w:lang w:eastAsia="en-GB"/>
          </w:rPr>
          <w:t>to</w:t>
        </w:r>
        <w:r>
          <w:rPr>
            <w:rFonts w:eastAsia="Arial" w:cs="Arial"/>
            <w:lang w:eastAsia="en-GB"/>
          </w:rPr>
          <w:t xml:space="preserve"> </w:t>
        </w:r>
        <w:r>
          <w:rPr>
            <w:rFonts w:cs="Arial"/>
            <w:lang w:eastAsia="en-GB"/>
          </w:rPr>
          <w:t>preserve</w:t>
        </w:r>
        <w:r>
          <w:rPr>
            <w:rFonts w:eastAsia="Arial" w:cs="Arial"/>
            <w:lang w:eastAsia="en-GB"/>
          </w:rPr>
          <w:t xml:space="preserve"> </w:t>
        </w:r>
        <w:r>
          <w:rPr>
            <w:rFonts w:cs="Arial"/>
            <w:lang w:eastAsia="en-GB"/>
          </w:rPr>
          <w:t>information</w:t>
        </w:r>
        <w:r>
          <w:rPr>
            <w:rFonts w:eastAsia="Arial" w:cs="Arial"/>
            <w:lang w:eastAsia="en-GB"/>
          </w:rPr>
          <w:t xml:space="preserve"> </w:t>
        </w:r>
        <w:r>
          <w:rPr>
            <w:rFonts w:cs="Arial"/>
            <w:lang w:eastAsia="en-GB"/>
          </w:rPr>
          <w:t>containing</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where</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encodings</w:t>
        </w:r>
        <w:r>
          <w:rPr>
            <w:rFonts w:eastAsia="Arial" w:cs="Arial"/>
            <w:lang w:eastAsia="en-GB"/>
          </w:rPr>
          <w:t xml:space="preserve"> </w:t>
        </w:r>
        <w:r>
          <w:rPr>
            <w:rFonts w:cs="Arial"/>
            <w:lang w:eastAsia="en-GB"/>
          </w:rPr>
          <w:t>have</w:t>
        </w:r>
        <w:r>
          <w:rPr>
            <w:rFonts w:eastAsia="Arial" w:cs="Arial"/>
            <w:lang w:eastAsia="en-GB"/>
          </w:rPr>
          <w:t xml:space="preserve"> </w:t>
        </w:r>
        <w:r>
          <w:rPr>
            <w:rFonts w:cs="Arial"/>
            <w:lang w:eastAsia="en-GB"/>
          </w:rPr>
          <w:t>these</w:t>
        </w:r>
        <w:r>
          <w:rPr>
            <w:rFonts w:eastAsia="Arial" w:cs="Arial"/>
            <w:lang w:eastAsia="en-GB"/>
          </w:rPr>
          <w:t xml:space="preserve"> </w:t>
        </w:r>
        <w:r>
          <w:rPr>
            <w:rFonts w:cs="Arial"/>
            <w:lang w:eastAsia="en-GB"/>
          </w:rPr>
          <w:t>kinds</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they</w:t>
        </w:r>
        <w:r>
          <w:rPr>
            <w:rFonts w:eastAsia="Arial" w:cs="Arial"/>
            <w:lang w:eastAsia="en-GB"/>
          </w:rPr>
          <w:t xml:space="preserve"> </w:t>
        </w:r>
        <w:r>
          <w:rPr>
            <w:rFonts w:cs="Arial"/>
            <w:lang w:eastAsia="en-GB"/>
          </w:rPr>
          <w:t>model</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xs:hexBinary,</w:t>
        </w:r>
        <w:r>
          <w:rPr>
            <w:rFonts w:eastAsia="Arial" w:cs="Arial"/>
            <w:lang w:eastAsia="en-GB"/>
          </w:rPr>
          <w:t xml:space="preserve"> </w:t>
        </w:r>
        <w:r>
          <w:rPr>
            <w:rFonts w:cs="Arial"/>
            <w:lang w:eastAsia="en-GB"/>
          </w:rPr>
          <w:t>or</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xs:string</w:t>
        </w:r>
        <w:r>
          <w:rPr>
            <w:rFonts w:eastAsia="Arial" w:cs="Arial"/>
            <w:lang w:eastAsia="en-GB"/>
          </w:rPr>
          <w:t xml:space="preserve"> </w:t>
        </w:r>
        <w:r>
          <w:rPr>
            <w:rFonts w:cs="Arial"/>
            <w:lang w:eastAsia="en-GB"/>
          </w:rPr>
          <w:t>but</w:t>
        </w:r>
        <w:r>
          <w:rPr>
            <w:rFonts w:eastAsia="Arial" w:cs="Arial"/>
            <w:lang w:eastAsia="en-GB"/>
          </w:rPr>
          <w:t xml:space="preserve"> </w:t>
        </w:r>
        <w:r>
          <w:rPr>
            <w:rFonts w:cs="Arial"/>
            <w:lang w:eastAsia="en-GB"/>
          </w:rPr>
          <w:t>using</w:t>
        </w:r>
        <w:r>
          <w:rPr>
            <w:rFonts w:eastAsia="Arial" w:cs="Arial"/>
            <w:lang w:eastAsia="en-GB"/>
          </w:rPr>
          <w:t xml:space="preserve"> </w:t>
        </w:r>
        <w:r>
          <w:rPr>
            <w:rFonts w:cs="Arial"/>
            <w:lang w:eastAsia="en-GB"/>
          </w:rPr>
          <w:t>an</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iso-8859-1</w:t>
        </w:r>
        <w:r>
          <w:rPr>
            <w:rFonts w:eastAsia="Arial" w:cs="Arial"/>
            <w:lang w:eastAsia="en-GB"/>
          </w:rPr>
          <w:t xml:space="preserve"> </w:t>
        </w:r>
        <w:r>
          <w:rPr>
            <w:rFonts w:cs="Arial"/>
            <w:lang w:eastAsia="en-GB"/>
          </w:rPr>
          <w:t>which</w:t>
        </w:r>
        <w:r>
          <w:rPr>
            <w:rFonts w:eastAsia="Arial" w:cs="Arial"/>
            <w:lang w:eastAsia="en-GB"/>
          </w:rPr>
          <w:t xml:space="preserve"> </w:t>
        </w:r>
        <w:r>
          <w:rPr>
            <w:rFonts w:cs="Arial"/>
            <w:lang w:eastAsia="en-GB"/>
          </w:rPr>
          <w:t>preserves</w:t>
        </w:r>
        <w:r>
          <w:rPr>
            <w:rFonts w:eastAsia="Arial" w:cs="Arial"/>
            <w:lang w:eastAsia="en-GB"/>
          </w:rPr>
          <w:t xml:space="preserve"> </w:t>
        </w:r>
        <w:r>
          <w:rPr>
            <w:rFonts w:cs="Arial"/>
            <w:lang w:eastAsia="en-GB"/>
          </w:rPr>
          <w:t>all</w:t>
        </w:r>
        <w:r>
          <w:rPr>
            <w:rFonts w:eastAsia="Arial" w:cs="Arial"/>
            <w:lang w:eastAsia="en-GB"/>
          </w:rPr>
          <w:t xml:space="preserve"> </w:t>
        </w:r>
        <w:r>
          <w:rPr>
            <w:rFonts w:cs="Arial"/>
            <w:lang w:eastAsia="en-GB"/>
          </w:rPr>
          <w:t>bytes.</w:t>
        </w:r>
      </w:ins>
    </w:p>
    <w:p w14:paraId="04D701F5" w14:textId="4D5481F3" w:rsidR="003D070D" w:rsidRPr="003D070D" w:rsidDel="00EC4952" w:rsidRDefault="003D070D" w:rsidP="003D070D">
      <w:pPr>
        <w:rPr>
          <w:del w:id="2393" w:author="mbeckerle" w:date="2012-04-22T21:57:00Z"/>
        </w:rPr>
      </w:pPr>
      <w:bookmarkStart w:id="2394" w:name="_Toc322911618"/>
      <w:bookmarkStart w:id="2395" w:name="_Toc322912157"/>
      <w:bookmarkStart w:id="2396" w:name="_Toc329093007"/>
      <w:bookmarkStart w:id="2397" w:name="_Toc332701520"/>
      <w:bookmarkStart w:id="2398" w:name="_Toc332701827"/>
      <w:bookmarkStart w:id="2399" w:name="_Toc332711621"/>
      <w:bookmarkStart w:id="2400" w:name="_Toc332711929"/>
      <w:bookmarkStart w:id="2401" w:name="_Toc332712231"/>
      <w:bookmarkStart w:id="2402" w:name="_Toc332724147"/>
      <w:bookmarkStart w:id="2403" w:name="_Toc332724447"/>
      <w:bookmarkEnd w:id="2394"/>
      <w:bookmarkEnd w:id="2395"/>
      <w:bookmarkEnd w:id="2396"/>
      <w:bookmarkEnd w:id="2397"/>
      <w:bookmarkEnd w:id="2398"/>
      <w:bookmarkEnd w:id="2399"/>
      <w:bookmarkEnd w:id="2400"/>
      <w:bookmarkEnd w:id="2401"/>
      <w:bookmarkEnd w:id="2402"/>
      <w:bookmarkEnd w:id="2403"/>
    </w:p>
    <w:p w14:paraId="4772B738" w14:textId="77777777" w:rsidR="00A17EE5" w:rsidRPr="005223F4" w:rsidRDefault="008C1E50" w:rsidP="007E0AB3">
      <w:pPr>
        <w:pStyle w:val="Heading1"/>
      </w:pPr>
      <w:bookmarkStart w:id="2404" w:name="_Toc177399080"/>
      <w:bookmarkStart w:id="2405" w:name="_Toc175057367"/>
      <w:bookmarkStart w:id="2406" w:name="_Toc199516306"/>
      <w:bookmarkStart w:id="2407" w:name="_Toc194983970"/>
      <w:bookmarkStart w:id="2408" w:name="_Toc243112818"/>
      <w:bookmarkStart w:id="2409" w:name="_Ref255476176"/>
      <w:bookmarkStart w:id="2410" w:name="_Toc332724448"/>
      <w:r w:rsidRPr="005223F4">
        <w:t>Framing</w:t>
      </w:r>
      <w:bookmarkEnd w:id="2404"/>
      <w:bookmarkEnd w:id="2405"/>
      <w:bookmarkEnd w:id="2406"/>
      <w:bookmarkEnd w:id="2407"/>
      <w:bookmarkEnd w:id="2408"/>
      <w:bookmarkEnd w:id="2409"/>
      <w:bookmarkEnd w:id="2410"/>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pPr>
        <w:pStyle w:val="Heading2"/>
      </w:pPr>
      <w:bookmarkStart w:id="2411" w:name="_Toc130873645"/>
      <w:bookmarkStart w:id="2412" w:name="_Toc140549617"/>
      <w:bookmarkStart w:id="2413" w:name="_Toc177399081"/>
      <w:bookmarkStart w:id="2414" w:name="_Toc175057368"/>
      <w:bookmarkStart w:id="2415" w:name="_Toc199516307"/>
      <w:bookmarkStart w:id="2416" w:name="_Toc194983971"/>
      <w:bookmarkStart w:id="2417" w:name="_Toc243112819"/>
      <w:bookmarkStart w:id="2418" w:name="_Toc332724449"/>
      <w:r w:rsidRPr="005223F4">
        <w:t>Aligned Data</w:t>
      </w:r>
      <w:bookmarkEnd w:id="2411"/>
      <w:bookmarkEnd w:id="2412"/>
      <w:bookmarkEnd w:id="2413"/>
      <w:bookmarkEnd w:id="2414"/>
      <w:bookmarkEnd w:id="2415"/>
      <w:bookmarkEnd w:id="2416"/>
      <w:bookmarkEnd w:id="2417"/>
      <w:bookmarkEnd w:id="2418"/>
    </w:p>
    <w:p w14:paraId="49F43D00" w14:textId="77777777" w:rsidR="003816B0" w:rsidRPr="005223F4" w:rsidRDefault="003816B0" w:rsidP="003816B0">
      <w:pPr>
        <w:rPr>
          <w:rFonts w:cs="Arial"/>
        </w:rPr>
      </w:pPr>
      <w:r w:rsidRPr="005223F4">
        <w:rPr>
          <w:rFonts w:cs="Arial"/>
        </w:rPr>
        <w:t>Alignment properties control the leading alignment and trailing alignment regions.</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6841"/>
      </w:tblGrid>
      <w:tr w:rsidR="003816B0" w:rsidRPr="00240AC5" w14:paraId="542F0E05" w14:textId="77777777" w:rsidTr="00240AC5">
        <w:tc>
          <w:tcPr>
            <w:tcW w:w="2087" w:type="dxa"/>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6841" w:type="dxa"/>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240AC5">
        <w:tc>
          <w:tcPr>
            <w:tcW w:w="2087" w:type="dxa"/>
            <w:shd w:val="clear" w:color="auto" w:fill="auto"/>
          </w:tcPr>
          <w:p w14:paraId="2C39B38E" w14:textId="630EC92A" w:rsidR="003816B0" w:rsidRPr="005223F4" w:rsidRDefault="000B2563" w:rsidP="00D67874">
            <w:ins w:id="2419" w:author="Steve Hanson" w:date="2012-04-11T15:53:00Z">
              <w:del w:id="2420" w:author="mbeckerle" w:date="2012-04-22T22:26:00Z">
                <w:r w:rsidRPr="005223F4" w:rsidDel="00CE4E1D">
                  <w:delText>A</w:delText>
                </w:r>
              </w:del>
            </w:ins>
            <w:ins w:id="2421" w:author="mbeckerle" w:date="2012-04-22T22:26:00Z">
              <w:r w:rsidR="00CE4E1D">
                <w:t>a</w:t>
              </w:r>
            </w:ins>
            <w:ins w:id="2422" w:author="Steve Hanson" w:date="2012-04-11T15:53:00Z">
              <w:r w:rsidR="003816B0" w:rsidRPr="005223F4">
                <w:t>lignment</w:t>
              </w:r>
            </w:ins>
            <w:del w:id="2423" w:author="Steve Hanson" w:date="2012-04-11T15:53:00Z">
              <w:r w:rsidR="003816B0" w:rsidRPr="005223F4">
                <w:delText>alignment</w:delText>
              </w:r>
            </w:del>
          </w:p>
        </w:tc>
        <w:tc>
          <w:tcPr>
            <w:tcW w:w="6841" w:type="dxa"/>
            <w:shd w:val="clear" w:color="auto" w:fill="auto"/>
          </w:tcPr>
          <w:p w14:paraId="3CAA0AFB" w14:textId="77777777" w:rsidR="00A750FD" w:rsidRPr="005223F4" w:rsidRDefault="00B937D4" w:rsidP="00D67874">
            <w:r w:rsidRPr="005223F4">
              <w:t xml:space="preserve">Non-negative </w:t>
            </w:r>
            <w:r w:rsidR="00293086" w:rsidRPr="005223F4">
              <w:t>I</w:t>
            </w:r>
            <w:r w:rsidRPr="005223F4">
              <w:t>nteger</w:t>
            </w:r>
            <w:r w:rsidR="00A750FD" w:rsidRPr="005223F4">
              <w:t xml:space="preserve"> or 'implicit'</w:t>
            </w:r>
          </w:p>
          <w:p w14:paraId="62740218" w14:textId="77777777"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required then the size of the </w:t>
            </w:r>
            <w:r w:rsidR="00A00051" w:rsidRPr="00240AC5">
              <w:rPr>
                <w:b/>
                <w:i/>
              </w:rPr>
              <w:t>AlignmentFill</w:t>
            </w:r>
            <w:r w:rsidR="00A00051" w:rsidRPr="005223F4">
              <w:t xml:space="preserve"> grammar region will be non-zero if the item must be aligned to a </w:t>
            </w:r>
            <w:commentRangeStart w:id="2424"/>
            <w:r w:rsidR="00A00051" w:rsidRPr="005223F4">
              <w:t>boundary</w:t>
            </w:r>
            <w:commentRangeEnd w:id="2424"/>
            <w:r w:rsidR="00E56C84">
              <w:rPr>
                <w:rStyle w:val="CommentReference"/>
              </w:rPr>
              <w:commentReference w:id="2424"/>
            </w:r>
            <w:r w:rsidR="00A00051" w:rsidRPr="005223F4">
              <w:t>.</w:t>
            </w:r>
          </w:p>
          <w:p w14:paraId="1781346E" w14:textId="2710CEE0" w:rsidR="002E773D" w:rsidRPr="005223F4" w:rsidDel="00E56C84" w:rsidRDefault="002E773D" w:rsidP="00D67874">
            <w:pPr>
              <w:rPr>
                <w:del w:id="2425" w:author="mbeckerle" w:date="2012-07-03T14:52:00Z"/>
              </w:rPr>
            </w:pPr>
            <w:del w:id="2426" w:author="mbeckerle" w:date="2012-07-03T14:52:00Z">
              <w:r w:rsidRPr="005223F4" w:rsidDel="00E56C84">
                <w:delText xml:space="preserve">The alignment of a child component </w:delText>
              </w:r>
              <w:r w:rsidR="0015074C" w:rsidRPr="005223F4" w:rsidDel="00E56C84">
                <w:delText xml:space="preserve">must </w:delText>
              </w:r>
              <w:r w:rsidRPr="005223F4" w:rsidDel="00E56C84">
                <w:delText>be less than or equal the alignment of its parent element, sequence or choice.</w:delText>
              </w:r>
            </w:del>
          </w:p>
          <w:p w14:paraId="52C50E0B" w14:textId="77777777" w:rsidR="00FC4D55" w:rsidRPr="005223F4" w:rsidRDefault="00FC4D55" w:rsidP="00D67874">
            <w:r w:rsidRPr="005223F4">
              <w:t>‘</w:t>
            </w:r>
            <w:r w:rsidR="00A750FD" w:rsidRPr="005223F4">
              <w:t>implicit'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D04199" w:rsidRPr="005223F4">
              <w:t xml:space="preserve">Table </w:t>
            </w:r>
            <w:r w:rsidR="00D04199">
              <w:rPr>
                <w:noProof/>
              </w:rPr>
              <w:t>14</w:t>
            </w:r>
            <w:r w:rsidR="00D04199" w:rsidRPr="005223F4">
              <w:rPr>
                <w:noProof/>
              </w:rPr>
              <w:t xml:space="preserve"> Implicit Alignment in bits</w:t>
            </w:r>
            <w:r w:rsidR="00C350F3" w:rsidRPr="005223F4">
              <w:fldChar w:fldCharType="end"/>
            </w:r>
            <w:r w:rsidR="002E773D" w:rsidRPr="005223F4">
              <w:t xml:space="preserve"> for simple elements. The 'implicit' alignment of </w:t>
            </w:r>
            <w:r w:rsidR="00822FC2" w:rsidRPr="005223F4">
              <w:t xml:space="preserve">complex elements and groups is the alignment of its child with the </w:t>
            </w:r>
            <w:r w:rsidR="00563988" w:rsidRPr="005223F4">
              <w:t>greatest</w:t>
            </w:r>
            <w:r w:rsidR="00822FC2" w:rsidRPr="005223F4">
              <w:t xml:space="preserve"> alignment.</w:t>
            </w:r>
            <w:r w:rsidR="00961237" w:rsidRPr="005223F4">
              <w:t xml:space="preserve"> </w:t>
            </w:r>
            <w:r w:rsidR="00A750FD" w:rsidRPr="005223F4">
              <w:t xml:space="preserve"> If alignment is 'implicit' then alignmentUnits is ignored.</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240AC5">
        <w:tc>
          <w:tcPr>
            <w:tcW w:w="2087" w:type="dxa"/>
            <w:shd w:val="clear" w:color="auto" w:fill="auto"/>
          </w:tcPr>
          <w:p w14:paraId="430F8E43" w14:textId="77777777" w:rsidR="00067BC1" w:rsidRPr="005223F4" w:rsidRDefault="00067BC1" w:rsidP="00D67874">
            <w:r w:rsidRPr="005223F4">
              <w:t>alignmentUnits</w:t>
            </w:r>
          </w:p>
        </w:tc>
        <w:tc>
          <w:tcPr>
            <w:tcW w:w="6841" w:type="dxa"/>
            <w:shd w:val="clear" w:color="auto" w:fill="auto"/>
          </w:tcPr>
          <w:p w14:paraId="46D18A83" w14:textId="77777777" w:rsidR="00067BC1" w:rsidRPr="005223F4" w:rsidRDefault="00067BC1" w:rsidP="00D67874">
            <w:r w:rsidRPr="005223F4">
              <w:t>Enum</w:t>
            </w:r>
          </w:p>
          <w:p w14:paraId="6FBBAC30" w14:textId="77777777" w:rsidR="00067BC1" w:rsidRPr="005223F4" w:rsidRDefault="00067BC1" w:rsidP="00D67874">
            <w:r w:rsidRPr="005223F4">
              <w:t>Valid values are ‘bits’ or ‘bytes’</w:t>
            </w:r>
          </w:p>
          <w:p w14:paraId="0DC99D29" w14:textId="77777777" w:rsidR="00D54DF3" w:rsidRPr="005223F4" w:rsidRDefault="00D54DF3" w:rsidP="00D67874">
            <w:r w:rsidRPr="005223F4">
              <w:t>Scales the alignment so alignment can be specified in either units of bits or units of bytes.</w:t>
            </w:r>
          </w:p>
          <w:p w14:paraId="0A9EDAC8" w14:textId="77777777" w:rsidR="00822FC2" w:rsidRPr="005223F4" w:rsidRDefault="00822FC2" w:rsidP="00D67874">
            <w:r w:rsidRPr="005223F4">
              <w:t>Only used when dfdl:alignment not 'implicit'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240AC5">
        <w:tc>
          <w:tcPr>
            <w:tcW w:w="2087" w:type="dxa"/>
            <w:shd w:val="clear" w:color="auto" w:fill="auto"/>
          </w:tcPr>
          <w:p w14:paraId="3E6B489D" w14:textId="77777777" w:rsidR="003816B0" w:rsidRPr="005223F4" w:rsidRDefault="003816B0" w:rsidP="00D67874">
            <w:r w:rsidRPr="005223F4">
              <w:t>fillByte</w:t>
            </w:r>
          </w:p>
        </w:tc>
        <w:tc>
          <w:tcPr>
            <w:tcW w:w="6841" w:type="dxa"/>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7C675D86" w:rsidR="003816B0" w:rsidRPr="005223F4" w:rsidRDefault="00A00051" w:rsidP="00D67874">
            <w:r w:rsidRPr="005223F4">
              <w:t xml:space="preserve">Used to fill these regions specified in the grammar: </w:t>
            </w:r>
            <w:commentRangeStart w:id="2427"/>
            <w:r w:rsidRPr="00F4230C">
              <w:rPr>
                <w:b/>
                <w:i/>
              </w:rPr>
              <w:t>RightPadOrFill</w:t>
            </w:r>
            <w:r w:rsidRPr="00275A32">
              <w:t xml:space="preserve">, </w:t>
            </w:r>
            <w:commentRangeStart w:id="2428"/>
            <w:del w:id="2429" w:author="Steve Hanson" w:date="2012-02-27T19:40:00Z">
              <w:r w:rsidRPr="00F4230C" w:rsidDel="005A5327">
                <w:rPr>
                  <w:b/>
                  <w:i/>
                </w:rPr>
                <w:delText>Final</w:delText>
              </w:r>
            </w:del>
            <w:ins w:id="2430" w:author="Steve Hanson" w:date="2012-02-27T19:40:00Z">
              <w:r w:rsidR="005A5327" w:rsidRPr="00F4230C">
                <w:rPr>
                  <w:b/>
                  <w:bCs/>
                  <w:i/>
                </w:rPr>
                <w:t>Element</w:t>
              </w:r>
            </w:ins>
            <w:r w:rsidRPr="00F4230C">
              <w:rPr>
                <w:b/>
                <w:i/>
              </w:rPr>
              <w:t>Unused</w:t>
            </w:r>
            <w:del w:id="2431" w:author="Steve Hanson" w:date="2012-02-27T19:40:00Z">
              <w:r w:rsidRPr="005E3B09" w:rsidDel="005A5327">
                <w:delText>Region</w:delText>
              </w:r>
            </w:del>
            <w:ins w:id="2432" w:author="Steve Hanson" w:date="2012-02-27T19:40:00Z">
              <w:r w:rsidR="005A5327" w:rsidRPr="00240AC5">
                <w:rPr>
                  <w:bCs/>
                </w:rPr>
                <w:t xml:space="preserve">, </w:t>
              </w:r>
              <w:r w:rsidR="005A5327" w:rsidRPr="00F4230C">
                <w:rPr>
                  <w:b/>
                  <w:bCs/>
                  <w:i/>
                </w:rPr>
                <w:t>ChoiceUnused</w:t>
              </w:r>
            </w:ins>
            <w:commentRangeEnd w:id="2428"/>
            <w:r w:rsidR="005A5327" w:rsidRPr="00F4230C">
              <w:rPr>
                <w:rStyle w:val="CommentReference"/>
                <w:b/>
                <w:bCs/>
                <w:i/>
              </w:rPr>
              <w:commentReference w:id="2428"/>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commentRangeEnd w:id="2427"/>
            <w:r w:rsidR="000B2563">
              <w:rPr>
                <w:rStyle w:val="CommentReference"/>
              </w:rPr>
              <w:commentReference w:id="2427"/>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240AC5">
        <w:tc>
          <w:tcPr>
            <w:tcW w:w="2087" w:type="dxa"/>
            <w:shd w:val="clear" w:color="auto" w:fill="auto"/>
          </w:tcPr>
          <w:p w14:paraId="477C4F43" w14:textId="77777777" w:rsidR="003816B0" w:rsidRPr="005223F4" w:rsidRDefault="008432CD" w:rsidP="00D67874">
            <w:r w:rsidRPr="005223F4">
              <w:t>leadingSkip</w:t>
            </w:r>
          </w:p>
        </w:tc>
        <w:tc>
          <w:tcPr>
            <w:tcW w:w="6841" w:type="dxa"/>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240AC5">
        <w:tc>
          <w:tcPr>
            <w:tcW w:w="2087" w:type="dxa"/>
            <w:shd w:val="clear" w:color="auto" w:fill="auto"/>
          </w:tcPr>
          <w:p w14:paraId="457238C5" w14:textId="77777777" w:rsidR="003816B0" w:rsidRPr="005223F4" w:rsidRDefault="00785685" w:rsidP="00D67874">
            <w:r w:rsidRPr="005223F4">
              <w:t>trailingSkip</w:t>
            </w:r>
          </w:p>
        </w:tc>
        <w:tc>
          <w:tcPr>
            <w:tcW w:w="6841" w:type="dxa"/>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4544D279" w:rsidR="00B63929" w:rsidRPr="005223F4" w:rsidRDefault="00B63929" w:rsidP="00D67874">
            <w:r w:rsidRPr="005223F4">
              <w:t>If dfdl:</w:t>
            </w:r>
            <w:r w:rsidR="00785685" w:rsidRPr="005223F4">
              <w:t>trailingSkip</w:t>
            </w:r>
            <w:r w:rsidRPr="005223F4">
              <w:t xml:space="preserve"> is specified when dfdl:lengthKind is 'delimited'</w:t>
            </w:r>
            <w:del w:id="2433" w:author="mbeckerle" w:date="2012-08-14T10:01:00Z">
              <w:r w:rsidRPr="005223F4" w:rsidDel="008356D4">
                <w:delText xml:space="preserve"> or </w:delText>
              </w:r>
            </w:del>
            <w:ins w:id="2434" w:author="Steve Hanson" w:date="2012-04-11T15:53:00Z">
              <w:del w:id="2435" w:author="mbeckerle" w:date="2012-08-14T10:01:00Z">
                <w:r w:rsidRPr="005223F4" w:rsidDel="008356D4">
                  <w:delText>'</w:delText>
                </w:r>
                <w:commentRangeStart w:id="2436"/>
                <w:commentRangeStart w:id="2437"/>
                <w:r w:rsidRPr="005223F4" w:rsidDel="008356D4">
                  <w:delText>endOfParent</w:delText>
                </w:r>
                <w:commentRangeEnd w:id="2436"/>
                <w:r w:rsidR="00313576" w:rsidDel="008356D4">
                  <w:rPr>
                    <w:rStyle w:val="CommentReference"/>
                  </w:rPr>
                  <w:commentReference w:id="2436"/>
                </w:r>
              </w:del>
            </w:ins>
            <w:commentRangeEnd w:id="2437"/>
            <w:del w:id="2438" w:author="mbeckerle" w:date="2012-08-14T10:01:00Z">
              <w:r w:rsidR="00CE4E1D" w:rsidDel="008356D4">
                <w:rPr>
                  <w:rStyle w:val="CommentReference"/>
                </w:rPr>
                <w:commentReference w:id="2437"/>
              </w:r>
            </w:del>
            <w:ins w:id="2439" w:author="Steve Hanson" w:date="2012-04-11T15:53:00Z">
              <w:del w:id="2440" w:author="mbeckerle" w:date="2012-08-14T10:01:00Z">
                <w:r w:rsidRPr="005223F4" w:rsidDel="008356D4">
                  <w:delText>'</w:delText>
                </w:r>
              </w:del>
            </w:ins>
            <w:del w:id="2441" w:author="Steve Hanson" w:date="2012-04-11T15:53:00Z">
              <w:r w:rsidRPr="005223F4">
                <w:delText>'endOfParent'</w:delText>
              </w:r>
            </w:del>
            <w:r w:rsidRPr="005223F4">
              <w:t xml:space="preserve"> then a dfdl:terminator must be specified.</w:t>
            </w:r>
          </w:p>
          <w:p w14:paraId="5ABB9BFC" w14:textId="77777777" w:rsidR="003816B0" w:rsidRPr="005223F4" w:rsidRDefault="003816B0" w:rsidP="00D67874">
            <w:r w:rsidRPr="005223F4">
              <w:t>Annotation: dfdl:element</w:t>
            </w:r>
            <w:r w:rsidR="00E5425E" w:rsidRPr="005223F4">
              <w:t>, dfdl:simpleType, dfdl:sequence, dfdl:choice, dfdl:group</w:t>
            </w:r>
          </w:p>
        </w:tc>
      </w:tr>
    </w:tbl>
    <w:p w14:paraId="665CC30B" w14:textId="77777777" w:rsidR="003816B0" w:rsidRPr="005223F4" w:rsidRDefault="003816B0" w:rsidP="003816B0"/>
    <w:p w14:paraId="0FB37A0E" w14:textId="77777777" w:rsidR="003816B0" w:rsidRPr="005223F4" w:rsidRDefault="003816B0" w:rsidP="00E5425E">
      <w:pPr>
        <w:pStyle w:val="nobreak"/>
      </w:pPr>
      <w:r w:rsidRPr="005223F4">
        <w:t xml:space="preserve">There are two properties which control the data alignment by controlling the </w:t>
      </w:r>
      <w:r w:rsidR="00D7562F" w:rsidRPr="005223F4">
        <w:t>length</w:t>
      </w:r>
      <w:r w:rsidRPr="005223F4">
        <w:t xml:space="preserve"> of the </w:t>
      </w:r>
      <w:r w:rsidRPr="00CB3BAC">
        <w:rPr>
          <w:b/>
          <w:i/>
        </w:rPr>
        <w:t>Alignment</w:t>
      </w:r>
      <w:del w:id="2442" w:author="Steve Hanson" w:date="2012-02-23T14:59:00Z">
        <w:r w:rsidRPr="00CB3BAC" w:rsidDel="00EF7E2C">
          <w:rPr>
            <w:b/>
            <w:i/>
          </w:rPr>
          <w:delText xml:space="preserve"> </w:delText>
        </w:r>
      </w:del>
      <w:r w:rsidR="004D6FFC" w:rsidRPr="00CB3BAC">
        <w:rPr>
          <w:b/>
          <w:i/>
        </w:rPr>
        <w:t>Fill</w:t>
      </w:r>
      <w:r w:rsidR="004D6FFC" w:rsidRPr="005223F4">
        <w:t xml:space="preserve"> </w:t>
      </w:r>
      <w:ins w:id="2443" w:author="Steve Hanson" w:date="2012-02-23T14:59:00Z">
        <w:r w:rsidR="00EF7E2C">
          <w:t>r</w:t>
        </w:r>
      </w:ins>
      <w:del w:id="2444" w:author="Steve Hanson" w:date="2012-02-23T14:59:00Z">
        <w:r w:rsidRPr="005223F4" w:rsidDel="00EF7E2C">
          <w:delText>R</w:delText>
        </w:r>
      </w:del>
      <w:r w:rsidRPr="005223F4">
        <w:t>egion</w:t>
      </w:r>
    </w:p>
    <w:p w14:paraId="735E24A1" w14:textId="77777777" w:rsidR="003816B0" w:rsidRPr="005223F4" w:rsidRDefault="003816B0" w:rsidP="00BC712A">
      <w:pPr>
        <w:numPr>
          <w:ilvl w:val="0"/>
          <w:numId w:val="18"/>
        </w:numPr>
      </w:pPr>
      <w:r w:rsidRPr="005223F4">
        <w:t xml:space="preserve">alignment - an integer 1 or greater </w:t>
      </w:r>
    </w:p>
    <w:p w14:paraId="7DB02181" w14:textId="77777777" w:rsidR="003816B0" w:rsidRPr="005223F4" w:rsidRDefault="003816B0" w:rsidP="003816B0">
      <w:pPr>
        <w:numPr>
          <w:ilvl w:val="0"/>
          <w:numId w:val="18"/>
        </w:numPr>
      </w:pPr>
      <w:r w:rsidRPr="005223F4">
        <w:t>alignmentUnits - bits or bytes</w:t>
      </w:r>
    </w:p>
    <w:p w14:paraId="69025D27" w14:textId="77777777" w:rsidR="006C3920" w:rsidRPr="005223F4" w:rsidRDefault="006C3920" w:rsidP="006C3920">
      <w:pPr>
        <w:spacing w:before="100" w:beforeAutospacing="1" w:after="100" w:afterAutospacing="1"/>
      </w:pPr>
      <w:r w:rsidRPr="005223F4">
        <w:t>An element's representation is aligned to N units if P is the first position in the representation and P mod N = 1.  When parsing, the position of the first unit of the data stream is 1. </w:t>
      </w:r>
    </w:p>
    <w:p w14:paraId="1ABC94C9" w14:textId="77777777" w:rsidR="006C3920" w:rsidRPr="005223F4" w:rsidRDefault="006C3920" w:rsidP="006C3920">
      <w:pPr>
        <w:spacing w:before="100" w:beforeAutospacing="1" w:after="100" w:afterAutospacing="1"/>
      </w:pPr>
      <w:r w:rsidRPr="005223F4">
        <w:t xml:space="preserve">For example, if alignment=4, and alignmentUnits='bytes', then the element's representation must begin at 1 or 1 plus a multiple of a 4 bytes.  I.e., 1, 5, 9, 13, 17 and so on. </w:t>
      </w:r>
    </w:p>
    <w:p w14:paraId="4FA4A0E9" w14:textId="77777777" w:rsidR="006C3920" w:rsidRPr="005223F4" w:rsidRDefault="006C3920" w:rsidP="006C3920">
      <w:pPr>
        <w:spacing w:before="100" w:beforeAutospacing="1" w:after="100" w:afterAutospacing="1"/>
      </w:pPr>
      <w:r w:rsidRPr="005223F4">
        <w:t xml:space="preserve">The length of the </w:t>
      </w:r>
      <w:ins w:id="2445" w:author="Steve Hanson" w:date="2012-02-23T14:59:00Z">
        <w:r w:rsidR="00EF7E2C" w:rsidRPr="00CB3BAC">
          <w:rPr>
            <w:b/>
            <w:i/>
          </w:rPr>
          <w:t>A</w:t>
        </w:r>
      </w:ins>
      <w:del w:id="2446" w:author="Steve Hanson" w:date="2012-02-23T14:59:00Z">
        <w:r w:rsidRPr="00CB3BAC" w:rsidDel="00EF7E2C">
          <w:rPr>
            <w:b/>
            <w:i/>
          </w:rPr>
          <w:delText>a</w:delText>
        </w:r>
      </w:del>
      <w:r w:rsidRPr="00CB3BAC">
        <w:rPr>
          <w:b/>
          <w:i/>
        </w:rPr>
        <w:t>lignment</w:t>
      </w:r>
      <w:ins w:id="2447" w:author="Steve Hanson" w:date="2012-02-23T15:00:00Z">
        <w:r w:rsidR="00EF7E2C" w:rsidRPr="00CB3BAC">
          <w:rPr>
            <w:b/>
            <w:i/>
          </w:rPr>
          <w:t>F</w:t>
        </w:r>
      </w:ins>
      <w:del w:id="2448" w:author="Steve Hanson" w:date="2012-02-23T15:00:00Z">
        <w:r w:rsidRPr="00CB3BAC" w:rsidDel="00EF7E2C">
          <w:rPr>
            <w:b/>
            <w:i/>
          </w:rPr>
          <w:delText xml:space="preserve"> f</w:delText>
        </w:r>
      </w:del>
      <w:r w:rsidRPr="00CB3BAC">
        <w:rPr>
          <w:b/>
          <w:i/>
        </w:rPr>
        <w:t>ill</w:t>
      </w:r>
      <w:r w:rsidRPr="005223F4">
        <w:t xml:space="preserve"> region is measured in bits. If alignmentUnits is ‘bytes’ then we multiply the alignment value by 8 to get the </w:t>
      </w:r>
      <w:r w:rsidRPr="005223F4">
        <w:rPr>
          <w:i/>
          <w:iCs/>
        </w:rPr>
        <w:t>bit alignment</w:t>
      </w:r>
      <w:r w:rsidRPr="005223F4">
        <w:t xml:space="preserve">, B. If the current position (first position after the end of the previous element) value is bit position N, then the length of the </w:t>
      </w:r>
      <w:ins w:id="2449" w:author="Steve Hanson" w:date="2012-02-23T15:00:00Z">
        <w:r w:rsidR="00EF7E2C" w:rsidRPr="00EF7E2C">
          <w:rPr>
            <w:b/>
            <w:i/>
          </w:rPr>
          <w:t>AlignmentFill</w:t>
        </w:r>
      </w:ins>
      <w:del w:id="2450" w:author="Steve Hanson" w:date="2012-02-23T15:00:00Z">
        <w:r w:rsidRPr="005223F4" w:rsidDel="00EF7E2C">
          <w:delText>alignment fill</w:delText>
        </w:r>
      </w:del>
      <w:r w:rsidRPr="005223F4">
        <w:t xml:space="preserve"> region is the smallest non-negative integer L such that (L + N) mod B = 1.  The position of the first bit of the aligned element is P = L + N.</w:t>
      </w:r>
    </w:p>
    <w:p w14:paraId="79BDE5D4" w14:textId="77777777" w:rsidR="003816B0" w:rsidRPr="005223F4" w:rsidRDefault="006C3920" w:rsidP="003816B0">
      <w:del w:id="2451" w:author="Steve Hanson" w:date="2012-02-23T15:00:00Z">
        <w:r w:rsidRPr="005223F4" w:rsidDel="00EF7E2C">
          <w:delText xml:space="preserve"> </w:delText>
        </w:r>
      </w:del>
      <w:r w:rsidR="00995044" w:rsidRPr="005223F4">
        <w:t>To avoid ambiguity when parsing, o</w:t>
      </w:r>
      <w:r w:rsidR="003816B0" w:rsidRPr="005223F4">
        <w:t xml:space="preserve">ptional elements </w:t>
      </w:r>
      <w:r w:rsidR="00995044" w:rsidRPr="005223F4">
        <w:t xml:space="preserve">and variable-occurrence arrays where the minimum number of occurrences is zero </w:t>
      </w:r>
      <w:r w:rsidR="003816B0" w:rsidRPr="005223F4">
        <w:t xml:space="preserve">cannot have alignment properties different from the </w:t>
      </w:r>
      <w:r w:rsidR="00995044" w:rsidRPr="005223F4">
        <w:t xml:space="preserve">items </w:t>
      </w:r>
      <w:r w:rsidR="003816B0" w:rsidRPr="005223F4">
        <w:t xml:space="preserve">that follow them. It is a schema definition error </w:t>
      </w:r>
      <w:r w:rsidR="00995044" w:rsidRPr="005223F4">
        <w:t>otherwise. This avoids the possibility that the following item is incorrectly parsed as if it were a valid optional element or variable-occurrence array element.</w:t>
      </w:r>
    </w:p>
    <w:p w14:paraId="0526F865" w14:textId="7F5A2023" w:rsidR="003816B0" w:rsidRPr="005223F4" w:rsidDel="00EC4952" w:rsidRDefault="003816B0" w:rsidP="001B3022">
      <w:pPr>
        <w:rPr>
          <w:del w:id="2452" w:author="mbeckerle" w:date="2012-04-22T21:58:00Z"/>
        </w:rPr>
      </w:pPr>
      <w:r w:rsidRPr="005223F4">
        <w:t xml:space="preserve">The </w:t>
      </w:r>
      <w:ins w:id="2453" w:author="Steve Hanson" w:date="2012-02-23T15:00:00Z">
        <w:r w:rsidR="00EF7E2C" w:rsidRPr="00CB3BAC">
          <w:rPr>
            <w:b/>
            <w:i/>
          </w:rPr>
          <w:t>L</w:t>
        </w:r>
      </w:ins>
      <w:del w:id="2454" w:author="Steve Hanson" w:date="2012-02-23T15:00:00Z">
        <w:r w:rsidRPr="00CB3BAC" w:rsidDel="00EF7E2C">
          <w:rPr>
            <w:b/>
            <w:i/>
          </w:rPr>
          <w:delText>l</w:delText>
        </w:r>
      </w:del>
      <w:r w:rsidRPr="00CB3BAC">
        <w:rPr>
          <w:b/>
          <w:i/>
        </w:rPr>
        <w:t>eading</w:t>
      </w:r>
      <w:ins w:id="2455" w:author="Steve Hanson" w:date="2012-02-23T15:00:00Z">
        <w:r w:rsidR="00EF7E2C" w:rsidRPr="00CB3BAC">
          <w:rPr>
            <w:b/>
            <w:i/>
          </w:rPr>
          <w:t>S</w:t>
        </w:r>
      </w:ins>
      <w:del w:id="2456" w:author="Steve Hanson" w:date="2012-02-23T15:00:00Z">
        <w:r w:rsidRPr="00CB3BAC" w:rsidDel="00EF7E2C">
          <w:rPr>
            <w:b/>
            <w:i/>
          </w:rPr>
          <w:delText xml:space="preserve"> s</w:delText>
        </w:r>
      </w:del>
      <w:r w:rsidRPr="00CB3BAC">
        <w:rPr>
          <w:b/>
          <w:i/>
        </w:rPr>
        <w:t>kip</w:t>
      </w:r>
      <w:r w:rsidRPr="005223F4">
        <w:t xml:space="preserve"> and </w:t>
      </w:r>
      <w:ins w:id="2457" w:author="Steve Hanson" w:date="2012-02-23T15:00:00Z">
        <w:r w:rsidR="00EF7E2C" w:rsidRPr="00CB3BAC">
          <w:rPr>
            <w:b/>
            <w:i/>
          </w:rPr>
          <w:t>T</w:t>
        </w:r>
      </w:ins>
      <w:del w:id="2458" w:author="Steve Hanson" w:date="2012-02-23T15:00:00Z">
        <w:r w:rsidRPr="00CB3BAC" w:rsidDel="00EF7E2C">
          <w:rPr>
            <w:b/>
            <w:i/>
          </w:rPr>
          <w:delText>t</w:delText>
        </w:r>
      </w:del>
      <w:r w:rsidRPr="00CB3BAC">
        <w:rPr>
          <w:b/>
          <w:i/>
        </w:rPr>
        <w:t>railing</w:t>
      </w:r>
      <w:ins w:id="2459" w:author="Steve Hanson" w:date="2012-02-23T15:00:00Z">
        <w:r w:rsidR="00EF7E2C" w:rsidRPr="00CB3BAC">
          <w:rPr>
            <w:b/>
            <w:i/>
          </w:rPr>
          <w:t>S</w:t>
        </w:r>
      </w:ins>
      <w:del w:id="2460" w:author="Steve Hanson" w:date="2012-02-23T15:00:00Z">
        <w:r w:rsidRPr="00CB3BAC" w:rsidDel="00EF7E2C">
          <w:rPr>
            <w:b/>
            <w:i/>
          </w:rPr>
          <w:delText xml:space="preserve"> s</w:delText>
        </w:r>
      </w:del>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r w:rsidRPr="005223F4">
        <w:t xml:space="preserve">. </w:t>
      </w:r>
    </w:p>
    <w:p w14:paraId="4313F044" w14:textId="3E0A18CD" w:rsidR="00824009" w:rsidRPr="005223F4" w:rsidRDefault="00824009" w:rsidP="003816B0"/>
    <w:p w14:paraId="6EF535AB" w14:textId="77777777" w:rsidR="004137D7" w:rsidRPr="005223F4" w:rsidRDefault="004137D7" w:rsidP="004137D7">
      <w:pPr>
        <w:pStyle w:val="Heading3"/>
      </w:pPr>
      <w:bookmarkStart w:id="2461" w:name="_Toc332724450"/>
      <w:r w:rsidRPr="005223F4">
        <w:t>Implicit Alignment</w:t>
      </w:r>
      <w:bookmarkEnd w:id="2461"/>
    </w:p>
    <w:p w14:paraId="5018E093" w14:textId="77777777" w:rsidR="004137D7" w:rsidRDefault="002F27A7" w:rsidP="004137D7">
      <w:pPr>
        <w:pStyle w:val="nobreak"/>
      </w:pPr>
      <w:r w:rsidRPr="005223F4">
        <w:t>When dfdl:alignment is '</w:t>
      </w:r>
      <w:r w:rsidR="001E4505" w:rsidRPr="005223F4">
        <w:t>implicit</w:t>
      </w:r>
      <w:r w:rsidRPr="005223F4">
        <w:t>' the following alignment values are applied for each logical type.</w:t>
      </w:r>
    </w:p>
    <w:p w14:paraId="656C4031" w14:textId="0ADE0C59" w:rsidR="00B7582C" w:rsidRPr="00B7582C" w:rsidDel="00EC4952" w:rsidRDefault="00B7582C" w:rsidP="00B7582C">
      <w:pPr>
        <w:rPr>
          <w:del w:id="2462" w:author="mbeckerle" w:date="2012-04-22T21:58:00Z"/>
        </w:rPr>
      </w:pPr>
    </w:p>
    <w:p w14:paraId="04E77B03" w14:textId="038C76F8" w:rsidR="00C302B4" w:rsidRPr="005223F4" w:rsidDel="00EC4952" w:rsidRDefault="00C302B4" w:rsidP="00C302B4">
      <w:pPr>
        <w:rPr>
          <w:del w:id="2463" w:author="mbeckerle" w:date="2012-04-22T21:58: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187"/>
        <w:gridCol w:w="1706"/>
        <w:gridCol w:w="2162"/>
      </w:tblGrid>
      <w:tr w:rsidR="00B40487" w:rsidRPr="005223F4" w14:paraId="35E9BD26" w14:textId="77777777" w:rsidTr="00CB3BAC">
        <w:tc>
          <w:tcPr>
            <w:tcW w:w="2187" w:type="dxa"/>
            <w:vMerge w:val="restart"/>
            <w:shd w:val="clear" w:color="auto" w:fill="F2F2F2" w:themeFill="background1" w:themeFillShade="F2"/>
          </w:tcPr>
          <w:p w14:paraId="3F66C216" w14:textId="77777777" w:rsidR="00B40487" w:rsidRPr="00240AC5" w:rsidRDefault="00B40487" w:rsidP="0080728F">
            <w:pPr>
              <w:rPr>
                <w:b/>
                <w:bCs/>
              </w:rPr>
            </w:pPr>
            <w:ins w:id="2464" w:author="Steve Hanson" w:date="2012-02-23T15:01:00Z">
              <w:r w:rsidRPr="00240AC5">
                <w:rPr>
                  <w:b/>
                  <w:bCs/>
                </w:rPr>
                <w:t>Type</w:t>
              </w:r>
            </w:ins>
          </w:p>
        </w:tc>
        <w:tc>
          <w:tcPr>
            <w:tcW w:w="6055" w:type="dxa"/>
            <w:gridSpan w:val="3"/>
            <w:tcBorders>
              <w:bottom w:val="single" w:sz="4" w:space="0" w:color="auto"/>
            </w:tcBorders>
            <w:shd w:val="clear" w:color="auto" w:fill="F2F2F2" w:themeFill="background1" w:themeFillShade="F2"/>
          </w:tcPr>
          <w:p w14:paraId="64308EF8" w14:textId="54AD482F" w:rsidR="00B40487" w:rsidRPr="00275A32" w:rsidRDefault="00B40487" w:rsidP="00CB3BAC">
            <w:pPr>
              <w:jc w:val="center"/>
              <w:rPr>
                <w:b/>
                <w:iCs/>
              </w:rPr>
            </w:pPr>
            <w:del w:id="2465" w:author="Steve Hanson" w:date="2012-08-06T13:50:00Z">
              <w:r w:rsidRPr="00275A32" w:rsidDel="00CB3BAC">
                <w:rPr>
                  <w:b/>
                  <w:iCs/>
                </w:rPr>
                <w:delText>Representation</w:delText>
              </w:r>
            </w:del>
            <w:ins w:id="2466" w:author="Steve Hanson" w:date="2012-08-06T13:51:00Z">
              <w:r w:rsidR="00CB3BAC">
                <w:rPr>
                  <w:b/>
                  <w:iCs/>
                </w:rPr>
                <w:t>Alignment</w:t>
              </w:r>
            </w:ins>
          </w:p>
        </w:tc>
      </w:tr>
      <w:tr w:rsidR="00B40487" w:rsidRPr="005223F4" w14:paraId="69A58B3F" w14:textId="77777777" w:rsidTr="00CB3BAC">
        <w:tc>
          <w:tcPr>
            <w:tcW w:w="2187" w:type="dxa"/>
            <w:vMerge/>
            <w:shd w:val="clear" w:color="auto" w:fill="F2F2F2" w:themeFill="background1" w:themeFillShade="F2"/>
          </w:tcPr>
          <w:p w14:paraId="630A3AB6" w14:textId="77777777" w:rsidR="00B40487" w:rsidRPr="00240AC5" w:rsidRDefault="00B40487" w:rsidP="0080728F">
            <w:pPr>
              <w:rPr>
                <w:b/>
                <w:bCs/>
              </w:rPr>
            </w:pPr>
          </w:p>
        </w:tc>
        <w:tc>
          <w:tcPr>
            <w:tcW w:w="2187" w:type="dxa"/>
            <w:tcBorders>
              <w:bottom w:val="single" w:sz="4" w:space="0" w:color="auto"/>
            </w:tcBorders>
            <w:shd w:val="clear" w:color="auto" w:fill="F2F2F2" w:themeFill="background1" w:themeFillShade="F2"/>
          </w:tcPr>
          <w:p w14:paraId="1A7B4524" w14:textId="2B2D89A1" w:rsidR="00B40487" w:rsidRPr="00275A32" w:rsidRDefault="00B40487" w:rsidP="00CB3BAC">
            <w:pPr>
              <w:jc w:val="center"/>
              <w:rPr>
                <w:b/>
                <w:iCs/>
              </w:rPr>
            </w:pPr>
            <w:r w:rsidRPr="00275A32">
              <w:rPr>
                <w:b/>
                <w:iCs/>
              </w:rPr>
              <w:t>text</w:t>
            </w:r>
          </w:p>
        </w:tc>
        <w:tc>
          <w:tcPr>
            <w:tcW w:w="3868" w:type="dxa"/>
            <w:gridSpan w:val="2"/>
            <w:shd w:val="clear" w:color="auto" w:fill="F2F2F2" w:themeFill="background1" w:themeFillShade="F2"/>
          </w:tcPr>
          <w:p w14:paraId="06183492" w14:textId="77777777" w:rsidR="00B40487" w:rsidRPr="005E3B09" w:rsidRDefault="00B40487" w:rsidP="00240AC5">
            <w:pPr>
              <w:jc w:val="center"/>
              <w:rPr>
                <w:b/>
                <w:iCs/>
              </w:rPr>
            </w:pPr>
            <w:r w:rsidRPr="005E3B09">
              <w:rPr>
                <w:b/>
                <w:iCs/>
              </w:rPr>
              <w:t>binary</w:t>
            </w:r>
          </w:p>
        </w:tc>
      </w:tr>
      <w:tr w:rsidR="00BC16A1" w:rsidRPr="005223F4" w14:paraId="1F7B20B7" w14:textId="77777777" w:rsidTr="00240AC5">
        <w:tc>
          <w:tcPr>
            <w:tcW w:w="2187" w:type="dxa"/>
            <w:shd w:val="clear" w:color="auto" w:fill="auto"/>
          </w:tcPr>
          <w:p w14:paraId="0EDBD14C" w14:textId="77777777" w:rsidR="00BC16A1" w:rsidRPr="00275A32" w:rsidRDefault="00BC16A1" w:rsidP="0080728F">
            <w:pPr>
              <w:rPr>
                <w:bCs/>
              </w:rPr>
            </w:pPr>
            <w:r w:rsidRPr="00275A32">
              <w:rPr>
                <w:bCs/>
              </w:rPr>
              <w:t>String</w:t>
            </w:r>
          </w:p>
        </w:tc>
        <w:tc>
          <w:tcPr>
            <w:tcW w:w="2187" w:type="dxa"/>
            <w:shd w:val="clear" w:color="auto" w:fill="auto"/>
          </w:tcPr>
          <w:p w14:paraId="21F9092F" w14:textId="77777777" w:rsidR="00BC16A1" w:rsidRPr="005223F4" w:rsidRDefault="005F521A" w:rsidP="0080728F">
            <w:r w:rsidRPr="005223F4">
              <w:t>8</w:t>
            </w:r>
          </w:p>
        </w:tc>
        <w:tc>
          <w:tcPr>
            <w:tcW w:w="3868" w:type="dxa"/>
            <w:gridSpan w:val="2"/>
            <w:shd w:val="clear" w:color="auto" w:fill="auto"/>
          </w:tcPr>
          <w:p w14:paraId="69E208DE" w14:textId="77777777" w:rsidR="00BC16A1" w:rsidRPr="005223F4" w:rsidRDefault="00BC16A1" w:rsidP="0080728F">
            <w:r w:rsidRPr="005223F4">
              <w:t>Not applicable</w:t>
            </w:r>
          </w:p>
        </w:tc>
      </w:tr>
      <w:tr w:rsidR="00BC16A1" w:rsidRPr="005223F4" w14:paraId="2967590C" w14:textId="77777777" w:rsidTr="00240AC5">
        <w:tc>
          <w:tcPr>
            <w:tcW w:w="2187" w:type="dxa"/>
            <w:shd w:val="clear" w:color="auto" w:fill="auto"/>
          </w:tcPr>
          <w:p w14:paraId="51A2CDD1" w14:textId="77777777" w:rsidR="00BC16A1" w:rsidRPr="00275A32" w:rsidRDefault="00BC16A1" w:rsidP="0080728F">
            <w:pPr>
              <w:rPr>
                <w:bCs/>
              </w:rPr>
            </w:pPr>
            <w:r w:rsidRPr="00275A32">
              <w:rPr>
                <w:bCs/>
              </w:rPr>
              <w:t>Float</w:t>
            </w:r>
          </w:p>
        </w:tc>
        <w:tc>
          <w:tcPr>
            <w:tcW w:w="2187" w:type="dxa"/>
            <w:shd w:val="clear" w:color="auto" w:fill="auto"/>
          </w:tcPr>
          <w:p w14:paraId="6DBEB3BF" w14:textId="77777777" w:rsidR="00BC16A1" w:rsidRPr="005223F4" w:rsidRDefault="005F521A" w:rsidP="0080728F">
            <w:r w:rsidRPr="005223F4">
              <w:t>8</w:t>
            </w:r>
          </w:p>
        </w:tc>
        <w:tc>
          <w:tcPr>
            <w:tcW w:w="3868" w:type="dxa"/>
            <w:gridSpan w:val="2"/>
            <w:shd w:val="clear" w:color="auto" w:fill="auto"/>
          </w:tcPr>
          <w:p w14:paraId="4802AB02" w14:textId="77777777" w:rsidR="00BC16A1" w:rsidRPr="005223F4" w:rsidRDefault="00BC16A1" w:rsidP="0080728F">
            <w:r w:rsidRPr="005223F4">
              <w:t>32</w:t>
            </w:r>
          </w:p>
        </w:tc>
      </w:tr>
      <w:tr w:rsidR="005F521A" w:rsidRPr="005223F4" w14:paraId="489F0CE3" w14:textId="77777777" w:rsidTr="00240AC5">
        <w:tc>
          <w:tcPr>
            <w:tcW w:w="2187" w:type="dxa"/>
            <w:shd w:val="clear" w:color="auto" w:fill="auto"/>
          </w:tcPr>
          <w:p w14:paraId="7CCFFBB8" w14:textId="77777777" w:rsidR="005F521A" w:rsidRPr="00275A32" w:rsidRDefault="005F521A" w:rsidP="0080728F">
            <w:pPr>
              <w:rPr>
                <w:bCs/>
              </w:rPr>
            </w:pPr>
            <w:r w:rsidRPr="00275A32">
              <w:rPr>
                <w:bCs/>
              </w:rPr>
              <w:t>Double</w:t>
            </w:r>
          </w:p>
        </w:tc>
        <w:tc>
          <w:tcPr>
            <w:tcW w:w="2187" w:type="dxa"/>
            <w:tcBorders>
              <w:bottom w:val="single" w:sz="4" w:space="0" w:color="auto"/>
            </w:tcBorders>
            <w:shd w:val="clear" w:color="auto" w:fill="auto"/>
          </w:tcPr>
          <w:p w14:paraId="51F8C44B" w14:textId="77777777" w:rsidR="005F521A" w:rsidRPr="005223F4" w:rsidRDefault="005F521A" w:rsidP="0080728F">
            <w:r w:rsidRPr="005223F4">
              <w:t>8</w:t>
            </w:r>
          </w:p>
        </w:tc>
        <w:tc>
          <w:tcPr>
            <w:tcW w:w="3868" w:type="dxa"/>
            <w:gridSpan w:val="2"/>
            <w:tcBorders>
              <w:bottom w:val="single" w:sz="4" w:space="0" w:color="auto"/>
            </w:tcBorders>
            <w:shd w:val="clear" w:color="auto" w:fill="auto"/>
          </w:tcPr>
          <w:p w14:paraId="4F8F543A" w14:textId="77777777" w:rsidR="005F521A" w:rsidRPr="005223F4" w:rsidRDefault="005F521A" w:rsidP="0080728F">
            <w:r w:rsidRPr="005223F4">
              <w:t>64</w:t>
            </w:r>
          </w:p>
        </w:tc>
      </w:tr>
      <w:tr w:rsidR="00B7582C" w:rsidRPr="005223F4" w14:paraId="1024D03E" w14:textId="77777777" w:rsidTr="00240AC5">
        <w:tc>
          <w:tcPr>
            <w:tcW w:w="2187" w:type="dxa"/>
            <w:shd w:val="clear" w:color="auto" w:fill="auto"/>
          </w:tcPr>
          <w:p w14:paraId="18BE35D0" w14:textId="77777777" w:rsidR="00B7582C" w:rsidRPr="00F81703" w:rsidRDefault="00B7582C" w:rsidP="0080728F">
            <w:pPr>
              <w:rPr>
                <w:bCs/>
              </w:rPr>
            </w:pPr>
            <w:r w:rsidRPr="00275A32">
              <w:rPr>
                <w:bCs/>
              </w:rPr>
              <w:t xml:space="preserve">Decimal, Integer, </w:t>
            </w:r>
            <w:r w:rsidRPr="005E3B09" w:rsidDel="00400E16">
              <w:rPr>
                <w:bCs/>
              </w:rPr>
              <w:t>nonNegativeInteger</w:t>
            </w:r>
          </w:p>
        </w:tc>
        <w:tc>
          <w:tcPr>
            <w:tcW w:w="2187" w:type="dxa"/>
            <w:shd w:val="clear" w:color="auto" w:fill="auto"/>
          </w:tcPr>
          <w:p w14:paraId="54231BC4" w14:textId="77777777" w:rsidR="00B7582C" w:rsidRPr="005223F4" w:rsidRDefault="00B7582C" w:rsidP="0080728F">
            <w:r w:rsidRPr="005223F4">
              <w:t>8</w:t>
            </w:r>
          </w:p>
        </w:tc>
        <w:tc>
          <w:tcPr>
            <w:tcW w:w="1706" w:type="dxa"/>
            <w:shd w:val="clear" w:color="auto" w:fill="auto"/>
          </w:tcPr>
          <w:p w14:paraId="61ED18AD" w14:textId="77777777" w:rsidR="00B7582C" w:rsidRPr="005223F4" w:rsidRDefault="00B7582C" w:rsidP="0080728F">
            <w:r w:rsidRPr="005223F4">
              <w:t>packed/bcd :8</w:t>
            </w:r>
          </w:p>
        </w:tc>
        <w:tc>
          <w:tcPr>
            <w:tcW w:w="2162" w:type="dxa"/>
            <w:shd w:val="clear" w:color="auto" w:fill="auto"/>
          </w:tcPr>
          <w:p w14:paraId="5FD882F5" w14:textId="77777777" w:rsidR="00B7582C" w:rsidRPr="005223F4" w:rsidRDefault="00B7582C" w:rsidP="0080728F">
            <w:r w:rsidRPr="005223F4">
              <w:t xml:space="preserve">binary: </w:t>
            </w:r>
            <w:r w:rsidR="001128A3">
              <w:t>8</w:t>
            </w:r>
          </w:p>
        </w:tc>
      </w:tr>
      <w:tr w:rsidR="005F521A" w:rsidRPr="005223F4" w14:paraId="563B9A20" w14:textId="77777777" w:rsidTr="00240AC5">
        <w:tc>
          <w:tcPr>
            <w:tcW w:w="2187" w:type="dxa"/>
            <w:shd w:val="clear" w:color="auto" w:fill="auto"/>
          </w:tcPr>
          <w:p w14:paraId="6F5588D4" w14:textId="77777777" w:rsidR="005F521A" w:rsidRPr="00275A32" w:rsidRDefault="005F521A" w:rsidP="0080728F">
            <w:pPr>
              <w:rPr>
                <w:bCs/>
              </w:rPr>
            </w:pPr>
            <w:r w:rsidRPr="00275A32">
              <w:rPr>
                <w:bCs/>
              </w:rPr>
              <w:t>Long, UnsignedLong</w:t>
            </w:r>
          </w:p>
        </w:tc>
        <w:tc>
          <w:tcPr>
            <w:tcW w:w="2187" w:type="dxa"/>
            <w:shd w:val="clear" w:color="auto" w:fill="auto"/>
          </w:tcPr>
          <w:p w14:paraId="3F6F1098" w14:textId="77777777" w:rsidR="005F521A" w:rsidRPr="005223F4" w:rsidRDefault="005F521A" w:rsidP="0080728F">
            <w:r w:rsidRPr="005223F4">
              <w:t>8</w:t>
            </w:r>
          </w:p>
        </w:tc>
        <w:tc>
          <w:tcPr>
            <w:tcW w:w="1706" w:type="dxa"/>
            <w:shd w:val="clear" w:color="auto" w:fill="auto"/>
          </w:tcPr>
          <w:p w14:paraId="22DC807F"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003A437C" w14:textId="77777777" w:rsidR="005F521A" w:rsidRPr="005223F4" w:rsidRDefault="005F521A" w:rsidP="0080728F">
            <w:r w:rsidRPr="005223F4">
              <w:t>binary: 64</w:t>
            </w:r>
          </w:p>
        </w:tc>
      </w:tr>
      <w:tr w:rsidR="005F521A" w:rsidRPr="005223F4" w14:paraId="0B4261CE" w14:textId="77777777" w:rsidTr="00240AC5">
        <w:tc>
          <w:tcPr>
            <w:tcW w:w="2187" w:type="dxa"/>
            <w:shd w:val="clear" w:color="auto" w:fill="auto"/>
          </w:tcPr>
          <w:p w14:paraId="4794B2AA" w14:textId="77777777" w:rsidR="005F521A" w:rsidRPr="00F81703" w:rsidRDefault="005F521A" w:rsidP="0080728F">
            <w:pPr>
              <w:rPr>
                <w:bCs/>
              </w:rPr>
            </w:pPr>
            <w:r w:rsidRPr="00275A32">
              <w:rPr>
                <w:bCs/>
              </w:rPr>
              <w:t xml:space="preserve">Int, </w:t>
            </w:r>
            <w:r w:rsidR="001E4505" w:rsidRPr="005E3B09">
              <w:rPr>
                <w:bCs/>
              </w:rPr>
              <w:t>UnsignedInt</w:t>
            </w:r>
          </w:p>
        </w:tc>
        <w:tc>
          <w:tcPr>
            <w:tcW w:w="2187" w:type="dxa"/>
            <w:shd w:val="clear" w:color="auto" w:fill="auto"/>
          </w:tcPr>
          <w:p w14:paraId="2E970158" w14:textId="77777777" w:rsidR="005F521A" w:rsidRPr="005223F4" w:rsidRDefault="005F521A" w:rsidP="0080728F">
            <w:r w:rsidRPr="005223F4">
              <w:t>8</w:t>
            </w:r>
          </w:p>
        </w:tc>
        <w:tc>
          <w:tcPr>
            <w:tcW w:w="1706" w:type="dxa"/>
            <w:shd w:val="clear" w:color="auto" w:fill="auto"/>
          </w:tcPr>
          <w:p w14:paraId="721B61C9"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1F834D8A" w14:textId="77777777" w:rsidR="005F521A" w:rsidRPr="005223F4" w:rsidRDefault="005F521A" w:rsidP="0080728F">
            <w:r w:rsidRPr="005223F4">
              <w:t>binary: 32</w:t>
            </w:r>
          </w:p>
        </w:tc>
      </w:tr>
      <w:tr w:rsidR="005F521A" w:rsidRPr="005223F4" w14:paraId="5CB57E72" w14:textId="77777777" w:rsidTr="00240AC5">
        <w:tc>
          <w:tcPr>
            <w:tcW w:w="2187" w:type="dxa"/>
            <w:shd w:val="clear" w:color="auto" w:fill="auto"/>
          </w:tcPr>
          <w:p w14:paraId="0CAED7EF" w14:textId="77777777" w:rsidR="005F521A" w:rsidRPr="00F81703" w:rsidRDefault="005F521A" w:rsidP="0080728F">
            <w:pPr>
              <w:rPr>
                <w:bCs/>
              </w:rPr>
            </w:pPr>
            <w:r w:rsidRPr="00275A32">
              <w:rPr>
                <w:bCs/>
              </w:rPr>
              <w:t xml:space="preserve">Short, </w:t>
            </w:r>
            <w:r w:rsidR="001E4505" w:rsidRPr="005E3B09">
              <w:rPr>
                <w:bCs/>
              </w:rPr>
              <w:t>UnsignedShort</w:t>
            </w:r>
          </w:p>
        </w:tc>
        <w:tc>
          <w:tcPr>
            <w:tcW w:w="2187" w:type="dxa"/>
            <w:shd w:val="clear" w:color="auto" w:fill="auto"/>
          </w:tcPr>
          <w:p w14:paraId="2A9E92DD" w14:textId="77777777" w:rsidR="005F521A" w:rsidRPr="005223F4" w:rsidRDefault="005F521A" w:rsidP="0080728F">
            <w:r w:rsidRPr="005223F4">
              <w:t>8</w:t>
            </w:r>
          </w:p>
        </w:tc>
        <w:tc>
          <w:tcPr>
            <w:tcW w:w="1706" w:type="dxa"/>
            <w:shd w:val="clear" w:color="auto" w:fill="auto"/>
          </w:tcPr>
          <w:p w14:paraId="2074F41D"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41C5CF7B" w14:textId="77777777" w:rsidR="005F521A" w:rsidRPr="005223F4" w:rsidRDefault="005F521A" w:rsidP="0080728F">
            <w:r w:rsidRPr="005223F4">
              <w:t>binary: 16</w:t>
            </w:r>
          </w:p>
        </w:tc>
      </w:tr>
      <w:tr w:rsidR="005F521A" w:rsidRPr="005223F4" w14:paraId="7ABDE968" w14:textId="77777777" w:rsidTr="00240AC5">
        <w:tc>
          <w:tcPr>
            <w:tcW w:w="2187" w:type="dxa"/>
            <w:shd w:val="clear" w:color="auto" w:fill="auto"/>
          </w:tcPr>
          <w:p w14:paraId="39C0B04F" w14:textId="77777777" w:rsidR="005F521A" w:rsidRPr="00F81703" w:rsidRDefault="005F521A" w:rsidP="0080728F">
            <w:pPr>
              <w:rPr>
                <w:bCs/>
              </w:rPr>
            </w:pPr>
            <w:r w:rsidRPr="00275A32">
              <w:rPr>
                <w:bCs/>
              </w:rPr>
              <w:t xml:space="preserve">Byte, </w:t>
            </w:r>
            <w:r w:rsidR="001E4505" w:rsidRPr="005E3B09">
              <w:rPr>
                <w:bCs/>
              </w:rPr>
              <w:t>UnsignedByte</w:t>
            </w:r>
          </w:p>
        </w:tc>
        <w:tc>
          <w:tcPr>
            <w:tcW w:w="2187" w:type="dxa"/>
            <w:shd w:val="clear" w:color="auto" w:fill="auto"/>
          </w:tcPr>
          <w:p w14:paraId="303898D2" w14:textId="77777777" w:rsidR="005F521A" w:rsidRPr="005223F4" w:rsidRDefault="005F521A" w:rsidP="0080728F">
            <w:r w:rsidRPr="005223F4">
              <w:t>8</w:t>
            </w:r>
          </w:p>
        </w:tc>
        <w:tc>
          <w:tcPr>
            <w:tcW w:w="1706" w:type="dxa"/>
            <w:shd w:val="clear" w:color="auto" w:fill="auto"/>
          </w:tcPr>
          <w:p w14:paraId="064B8D21"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1B71E07D" w14:textId="77777777" w:rsidR="005F521A" w:rsidRPr="005223F4" w:rsidRDefault="005F521A" w:rsidP="0080728F">
            <w:r w:rsidRPr="005223F4">
              <w:t>binary: 8</w:t>
            </w:r>
          </w:p>
        </w:tc>
      </w:tr>
      <w:tr w:rsidR="005F521A" w:rsidRPr="005223F4" w14:paraId="41B5B60A" w14:textId="77777777" w:rsidTr="00240AC5">
        <w:tc>
          <w:tcPr>
            <w:tcW w:w="2187" w:type="dxa"/>
            <w:shd w:val="clear" w:color="auto" w:fill="auto"/>
          </w:tcPr>
          <w:p w14:paraId="62B03E5B" w14:textId="77777777" w:rsidR="005F521A" w:rsidRPr="00275A32" w:rsidRDefault="005F521A" w:rsidP="0080728F">
            <w:pPr>
              <w:rPr>
                <w:bCs/>
              </w:rPr>
            </w:pPr>
            <w:r w:rsidRPr="00275A32">
              <w:rPr>
                <w:bCs/>
              </w:rPr>
              <w:t>DateTime</w:t>
            </w:r>
          </w:p>
        </w:tc>
        <w:tc>
          <w:tcPr>
            <w:tcW w:w="2187" w:type="dxa"/>
            <w:shd w:val="clear" w:color="auto" w:fill="auto"/>
          </w:tcPr>
          <w:p w14:paraId="1E550167" w14:textId="77777777" w:rsidR="005F521A" w:rsidRPr="005223F4" w:rsidRDefault="005F521A" w:rsidP="0080728F">
            <w:r w:rsidRPr="005223F4">
              <w:t>8</w:t>
            </w:r>
          </w:p>
        </w:tc>
        <w:tc>
          <w:tcPr>
            <w:tcW w:w="1706" w:type="dxa"/>
            <w:shd w:val="clear" w:color="auto" w:fill="auto"/>
          </w:tcPr>
          <w:p w14:paraId="3E2385D0" w14:textId="77777777" w:rsidR="005F521A" w:rsidRPr="005223F4" w:rsidRDefault="005F521A" w:rsidP="0080728F">
            <w:r w:rsidRPr="005223F4">
              <w:t xml:space="preserve">packed/bcd:  </w:t>
            </w:r>
            <w:r w:rsidR="00C350F3" w:rsidRPr="005223F4">
              <w:t>8</w:t>
            </w:r>
            <w:r w:rsidRPr="005223F4">
              <w:t xml:space="preserve"> </w:t>
            </w:r>
          </w:p>
        </w:tc>
        <w:tc>
          <w:tcPr>
            <w:tcW w:w="2162" w:type="dxa"/>
            <w:shd w:val="clear" w:color="auto" w:fill="auto"/>
          </w:tcPr>
          <w:p w14:paraId="73D15BA5" w14:textId="77777777" w:rsidR="005F521A" w:rsidRPr="005223F4" w:rsidRDefault="005F521A" w:rsidP="0080728F">
            <w:r w:rsidRPr="00240AC5">
              <w:rPr>
                <w:rFonts w:ascii="Helvetica" w:hAnsi="Helvetica" w:cs="Times"/>
              </w:rPr>
              <w:t>binarySeconds: 32, binaryMilliseconds:64</w:t>
            </w:r>
          </w:p>
        </w:tc>
      </w:tr>
      <w:tr w:rsidR="005F521A" w:rsidRPr="005223F4" w14:paraId="0D3486E7" w14:textId="77777777" w:rsidTr="00240AC5">
        <w:tc>
          <w:tcPr>
            <w:tcW w:w="2187" w:type="dxa"/>
            <w:shd w:val="clear" w:color="auto" w:fill="auto"/>
          </w:tcPr>
          <w:p w14:paraId="73156317" w14:textId="77777777" w:rsidR="005F521A" w:rsidRPr="00275A32" w:rsidRDefault="005F521A" w:rsidP="0080728F">
            <w:pPr>
              <w:rPr>
                <w:bCs/>
              </w:rPr>
            </w:pPr>
            <w:r w:rsidRPr="00275A32">
              <w:rPr>
                <w:bCs/>
              </w:rPr>
              <w:t>Date</w:t>
            </w:r>
          </w:p>
        </w:tc>
        <w:tc>
          <w:tcPr>
            <w:tcW w:w="2187" w:type="dxa"/>
            <w:shd w:val="clear" w:color="auto" w:fill="auto"/>
          </w:tcPr>
          <w:p w14:paraId="168751CF" w14:textId="77777777" w:rsidR="005F521A" w:rsidRPr="005223F4" w:rsidRDefault="005F521A" w:rsidP="0080728F">
            <w:r w:rsidRPr="005223F4">
              <w:t>8</w:t>
            </w:r>
          </w:p>
        </w:tc>
        <w:tc>
          <w:tcPr>
            <w:tcW w:w="1706" w:type="dxa"/>
            <w:shd w:val="clear" w:color="auto" w:fill="auto"/>
          </w:tcPr>
          <w:p w14:paraId="605A2DC4" w14:textId="77777777" w:rsidR="005F521A" w:rsidRPr="005223F4" w:rsidRDefault="005F521A" w:rsidP="0080728F">
            <w:r w:rsidRPr="005223F4">
              <w:t xml:space="preserve">packed/bcd : </w:t>
            </w:r>
            <w:r w:rsidR="00C350F3" w:rsidRPr="005223F4">
              <w:t>8</w:t>
            </w:r>
            <w:r w:rsidRPr="005223F4">
              <w:t xml:space="preserve"> </w:t>
            </w:r>
          </w:p>
        </w:tc>
        <w:tc>
          <w:tcPr>
            <w:tcW w:w="2162" w:type="dxa"/>
            <w:shd w:val="clear" w:color="auto" w:fill="auto"/>
          </w:tcPr>
          <w:p w14:paraId="7E9AA18C" w14:textId="77777777" w:rsidR="005F521A" w:rsidRPr="005223F4" w:rsidRDefault="005F521A" w:rsidP="0080728F">
            <w:r w:rsidRPr="00240AC5">
              <w:rPr>
                <w:rFonts w:ascii="Helvetica" w:hAnsi="Helvetica" w:cs="Times"/>
              </w:rPr>
              <w:t>binarySeconds: 32, binaryMilliseconds:64</w:t>
            </w:r>
          </w:p>
        </w:tc>
      </w:tr>
      <w:tr w:rsidR="005F521A" w:rsidRPr="005223F4" w14:paraId="4FB372A9" w14:textId="77777777" w:rsidTr="00240AC5">
        <w:tc>
          <w:tcPr>
            <w:tcW w:w="2187" w:type="dxa"/>
            <w:shd w:val="clear" w:color="auto" w:fill="auto"/>
          </w:tcPr>
          <w:p w14:paraId="3327F5F4" w14:textId="77777777" w:rsidR="005F521A" w:rsidRPr="00275A32" w:rsidRDefault="005F521A" w:rsidP="0080728F">
            <w:pPr>
              <w:rPr>
                <w:bCs/>
              </w:rPr>
            </w:pPr>
            <w:r w:rsidRPr="00275A32">
              <w:rPr>
                <w:bCs/>
              </w:rPr>
              <w:t>Time</w:t>
            </w:r>
          </w:p>
        </w:tc>
        <w:tc>
          <w:tcPr>
            <w:tcW w:w="2187" w:type="dxa"/>
            <w:shd w:val="clear" w:color="auto" w:fill="auto"/>
          </w:tcPr>
          <w:p w14:paraId="1F1367A9" w14:textId="77777777" w:rsidR="005F521A" w:rsidRPr="005223F4" w:rsidRDefault="005F521A" w:rsidP="0080728F">
            <w:r w:rsidRPr="005223F4">
              <w:t>8</w:t>
            </w:r>
          </w:p>
        </w:tc>
        <w:tc>
          <w:tcPr>
            <w:tcW w:w="1706" w:type="dxa"/>
            <w:shd w:val="clear" w:color="auto" w:fill="auto"/>
          </w:tcPr>
          <w:p w14:paraId="467C85F3" w14:textId="77777777" w:rsidR="005F521A" w:rsidRPr="005223F4" w:rsidRDefault="005F521A" w:rsidP="0080728F">
            <w:r w:rsidRPr="005223F4">
              <w:t xml:space="preserve">packed/bcd : </w:t>
            </w:r>
            <w:r w:rsidR="00C350F3" w:rsidRPr="005223F4">
              <w:t>8</w:t>
            </w:r>
            <w:r w:rsidRPr="005223F4">
              <w:t xml:space="preserve"> </w:t>
            </w:r>
          </w:p>
        </w:tc>
        <w:tc>
          <w:tcPr>
            <w:tcW w:w="2162" w:type="dxa"/>
            <w:shd w:val="clear" w:color="auto" w:fill="auto"/>
          </w:tcPr>
          <w:p w14:paraId="322BA707" w14:textId="77777777" w:rsidR="005F521A" w:rsidRPr="005223F4" w:rsidRDefault="005F521A" w:rsidP="0080728F">
            <w:r w:rsidRPr="00240AC5">
              <w:rPr>
                <w:rFonts w:ascii="Helvetica" w:hAnsi="Helvetica" w:cs="Times"/>
              </w:rPr>
              <w:t>binarySeconds: 32, binaryMilliseconds:64</w:t>
            </w:r>
          </w:p>
        </w:tc>
      </w:tr>
      <w:tr w:rsidR="005F521A" w:rsidRPr="005223F4" w14:paraId="6113806A" w14:textId="77777777" w:rsidTr="00240AC5">
        <w:tc>
          <w:tcPr>
            <w:tcW w:w="2187" w:type="dxa"/>
            <w:shd w:val="clear" w:color="auto" w:fill="auto"/>
          </w:tcPr>
          <w:p w14:paraId="3242A34C" w14:textId="77777777" w:rsidR="005F521A" w:rsidRPr="00275A32" w:rsidRDefault="005F521A" w:rsidP="0080728F">
            <w:pPr>
              <w:rPr>
                <w:bCs/>
              </w:rPr>
            </w:pPr>
            <w:r w:rsidRPr="00275A32">
              <w:rPr>
                <w:bCs/>
              </w:rPr>
              <w:t>Boolean</w:t>
            </w:r>
          </w:p>
        </w:tc>
        <w:tc>
          <w:tcPr>
            <w:tcW w:w="2187" w:type="dxa"/>
            <w:shd w:val="clear" w:color="auto" w:fill="auto"/>
          </w:tcPr>
          <w:p w14:paraId="417F75A6" w14:textId="77777777" w:rsidR="005F521A" w:rsidRPr="005223F4" w:rsidRDefault="005F521A" w:rsidP="0080728F">
            <w:r w:rsidRPr="005223F4">
              <w:t>8</w:t>
            </w:r>
          </w:p>
        </w:tc>
        <w:tc>
          <w:tcPr>
            <w:tcW w:w="3868" w:type="dxa"/>
            <w:gridSpan w:val="2"/>
            <w:tcBorders>
              <w:bottom w:val="single" w:sz="4" w:space="0" w:color="auto"/>
            </w:tcBorders>
            <w:shd w:val="clear" w:color="auto" w:fill="auto"/>
          </w:tcPr>
          <w:p w14:paraId="51D12F61" w14:textId="77777777" w:rsidR="005F521A" w:rsidRPr="005223F4" w:rsidRDefault="005F521A" w:rsidP="0080728F">
            <w:r w:rsidRPr="005223F4">
              <w:t>32</w:t>
            </w:r>
          </w:p>
        </w:tc>
      </w:tr>
      <w:tr w:rsidR="00BC16A1" w:rsidRPr="005223F4" w14:paraId="74EDD9F2" w14:textId="77777777" w:rsidTr="00240AC5">
        <w:tc>
          <w:tcPr>
            <w:tcW w:w="2187" w:type="dxa"/>
            <w:shd w:val="clear" w:color="auto" w:fill="auto"/>
          </w:tcPr>
          <w:p w14:paraId="44325D17" w14:textId="77777777" w:rsidR="00BC16A1" w:rsidRPr="00275A32" w:rsidRDefault="00BC16A1" w:rsidP="0080728F">
            <w:pPr>
              <w:rPr>
                <w:bCs/>
              </w:rPr>
            </w:pPr>
            <w:r w:rsidRPr="00275A32">
              <w:rPr>
                <w:bCs/>
              </w:rPr>
              <w:t>HexBinary</w:t>
            </w:r>
          </w:p>
        </w:tc>
        <w:tc>
          <w:tcPr>
            <w:tcW w:w="2187" w:type="dxa"/>
            <w:shd w:val="clear" w:color="auto" w:fill="auto"/>
          </w:tcPr>
          <w:p w14:paraId="5B2A1B7D" w14:textId="77777777" w:rsidR="00BC16A1" w:rsidRPr="005223F4" w:rsidRDefault="00D25E0F" w:rsidP="0080728F">
            <w:r w:rsidRPr="005223F4">
              <w:t>Not applicable</w:t>
            </w:r>
          </w:p>
        </w:tc>
        <w:tc>
          <w:tcPr>
            <w:tcW w:w="3868" w:type="dxa"/>
            <w:gridSpan w:val="2"/>
            <w:shd w:val="clear" w:color="auto" w:fill="auto"/>
          </w:tcPr>
          <w:p w14:paraId="796D65F8" w14:textId="77777777" w:rsidR="00BC16A1" w:rsidRPr="005223F4" w:rsidRDefault="00C350F3" w:rsidP="0080728F">
            <w:r w:rsidRPr="005223F4">
              <w:t>8</w:t>
            </w:r>
          </w:p>
        </w:tc>
      </w:tr>
    </w:tbl>
    <w:p w14:paraId="63CF06AF" w14:textId="77777777" w:rsidR="002F27A7" w:rsidRPr="005223F4" w:rsidRDefault="00C350F3" w:rsidP="00C350F3">
      <w:pPr>
        <w:pStyle w:val="Caption"/>
        <w:rPr>
          <w:noProof/>
        </w:rPr>
      </w:pPr>
      <w:bookmarkStart w:id="2467" w:name="_Ref251664433"/>
      <w:r w:rsidRPr="005223F4">
        <w:t xml:space="preserve">Table </w:t>
      </w:r>
      <w:r w:rsidR="008356D4">
        <w:fldChar w:fldCharType="begin"/>
      </w:r>
      <w:r w:rsidR="008356D4">
        <w:instrText xml:space="preserve"> SEQ Table \* ARABIC </w:instrText>
      </w:r>
      <w:r w:rsidR="008356D4">
        <w:fldChar w:fldCharType="separate"/>
      </w:r>
      <w:r w:rsidR="00D04199">
        <w:rPr>
          <w:noProof/>
        </w:rPr>
        <w:t>14</w:t>
      </w:r>
      <w:r w:rsidR="008356D4">
        <w:rPr>
          <w:noProof/>
        </w:rPr>
        <w:fldChar w:fldCharType="end"/>
      </w:r>
      <w:r w:rsidRPr="005223F4">
        <w:rPr>
          <w:noProof/>
        </w:rPr>
        <w:t xml:space="preserve"> Implicit Alignment in bits</w:t>
      </w:r>
      <w:bookmarkEnd w:id="2467"/>
    </w:p>
    <w:p w14:paraId="18404576" w14:textId="77777777" w:rsidR="00C964D0" w:rsidRPr="005223F4" w:rsidRDefault="00C964D0" w:rsidP="00C964D0">
      <w:commentRangeStart w:id="2468"/>
      <w:r w:rsidRPr="005223F4">
        <w:t xml:space="preserve">Note: </w:t>
      </w:r>
      <w:ins w:id="2469" w:author="mbeckerle" w:date="2012-03-24T16:22:00Z">
        <w:r w:rsidR="00775A2D">
          <w:t>The above table specifies the implicit alignment in bits, but this</w:t>
        </w:r>
      </w:ins>
      <w:del w:id="2470" w:author="mbeckerle" w:date="2012-03-24T16:22:00Z">
        <w:r w:rsidRPr="005223F4" w:rsidDel="00775A2D">
          <w:delText>Specifying the implicit alignment in bit</w:delText>
        </w:r>
        <w:r w:rsidR="00AC3FE2" w:rsidRPr="005223F4" w:rsidDel="00775A2D">
          <w:delText>s</w:delText>
        </w:r>
      </w:del>
      <w:r w:rsidRPr="005223F4">
        <w:t xml:space="preserve"> does not imply that dfdl:lengthUnits 'bits' can be specified for all simple types</w:t>
      </w:r>
      <w:commentRangeEnd w:id="2468"/>
      <w:r w:rsidR="007B5B11">
        <w:rPr>
          <w:rStyle w:val="CommentReference"/>
        </w:rPr>
        <w:commentReference w:id="2468"/>
      </w:r>
      <w:ins w:id="2471" w:author="mbeckerle" w:date="2012-03-24T16:22:00Z">
        <w:r w:rsidR="00775A2D">
          <w:t>. Rather, alignmentUnits and lengthUnits are independent and have their own rules for when they are applicable</w:t>
        </w:r>
      </w:ins>
      <w:r w:rsidRPr="005223F4">
        <w:t>.</w:t>
      </w:r>
    </w:p>
    <w:p w14:paraId="74B58A31" w14:textId="309064E4" w:rsidR="002854C0" w:rsidRPr="005223F4" w:rsidRDefault="005964FC">
      <w:pPr>
        <w:pStyle w:val="Heading2"/>
      </w:pPr>
      <w:bookmarkStart w:id="2472" w:name="_Toc184191986"/>
      <w:bookmarkStart w:id="2473" w:name="_Toc184210526"/>
      <w:bookmarkStart w:id="2474" w:name="_Toc184191987"/>
      <w:bookmarkStart w:id="2475" w:name="_Toc184210527"/>
      <w:bookmarkStart w:id="2476" w:name="_Toc184191988"/>
      <w:bookmarkStart w:id="2477" w:name="_Toc184210528"/>
      <w:bookmarkStart w:id="2478" w:name="_Toc177399083"/>
      <w:bookmarkStart w:id="2479" w:name="_Toc175057370"/>
      <w:bookmarkStart w:id="2480" w:name="_Toc199516308"/>
      <w:bookmarkStart w:id="2481" w:name="_Toc194983972"/>
      <w:bookmarkStart w:id="2482" w:name="_Toc243112820"/>
      <w:bookmarkEnd w:id="2472"/>
      <w:bookmarkEnd w:id="2473"/>
      <w:bookmarkEnd w:id="2474"/>
      <w:bookmarkEnd w:id="2475"/>
      <w:bookmarkEnd w:id="2476"/>
      <w:bookmarkEnd w:id="2477"/>
      <w:ins w:id="2483" w:author="mbeckerle" w:date="2012-04-22T22:34:00Z">
        <w:r>
          <w:br w:type="page"/>
        </w:r>
      </w:ins>
      <w:bookmarkStart w:id="2484" w:name="_Toc332724451"/>
      <w:r w:rsidR="000131C3" w:rsidRPr="005223F4">
        <w:t xml:space="preserve">Properties for Specifying </w:t>
      </w:r>
      <w:r w:rsidR="00945929" w:rsidRPr="005223F4">
        <w:t>D</w:t>
      </w:r>
      <w:r w:rsidR="00D91188" w:rsidRPr="005223F4">
        <w:t>elimiters</w:t>
      </w:r>
      <w:bookmarkEnd w:id="2484"/>
      <w:r w:rsidR="00D91188" w:rsidRPr="005223F4">
        <w:t xml:space="preserve"> </w:t>
      </w:r>
      <w:bookmarkEnd w:id="2478"/>
      <w:bookmarkEnd w:id="2479"/>
      <w:bookmarkEnd w:id="2480"/>
      <w:bookmarkEnd w:id="2481"/>
      <w:bookmarkEnd w:id="2482"/>
    </w:p>
    <w:p w14:paraId="73838132" w14:textId="2D87FF13" w:rsidR="002854C0" w:rsidRPr="005223F4" w:rsidRDefault="002854C0" w:rsidP="00475DE4">
      <w:pPr>
        <w:pStyle w:val="nobreak"/>
      </w:pPr>
      <w:r w:rsidRPr="005223F4">
        <w:t xml:space="preserve">The following properties apply to all </w:t>
      </w:r>
      <w:commentRangeStart w:id="2485"/>
      <w:del w:id="2486" w:author="mbeckerle" w:date="2012-04-22T16:14:00Z">
        <w:r w:rsidRPr="005223F4" w:rsidDel="009C72D1">
          <w:delText>elements</w:delText>
        </w:r>
        <w:commentRangeEnd w:id="2485"/>
        <w:r w:rsidR="000B2563" w:rsidDel="009C72D1">
          <w:rPr>
            <w:rStyle w:val="CommentReference"/>
          </w:rPr>
          <w:commentReference w:id="2485"/>
        </w:r>
        <w:r w:rsidRPr="005223F4" w:rsidDel="009C72D1">
          <w:delText xml:space="preserve"> </w:delText>
        </w:r>
        <w:r w:rsidR="00D91188" w:rsidRPr="005223F4" w:rsidDel="009C72D1">
          <w:delText>(</w:delText>
        </w:r>
        <w:r w:rsidRPr="005223F4" w:rsidDel="009C72D1">
          <w:delText xml:space="preserve">and </w:delText>
        </w:r>
        <w:r w:rsidR="00D91188" w:rsidRPr="005223F4" w:rsidDel="009C72D1">
          <w:delText>sequence</w:delText>
        </w:r>
        <w:r w:rsidR="00CE17FB" w:rsidRPr="005223F4" w:rsidDel="009C72D1">
          <w:delText xml:space="preserve"> and choice</w:delText>
        </w:r>
        <w:r w:rsidR="00D91188" w:rsidRPr="005223F4" w:rsidDel="009C72D1">
          <w:delText xml:space="preserve"> </w:delText>
        </w:r>
        <w:r w:rsidRPr="005223F4" w:rsidDel="009C72D1">
          <w:delText>groups</w:delText>
        </w:r>
        <w:r w:rsidR="00D91188" w:rsidRPr="005223F4" w:rsidDel="009C72D1">
          <w:delText xml:space="preserve"> as </w:delText>
        </w:r>
        <w:r w:rsidR="00475DE4" w:rsidRPr="005223F4" w:rsidDel="009C72D1">
          <w:delText>shown</w:delText>
        </w:r>
        <w:r w:rsidR="00D91188" w:rsidRPr="005223F4" w:rsidDel="009C72D1">
          <w:delText xml:space="preserve"> later)</w:delText>
        </w:r>
      </w:del>
      <w:ins w:id="2487" w:author="mbeckerle" w:date="2012-04-22T16:14:00Z">
        <w:r w:rsidR="009C72D1">
          <w:t>objects</w:t>
        </w:r>
      </w:ins>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del w:id="2488" w:author="mbeckerle" w:date="2012-03-24T17:42:00Z">
        <w:r w:rsidRPr="005223F4" w:rsidDel="00CB6821">
          <w:delText xml:space="preserve">it </w:delText>
        </w:r>
        <w:r w:rsidR="00F321B3" w:rsidRPr="005223F4" w:rsidDel="00CB6821">
          <w:delText>is</w:delText>
        </w:r>
      </w:del>
      <w:ins w:id="2489" w:author="mbeckerle" w:date="2012-03-24T17:42:00Z">
        <w:r w:rsidR="00CB6821">
          <w:t>they are most</w:t>
        </w:r>
      </w:ins>
      <w:r w:rsidR="00F321B3" w:rsidRPr="005223F4">
        <w:t xml:space="preserve"> often called</w:t>
      </w:r>
      <w:r w:rsidRPr="005223F4">
        <w:t xml:space="preserve"> 'text' </w:t>
      </w:r>
      <w:r w:rsidR="00B11F88" w:rsidRPr="005223F4">
        <w:t>delimiters</w:t>
      </w:r>
      <w:r w:rsidRPr="005223F4">
        <w:t xml:space="preserve"> because </w:t>
      </w:r>
      <w:del w:id="2490" w:author="mbeckerle" w:date="2012-03-24T17:42:00Z">
        <w:r w:rsidRPr="005223F4" w:rsidDel="00CB6821">
          <w:delText xml:space="preserve">it </w:delText>
        </w:r>
      </w:del>
      <w:ins w:id="2491" w:author="mbeckerle" w:date="2012-03-24T17:42:00Z">
        <w:r w:rsidR="00CB6821">
          <w:t>the concept</w:t>
        </w:r>
        <w:r w:rsidR="00CB6821" w:rsidRPr="005223F4">
          <w:t xml:space="preserve"> </w:t>
        </w:r>
      </w:ins>
      <w:r w:rsidRPr="005223F4">
        <w:t>is much more commonly used for textual data formats.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300"/>
      </w:tblGrid>
      <w:tr w:rsidR="002854C0" w:rsidRPr="00240AC5" w14:paraId="14C9C2D9" w14:textId="77777777" w:rsidTr="00312115">
        <w:trPr>
          <w:cantSplit/>
          <w:trHeight w:val="402"/>
        </w:trPr>
        <w:tc>
          <w:tcPr>
            <w:tcW w:w="2628" w:type="dxa"/>
            <w:shd w:val="clear" w:color="auto" w:fill="F3F3F3"/>
          </w:tcPr>
          <w:p w14:paraId="17003DB3"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Property Name</w:t>
            </w:r>
          </w:p>
        </w:tc>
        <w:tc>
          <w:tcPr>
            <w:tcW w:w="6300" w:type="dxa"/>
            <w:shd w:val="clear" w:color="auto" w:fill="F3F3F3"/>
          </w:tcPr>
          <w:p w14:paraId="7F4BAA1B"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Description</w:t>
            </w:r>
          </w:p>
        </w:tc>
      </w:tr>
      <w:tr w:rsidR="002854C0" w:rsidRPr="00240AC5" w14:paraId="78320F8B" w14:textId="77777777" w:rsidTr="00312115">
        <w:trPr>
          <w:cantSplit/>
          <w:trHeight w:val="360"/>
        </w:trPr>
        <w:tc>
          <w:tcPr>
            <w:tcW w:w="2628" w:type="dxa"/>
            <w:shd w:val="clear" w:color="auto" w:fill="auto"/>
          </w:tcPr>
          <w:p w14:paraId="1B44CE2F"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initiator</w:t>
            </w:r>
          </w:p>
        </w:tc>
        <w:tc>
          <w:tcPr>
            <w:tcW w:w="6300" w:type="dxa"/>
            <w:shd w:val="clear" w:color="auto" w:fill="auto"/>
          </w:tcPr>
          <w:p w14:paraId="39A6A243" w14:textId="77777777" w:rsidR="002854C0" w:rsidRPr="00240AC5" w:rsidRDefault="00275D2D" w:rsidP="00240AC5">
            <w:pPr>
              <w:tabs>
                <w:tab w:val="num" w:pos="360"/>
                <w:tab w:val="num" w:pos="540"/>
              </w:tabs>
              <w:spacing w:before="40" w:after="40"/>
              <w:ind w:left="180" w:hanging="180"/>
              <w:rPr>
                <w:rStyle w:val="TableCellCharChar"/>
                <w:rFonts w:cs="Arial"/>
                <w:sz w:val="20"/>
                <w:szCs w:val="20"/>
              </w:rPr>
            </w:pPr>
            <w:r w:rsidRPr="00240AC5">
              <w:rPr>
                <w:rFonts w:eastAsia="MS Mincho" w:cs="Arial"/>
                <w:lang w:eastAsia="ja-JP"/>
              </w:rPr>
              <w:t xml:space="preserve">List of DFDL </w:t>
            </w:r>
            <w:r w:rsidR="00293086" w:rsidRPr="00240AC5">
              <w:rPr>
                <w:rFonts w:eastAsia="MS Mincho" w:cs="Arial"/>
                <w:lang w:eastAsia="ja-JP"/>
              </w:rPr>
              <w:t>S</w:t>
            </w:r>
            <w:r w:rsidRPr="00240AC5">
              <w:rPr>
                <w:rFonts w:eastAsia="MS Mincho" w:cs="Arial"/>
                <w:lang w:eastAsia="ja-JP"/>
              </w:rPr>
              <w:t xml:space="preserve">tring </w:t>
            </w:r>
            <w:r w:rsidR="00293086" w:rsidRPr="00240AC5">
              <w:rPr>
                <w:rFonts w:eastAsia="MS Mincho" w:cs="Arial"/>
                <w:lang w:eastAsia="ja-JP"/>
              </w:rPr>
              <w:t>L</w:t>
            </w:r>
            <w:r w:rsidRPr="00240AC5">
              <w:rPr>
                <w:rFonts w:eastAsia="MS Mincho" w:cs="Arial"/>
                <w:lang w:eastAsia="ja-JP"/>
              </w:rPr>
              <w:t>iterals</w:t>
            </w:r>
            <w:r w:rsidRPr="00240AC5" w:rsidDel="00275D2D">
              <w:rPr>
                <w:rStyle w:val="TableCellCharChar"/>
                <w:rFonts w:cs="Arial"/>
                <w:sz w:val="20"/>
                <w:szCs w:val="20"/>
              </w:rPr>
              <w:t xml:space="preserve"> </w:t>
            </w:r>
            <w:r w:rsidR="00F35F85" w:rsidRPr="00240AC5">
              <w:rPr>
                <w:rFonts w:eastAsia="Arial Unicode MS"/>
              </w:rPr>
              <w:t xml:space="preserve">or DFDL </w:t>
            </w:r>
            <w:r w:rsidR="00293086" w:rsidRPr="00240AC5">
              <w:rPr>
                <w:rFonts w:eastAsia="Arial Unicode MS"/>
              </w:rPr>
              <w:t>E</w:t>
            </w:r>
            <w:r w:rsidR="00F35F85" w:rsidRPr="00240AC5">
              <w:rPr>
                <w:rFonts w:eastAsia="Arial Unicode MS"/>
              </w:rPr>
              <w:t>xpression</w:t>
            </w:r>
          </w:p>
          <w:p w14:paraId="48ABBF3A" w14:textId="77777777" w:rsidR="002854C0" w:rsidRPr="00240AC5" w:rsidRDefault="00475DE4" w:rsidP="00312115">
            <w:pPr>
              <w:spacing w:before="0" w:after="0"/>
              <w:rPr>
                <w:rStyle w:val="TableCellCharChar"/>
                <w:rFonts w:cs="Arial"/>
                <w:sz w:val="20"/>
                <w:szCs w:val="20"/>
              </w:rPr>
            </w:pPr>
            <w:r w:rsidRPr="00240AC5">
              <w:rPr>
                <w:rFonts w:eastAsia="Arial Unicode MS"/>
              </w:rPr>
              <w:t xml:space="preserve">Specifies a whitespace separated list of alternative </w:t>
            </w:r>
            <w:r w:rsidR="0081065D" w:rsidRPr="00240AC5">
              <w:rPr>
                <w:rFonts w:eastAsia="Arial Unicode MS"/>
              </w:rPr>
              <w:t xml:space="preserve">literal </w:t>
            </w:r>
            <w:r w:rsidRPr="00240AC5">
              <w:rPr>
                <w:rFonts w:eastAsia="Arial Unicode MS"/>
              </w:rPr>
              <w:t xml:space="preserve">strings one of which marks the beginning of </w:t>
            </w:r>
            <w:r w:rsidR="0081065D" w:rsidRPr="00240AC5">
              <w:rPr>
                <w:rFonts w:eastAsia="Arial Unicode MS"/>
              </w:rPr>
              <w:t xml:space="preserve">the </w:t>
            </w:r>
            <w:r w:rsidRPr="00240AC5">
              <w:rPr>
                <w:rFonts w:eastAsia="Arial Unicode MS"/>
              </w:rPr>
              <w:t>element or group of elements.</w:t>
            </w:r>
          </w:p>
          <w:p w14:paraId="7FD3FA92" w14:textId="77777777" w:rsidR="002343E4" w:rsidRPr="00240AC5" w:rsidRDefault="002343E4" w:rsidP="00312115">
            <w:pPr>
              <w:spacing w:before="0" w:after="0"/>
              <w:rPr>
                <w:rFonts w:eastAsia="Arial Unicode MS" w:cs="Arial"/>
              </w:rPr>
            </w:pPr>
            <w:r w:rsidRPr="00240AC5">
              <w:rPr>
                <w:rFonts w:eastAsia="Arial Unicode MS"/>
              </w:rPr>
              <w:t>This property can be compute</w:t>
            </w:r>
            <w:r w:rsidR="00754A69" w:rsidRPr="00240AC5">
              <w:rPr>
                <w:rFonts w:eastAsia="Arial Unicode MS"/>
              </w:rPr>
              <w:t xml:space="preserve">d by way of an expression which </w:t>
            </w:r>
            <w:r w:rsidRPr="00240AC5">
              <w:rPr>
                <w:rFonts w:eastAsia="Arial Unicode MS"/>
              </w:rPr>
              <w:t xml:space="preserve">returns a string </w:t>
            </w:r>
            <w:r w:rsidR="00C15205" w:rsidRPr="00240AC5">
              <w:rPr>
                <w:rFonts w:eastAsia="Arial Unicode MS"/>
              </w:rPr>
              <w:t xml:space="preserve">containing a </w:t>
            </w:r>
            <w:r w:rsidRPr="00240AC5">
              <w:rPr>
                <w:rFonts w:eastAsia="Arial Unicode MS"/>
              </w:rPr>
              <w:t xml:space="preserve">whitespace separated list of </w:t>
            </w:r>
            <w:r w:rsidR="00454BAA" w:rsidRPr="00240AC5">
              <w:rPr>
                <w:rFonts w:eastAsia="MS Mincho" w:cs="Arial"/>
                <w:lang w:eastAsia="ja-JP"/>
              </w:rPr>
              <w:t>DFDL String Literals</w:t>
            </w:r>
            <w:r w:rsidRPr="00240AC5">
              <w:rPr>
                <w:rFonts w:eastAsia="Arial Unicode MS"/>
              </w:rPr>
              <w:t>.</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02409F77" w14:textId="77777777" w:rsidR="00AE5617" w:rsidRDefault="007839BF" w:rsidP="00240AC5">
            <w:pPr>
              <w:pStyle w:val="BulletList"/>
              <w:tabs>
                <w:tab w:val="clear" w:pos="360"/>
                <w:tab w:val="clear" w:pos="540"/>
              </w:tabs>
              <w:ind w:left="0" w:firstLine="0"/>
              <w:rPr>
                <w:ins w:id="2492" w:author="mbeckerle" w:date="2012-03-24T18:09:00Z"/>
              </w:rPr>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715068E1" w:rsidR="00435543" w:rsidRDefault="00435543" w:rsidP="00435543">
            <w:pPr>
              <w:rPr>
                <w:ins w:id="2493" w:author="mbeckerle" w:date="2012-04-23T01:46:00Z"/>
                <w:rFonts w:eastAsia="Arial Unicode MS"/>
                <w:lang w:eastAsia="en-GB"/>
              </w:rPr>
            </w:pPr>
            <w:commentRangeStart w:id="2494"/>
            <w:ins w:id="2495" w:author="mbeckerle" w:date="2012-04-23T01:46: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initiator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being resolved so that the matching initiator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2494"/>
              <w:r>
                <w:rPr>
                  <w:rStyle w:val="CommentReference"/>
                </w:rPr>
                <w:commentReference w:id="2494"/>
              </w:r>
            </w:ins>
          </w:p>
          <w:p w14:paraId="0432456B" w14:textId="26AEC857" w:rsidR="003F1FDE" w:rsidRPr="00240AC5" w:rsidDel="00435543" w:rsidRDefault="003F1FDE">
            <w:pPr>
              <w:rPr>
                <w:del w:id="2496" w:author="mbeckerle" w:date="2012-04-23T01:46:00Z"/>
                <w:rFonts w:eastAsia="Arial Unicode MS"/>
                <w:lang w:eastAsia="en-GB"/>
              </w:rPr>
              <w:pPrChange w:id="2497" w:author="mbeckerle" w:date="2012-04-22T16:28:00Z">
                <w:pPr>
                  <w:numPr>
                    <w:numId w:val="8"/>
                  </w:numPr>
                  <w:tabs>
                    <w:tab w:val="num" w:pos="1080"/>
                  </w:tabs>
                  <w:ind w:left="180" w:hanging="360"/>
                </w:pPr>
              </w:pPrChange>
            </w:pPr>
          </w:p>
          <w:p w14:paraId="179DBB4B" w14:textId="77777777" w:rsidR="007B4638" w:rsidRDefault="007839BF" w:rsidP="00240AC5">
            <w:pPr>
              <w:pStyle w:val="BulletList"/>
              <w:tabs>
                <w:tab w:val="clear" w:pos="360"/>
                <w:tab w:val="clear" w:pos="540"/>
              </w:tabs>
              <w:ind w:left="0" w:firstLine="0"/>
              <w:rPr>
                <w:ins w:id="2498" w:author="Steve Hanson" w:date="2012-02-29T13:34:00Z"/>
              </w:rPr>
            </w:pPr>
            <w:r w:rsidRPr="00DB2CAE">
              <w:t>When an initiator is specified, it is a processing error</w:t>
            </w:r>
            <w:r w:rsidR="0090020F" w:rsidRPr="00DB2CAE">
              <w:t xml:space="preserve"> if the component is required and</w:t>
            </w:r>
            <w:r w:rsidRPr="00DB2CAE">
              <w:t xml:space="preserve"> if </w:t>
            </w:r>
            <w:r w:rsidR="00204A41" w:rsidRPr="00DB2CAE">
              <w:t xml:space="preserve">one of the values </w:t>
            </w:r>
            <w:r w:rsidRPr="00DB2CAE">
              <w:t xml:space="preserve">is not found. </w:t>
            </w:r>
          </w:p>
          <w:p w14:paraId="1926F72B" w14:textId="02A44DC1" w:rsidR="007839BF" w:rsidRDefault="007839BF" w:rsidP="00240AC5">
            <w:pPr>
              <w:pStyle w:val="BulletList"/>
              <w:tabs>
                <w:tab w:val="clear" w:pos="360"/>
                <w:tab w:val="clear" w:pos="540"/>
              </w:tabs>
              <w:ind w:left="0" w:firstLine="0"/>
              <w:rPr>
                <w:ins w:id="2499" w:author="Steve Hanson" w:date="2012-02-29T13:33:00Z"/>
              </w:rPr>
            </w:pPr>
            <w:r w:rsidRPr="00DB2CAE">
              <w:t xml:space="preserve">If dfdl:initiator is "" (the empty string), then the </w:t>
            </w:r>
            <w:ins w:id="2500" w:author="Steve Hanson" w:date="2012-08-06T13:33:00Z">
              <w:r w:rsidR="00312115" w:rsidRPr="00312115">
                <w:rPr>
                  <w:b/>
                  <w:i/>
                </w:rPr>
                <w:t>I</w:t>
              </w:r>
            </w:ins>
            <w:del w:id="2501" w:author="Steve Hanson" w:date="2012-08-06T13:33:00Z">
              <w:r w:rsidRPr="00312115" w:rsidDel="00312115">
                <w:rPr>
                  <w:b/>
                  <w:i/>
                </w:rPr>
                <w:delText>i</w:delText>
              </w:r>
            </w:del>
            <w:r w:rsidRPr="00312115">
              <w:rPr>
                <w:b/>
                <w:i/>
              </w:rPr>
              <w:t>nitiator</w:t>
            </w:r>
            <w:r w:rsidRPr="00DB2CAE">
              <w:t xml:space="preserve"> region is of length zero, and no initiator is expected.</w:t>
            </w:r>
            <w:ins w:id="2502" w:author="Steve Hanson" w:date="2012-02-29T13:33:00Z">
              <w:r w:rsidR="007B4638">
                <w:t xml:space="preserve"> </w:t>
              </w:r>
            </w:ins>
            <w:ins w:id="2503" w:author="Steve Hanson" w:date="2012-02-29T13:36:00Z">
              <w:r w:rsidR="007B4638">
                <w:t xml:space="preserve"> </w:t>
              </w:r>
            </w:ins>
            <w:commentRangeStart w:id="2504"/>
            <w:ins w:id="2505" w:author="Steve Hanson" w:date="2012-02-29T13:37:00Z">
              <w:r w:rsidR="007B4638">
                <w:t>It is not permitted for a</w:t>
              </w:r>
            </w:ins>
            <w:ins w:id="2506" w:author="Steve Hanson" w:date="2012-02-29T13:36:00Z">
              <w:r w:rsidR="007B4638">
                <w:t>n expression t</w:t>
              </w:r>
            </w:ins>
            <w:ins w:id="2507" w:author="Steve Hanson" w:date="2012-02-29T13:38:00Z">
              <w:r w:rsidR="007B4638">
                <w:t>o</w:t>
              </w:r>
            </w:ins>
            <w:ins w:id="2508" w:author="Steve Hanson" w:date="2012-02-29T13:36:00Z">
              <w:r w:rsidR="007B4638">
                <w:t xml:space="preserve"> return an empty string</w:t>
              </w:r>
            </w:ins>
            <w:ins w:id="2509" w:author="mbeckerle" w:date="2012-03-24T17:42:00Z">
              <w:r w:rsidR="00CB6821">
                <w:t>. T</w:t>
              </w:r>
            </w:ins>
            <w:ins w:id="2510" w:author="Steve Hanson" w:date="2012-02-29T13:38:00Z">
              <w:del w:id="2511" w:author="mbeckerle" w:date="2012-03-24T17:42:00Z">
                <w:r w:rsidR="007B4638" w:rsidDel="00CB6821">
                  <w:delText>, t</w:delText>
                </w:r>
              </w:del>
              <w:r w:rsidR="007B4638">
                <w:t xml:space="preserve">hat </w:t>
              </w:r>
            </w:ins>
            <w:ins w:id="2512" w:author="Steve Hanson" w:date="2012-02-29T13:36:00Z">
              <w:r w:rsidR="007B4638">
                <w:t xml:space="preserve">is a </w:t>
              </w:r>
            </w:ins>
            <w:ins w:id="2513" w:author="Steve Hanson" w:date="2012-02-29T13:37:00Z">
              <w:r w:rsidR="007B4638">
                <w:t>schema definition</w:t>
              </w:r>
            </w:ins>
            <w:ins w:id="2514" w:author="Steve Hanson" w:date="2012-02-29T13:36:00Z">
              <w:r w:rsidR="007B4638">
                <w:t xml:space="preserve"> error.</w:t>
              </w:r>
            </w:ins>
            <w:commentRangeEnd w:id="2504"/>
            <w:ins w:id="2515" w:author="Steve Hanson" w:date="2012-02-29T13:38:00Z">
              <w:r w:rsidR="007B4638" w:rsidRPr="00240AC5">
                <w:rPr>
                  <w:rStyle w:val="CommentReference"/>
                  <w:rFonts w:eastAsia="Times New Roman"/>
                </w:rPr>
                <w:commentReference w:id="2504"/>
              </w:r>
            </w:ins>
          </w:p>
          <w:p w14:paraId="06E4E96E" w14:textId="77777777" w:rsidR="007B4638" w:rsidRPr="00DB2CAE" w:rsidDel="007B4638" w:rsidRDefault="007B4638" w:rsidP="00240AC5">
            <w:pPr>
              <w:pStyle w:val="BulletList"/>
              <w:tabs>
                <w:tab w:val="clear" w:pos="360"/>
                <w:tab w:val="clear" w:pos="540"/>
              </w:tabs>
              <w:ind w:left="0" w:firstLine="0"/>
              <w:rPr>
                <w:del w:id="2516" w:author="Steve Hanson" w:date="2012-02-29T13:37:00Z"/>
              </w:rPr>
            </w:pPr>
          </w:p>
          <w:p w14:paraId="16DBD0A8" w14:textId="77777777" w:rsidR="00204A41" w:rsidRPr="00240AC5" w:rsidRDefault="00204A41" w:rsidP="00240AC5">
            <w:pPr>
              <w:pStyle w:val="BulletList"/>
              <w:tabs>
                <w:tab w:val="clear" w:pos="360"/>
                <w:tab w:val="clear" w:pos="540"/>
              </w:tabs>
              <w:ind w:left="0" w:firstLine="0"/>
              <w:rPr>
                <w:rFonts w:eastAsia="Times New Roman"/>
              </w:rPr>
            </w:pPr>
            <w:r w:rsidRPr="00240AC5">
              <w:rPr>
                <w:rFonts w:eastAsia="Times New Roman"/>
              </w:rPr>
              <w:t xml:space="preserve">On unparsing the first initiator in the list is automatically inserted </w:t>
            </w:r>
            <w:r w:rsidR="00C302B4" w:rsidRPr="00240AC5">
              <w:rPr>
                <w:rFonts w:eastAsia="Times New Roman"/>
              </w:rPr>
              <w:t xml:space="preserve">into the </w:t>
            </w:r>
            <w:r w:rsidR="00C302B4" w:rsidRPr="00240AC5">
              <w:rPr>
                <w:rFonts w:eastAsia="Times New Roman"/>
                <w:b/>
                <w:i/>
              </w:rPr>
              <w:t>Initiator</w:t>
            </w:r>
            <w:r w:rsidR="00C302B4" w:rsidRPr="00240AC5">
              <w:rPr>
                <w:rFonts w:eastAsia="Times New Roman"/>
              </w:rPr>
              <w:t xml:space="preserve"> region</w:t>
            </w:r>
            <w:r w:rsidRPr="00240AC5">
              <w:rPr>
                <w:rFonts w:eastAsia="Times New Roman"/>
              </w:rPr>
              <w:t>.</w:t>
            </w:r>
            <w:r w:rsidR="0089198E" w:rsidRPr="00240AC5">
              <w:rPr>
                <w:rStyle w:val="CommentReference"/>
                <w:rFonts w:eastAsia="Times New Roman"/>
              </w:rPr>
              <w:commentReference w:id="2517"/>
            </w:r>
          </w:p>
          <w:p w14:paraId="09E074E5" w14:textId="77777777" w:rsidR="00C0708E" w:rsidRPr="00240AC5" w:rsidRDefault="00C0708E" w:rsidP="00312115">
            <w:pPr>
              <w:spacing w:before="0" w:after="0"/>
              <w:rPr>
                <w:rFonts w:eastAsia="Arial Unicode MS"/>
              </w:rPr>
            </w:pPr>
            <w:r w:rsidRPr="00240AC5">
              <w:rPr>
                <w:rFonts w:eastAsia="Arial Unicode MS"/>
              </w:rPr>
              <w:t xml:space="preserve">If dfdl:ignoreCase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C13F86" w:rsidRPr="00240AC5">
              <w:rPr>
                <w:rFonts w:eastAsia="Arial Unicode MS"/>
              </w:rPr>
              <w:t xml:space="preserve"> by the parser.</w:t>
            </w:r>
          </w:p>
          <w:p w14:paraId="02F12556" w14:textId="77777777" w:rsidR="002854C0" w:rsidRPr="00240AC5" w:rsidRDefault="002854C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 xml:space="preserve">Annotation: dfdl:element, </w:t>
            </w:r>
            <w:r w:rsidR="00EE5D95" w:rsidRPr="00240AC5">
              <w:rPr>
                <w:rStyle w:val="TableCellCharChar"/>
                <w:rFonts w:cs="Arial"/>
                <w:sz w:val="20"/>
                <w:szCs w:val="20"/>
              </w:rPr>
              <w:t>dfdl:simpleType, dfdl:sequence, dfdl:choice, dfdl:group</w:t>
            </w:r>
          </w:p>
        </w:tc>
      </w:tr>
      <w:tr w:rsidR="002854C0" w:rsidRPr="00240AC5" w14:paraId="6A2B0904" w14:textId="77777777" w:rsidTr="00312115">
        <w:trPr>
          <w:cantSplit/>
          <w:trHeight w:val="360"/>
        </w:trPr>
        <w:tc>
          <w:tcPr>
            <w:tcW w:w="2628" w:type="dxa"/>
            <w:shd w:val="clear" w:color="auto" w:fill="auto"/>
          </w:tcPr>
          <w:p w14:paraId="338B5201"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terminator</w:t>
            </w:r>
          </w:p>
        </w:tc>
        <w:tc>
          <w:tcPr>
            <w:tcW w:w="6300" w:type="dxa"/>
            <w:shd w:val="clear" w:color="auto" w:fill="auto"/>
          </w:tcPr>
          <w:p w14:paraId="02D5C4F6" w14:textId="77777777" w:rsidR="002854C0" w:rsidRDefault="00275D2D" w:rsidP="00312115">
            <w:pPr>
              <w:spacing w:before="0" w:after="0"/>
              <w:rPr>
                <w:ins w:id="2518" w:author="mbeckerle" w:date="2012-04-22T16:16:00Z"/>
                <w:rFonts w:eastAsia="Arial Unicode MS"/>
              </w:rPr>
            </w:pPr>
            <w:r w:rsidRPr="00312115">
              <w:rPr>
                <w:rFonts w:eastAsia="MS Mincho"/>
              </w:rPr>
              <w:t xml:space="preserve">List of DFDL </w:t>
            </w:r>
            <w:r w:rsidR="00293086" w:rsidRPr="00312115">
              <w:rPr>
                <w:rFonts w:eastAsia="MS Mincho"/>
              </w:rPr>
              <w:t>S</w:t>
            </w:r>
            <w:r w:rsidRPr="00312115">
              <w:rPr>
                <w:rFonts w:eastAsia="MS Mincho"/>
              </w:rPr>
              <w:t xml:space="preserve">tring </w:t>
            </w:r>
            <w:r w:rsidR="00293086" w:rsidRPr="00312115">
              <w:rPr>
                <w:rFonts w:eastAsia="MS Mincho"/>
              </w:rPr>
              <w:t>L</w:t>
            </w:r>
            <w:r w:rsidRPr="00312115">
              <w:rPr>
                <w:rFonts w:eastAsia="MS Mincho"/>
              </w:rPr>
              <w:t>iterals</w:t>
            </w:r>
            <w:r w:rsidR="00F35F85" w:rsidRPr="00312115">
              <w:rPr>
                <w:rFonts w:eastAsia="Arial Unicode MS"/>
              </w:rPr>
              <w:t xml:space="preserve"> or DFDL </w:t>
            </w:r>
            <w:r w:rsidR="00293086" w:rsidRPr="009C72D1">
              <w:rPr>
                <w:rFonts w:eastAsia="Arial Unicode MS"/>
              </w:rPr>
              <w:t>E</w:t>
            </w:r>
            <w:r w:rsidR="00F35F85" w:rsidRPr="009C72D1">
              <w:rPr>
                <w:rFonts w:eastAsia="Arial Unicode MS"/>
              </w:rPr>
              <w:t>xpression</w:t>
            </w:r>
          </w:p>
          <w:p w14:paraId="5091933A" w14:textId="234CF282" w:rsidR="009C72D1" w:rsidRPr="00312115" w:rsidDel="000C1848" w:rsidRDefault="009C72D1" w:rsidP="00312115">
            <w:pPr>
              <w:spacing w:before="0" w:after="0"/>
              <w:rPr>
                <w:del w:id="2519" w:author="mbeckerle" w:date="2012-04-22T16:30:00Z"/>
                <w:rFonts w:eastAsia="Arial Unicode MS"/>
              </w:rPr>
            </w:pPr>
          </w:p>
          <w:p w14:paraId="5DF1C79D" w14:textId="77777777" w:rsidR="002854C0" w:rsidRDefault="002854C0" w:rsidP="00312115">
            <w:pPr>
              <w:spacing w:before="0" w:after="0"/>
              <w:rPr>
                <w:ins w:id="2520" w:author="mbeckerle" w:date="2012-04-22T16:16:00Z"/>
                <w:rFonts w:eastAsia="Arial Unicode MS"/>
              </w:rPr>
            </w:pPr>
            <w:r w:rsidRPr="00312115">
              <w:rPr>
                <w:rFonts w:eastAsia="Arial Unicode MS"/>
              </w:rPr>
              <w:t xml:space="preserve">Specifies </w:t>
            </w:r>
            <w:r w:rsidR="00204A41" w:rsidRPr="00312115">
              <w:rPr>
                <w:rFonts w:eastAsia="Arial Unicode MS"/>
              </w:rPr>
              <w:t xml:space="preserve">a whitespace separated list of alternative </w:t>
            </w:r>
            <w:r w:rsidRPr="00312115">
              <w:rPr>
                <w:rFonts w:eastAsia="Arial Unicode MS"/>
              </w:rPr>
              <w:t>text string</w:t>
            </w:r>
            <w:r w:rsidR="00204A41" w:rsidRPr="00312115">
              <w:rPr>
                <w:rFonts w:eastAsia="Arial Unicode MS"/>
              </w:rPr>
              <w:t>s</w:t>
            </w:r>
            <w:r w:rsidRPr="00312115">
              <w:rPr>
                <w:rFonts w:eastAsia="Arial Unicode MS"/>
              </w:rPr>
              <w:t xml:space="preserve"> that</w:t>
            </w:r>
            <w:r w:rsidR="00204A41" w:rsidRPr="00312115">
              <w:rPr>
                <w:rFonts w:eastAsia="Arial Unicode MS"/>
              </w:rPr>
              <w:t xml:space="preserve"> one of which</w:t>
            </w:r>
            <w:r w:rsidRPr="00312115">
              <w:rPr>
                <w:rFonts w:eastAsia="Arial Unicode MS"/>
              </w:rPr>
              <w:t xml:space="preserve"> marks the end of an element or group of elements. </w:t>
            </w:r>
            <w:r w:rsidR="0090020F" w:rsidRPr="009C72D1">
              <w:rPr>
                <w:rFonts w:eastAsia="Arial Unicode MS"/>
              </w:rPr>
              <w:t>The strings MUST be searched for in the longest first order.</w:t>
            </w:r>
          </w:p>
          <w:p w14:paraId="7BCA0683" w14:textId="5A00346D" w:rsidR="009C72D1" w:rsidRPr="00312115" w:rsidDel="000C1848" w:rsidRDefault="009C72D1" w:rsidP="00312115">
            <w:pPr>
              <w:spacing w:before="0" w:after="0"/>
              <w:rPr>
                <w:del w:id="2521" w:author="mbeckerle" w:date="2012-04-22T16:31:00Z"/>
                <w:rFonts w:eastAsia="Arial Unicode MS"/>
              </w:rPr>
            </w:pPr>
          </w:p>
          <w:p w14:paraId="1F83BF5C" w14:textId="77777777" w:rsidR="001A52E4" w:rsidRDefault="001A52E4" w:rsidP="00312115">
            <w:pPr>
              <w:spacing w:before="0" w:after="0"/>
              <w:rPr>
                <w:ins w:id="2522" w:author="mbeckerle" w:date="2012-04-22T16:16:00Z"/>
                <w:rFonts w:eastAsia="Arial Unicode MS"/>
              </w:rPr>
            </w:pPr>
            <w:r w:rsidRPr="00312115">
              <w:rPr>
                <w:rFonts w:eastAsia="Arial Unicode MS"/>
              </w:rPr>
              <w:t>This property can be computed by way of an expression which returns a string of whitespace separated list of values.</w:t>
            </w:r>
            <w:r w:rsidR="00A40483" w:rsidRPr="009C72D1">
              <w:rPr>
                <w:rFonts w:eastAsia="Arial Unicode MS"/>
              </w:rPr>
              <w:t xml:space="preserve">  </w:t>
            </w:r>
            <w:r w:rsidR="0077521F" w:rsidRPr="009C72D1">
              <w:rPr>
                <w:rFonts w:eastAsia="Arial Unicode MS"/>
              </w:rPr>
              <w:t>The expression must not contain forward references to elements which have not yet been processed.</w:t>
            </w:r>
          </w:p>
          <w:p w14:paraId="1E7741D3" w14:textId="54E81336" w:rsidR="009C72D1" w:rsidRPr="009C72D1" w:rsidDel="000C1848" w:rsidRDefault="009C72D1">
            <w:pPr>
              <w:spacing w:before="0" w:after="0"/>
              <w:rPr>
                <w:del w:id="2523" w:author="mbeckerle" w:date="2012-04-22T16:31:00Z"/>
                <w:rFonts w:eastAsia="Arial Unicode MS"/>
              </w:rPr>
              <w:pPrChange w:id="2524" w:author="mbeckerle" w:date="2012-04-22T16:16:00Z">
                <w:pPr>
                  <w:tabs>
                    <w:tab w:val="num" w:pos="360"/>
                    <w:tab w:val="num" w:pos="540"/>
                  </w:tabs>
                  <w:spacing w:before="40" w:after="40"/>
                  <w:ind w:left="180" w:hanging="180"/>
                </w:pPr>
              </w:pPrChange>
            </w:pPr>
          </w:p>
          <w:p w14:paraId="1C50F76D" w14:textId="77777777" w:rsidR="00C13F86" w:rsidRPr="00240AC5" w:rsidRDefault="007839BF" w:rsidP="00240AC5">
            <w:pPr>
              <w:pStyle w:val="nobreak"/>
              <w:tabs>
                <w:tab w:val="num" w:pos="360"/>
                <w:tab w:val="num" w:pos="540"/>
              </w:tabs>
              <w:spacing w:before="40" w:after="40"/>
              <w:ind w:left="180" w:hanging="180"/>
              <w:rPr>
                <w:rFonts w:eastAsia="Arial Unicode MS"/>
                <w:szCs w:val="20"/>
              </w:rPr>
            </w:pPr>
            <w:r w:rsidRPr="00240AC5">
              <w:rPr>
                <w:rFonts w:eastAsia="Arial Unicode MS"/>
                <w:szCs w:val="20"/>
              </w:rPr>
              <w:t xml:space="preserve">The </w:t>
            </w:r>
            <w:r w:rsidR="00C302B4" w:rsidRPr="00275A32">
              <w:rPr>
                <w:rFonts w:eastAsia="Arial Unicode MS"/>
                <w:b/>
                <w:i/>
                <w:szCs w:val="20"/>
              </w:rPr>
              <w:t>Terminator</w:t>
            </w:r>
            <w:r w:rsidR="00C302B4" w:rsidRPr="00240AC5" w:rsidDel="00C302B4">
              <w:rPr>
                <w:rFonts w:eastAsia="Arial Unicode MS"/>
                <w:szCs w:val="20"/>
              </w:rPr>
              <w:t xml:space="preserve"> </w:t>
            </w:r>
            <w:r w:rsidRPr="00240AC5">
              <w:rPr>
                <w:rFonts w:eastAsia="Arial Unicode MS"/>
                <w:szCs w:val="20"/>
              </w:rPr>
              <w:t xml:space="preserve">region contains the terminator string. </w:t>
            </w:r>
          </w:p>
          <w:p w14:paraId="6930E39E" w14:textId="77777777" w:rsidR="007B4638" w:rsidRDefault="00C13F86" w:rsidP="00240AC5">
            <w:pPr>
              <w:pStyle w:val="BulletList"/>
              <w:tabs>
                <w:tab w:val="clear" w:pos="360"/>
                <w:tab w:val="clear" w:pos="540"/>
              </w:tabs>
              <w:ind w:left="0" w:firstLine="0"/>
              <w:rPr>
                <w:ins w:id="2525" w:author="mbeckerle" w:date="2012-04-22T16:16:00Z"/>
              </w:rPr>
            </w:pPr>
            <w:r w:rsidRPr="00DB2CAE">
              <w:t>If dfdl:terminator is "" (the empty string), then the terminator region is of length zero, and no terminator is expected.</w:t>
            </w:r>
            <w:ins w:id="2526" w:author="Steve Hanson" w:date="2012-02-29T13:42:00Z">
              <w:r w:rsidR="007B4638">
                <w:t xml:space="preserve"> </w:t>
              </w:r>
              <w:commentRangeStart w:id="2527"/>
              <w:r w:rsidR="007B4638">
                <w:t>It is not permitted for an expression to return an empty string, that is a schema definition error.</w:t>
              </w:r>
              <w:commentRangeEnd w:id="2527"/>
              <w:r w:rsidR="007B4638" w:rsidRPr="00240AC5">
                <w:rPr>
                  <w:rStyle w:val="CommentReference"/>
                  <w:rFonts w:eastAsia="Times New Roman"/>
                </w:rPr>
                <w:commentReference w:id="2527"/>
              </w:r>
            </w:ins>
          </w:p>
          <w:p w14:paraId="1068C5C1" w14:textId="6635E1BF" w:rsidR="009C72D1" w:rsidDel="000C1848" w:rsidRDefault="009C72D1" w:rsidP="00240AC5">
            <w:pPr>
              <w:pStyle w:val="BulletList"/>
              <w:tabs>
                <w:tab w:val="clear" w:pos="360"/>
                <w:tab w:val="clear" w:pos="540"/>
              </w:tabs>
              <w:ind w:left="0" w:firstLine="0"/>
              <w:rPr>
                <w:ins w:id="2528" w:author="Steve Hanson" w:date="2012-02-29T13:42:00Z"/>
                <w:del w:id="2529" w:author="mbeckerle" w:date="2012-04-22T16:31:00Z"/>
              </w:rPr>
            </w:pPr>
          </w:p>
          <w:p w14:paraId="13990822" w14:textId="3B886D07" w:rsidR="00C13F86" w:rsidDel="009C72D1" w:rsidRDefault="003F1FDE" w:rsidP="00240AC5">
            <w:pPr>
              <w:pStyle w:val="nobreak"/>
              <w:tabs>
                <w:tab w:val="num" w:pos="360"/>
                <w:tab w:val="num" w:pos="540"/>
              </w:tabs>
              <w:spacing w:before="40" w:after="40"/>
              <w:ind w:left="180" w:hanging="180"/>
              <w:rPr>
                <w:del w:id="2530" w:author="Steve Hanson" w:date="2012-02-29T14:37:00Z"/>
                <w:rFonts w:eastAsia="Arial Unicode MS"/>
                <w:lang w:eastAsia="en-GB"/>
              </w:rPr>
            </w:pPr>
            <w:commentRangeStart w:id="2531"/>
            <w:ins w:id="2532" w:author="mbeckerle" w:date="2012-03-24T18:10: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ins>
            <w:ins w:id="2533" w:author="mbeckerle" w:date="2012-04-22T16:18:00Z">
              <w:r w:rsidR="0080475B">
                <w:rPr>
                  <w:rFonts w:eastAsia="Arial"/>
                  <w:lang w:eastAsia="en-GB"/>
                </w:rPr>
                <w:t>terminator</w:t>
              </w:r>
            </w:ins>
            <w:ins w:id="2534" w:author="mbeckerle" w:date="2012-04-22T16:22:00Z">
              <w:r w:rsidR="0080475B">
                <w:rPr>
                  <w:rFonts w:eastAsia="Arial"/>
                  <w:lang w:eastAsia="en-GB"/>
                </w:rPr>
                <w:t xml:space="preserve">s, that is, each of </w:t>
              </w:r>
            </w:ins>
            <w:ins w:id="2535" w:author="mbeckerle" w:date="2012-04-22T16:18:00Z">
              <w:r w:rsidR="009C72D1">
                <w:rPr>
                  <w:rFonts w:eastAsia="Arial"/>
                  <w:lang w:eastAsia="en-GB"/>
                </w:rPr>
                <w:t xml:space="preserve">the </w:t>
              </w:r>
            </w:ins>
            <w:ins w:id="2536" w:author="mbeckerle" w:date="2012-03-24T18:10:00Z">
              <w:r w:rsidRPr="00240AC5">
                <w:rPr>
                  <w:rFonts w:eastAsia="Arial Unicode MS"/>
                  <w:lang w:eastAsia="en-GB"/>
                </w:rPr>
                <w:t>string</w:t>
              </w:r>
            </w:ins>
            <w:ins w:id="2537" w:author="mbeckerle" w:date="2012-04-22T16:18:00Z">
              <w:r w:rsidR="009C72D1">
                <w:rPr>
                  <w:rFonts w:eastAsia="Arial Unicode MS"/>
                  <w:lang w:eastAsia="en-GB"/>
                </w:rPr>
                <w:t xml:space="preserve"> literals</w:t>
              </w:r>
            </w:ins>
            <w:ins w:id="2538" w:author="mbeckerle" w:date="2012-03-24T18:10:00Z">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ins>
            <w:ins w:id="2539" w:author="mbeckerle" w:date="2012-04-22T16:17:00Z">
              <w:r w:rsidR="009C72D1">
                <w:rPr>
                  <w:rFonts w:eastAsia="Arial Unicode MS"/>
                  <w:lang w:eastAsia="en-GB"/>
                </w:rPr>
                <w:t xml:space="preserve">matches them </w:t>
              </w:r>
            </w:ins>
            <w:ins w:id="2540" w:author="mbeckerle" w:date="2012-04-22T16:19:00Z">
              <w:r w:rsidR="009C72D1">
                <w:rPr>
                  <w:rFonts w:eastAsia="Arial Unicode MS"/>
                  <w:lang w:eastAsia="en-GB"/>
                </w:rPr>
                <w:t>each</w:t>
              </w:r>
            </w:ins>
            <w:ins w:id="2541" w:author="mbeckerle" w:date="2012-04-22T16:17:00Z">
              <w:r w:rsidR="009C72D1">
                <w:rPr>
                  <w:rFonts w:eastAsia="Arial Unicode MS"/>
                  <w:lang w:eastAsia="en-GB"/>
                </w:rPr>
                <w:t xml:space="preserve"> against the data. </w:t>
              </w:r>
            </w:ins>
            <w:ins w:id="2542" w:author="mbeckerle" w:date="2012-04-22T16:19:00Z">
              <w:r w:rsidR="009C72D1">
                <w:rPr>
                  <w:rFonts w:eastAsia="Arial Unicode MS"/>
                  <w:lang w:eastAsia="en-GB"/>
                </w:rPr>
                <w:t xml:space="preserve">In each case the longest possible match is found. </w:t>
              </w:r>
            </w:ins>
            <w:ins w:id="2543" w:author="mbeckerle" w:date="2012-04-22T16:20:00Z">
              <w:r w:rsidR="0080475B">
                <w:rPr>
                  <w:rFonts w:eastAsia="Arial Unicode MS"/>
                  <w:lang w:eastAsia="en-GB"/>
                </w:rPr>
                <w:t>The terminator with the longest match is the one that is selected</w:t>
              </w:r>
            </w:ins>
            <w:ins w:id="2544" w:author="mbeckerle" w:date="2012-04-22T16:23:00Z">
              <w:r w:rsidR="0080475B">
                <w:rPr>
                  <w:rFonts w:eastAsia="Arial Unicode MS"/>
                  <w:lang w:eastAsia="en-GB"/>
                </w:rPr>
                <w:t xml:space="preserve"> as having been ‘found’</w:t>
              </w:r>
            </w:ins>
            <w:ins w:id="2545" w:author="mbeckerle" w:date="2012-04-22T16:20:00Z">
              <w:r w:rsidR="0080475B">
                <w:rPr>
                  <w:rFonts w:eastAsia="Arial Unicode MS"/>
                  <w:lang w:eastAsia="en-GB"/>
                </w:rPr>
                <w:t xml:space="preserve">, with </w:t>
              </w:r>
            </w:ins>
            <w:ins w:id="2546" w:author="mbeckerle" w:date="2012-03-24T18:10:00Z">
              <w:r w:rsidRPr="00240AC5">
                <w:rPr>
                  <w:rFonts w:eastAsia="Arial Unicode MS"/>
                  <w:lang w:eastAsia="en-GB"/>
                </w:rPr>
                <w:t>length-ties</w:t>
              </w:r>
              <w:r w:rsidRPr="00240AC5">
                <w:rPr>
                  <w:rFonts w:eastAsia="Arial"/>
                  <w:lang w:eastAsia="en-GB"/>
                </w:rPr>
                <w:t xml:space="preserve"> </w:t>
              </w:r>
            </w:ins>
            <w:ins w:id="2547" w:author="mbeckerle" w:date="2012-04-22T16:21:00Z">
              <w:r w:rsidR="0080475B">
                <w:rPr>
                  <w:rFonts w:eastAsia="Arial"/>
                  <w:lang w:eastAsia="en-GB"/>
                </w:rPr>
                <w:t>being resolved so that the matching terminator is selected that is first in the</w:t>
              </w:r>
            </w:ins>
            <w:ins w:id="2548" w:author="mbeckerle" w:date="2012-03-24T18:10:00Z">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ins>
            <w:ins w:id="2549" w:author="mbeckerle" w:date="2012-04-22T16:22:00Z">
              <w:r w:rsidR="0080475B">
                <w:rPr>
                  <w:rFonts w:eastAsia="Arial Unicode MS"/>
                  <w:lang w:eastAsia="en-GB"/>
                </w:rPr>
                <w:t>.</w:t>
              </w:r>
            </w:ins>
            <w:ins w:id="2550" w:author="mbeckerle" w:date="2012-03-24T18:10:00Z">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ins>
            <w:ins w:id="2551" w:author="mbeckerle" w:date="2012-04-22T16:23:00Z">
              <w:r w:rsidR="0080475B">
                <w:rPr>
                  <w:rFonts w:eastAsia="Arial Unicode MS"/>
                  <w:lang w:eastAsia="en-GB"/>
                </w:rPr>
                <w:t>ing terminator</w:t>
              </w:r>
            </w:ins>
            <w:ins w:id="2552" w:author="mbeckerle" w:date="2012-03-24T18:10: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ins>
          </w:p>
          <w:commentRangeEnd w:id="2531"/>
          <w:p w14:paraId="659395CD" w14:textId="77777777" w:rsidR="009C72D1" w:rsidRDefault="0080475B" w:rsidP="00312115">
            <w:pPr>
              <w:rPr>
                <w:ins w:id="2553" w:author="mbeckerle" w:date="2012-04-22T16:15:00Z"/>
                <w:rFonts w:eastAsia="Arial Unicode MS"/>
                <w:lang w:eastAsia="en-GB"/>
              </w:rPr>
            </w:pPr>
            <w:r>
              <w:rPr>
                <w:rStyle w:val="CommentReference"/>
              </w:rPr>
              <w:commentReference w:id="2531"/>
            </w:r>
          </w:p>
          <w:p w14:paraId="70D9AAC2" w14:textId="2680B76C" w:rsidR="007839BF" w:rsidRDefault="007839BF" w:rsidP="00312115">
            <w:pPr>
              <w:rPr>
                <w:ins w:id="2554" w:author="mbeckerle" w:date="2012-04-22T16:25:00Z"/>
                <w:rFonts w:eastAsia="Arial Unicode MS"/>
              </w:rPr>
            </w:pPr>
            <w:commentRangeStart w:id="2555"/>
            <w:r w:rsidRPr="007C0867">
              <w:rPr>
                <w:rFonts w:eastAsia="Arial Unicode MS"/>
              </w:rPr>
              <w:t>When</w:t>
            </w:r>
            <w:commentRangeEnd w:id="2555"/>
            <w:r w:rsidR="000B2563" w:rsidRPr="00312115">
              <w:commentReference w:id="2555"/>
            </w:r>
            <w:r w:rsidRPr="007C0867">
              <w:rPr>
                <w:rFonts w:eastAsia="Arial Unicode MS"/>
              </w:rPr>
              <w:t xml:space="preserve"> a terminator is expected it is a processing error if </w:t>
            </w:r>
            <w:del w:id="2556" w:author="mbeckerle" w:date="2012-04-22T16:25:00Z">
              <w:r w:rsidR="00204A41" w:rsidRPr="00EB6903" w:rsidDel="0080475B">
                <w:rPr>
                  <w:rFonts w:eastAsia="Arial Unicode MS"/>
                </w:rPr>
                <w:delText xml:space="preserve">one of the values </w:delText>
              </w:r>
              <w:r w:rsidRPr="00EB6903" w:rsidDel="0080475B">
                <w:rPr>
                  <w:rFonts w:eastAsia="Arial Unicode MS"/>
                </w:rPr>
                <w:delText>is not</w:delText>
              </w:r>
            </w:del>
            <w:ins w:id="2557" w:author="mbeckerle" w:date="2012-04-22T16:25:00Z">
              <w:r w:rsidR="0080475B" w:rsidRPr="00316B66">
                <w:rPr>
                  <w:rFonts w:eastAsia="Arial Unicode MS"/>
                </w:rPr>
                <w:t>no matching terminator is</w:t>
              </w:r>
            </w:ins>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330974F0" w14:textId="3C224224" w:rsidR="0080475B" w:rsidRPr="007C0867" w:rsidDel="000C1848" w:rsidRDefault="0080475B" w:rsidP="00312115">
            <w:pPr>
              <w:rPr>
                <w:del w:id="2558" w:author="mbeckerle" w:date="2012-04-22T16:31:00Z"/>
                <w:rFonts w:eastAsia="Arial Unicode MS"/>
              </w:rPr>
            </w:pPr>
          </w:p>
          <w:p w14:paraId="6978CD55" w14:textId="77777777" w:rsidR="006628F4" w:rsidRDefault="006628F4" w:rsidP="00312115">
            <w:pPr>
              <w:spacing w:before="0" w:after="0"/>
              <w:rPr>
                <w:ins w:id="2559" w:author="mbeckerle" w:date="2012-04-22T16:25:00Z"/>
                <w:rFonts w:eastAsia="Arial Unicode MS"/>
              </w:rPr>
            </w:pPr>
            <w:r w:rsidRPr="0080475B">
              <w:rPr>
                <w:rFonts w:eastAsia="Arial Unicode MS"/>
              </w:rPr>
              <w:t xml:space="preserve">On unparsing the </w:t>
            </w:r>
            <w:r w:rsidR="00204A41" w:rsidRPr="0080475B">
              <w:rPr>
                <w:rFonts w:eastAsia="Arial Unicode MS"/>
              </w:rPr>
              <w:t xml:space="preserve">first </w:t>
            </w:r>
            <w:r w:rsidRPr="0080475B">
              <w:rPr>
                <w:rFonts w:eastAsia="Arial Unicode MS"/>
              </w:rPr>
              <w:t>terminator</w:t>
            </w:r>
            <w:r w:rsidR="00204A41" w:rsidRPr="0080475B">
              <w:rPr>
                <w:rFonts w:eastAsia="Arial Unicode MS"/>
              </w:rPr>
              <w:t xml:space="preserve"> in the list</w:t>
            </w:r>
            <w:r w:rsidRPr="0080475B">
              <w:rPr>
                <w:rFonts w:eastAsia="Arial Unicode MS"/>
              </w:rPr>
              <w:t xml:space="preserve"> is automatically inserted </w:t>
            </w:r>
            <w:r w:rsidR="00C302B4" w:rsidRPr="0080475B">
              <w:rPr>
                <w:rFonts w:eastAsia="Arial Unicode MS"/>
              </w:rPr>
              <w:t xml:space="preserve">in the </w:t>
            </w:r>
            <w:r w:rsidR="00C302B4" w:rsidRPr="00312115">
              <w:rPr>
                <w:rFonts w:eastAsia="Arial Unicode MS"/>
                <w:b/>
                <w:i/>
              </w:rPr>
              <w:t>Terminator</w:t>
            </w:r>
            <w:r w:rsidR="00C302B4" w:rsidRPr="0080475B">
              <w:rPr>
                <w:rFonts w:eastAsia="Arial Unicode MS"/>
              </w:rPr>
              <w:t xml:space="preserve"> region</w:t>
            </w:r>
            <w:r w:rsidRPr="0080475B">
              <w:rPr>
                <w:rFonts w:eastAsia="Arial Unicode MS"/>
              </w:rPr>
              <w:t>.</w:t>
            </w:r>
            <w:commentRangeStart w:id="2560"/>
            <w:ins w:id="2561" w:author="Steve Hanson" w:date="2012-02-29T14:37:00Z">
              <w:r w:rsidR="0089198E" w:rsidRPr="0080475B">
                <w:rPr>
                  <w:rFonts w:eastAsia="Arial Unicode MS"/>
                </w:rPr>
                <w:t xml:space="preserve"> </w:t>
              </w:r>
            </w:ins>
            <w:commentRangeEnd w:id="2560"/>
            <w:r w:rsidR="0089198E" w:rsidRPr="00312115">
              <w:commentReference w:id="2560"/>
            </w:r>
          </w:p>
          <w:p w14:paraId="546CB8E0" w14:textId="09502C2F" w:rsidR="0080475B" w:rsidRPr="0080475B" w:rsidDel="000C1848" w:rsidRDefault="0080475B" w:rsidP="00312115">
            <w:pPr>
              <w:spacing w:before="0" w:after="0"/>
              <w:rPr>
                <w:del w:id="2562" w:author="mbeckerle" w:date="2012-04-22T16:31:00Z"/>
                <w:rFonts w:eastAsia="Arial Unicode MS"/>
              </w:rPr>
            </w:pPr>
          </w:p>
          <w:p w14:paraId="5A6A35A1" w14:textId="77777777" w:rsidR="00C0708E" w:rsidRDefault="00C0708E" w:rsidP="00312115">
            <w:pPr>
              <w:spacing w:before="0" w:after="0"/>
              <w:rPr>
                <w:ins w:id="2563" w:author="mbeckerle" w:date="2012-04-22T16:25:00Z"/>
                <w:rFonts w:eastAsia="Arial Unicode MS"/>
              </w:rPr>
            </w:pPr>
            <w:r w:rsidRPr="00312115">
              <w:rPr>
                <w:rFonts w:eastAsia="Arial Unicode MS"/>
              </w:rPr>
              <w:t xml:space="preserve">If dfdl:ignoreCase is </w:t>
            </w:r>
            <w:r w:rsidR="00682090" w:rsidRPr="0080475B">
              <w:rPr>
                <w:rFonts w:eastAsia="Arial Unicode MS"/>
              </w:rPr>
              <w:t>'yes'</w:t>
            </w:r>
            <w:r w:rsidR="00295475" w:rsidRPr="00312115">
              <w:rPr>
                <w:rFonts w:eastAsia="Arial Unicode MS"/>
              </w:rPr>
              <w:t xml:space="preserve"> </w:t>
            </w:r>
            <w:r w:rsidRPr="00312115">
              <w:rPr>
                <w:rFonts w:eastAsia="Arial Unicode MS"/>
              </w:rPr>
              <w:t>then the case of the string is ignored</w:t>
            </w:r>
            <w:r w:rsidR="00C13F86" w:rsidRPr="00312115">
              <w:rPr>
                <w:rFonts w:eastAsia="Arial Unicode MS"/>
              </w:rPr>
              <w:t xml:space="preserve"> by the parser.</w:t>
            </w:r>
          </w:p>
          <w:p w14:paraId="0CD7F8B4" w14:textId="63BBB707" w:rsidR="0080475B" w:rsidRPr="00312115" w:rsidDel="000C1848" w:rsidRDefault="0080475B" w:rsidP="00312115">
            <w:pPr>
              <w:spacing w:before="0" w:after="0"/>
              <w:rPr>
                <w:del w:id="2564" w:author="mbeckerle" w:date="2012-04-22T16:31:00Z"/>
                <w:rFonts w:eastAsia="Arial Unicode MS"/>
              </w:rPr>
            </w:pPr>
          </w:p>
          <w:p w14:paraId="37985614" w14:textId="77777777" w:rsidR="002854C0" w:rsidRPr="00240AC5" w:rsidRDefault="002854C0" w:rsidP="00312115">
            <w:pPr>
              <w:spacing w:before="0" w:after="0"/>
              <w:rPr>
                <w:rStyle w:val="TableCellCharChar"/>
                <w:sz w:val="20"/>
                <w:szCs w:val="20"/>
              </w:rPr>
            </w:pPr>
            <w:r w:rsidRPr="00312115">
              <w:rPr>
                <w:rFonts w:eastAsia="Arial Unicode MS"/>
              </w:rPr>
              <w:t xml:space="preserve">Annotation: dfdl:element, </w:t>
            </w:r>
            <w:r w:rsidR="00EE5D95" w:rsidRPr="00312115">
              <w:rPr>
                <w:rFonts w:eastAsia="Arial Unicode MS"/>
              </w:rPr>
              <w:t>dfdl:simpleType, dfdl:sequence, dfdl:choice, dfdl:group</w:t>
            </w:r>
          </w:p>
        </w:tc>
      </w:tr>
      <w:tr w:rsidR="002E34EC" w:rsidRPr="00240AC5" w14:paraId="3FF80CC0" w14:textId="77777777" w:rsidTr="00312115">
        <w:trPr>
          <w:cantSplit/>
          <w:trHeight w:val="360"/>
        </w:trPr>
        <w:tc>
          <w:tcPr>
            <w:tcW w:w="2628" w:type="dxa"/>
            <w:shd w:val="clear" w:color="auto" w:fill="auto"/>
          </w:tcPr>
          <w:p w14:paraId="1005D0CC" w14:textId="77777777" w:rsidR="002E34EC" w:rsidRPr="00240AC5" w:rsidRDefault="00DC6C03" w:rsidP="00240AC5">
            <w:pPr>
              <w:tabs>
                <w:tab w:val="num" w:pos="360"/>
                <w:tab w:val="num" w:pos="540"/>
              </w:tabs>
              <w:spacing w:before="40" w:after="40"/>
              <w:ind w:left="180" w:hanging="180"/>
              <w:rPr>
                <w:rStyle w:val="TableCellCharChar"/>
                <w:sz w:val="20"/>
                <w:szCs w:val="20"/>
              </w:rPr>
            </w:pPr>
            <w:r w:rsidRPr="00240AC5">
              <w:rPr>
                <w:rFonts w:eastAsia="MS Mincho" w:cs="Arial"/>
                <w:color w:val="000000"/>
                <w:lang w:eastAsia="ja-JP"/>
              </w:rPr>
              <w:t>emptyValueDelimiterPolicy</w:t>
            </w:r>
          </w:p>
        </w:tc>
        <w:tc>
          <w:tcPr>
            <w:tcW w:w="6300" w:type="dxa"/>
            <w:shd w:val="clear" w:color="auto" w:fill="auto"/>
          </w:tcPr>
          <w:p w14:paraId="4A27DCA1" w14:textId="77777777" w:rsidR="002E34EC" w:rsidRPr="0080475B" w:rsidRDefault="002E34EC" w:rsidP="00312115">
            <w:pPr>
              <w:pStyle w:val="ListParagraph"/>
              <w:ind w:left="0"/>
              <w:rPr>
                <w:ins w:id="2565" w:author="mbeckerle" w:date="2012-04-22T16:26:00Z"/>
                <w:rFonts w:eastAsia="Arial Unicode MS"/>
              </w:rPr>
            </w:pPr>
            <w:r w:rsidRPr="0080475B">
              <w:rPr>
                <w:rFonts w:eastAsia="Arial Unicode MS"/>
              </w:rPr>
              <w:t xml:space="preserve">Enum </w:t>
            </w:r>
          </w:p>
          <w:p w14:paraId="1162637F" w14:textId="0CC48937" w:rsidR="0080475B" w:rsidRPr="0080475B" w:rsidDel="0080475B" w:rsidRDefault="0080475B" w:rsidP="00312115">
            <w:pPr>
              <w:pStyle w:val="ListParagraph"/>
              <w:ind w:left="0"/>
              <w:rPr>
                <w:del w:id="2566" w:author="mbeckerle" w:date="2012-04-22T16:26:00Z"/>
                <w:rFonts w:eastAsia="Arial Unicode MS"/>
              </w:rPr>
            </w:pPr>
          </w:p>
          <w:p w14:paraId="7647E101" w14:textId="77777777" w:rsidR="002E34EC" w:rsidRPr="0080475B" w:rsidRDefault="002E34EC" w:rsidP="00312115">
            <w:pPr>
              <w:pStyle w:val="ListParagraph"/>
              <w:ind w:left="0"/>
              <w:rPr>
                <w:ins w:id="2567" w:author="mbeckerle" w:date="2012-04-22T16:26:00Z"/>
                <w:rFonts w:eastAsia="Arial Unicode MS"/>
              </w:rPr>
            </w:pPr>
            <w:r w:rsidRPr="0080475B">
              <w:rPr>
                <w:rFonts w:eastAsia="Arial Unicode MS"/>
              </w:rPr>
              <w:t>Valid values are 'none', 'initiator', 'terminator' or 'both'</w:t>
            </w:r>
          </w:p>
          <w:p w14:paraId="068FBEE8" w14:textId="6AD0C1EB" w:rsidR="0080475B" w:rsidRPr="0080475B" w:rsidDel="0080475B" w:rsidRDefault="0080475B" w:rsidP="00312115">
            <w:pPr>
              <w:pStyle w:val="ListParagraph"/>
              <w:ind w:left="0"/>
              <w:rPr>
                <w:del w:id="2568" w:author="mbeckerle" w:date="2012-04-22T16:26:00Z"/>
                <w:rFonts w:eastAsia="Arial Unicode MS"/>
              </w:rPr>
            </w:pPr>
          </w:p>
          <w:p w14:paraId="539B6D7F" w14:textId="65AC4463" w:rsidR="0080475B" w:rsidRPr="0080475B" w:rsidRDefault="002E34EC" w:rsidP="00312115">
            <w:pPr>
              <w:pStyle w:val="ListParagraph"/>
              <w:ind w:left="0"/>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77777777" w:rsidR="002E34EC" w:rsidRPr="00EB6903" w:rsidRDefault="002E34EC" w:rsidP="00312115">
            <w:pPr>
              <w:pStyle w:val="ListParagraph"/>
              <w:ind w:left="0"/>
              <w:rPr>
                <w:rFonts w:eastAsia="Arial Unicode MS"/>
              </w:rPr>
            </w:pPr>
            <w:r w:rsidRPr="007C0867">
              <w:rPr>
                <w:rFonts w:eastAsia="Arial Unicode MS"/>
              </w:rPr>
              <w:t>Ignored if both dfdl:initiator and dfdl:terminator</w:t>
            </w:r>
            <w:r w:rsidRPr="00EB6903">
              <w:rPr>
                <w:rFonts w:eastAsia="Arial Unicode MS"/>
              </w:rPr>
              <w:t xml:space="preserve"> are "" (empty string).</w:t>
            </w:r>
          </w:p>
          <w:p w14:paraId="2E9AFCB7"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'initiator' indicates that, on parsing, if the content region</w:t>
            </w:r>
            <w:ins w:id="2569" w:author="mbeckerle" w:date="2012-03-24T14:13:00Z">
              <w:r w:rsidR="00CF3196" w:rsidRPr="00240AC5">
                <w:rPr>
                  <w:rFonts w:eastAsia="Arial Unicode MS" w:cs="Arial"/>
                </w:rPr>
                <w:t xml:space="preserve"> </w:t>
              </w:r>
              <w:commentRangeStart w:id="2570"/>
              <w:r w:rsidR="00CF3196" w:rsidRPr="00240AC5">
                <w:rPr>
                  <w:rFonts w:eastAsia="Arial Unicode MS" w:cs="Arial"/>
                </w:rPr>
                <w:t xml:space="preserve">(which can be either the SimpleContent region or the ComplexContent region defined in Section 9.2) </w:t>
              </w:r>
            </w:ins>
            <w:r w:rsidRPr="00240AC5">
              <w:rPr>
                <w:rFonts w:eastAsia="Arial Unicode MS" w:cs="Arial"/>
              </w:rPr>
              <w:t xml:space="preserve"> </w:t>
            </w:r>
            <w:commentRangeEnd w:id="2570"/>
            <w:r w:rsidR="00CF3196">
              <w:rPr>
                <w:rStyle w:val="CommentReference"/>
              </w:rPr>
              <w:commentReference w:id="2570"/>
            </w:r>
            <w:r w:rsidRPr="00240AC5">
              <w:rPr>
                <w:rFonts w:eastAsia="Arial Unicode MS" w:cs="Arial"/>
              </w:rPr>
              <w:t>is empty then the dfdl:initiator must be present. It also indicates that on unparsing when the content region is empty that the dfdl:initiator will be output.</w:t>
            </w:r>
          </w:p>
          <w:p w14:paraId="0ADDD3F9"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'terminator' indicates that, on parsing, if the content region is empty then the dfdl:terminator must be present. It also indicates that on unparsing when the content region is empty the dfdl:terminator will be output.</w:t>
            </w:r>
          </w:p>
          <w:p w14:paraId="7B19A29D"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'both' indicates  that, on parsing, if the content region is empty both the dfdl:initiator and dfdl:terminator must be present. On unparsing when the content region is empty the dfdl:initiator followed by the dfdl:terminator will be output.</w:t>
            </w:r>
          </w:p>
          <w:p w14:paraId="218052DA"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'none' indicates that if the content region is empty neither the dfdl:initiator or dfdl:terminator must be present. On unparsing when the content region is empty nothing will be output</w:t>
            </w:r>
            <w:r w:rsidR="001E0938" w:rsidRPr="00240AC5">
              <w:rPr>
                <w:rFonts w:eastAsia="Arial Unicode MS" w:cs="Arial"/>
              </w:rPr>
              <w:t>.</w:t>
            </w:r>
          </w:p>
          <w:p w14:paraId="52F74BBD" w14:textId="77777777" w:rsidR="001E0938" w:rsidRPr="00240AC5" w:rsidRDefault="001E0938" w:rsidP="00240AC5">
            <w:pPr>
              <w:tabs>
                <w:tab w:val="num" w:pos="360"/>
                <w:tab w:val="num" w:pos="540"/>
              </w:tabs>
              <w:spacing w:before="40" w:after="40"/>
              <w:rPr>
                <w:rFonts w:eastAsia="MS Mincho" w:cs="Arial"/>
                <w:lang w:eastAsia="ja-JP"/>
              </w:rPr>
            </w:pPr>
            <w:commentRangeStart w:id="2571"/>
            <w:commentRangeStart w:id="2572"/>
            <w:r w:rsidRPr="00240AC5">
              <w:rPr>
                <w:rFonts w:eastAsia="MS Mincho" w:cs="Arial"/>
                <w:lang w:eastAsia="ja-JP"/>
              </w:rPr>
              <w:t>It is a schema definition error if emptyValueDelimiterPolicy set to 'none' or 'terminator' when the parent xs:sequence has dfdl:initiatedContent 'yes'.</w:t>
            </w:r>
            <w:commentRangeEnd w:id="2571"/>
            <w:r w:rsidR="00B40487">
              <w:rPr>
                <w:rStyle w:val="CommentReference"/>
              </w:rPr>
              <w:commentReference w:id="2571"/>
            </w:r>
            <w:commentRangeEnd w:id="2572"/>
            <w:r w:rsidR="005964FC">
              <w:rPr>
                <w:rStyle w:val="CommentReference"/>
              </w:rPr>
              <w:commentReference w:id="2572"/>
            </w:r>
          </w:p>
          <w:p w14:paraId="742163A1" w14:textId="77777777" w:rsidR="002E34EC" w:rsidRPr="00240AC5" w:rsidRDefault="002E34EC" w:rsidP="00240AC5">
            <w:pPr>
              <w:tabs>
                <w:tab w:val="num" w:pos="360"/>
                <w:tab w:val="num" w:pos="540"/>
              </w:tabs>
              <w:spacing w:before="40" w:after="40"/>
              <w:ind w:left="180" w:hanging="180"/>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Style w:val="TableCellCharChar"/>
                <w:rFonts w:cs="Arial"/>
                <w:sz w:val="20"/>
                <w:szCs w:val="20"/>
              </w:rPr>
              <w:t xml:space="preserve">dfdl:simpleType </w:t>
            </w:r>
          </w:p>
        </w:tc>
      </w:tr>
      <w:tr w:rsidR="00D43704" w:rsidRPr="00240AC5" w14:paraId="154D788E" w14:textId="77777777" w:rsidTr="00312115">
        <w:trPr>
          <w:cantSplit/>
          <w:trHeight w:val="360"/>
        </w:trPr>
        <w:tc>
          <w:tcPr>
            <w:tcW w:w="2628" w:type="dxa"/>
            <w:shd w:val="clear" w:color="auto" w:fill="auto"/>
          </w:tcPr>
          <w:p w14:paraId="2A0E05EE" w14:textId="77777777" w:rsidR="00D43704" w:rsidRPr="00240AC5" w:rsidRDefault="008D3F7C" w:rsidP="00240AC5">
            <w:pPr>
              <w:tabs>
                <w:tab w:val="num" w:pos="360"/>
                <w:tab w:val="num" w:pos="540"/>
              </w:tabs>
              <w:spacing w:before="40" w:after="40"/>
              <w:ind w:left="180" w:hanging="180"/>
              <w:rPr>
                <w:rFonts w:eastAsia="Arial Unicode MS"/>
              </w:rPr>
            </w:pPr>
            <w:r w:rsidRPr="00240AC5">
              <w:rPr>
                <w:rFonts w:eastAsia="Arial Unicode MS"/>
              </w:rPr>
              <w:t>documentFinalTerminatorCanBeMissing</w:t>
            </w:r>
          </w:p>
        </w:tc>
        <w:tc>
          <w:tcPr>
            <w:tcW w:w="6300" w:type="dxa"/>
            <w:shd w:val="clear" w:color="auto" w:fill="auto"/>
          </w:tcPr>
          <w:p w14:paraId="77064FAD" w14:textId="77777777" w:rsidR="00B67082" w:rsidRPr="00240AC5" w:rsidRDefault="00B67082" w:rsidP="00312115">
            <w:pPr>
              <w:rPr>
                <w:rFonts w:eastAsia="Arial Unicode MS"/>
              </w:rPr>
            </w:pPr>
            <w:r w:rsidRPr="00240AC5">
              <w:rPr>
                <w:rFonts w:eastAsia="Arial Unicode MS"/>
              </w:rPr>
              <w:t>Enum</w:t>
            </w:r>
          </w:p>
          <w:p w14:paraId="482BA658" w14:textId="77777777" w:rsidR="00CC47C7" w:rsidRPr="00240AC5" w:rsidRDefault="00B67082" w:rsidP="00312115">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77777777"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ins w:id="2573" w:author="Steve Hanson" w:date="2012-02-23T15:05:00Z">
              <w:r w:rsidR="00B40487" w:rsidRPr="00240AC5">
                <w:rPr>
                  <w:rFonts w:eastAsia="Arial Unicode MS"/>
                </w:rPr>
                <w:t xml:space="preserve">but applies to elements </w:t>
              </w:r>
            </w:ins>
            <w:del w:id="2574" w:author="Steve Hanson" w:date="2012-02-23T15:05:00Z">
              <w:r w:rsidR="007265F3" w:rsidRPr="00240AC5" w:rsidDel="00B40487">
                <w:rPr>
                  <w:rFonts w:eastAsia="Arial Unicode MS"/>
                </w:rPr>
                <w:delText xml:space="preserve">on xs:schema </w:delText>
              </w:r>
            </w:del>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312115">
        <w:trPr>
          <w:cantSplit/>
          <w:trHeight w:val="360"/>
        </w:trPr>
        <w:tc>
          <w:tcPr>
            <w:tcW w:w="2628" w:type="dxa"/>
            <w:shd w:val="clear" w:color="auto" w:fill="auto"/>
          </w:tcPr>
          <w:p w14:paraId="58168965" w14:textId="77777777" w:rsidR="00207440" w:rsidRPr="00240AC5" w:rsidRDefault="004D48EC"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outputNewLine</w:t>
            </w:r>
          </w:p>
        </w:tc>
        <w:tc>
          <w:tcPr>
            <w:tcW w:w="6300" w:type="dxa"/>
            <w:shd w:val="clear" w:color="auto" w:fill="auto"/>
          </w:tcPr>
          <w:p w14:paraId="73A1CF2A" w14:textId="77777777" w:rsidR="002A3937" w:rsidRPr="00240AC5" w:rsidRDefault="008014ED" w:rsidP="00312115">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r w:rsidR="006633C7" w:rsidRPr="00240AC5">
              <w:rPr>
                <w:rStyle w:val="TableCellCharChar"/>
                <w:rFonts w:cs="Arial"/>
                <w:sz w:val="20"/>
                <w:szCs w:val="20"/>
              </w:rPr>
              <w:t xml:space="preserve"> or </w:t>
            </w:r>
            <w:r w:rsidR="00293086" w:rsidRPr="00240AC5">
              <w:rPr>
                <w:rStyle w:val="TableCellCharChar"/>
                <w:rFonts w:cs="Arial"/>
                <w:sz w:val="20"/>
                <w:szCs w:val="20"/>
              </w:rPr>
              <w:t>DFDL Expression</w:t>
            </w:r>
          </w:p>
          <w:p w14:paraId="2195788B" w14:textId="77777777" w:rsidR="00207440" w:rsidRPr="00240AC5" w:rsidRDefault="002A3937" w:rsidP="00312115">
            <w:pPr>
              <w:rPr>
                <w:rStyle w:val="TableCellCharChar"/>
                <w:rFonts w:cs="Arial"/>
                <w:sz w:val="20"/>
                <w:szCs w:val="20"/>
              </w:rPr>
            </w:pPr>
            <w:r w:rsidRPr="00240AC5">
              <w:rPr>
                <w:rStyle w:val="TableCellCharChar"/>
                <w:rFonts w:cs="Arial"/>
                <w:sz w:val="20"/>
                <w:szCs w:val="20"/>
              </w:rPr>
              <w:t xml:space="preserve">Specifies the character or characters that will be used to replace the </w:t>
            </w:r>
            <w:r w:rsidR="006C74D5" w:rsidRPr="00240AC5">
              <w:rPr>
                <w:rStyle w:val="TableCellCharChar"/>
                <w:rFonts w:cs="Arial"/>
                <w:sz w:val="20"/>
                <w:szCs w:val="20"/>
              </w:rPr>
              <w:t>%NL</w:t>
            </w:r>
            <w:r w:rsidR="00524581" w:rsidRPr="00240AC5">
              <w:rPr>
                <w:rStyle w:val="TableCellCharChar"/>
                <w:rFonts w:cs="Arial"/>
                <w:sz w:val="20"/>
                <w:szCs w:val="20"/>
              </w:rPr>
              <w:t xml:space="preserve">; </w:t>
            </w:r>
            <w:r w:rsidR="00653D83" w:rsidRPr="00240AC5">
              <w:rPr>
                <w:rStyle w:val="TableCellCharChar"/>
                <w:rFonts w:cs="Arial"/>
                <w:sz w:val="20"/>
                <w:szCs w:val="20"/>
              </w:rPr>
              <w:t xml:space="preserve">character class </w:t>
            </w:r>
            <w:r w:rsidR="00524581" w:rsidRPr="00240AC5">
              <w:rPr>
                <w:rStyle w:val="TableCellCharChar"/>
                <w:rFonts w:cs="Arial"/>
                <w:sz w:val="20"/>
                <w:szCs w:val="20"/>
              </w:rPr>
              <w:t>entity during unparse</w:t>
            </w:r>
          </w:p>
          <w:p w14:paraId="7E3E30C1" w14:textId="77777777" w:rsidR="00AE5617" w:rsidRPr="00240AC5" w:rsidRDefault="00AE5617" w:rsidP="00312115">
            <w:pPr>
              <w:rPr>
                <w:rStyle w:val="TableCellCharChar"/>
                <w:rFonts w:cs="Arial"/>
                <w:sz w:val="20"/>
                <w:szCs w:val="20"/>
              </w:rPr>
            </w:pPr>
            <w:r w:rsidRPr="00240AC5">
              <w:rPr>
                <w:rStyle w:val="TableCellCharChar"/>
                <w:rFonts w:cs="Arial"/>
                <w:sz w:val="20"/>
                <w:szCs w:val="20"/>
              </w:rPr>
              <w:t xml:space="preserve">It is a </w:t>
            </w:r>
            <w:r w:rsidR="002011E1" w:rsidRPr="00240AC5">
              <w:rPr>
                <w:rStyle w:val="TableCellCharChar"/>
                <w:rFonts w:cs="Arial"/>
                <w:sz w:val="20"/>
                <w:szCs w:val="20"/>
              </w:rPr>
              <w:t>schema defini</w:t>
            </w:r>
            <w:r w:rsidR="002011E1" w:rsidRPr="00240AC5">
              <w:rPr>
                <w:rStyle w:val="TableCellCharChar"/>
                <w:sz w:val="20"/>
                <w:szCs w:val="20"/>
              </w:rPr>
              <w:t>tion</w:t>
            </w:r>
            <w:r w:rsidRPr="00240AC5">
              <w:rPr>
                <w:rStyle w:val="TableCellCharChar"/>
                <w:rFonts w:cs="Arial"/>
                <w:sz w:val="20"/>
                <w:szCs w:val="20"/>
              </w:rPr>
              <w:t xml:space="preserve"> error if any of the characters are not in the set of characters allowed by the DFDL entity %NL;</w:t>
            </w:r>
            <w:r w:rsidR="00CB07EA" w:rsidRPr="00240AC5">
              <w:rPr>
                <w:rStyle w:val="TableCellCharChar"/>
                <w:rFonts w:cs="Arial"/>
                <w:sz w:val="20"/>
                <w:szCs w:val="20"/>
              </w:rPr>
              <w:t xml:space="preserve"> </w:t>
            </w:r>
          </w:p>
          <w:p w14:paraId="32E14829" w14:textId="77777777" w:rsidR="00AC2AEB" w:rsidRPr="00240AC5" w:rsidRDefault="00AC2AEB" w:rsidP="00312115">
            <w:pPr>
              <w:rPr>
                <w:rStyle w:val="TableCellCharChar"/>
                <w:rFonts w:cs="Arial"/>
                <w:sz w:val="20"/>
                <w:szCs w:val="20"/>
              </w:rPr>
            </w:pPr>
            <w:r w:rsidRPr="00240AC5">
              <w:rPr>
                <w:rStyle w:val="TableCellCharChar"/>
                <w:rFonts w:cs="Arial"/>
                <w:sz w:val="20"/>
                <w:szCs w:val="20"/>
              </w:rPr>
              <w:t>It is a schema definition error if the DFDL entity %NL; is specified</w:t>
            </w:r>
          </w:p>
          <w:p w14:paraId="079A240A" w14:textId="77777777" w:rsidR="00427EF1" w:rsidRPr="00240AC5" w:rsidRDefault="00427EF1" w:rsidP="00312115">
            <w:pPr>
              <w:rPr>
                <w:rStyle w:val="TableCellCharChar"/>
                <w:rFonts w:cs="Arial"/>
                <w:sz w:val="20"/>
                <w:szCs w:val="20"/>
              </w:rPr>
            </w:pPr>
            <w:r w:rsidRPr="00240AC5">
              <w:rPr>
                <w:rFonts w:eastAsia="Arial Unicode MS"/>
              </w:rPr>
              <w:t>This property can be computed by way of an expression which returns</w:t>
            </w:r>
            <w:ins w:id="2575" w:author="mbeckerle" w:date="2012-03-24T13:38:00Z">
              <w:r w:rsidR="00815A7A" w:rsidRPr="00240AC5">
                <w:rPr>
                  <w:rFonts w:eastAsia="Arial Unicode MS"/>
                </w:rPr>
                <w:t xml:space="preserve"> a</w:t>
              </w:r>
            </w:ins>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312115">
            <w:pPr>
              <w:rPr>
                <w:rStyle w:val="TableCellCharChar"/>
                <w:sz w:val="20"/>
                <w:szCs w:val="20"/>
              </w:rPr>
            </w:pPr>
            <w:r w:rsidRPr="00240AC5">
              <w:rPr>
                <w:rStyle w:val="TableCellCharChar"/>
                <w:rFonts w:cs="Arial"/>
                <w:sz w:val="20"/>
                <w:szCs w:val="20"/>
              </w:rPr>
              <w:t>Annotation: dfdl:element, dfdl:simpleType, dfdl:sequence, dfdl:choice, dfdl:group</w:t>
            </w:r>
          </w:p>
        </w:tc>
      </w:tr>
    </w:tbl>
    <w:p w14:paraId="30AB95F9" w14:textId="77777777" w:rsidR="00CE17FB" w:rsidRPr="005223F4" w:rsidRDefault="00CE17FB" w:rsidP="00CE17FB">
      <w:pPr>
        <w:pStyle w:val="nobreak"/>
      </w:pPr>
      <w:bookmarkStart w:id="2576" w:name="_Toc190157561"/>
      <w:bookmarkEnd w:id="2576"/>
    </w:p>
    <w:p w14:paraId="41A548E6" w14:textId="77777777" w:rsidR="003C4E7E" w:rsidRPr="005223F4" w:rsidRDefault="000131C3" w:rsidP="00312115">
      <w:pPr>
        <w:pStyle w:val="Heading2"/>
      </w:pPr>
      <w:bookmarkStart w:id="2577" w:name="_Toc184191992"/>
      <w:bookmarkStart w:id="2578" w:name="_Toc184210532"/>
      <w:bookmarkStart w:id="2579" w:name="_Toc184192009"/>
      <w:bookmarkStart w:id="2580" w:name="_Toc184210549"/>
      <w:bookmarkStart w:id="2581" w:name="_Toc184192011"/>
      <w:bookmarkStart w:id="2582" w:name="_Toc184210551"/>
      <w:bookmarkStart w:id="2583" w:name="_Toc184192014"/>
      <w:bookmarkStart w:id="2584" w:name="_Toc184210554"/>
      <w:bookmarkStart w:id="2585" w:name="_Toc199516310"/>
      <w:bookmarkStart w:id="2586" w:name="_Toc194983974"/>
      <w:bookmarkStart w:id="2587" w:name="_Toc243112821"/>
      <w:bookmarkStart w:id="2588" w:name="_Toc177399087"/>
      <w:bookmarkStart w:id="2589" w:name="_Toc175057374"/>
      <w:bookmarkStart w:id="2590" w:name="_Toc332724452"/>
      <w:bookmarkEnd w:id="2577"/>
      <w:bookmarkEnd w:id="2578"/>
      <w:bookmarkEnd w:id="2579"/>
      <w:bookmarkEnd w:id="2580"/>
      <w:bookmarkEnd w:id="2581"/>
      <w:bookmarkEnd w:id="2582"/>
      <w:bookmarkEnd w:id="2583"/>
      <w:bookmarkEnd w:id="2584"/>
      <w:r w:rsidRPr="005223F4">
        <w:t xml:space="preserve">Properties for Specifying </w:t>
      </w:r>
      <w:r w:rsidR="003C4E7E" w:rsidRPr="005223F4">
        <w:t>Length</w:t>
      </w:r>
      <w:r w:rsidRPr="005223F4">
        <w:t>s</w:t>
      </w:r>
      <w:bookmarkEnd w:id="2585"/>
      <w:bookmarkEnd w:id="2586"/>
      <w:bookmarkEnd w:id="2587"/>
      <w:bookmarkEnd w:id="2590"/>
      <w:r w:rsidR="003C4E7E" w:rsidRPr="005223F4">
        <w:t xml:space="preserve"> </w:t>
      </w:r>
      <w:bookmarkEnd w:id="2588"/>
      <w:bookmarkEnd w:id="2589"/>
    </w:p>
    <w:p w14:paraId="7CEA786B" w14:textId="7777777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representation length of an element and </w:t>
      </w:r>
      <w:r w:rsidRPr="005223F4">
        <w:t>apply to elements of all types</w:t>
      </w:r>
      <w:r w:rsidR="00EE5D95" w:rsidRPr="005223F4">
        <w:t xml:space="preserve"> (simple and complex)</w:t>
      </w:r>
      <w:r w:rsidRPr="005223F4">
        <w: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21260F" w:rsidRPr="005223F4" w14:paraId="14FA4FCF" w14:textId="77777777" w:rsidTr="00240AC5">
        <w:tc>
          <w:tcPr>
            <w:tcW w:w="2448" w:type="dxa"/>
            <w:shd w:val="clear" w:color="auto" w:fill="F3F3F3"/>
          </w:tcPr>
          <w:p w14:paraId="4A1A8B0B" w14:textId="77777777" w:rsidR="0021260F" w:rsidRPr="00312115" w:rsidRDefault="0021260F" w:rsidP="00D67874">
            <w:pPr>
              <w:rPr>
                <w:b/>
              </w:rPr>
            </w:pPr>
            <w:r w:rsidRPr="00312115">
              <w:rPr>
                <w:b/>
              </w:rPr>
              <w:t>Property Name</w:t>
            </w:r>
          </w:p>
        </w:tc>
        <w:tc>
          <w:tcPr>
            <w:tcW w:w="6660" w:type="dxa"/>
            <w:shd w:val="clear" w:color="auto" w:fill="F3F3F3"/>
          </w:tcPr>
          <w:p w14:paraId="77550DAB" w14:textId="77777777" w:rsidR="0021260F" w:rsidRPr="00312115" w:rsidRDefault="0021260F" w:rsidP="00D67874">
            <w:pPr>
              <w:rPr>
                <w:b/>
              </w:rPr>
            </w:pPr>
            <w:r w:rsidRPr="00312115">
              <w:rPr>
                <w:b/>
              </w:rPr>
              <w:t>Description</w:t>
            </w:r>
          </w:p>
        </w:tc>
      </w:tr>
      <w:tr w:rsidR="003C4E7E" w:rsidRPr="005223F4" w14:paraId="2EAB04F4" w14:textId="77777777" w:rsidTr="00240AC5">
        <w:tc>
          <w:tcPr>
            <w:tcW w:w="2448" w:type="dxa"/>
            <w:shd w:val="clear" w:color="auto" w:fill="auto"/>
          </w:tcPr>
          <w:p w14:paraId="61D4873F" w14:textId="77777777" w:rsidR="003C4E7E" w:rsidRPr="005223F4" w:rsidRDefault="003C4E7E" w:rsidP="00D67874">
            <w:commentRangeStart w:id="2591"/>
            <w:r w:rsidRPr="005223F4">
              <w:t>lengthKind</w:t>
            </w:r>
            <w:commentRangeEnd w:id="2591"/>
            <w:r w:rsidR="00B40487" w:rsidRPr="00240AC5">
              <w:rPr>
                <w:rStyle w:val="CommentReference"/>
                <w:bCs/>
              </w:rPr>
              <w:commentReference w:id="2591"/>
            </w:r>
          </w:p>
        </w:tc>
        <w:tc>
          <w:tcPr>
            <w:tcW w:w="6660" w:type="dxa"/>
            <w:shd w:val="clear" w:color="auto" w:fill="auto"/>
          </w:tcPr>
          <w:p w14:paraId="31556DEE" w14:textId="77777777" w:rsidR="003C4E7E" w:rsidRPr="005223F4" w:rsidRDefault="003C4E7E" w:rsidP="00D67874">
            <w:r w:rsidRPr="005223F4">
              <w:t>Enum</w:t>
            </w:r>
          </w:p>
          <w:p w14:paraId="35670879" w14:textId="77777777" w:rsidR="003C4E7E" w:rsidRPr="005223F4" w:rsidRDefault="003C4E7E" w:rsidP="00D67874">
            <w:r w:rsidRPr="005223F4">
              <w:t xml:space="preserve">Controls how </w:t>
            </w:r>
            <w:r w:rsidR="007D4F9F" w:rsidRPr="005223F4">
              <w:t xml:space="preserve">the </w:t>
            </w:r>
            <w:r w:rsidR="00C15205" w:rsidRPr="005223F4">
              <w:t xml:space="preserve">representation </w:t>
            </w:r>
            <w:r w:rsidR="007D4F9F" w:rsidRPr="005223F4">
              <w:t>length of the component is determined.</w:t>
            </w:r>
          </w:p>
          <w:p w14:paraId="4CBCC899" w14:textId="77777777" w:rsidR="00C90073" w:rsidRPr="005223F4" w:rsidRDefault="00C90073" w:rsidP="00D67874">
            <w:r w:rsidRPr="005223F4">
              <w:t xml:space="preserve">Valid values are: </w:t>
            </w:r>
            <w:r w:rsidR="00DB3D62" w:rsidRPr="005223F4">
              <w:t>'</w:t>
            </w:r>
            <w:r w:rsidRPr="005223F4">
              <w:t>explicit</w:t>
            </w:r>
            <w:r w:rsidR="00DB3D62" w:rsidRPr="005223F4">
              <w:t>'</w:t>
            </w:r>
            <w:r w:rsidRPr="005223F4">
              <w:t xml:space="preserve">, </w:t>
            </w:r>
            <w:r w:rsidR="00DB3D62" w:rsidRPr="005223F4">
              <w:t>'</w:t>
            </w:r>
            <w:r w:rsidRPr="005223F4">
              <w:t>delimited</w:t>
            </w:r>
            <w:r w:rsidR="00DB3D62" w:rsidRPr="005223F4">
              <w:t>'</w:t>
            </w:r>
            <w:r w:rsidR="00C8638C" w:rsidRPr="005223F4">
              <w:t xml:space="preserve">, </w:t>
            </w:r>
            <w:r w:rsidR="00DB3D62" w:rsidRPr="005223F4">
              <w:t>'</w:t>
            </w:r>
            <w:r w:rsidR="00C8638C" w:rsidRPr="005223F4">
              <w:t>prefixed</w:t>
            </w:r>
            <w:r w:rsidR="00DB3D62" w:rsidRPr="005223F4">
              <w:t>'</w:t>
            </w:r>
            <w:r w:rsidRPr="005223F4">
              <w:t xml:space="preserve">, </w:t>
            </w:r>
            <w:r w:rsidR="00DB3D62" w:rsidRPr="005223F4">
              <w:t>'</w:t>
            </w:r>
            <w:r w:rsidR="00C8638C" w:rsidRPr="005223F4">
              <w:t>implicit</w:t>
            </w:r>
            <w:r w:rsidR="00DB3D62" w:rsidRPr="005223F4">
              <w:t>'</w:t>
            </w:r>
            <w:r w:rsidR="00C8638C" w:rsidRPr="005223F4">
              <w:t>,</w:t>
            </w:r>
            <w:r w:rsidRPr="005223F4">
              <w:t xml:space="preserve"> </w:t>
            </w:r>
            <w:r w:rsidR="00DB3D62" w:rsidRPr="005223F4">
              <w:t>'</w:t>
            </w:r>
            <w:r w:rsidR="005A1CD2" w:rsidRPr="005223F4">
              <w:t>pattern</w:t>
            </w:r>
            <w:r w:rsidR="00DB3D62" w:rsidRPr="005223F4">
              <w:t>'</w:t>
            </w:r>
            <w:r w:rsidR="005A1CD2" w:rsidRPr="005223F4">
              <w:t xml:space="preserve">, </w:t>
            </w:r>
            <w:r w:rsidR="00DB3D62" w:rsidRPr="005223F4">
              <w:t>'</w:t>
            </w:r>
            <w:r w:rsidRPr="005223F4">
              <w:t>endOf</w:t>
            </w:r>
            <w:r w:rsidR="006D7604" w:rsidRPr="005223F4">
              <w:t>Parent</w:t>
            </w:r>
            <w:r w:rsidR="00DB3D62" w:rsidRPr="005223F4">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commentRangeStart w:id="2592"/>
            <w:ins w:id="2593" w:author="Steve Hanson" w:date="2012-04-05T12:42:00Z">
              <w:r w:rsidR="00545687">
                <w:t xml:space="preserve"> </w:t>
              </w:r>
            </w:ins>
            <w:commentRangeEnd w:id="2592"/>
            <w:ins w:id="2594" w:author="Steve Hanson" w:date="2012-04-11T15:53:00Z">
              <w:r w:rsidR="00545687">
                <w:rPr>
                  <w:rStyle w:val="CommentReference"/>
                </w:rPr>
                <w:commentReference w:id="2592"/>
              </w:r>
            </w:ins>
          </w:p>
          <w:p w14:paraId="1DACDDBD" w14:textId="28B34971" w:rsidR="00705EB1" w:rsidRPr="00240AC5" w:rsidRDefault="0023284A" w:rsidP="00D67874">
            <w:pPr>
              <w:rPr>
                <w:rFonts w:cs="Arial"/>
              </w:rPr>
            </w:pPr>
            <w:r w:rsidRPr="005223F4">
              <w:t xml:space="preserve">'explicit' means the length of the </w:t>
            </w:r>
            <w:commentRangeStart w:id="2595"/>
            <w:del w:id="2596" w:author="mbeckerle" w:date="2012-04-22T16:34:00Z">
              <w:r w:rsidRPr="005223F4" w:rsidDel="000C1848">
                <w:delText>item</w:delText>
              </w:r>
              <w:commentRangeEnd w:id="2595"/>
              <w:r w:rsidR="00CE6B9E" w:rsidDel="000C1848">
                <w:rPr>
                  <w:rStyle w:val="CommentReference"/>
                </w:rPr>
                <w:commentReference w:id="2595"/>
              </w:r>
              <w:r w:rsidRPr="005223F4" w:rsidDel="000C1848">
                <w:delText xml:space="preserve"> </w:delText>
              </w:r>
            </w:del>
            <w:ins w:id="2597" w:author="mbeckerle" w:date="2012-04-22T16:34:00Z">
              <w:r w:rsidR="000C1848">
                <w:t>element</w:t>
              </w:r>
              <w:r w:rsidR="000C1848" w:rsidRPr="005223F4">
                <w:t xml:space="preserve"> </w:t>
              </w:r>
            </w:ins>
            <w:r w:rsidRPr="005223F4">
              <w:t>is given by the dfdl:length property</w:t>
            </w:r>
          </w:p>
          <w:p w14:paraId="0BC354FC" w14:textId="06D27BE1" w:rsidR="0048757E" w:rsidRPr="005223F4" w:rsidRDefault="0023284A" w:rsidP="00D67874">
            <w:r w:rsidRPr="005223F4">
              <w:t xml:space="preserve">'delimited' means the </w:t>
            </w:r>
            <w:del w:id="2598" w:author="mbeckerle" w:date="2012-04-22T16:34:00Z">
              <w:r w:rsidR="00246A75" w:rsidRPr="005223F4" w:rsidDel="000C1848">
                <w:delText xml:space="preserve">item </w:delText>
              </w:r>
            </w:del>
            <w:ins w:id="2599" w:author="mbeckerle" w:date="2012-04-22T16:34:00Z">
              <w:r w:rsidR="000C1848">
                <w:t>element</w:t>
              </w:r>
              <w:r w:rsidR="000C1848" w:rsidRPr="005223F4">
                <w:t xml:space="preserve"> </w:t>
              </w:r>
            </w:ins>
            <w:ins w:id="2600" w:author="mbeckerle" w:date="2012-03-24T16:25:00Z">
              <w:r w:rsidR="009A4EA2">
                <w:t xml:space="preserve">length is determined by scanning for a terminator or separator. </w:t>
              </w:r>
            </w:ins>
            <w:del w:id="2601" w:author="mbeckerle" w:date="2012-03-24T16:26:00Z">
              <w:r w:rsidRPr="005223F4" w:rsidDel="009A4EA2">
                <w:delText xml:space="preserve">is delimited </w:delText>
              </w:r>
              <w:r w:rsidR="00AC3FE2" w:rsidRPr="005223F4" w:rsidDel="009A4EA2">
                <w:delText xml:space="preserve">by </w:delText>
              </w:r>
              <w:r w:rsidR="00AE5617" w:rsidRPr="005223F4" w:rsidDel="009A4EA2">
                <w:delText>a terminator or separator</w:delText>
              </w:r>
            </w:del>
          </w:p>
          <w:p w14:paraId="5FA004CD" w14:textId="42D46BFE" w:rsidR="00021D45" w:rsidRPr="00240AC5" w:rsidRDefault="0023284A" w:rsidP="00AE5617">
            <w:pPr>
              <w:rPr>
                <w:sz w:val="18"/>
                <w:szCs w:val="18"/>
              </w:rPr>
            </w:pPr>
            <w:r w:rsidRPr="00240AC5">
              <w:rPr>
                <w:sz w:val="18"/>
                <w:szCs w:val="18"/>
              </w:rPr>
              <w:t xml:space="preserve">‘prefixed’ means the length of the </w:t>
            </w:r>
            <w:del w:id="2602" w:author="mbeckerle" w:date="2012-04-22T16:34:00Z">
              <w:r w:rsidRPr="00240AC5" w:rsidDel="000C1848">
                <w:rPr>
                  <w:sz w:val="18"/>
                  <w:szCs w:val="18"/>
                </w:rPr>
                <w:delText xml:space="preserve">item </w:delText>
              </w:r>
            </w:del>
            <w:ins w:id="2603" w:author="mbeckerle" w:date="2012-04-22T16:34:00Z">
              <w:r w:rsidR="000C1848">
                <w:rPr>
                  <w:sz w:val="18"/>
                  <w:szCs w:val="18"/>
                </w:rPr>
                <w:t>element</w:t>
              </w:r>
              <w:r w:rsidR="000C1848" w:rsidRPr="00240AC5">
                <w:rPr>
                  <w:sz w:val="18"/>
                  <w:szCs w:val="18"/>
                </w:rPr>
                <w:t xml:space="preserve"> </w:t>
              </w:r>
            </w:ins>
            <w:r w:rsidRPr="00240AC5">
              <w:rPr>
                <w:sz w:val="18"/>
                <w:szCs w:val="18"/>
              </w:rPr>
              <w:t xml:space="preserve">is given </w:t>
            </w:r>
            <w:commentRangeStart w:id="2604"/>
            <w:r w:rsidRPr="00240AC5">
              <w:rPr>
                <w:sz w:val="18"/>
                <w:szCs w:val="18"/>
              </w:rPr>
              <w:t>by a</w:t>
            </w:r>
            <w:r w:rsidR="00AB40F3" w:rsidRPr="00240AC5">
              <w:rPr>
                <w:sz w:val="18"/>
                <w:szCs w:val="18"/>
              </w:rPr>
              <w:t>n immediately preceding</w:t>
            </w:r>
            <w:r w:rsidRPr="00240AC5">
              <w:rPr>
                <w:sz w:val="18"/>
                <w:szCs w:val="18"/>
              </w:rPr>
              <w:t xml:space="preserve"> </w:t>
            </w:r>
            <w:del w:id="2605" w:author="mbeckerle" w:date="2012-04-22T16:36:00Z">
              <w:r w:rsidRPr="00240AC5" w:rsidDel="000C1848">
                <w:rPr>
                  <w:sz w:val="18"/>
                  <w:szCs w:val="18"/>
                </w:rPr>
                <w:delText xml:space="preserve">prefix </w:delText>
              </w:r>
            </w:del>
            <w:ins w:id="2606" w:author="mbeckerle" w:date="2012-04-22T16:36:00Z">
              <w:r w:rsidR="000C1848">
                <w:rPr>
                  <w:sz w:val="18"/>
                  <w:szCs w:val="18"/>
                </w:rPr>
                <w:t>PrefixLength</w:t>
              </w:r>
              <w:r w:rsidR="000C1848" w:rsidRPr="00240AC5">
                <w:rPr>
                  <w:sz w:val="18"/>
                  <w:szCs w:val="18"/>
                </w:rPr>
                <w:t xml:space="preserve"> </w:t>
              </w:r>
            </w:ins>
            <w:ins w:id="2607" w:author="mbeckerle" w:date="2012-04-22T16:35:00Z">
              <w:r w:rsidR="000C1848">
                <w:rPr>
                  <w:sz w:val="18"/>
                  <w:szCs w:val="18"/>
                </w:rPr>
                <w:t xml:space="preserve">data </w:t>
              </w:r>
            </w:ins>
            <w:del w:id="2608" w:author="mbeckerle" w:date="2012-04-22T16:35:00Z">
              <w:r w:rsidRPr="00240AC5" w:rsidDel="000C1848">
                <w:rPr>
                  <w:sz w:val="18"/>
                  <w:szCs w:val="18"/>
                </w:rPr>
                <w:delText>field</w:delText>
              </w:r>
              <w:commentRangeEnd w:id="2604"/>
              <w:r w:rsidR="00CE6B9E" w:rsidDel="000C1848">
                <w:rPr>
                  <w:rStyle w:val="CommentReference"/>
                </w:rPr>
                <w:commentReference w:id="2604"/>
              </w:r>
              <w:r w:rsidRPr="00240AC5" w:rsidDel="000C1848">
                <w:rPr>
                  <w:sz w:val="18"/>
                  <w:szCs w:val="18"/>
                </w:rPr>
                <w:delText xml:space="preserve"> </w:delText>
              </w:r>
            </w:del>
            <w:ins w:id="2609" w:author="mbeckerle" w:date="2012-04-22T16:35:00Z">
              <w:r w:rsidR="000C1848">
                <w:rPr>
                  <w:sz w:val="18"/>
                  <w:szCs w:val="18"/>
                </w:rPr>
                <w:t>region</w:t>
              </w:r>
              <w:r w:rsidR="000C1848" w:rsidRPr="00240AC5">
                <w:rPr>
                  <w:sz w:val="18"/>
                  <w:szCs w:val="18"/>
                </w:rPr>
                <w:t xml:space="preserve"> </w:t>
              </w:r>
              <w:r w:rsidR="000C1848">
                <w:rPr>
                  <w:sz w:val="18"/>
                  <w:szCs w:val="18"/>
                </w:rPr>
                <w:t>the format of which is</w:t>
              </w:r>
            </w:ins>
            <w:ins w:id="2610" w:author="mbeckerle" w:date="2012-04-22T16:34:00Z">
              <w:r w:rsidR="000C1848">
                <w:rPr>
                  <w:sz w:val="18"/>
                  <w:szCs w:val="18"/>
                </w:rPr>
                <w:t xml:space="preserve"> </w:t>
              </w:r>
            </w:ins>
            <w:r w:rsidRPr="00240AC5">
              <w:rPr>
                <w:sz w:val="18"/>
                <w:szCs w:val="18"/>
              </w:rPr>
              <w:t xml:space="preserve">specified using prefixLengthType. </w:t>
            </w:r>
          </w:p>
          <w:p w14:paraId="18E505FA" w14:textId="77777777" w:rsidR="00FE4FDA" w:rsidRPr="005223F4" w:rsidRDefault="003C4E7E" w:rsidP="00D67874">
            <w:r w:rsidRPr="005223F4">
              <w:t>‘</w:t>
            </w:r>
            <w:r w:rsidR="00FE4FDA" w:rsidRPr="005223F4">
              <w:t xml:space="preserve">implicit </w:t>
            </w:r>
            <w:r w:rsidRPr="005223F4">
              <w:t>means the length is to be determined in terms of the type of the element</w:t>
            </w:r>
            <w:r w:rsidR="00FE4FDA" w:rsidRPr="005223F4">
              <w:t xml:space="preserve"> and its schema-specified properties if any.</w:t>
            </w:r>
          </w:p>
          <w:p w14:paraId="25230D5B" w14:textId="30DCC045" w:rsidR="005A1CD2" w:rsidRPr="005223F4" w:rsidRDefault="007B57E8" w:rsidP="00D67874">
            <w:r w:rsidRPr="005223F4">
              <w:t xml:space="preserve">‘pattern’ means the length of the </w:t>
            </w:r>
            <w:del w:id="2611" w:author="mbeckerle" w:date="2012-04-22T16:34:00Z">
              <w:r w:rsidRPr="005223F4" w:rsidDel="000C1848">
                <w:delText xml:space="preserve">item </w:delText>
              </w:r>
            </w:del>
            <w:ins w:id="2612" w:author="mbeckerle" w:date="2012-04-22T16:34:00Z">
              <w:r w:rsidR="000C1848">
                <w:t>element</w:t>
              </w:r>
              <w:r w:rsidR="000C1848" w:rsidRPr="005223F4">
                <w:t xml:space="preserve"> </w:t>
              </w:r>
            </w:ins>
            <w:r w:rsidRPr="005223F4">
              <w:t>is given by</w:t>
            </w:r>
            <w:ins w:id="2613" w:author="mbeckerle" w:date="2012-04-03T11:57:00Z">
              <w:r w:rsidR="0020674D">
                <w:t xml:space="preserve"> scanning for</w:t>
              </w:r>
            </w:ins>
            <w:ins w:id="2614" w:author="mbeckerle" w:date="2012-04-11T15:53:00Z">
              <w:r w:rsidRPr="005223F4">
                <w:t xml:space="preserve"> </w:t>
              </w:r>
            </w:ins>
            <w:r w:rsidRPr="005223F4">
              <w:t xml:space="preserve">a regular expression specified using the </w:t>
            </w:r>
            <w:r w:rsidR="002C0517" w:rsidRPr="005223F4">
              <w:t>dfdl:</w:t>
            </w:r>
            <w:r w:rsidRPr="005223F4">
              <w:t>lengthPattern property.</w:t>
            </w:r>
            <w:r w:rsidR="00A0474C" w:rsidRPr="005223F4">
              <w:t xml:space="preserve"> </w:t>
            </w:r>
          </w:p>
          <w:p w14:paraId="4CC4251D" w14:textId="77777777" w:rsidR="00AB40F3" w:rsidRPr="005223F4" w:rsidRDefault="00705EB1" w:rsidP="00D67874">
            <w:r w:rsidRPr="005223F4">
              <w:t>‘endOf</w:t>
            </w:r>
            <w:r w:rsidR="006D7604" w:rsidRPr="005223F4">
              <w:t>Parent</w:t>
            </w:r>
            <w:r w:rsidRPr="005223F4">
              <w:t xml:space="preserve">’ </w:t>
            </w:r>
            <w:r w:rsidR="001A69F1" w:rsidRPr="005223F4">
              <w:t xml:space="preserve">means that the </w:t>
            </w:r>
            <w:del w:id="2615" w:author="mbeckerle" w:date="2012-03-24T16:26:00Z">
              <w:r w:rsidR="00C97BF2" w:rsidRPr="005223F4" w:rsidDel="009A4EA2">
                <w:delText>item</w:delText>
              </w:r>
              <w:r w:rsidR="001A69F1" w:rsidRPr="005223F4" w:rsidDel="009A4EA2">
                <w:delText xml:space="preserve"> </w:delText>
              </w:r>
              <w:r w:rsidR="00D72A92" w:rsidRPr="005223F4" w:rsidDel="009A4EA2">
                <w:delText>is terminated</w:delText>
              </w:r>
            </w:del>
            <w:ins w:id="2616" w:author="mbeckerle" w:date="2012-03-24T16:26:00Z">
              <w:r w:rsidR="009A4EA2">
                <w:t>length extends to the end of the containing (parent) construct.</w:t>
              </w:r>
            </w:ins>
            <w:del w:id="2617" w:author="mbeckerle" w:date="2012-03-24T16:26:00Z">
              <w:r w:rsidR="00D72A92" w:rsidRPr="005223F4" w:rsidDel="009A4EA2">
                <w:delText xml:space="preserve"> by the </w:delText>
              </w:r>
              <w:r w:rsidR="00C97BF2" w:rsidRPr="005223F4" w:rsidDel="009A4EA2">
                <w:delText xml:space="preserve">termination of the containing </w:delText>
              </w:r>
              <w:r w:rsidR="002B70BA" w:rsidRPr="005223F4" w:rsidDel="009A4EA2">
                <w:delText>construct</w:delText>
              </w:r>
              <w:r w:rsidR="00407244" w:rsidRPr="005223F4" w:rsidDel="009A4EA2">
                <w:delText xml:space="preserve">. </w:delText>
              </w:r>
            </w:del>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240AC5">
        <w:tc>
          <w:tcPr>
            <w:tcW w:w="2448" w:type="dxa"/>
            <w:shd w:val="clear" w:color="auto" w:fill="auto"/>
          </w:tcPr>
          <w:p w14:paraId="71E9CBAC" w14:textId="77777777" w:rsidR="003C4E7E" w:rsidRPr="005223F4" w:rsidRDefault="003C4E7E" w:rsidP="00D67874">
            <w:r w:rsidRPr="005223F4">
              <w:t>lengthUnits</w:t>
            </w:r>
          </w:p>
        </w:tc>
        <w:tc>
          <w:tcPr>
            <w:tcW w:w="6660" w:type="dxa"/>
            <w:shd w:val="clear" w:color="auto" w:fill="auto"/>
          </w:tcPr>
          <w:p w14:paraId="313766D1" w14:textId="77777777" w:rsidR="003C4E7E" w:rsidRPr="005223F4" w:rsidRDefault="003C4E7E" w:rsidP="00D67874">
            <w:r w:rsidRPr="005223F4">
              <w:t>Enum</w:t>
            </w:r>
          </w:p>
          <w:p w14:paraId="357037F8" w14:textId="77777777" w:rsidR="003C4E7E" w:rsidRPr="005223F4" w:rsidRDefault="003C4E7E" w:rsidP="00D67874">
            <w:r w:rsidRPr="005223F4">
              <w:t xml:space="preserve">Valid values ‘bytes’, ‘characters’, </w:t>
            </w:r>
            <w:r w:rsidR="0033731D" w:rsidRPr="005223F4">
              <w:t>'</w:t>
            </w:r>
            <w:r w:rsidRPr="005223F4">
              <w:t>‘bits’.</w:t>
            </w:r>
          </w:p>
          <w:p w14:paraId="2D1FE8FB" w14:textId="77777777" w:rsidR="003C4E7E" w:rsidRPr="005223F4" w:rsidRDefault="003C4E7E" w:rsidP="00D67874">
            <w:r w:rsidRPr="005223F4">
              <w:t xml:space="preserve">Specifies the units to be used whenever </w:t>
            </w:r>
            <w:r w:rsidR="001E4505" w:rsidRPr="005223F4">
              <w:t>a</w:t>
            </w:r>
            <w:r w:rsidRPr="005223F4">
              <w:t xml:space="preserve"> length is being used to extract or write data. Applicable when lengthKind is ‘</w:t>
            </w:r>
            <w:r w:rsidR="0035679C" w:rsidRPr="005223F4">
              <w:t>explicit</w:t>
            </w:r>
            <w:r w:rsidR="00652B33" w:rsidRPr="005223F4">
              <w:t>’</w:t>
            </w:r>
            <w:r w:rsidRPr="005223F4">
              <w:t>,</w:t>
            </w:r>
            <w:r w:rsidR="0078061E" w:rsidRPr="005223F4">
              <w:t xml:space="preserve"> 'implicit' (for xs:string and xs:hexBinary)</w:t>
            </w:r>
            <w:r w:rsidRPr="005223F4">
              <w:t xml:space="preserve"> </w:t>
            </w:r>
            <w:r w:rsidR="00FA21CA" w:rsidRPr="005223F4">
              <w:t>or</w:t>
            </w:r>
            <w:r w:rsidR="007D126E" w:rsidRPr="005223F4">
              <w:t xml:space="preserve"> </w:t>
            </w:r>
            <w:r w:rsidRPr="005223F4">
              <w:t>‘prefixed’</w:t>
            </w:r>
            <w:r w:rsidR="00652B33" w:rsidRPr="005223F4">
              <w:t>.</w:t>
            </w:r>
          </w:p>
          <w:p w14:paraId="3C39AE64" w14:textId="77777777" w:rsidR="008E4FF4" w:rsidRPr="005223F4" w:rsidRDefault="008E4FF4" w:rsidP="00D67874">
            <w:r w:rsidRPr="005223F4">
              <w:t>'characters' may only be used for simple elements with representation 'text'</w:t>
            </w:r>
            <w:r w:rsidR="00E60C42" w:rsidRPr="005223F4">
              <w:t xml:space="preserve"> and complex elements where all the simple child elements must be dfdl:representation 'text'</w:t>
            </w:r>
            <w:r w:rsidR="00CB07EA" w:rsidRPr="005223F4">
              <w:t>, dfdl:lengthUnits 'characters'</w:t>
            </w:r>
            <w:r w:rsidR="00E60C42" w:rsidRPr="005223F4">
              <w:t xml:space="preserve"> and the same dfdl:encoding as the parent.</w:t>
            </w:r>
          </w:p>
          <w:p w14:paraId="0BE3F791" w14:textId="16970644" w:rsidR="008E4FF4" w:rsidRDefault="008E4FF4" w:rsidP="00D67874">
            <w:pPr>
              <w:rPr>
                <w:ins w:id="2618" w:author="mbeckerle" w:date="2012-07-03T14:54:00Z"/>
              </w:rPr>
            </w:pPr>
            <w:commentRangeStart w:id="2619"/>
            <w:r w:rsidRPr="005223F4">
              <w:t xml:space="preserve">'bits' may only be used for </w:t>
            </w:r>
            <w:r w:rsidR="00AC3FE2" w:rsidRPr="005223F4">
              <w:t>xs:</w:t>
            </w:r>
            <w:r w:rsidRPr="005223F4">
              <w:t>boolean,</w:t>
            </w:r>
            <w:ins w:id="2620" w:author="mbeckerle" w:date="2012-07-03T14:53:00Z">
              <w:r w:rsidR="0060085D">
                <w:t xml:space="preserve"> xs:</w:t>
              </w:r>
            </w:ins>
            <w:ins w:id="2621" w:author="Steve Hanson" w:date="2012-08-06T13:36:00Z">
              <w:r w:rsidR="00312115">
                <w:t>b</w:t>
              </w:r>
            </w:ins>
            <w:ins w:id="2622" w:author="mbeckerle" w:date="2012-07-03T14:53:00Z">
              <w:del w:id="2623" w:author="Steve Hanson" w:date="2012-08-06T13:36:00Z">
                <w:r w:rsidR="0060085D" w:rsidDel="00312115">
                  <w:delText>B</w:delText>
                </w:r>
              </w:del>
              <w:r w:rsidR="0060085D">
                <w:t>yte, xs:</w:t>
              </w:r>
            </w:ins>
            <w:ins w:id="2624" w:author="Steve Hanson" w:date="2012-08-06T13:36:00Z">
              <w:r w:rsidR="00312115">
                <w:t>s</w:t>
              </w:r>
            </w:ins>
            <w:ins w:id="2625" w:author="mbeckerle" w:date="2012-07-03T14:53:00Z">
              <w:del w:id="2626" w:author="Steve Hanson" w:date="2012-08-06T13:36:00Z">
                <w:r w:rsidR="0060085D" w:rsidDel="00312115">
                  <w:delText>S</w:delText>
                </w:r>
              </w:del>
              <w:r w:rsidR="0060085D">
                <w:t>hort, xs:</w:t>
              </w:r>
            </w:ins>
            <w:ins w:id="2627" w:author="Steve Hanson" w:date="2012-08-06T13:36:00Z">
              <w:r w:rsidR="00312115">
                <w:t>i</w:t>
              </w:r>
            </w:ins>
            <w:ins w:id="2628" w:author="mbeckerle" w:date="2012-07-03T14:53:00Z">
              <w:del w:id="2629" w:author="Steve Hanson" w:date="2012-08-06T13:36:00Z">
                <w:r w:rsidR="0060085D" w:rsidDel="00312115">
                  <w:delText>I</w:delText>
                </w:r>
              </w:del>
              <w:r w:rsidR="0060085D">
                <w:t>nt, xs:</w:t>
              </w:r>
            </w:ins>
            <w:ins w:id="2630" w:author="Steve Hanson" w:date="2012-08-06T13:36:00Z">
              <w:r w:rsidR="00312115">
                <w:t>l</w:t>
              </w:r>
            </w:ins>
            <w:ins w:id="2631" w:author="mbeckerle" w:date="2012-07-03T14:53:00Z">
              <w:del w:id="2632" w:author="Steve Hanson" w:date="2012-08-06T13:36:00Z">
                <w:r w:rsidR="0060085D" w:rsidDel="00312115">
                  <w:delText>L</w:delText>
                </w:r>
              </w:del>
              <w:r w:rsidR="0060085D">
                <w:t>ong,</w:t>
              </w:r>
            </w:ins>
            <w:r w:rsidRPr="005223F4">
              <w:t xml:space="preserve"> </w:t>
            </w:r>
            <w:r w:rsidR="00AC3FE2" w:rsidRPr="005223F4">
              <w:t>xs:</w:t>
            </w:r>
            <w:r w:rsidRPr="005223F4">
              <w:t xml:space="preserve">unsignedByte, </w:t>
            </w:r>
            <w:r w:rsidR="00AC3FE2" w:rsidRPr="005223F4">
              <w:t>xs:</w:t>
            </w:r>
            <w:r w:rsidRPr="005223F4">
              <w:t xml:space="preserve">unsignedShort, </w:t>
            </w:r>
            <w:r w:rsidR="00AC3FE2" w:rsidRPr="005223F4">
              <w:t>xs:</w:t>
            </w:r>
            <w:r w:rsidRPr="005223F4">
              <w:t xml:space="preserve">unsignedInt, and </w:t>
            </w:r>
            <w:r w:rsidR="00AC3FE2" w:rsidRPr="005223F4">
              <w:t>xs:</w:t>
            </w:r>
            <w:r w:rsidRPr="005223F4">
              <w:t>unsignedLong simple types with representation 'binary'</w:t>
            </w:r>
            <w:r w:rsidR="0033731D" w:rsidRPr="005223F4">
              <w:t>.</w:t>
            </w:r>
            <w:commentRangeEnd w:id="2619"/>
            <w:r w:rsidR="0060085D">
              <w:rPr>
                <w:rStyle w:val="CommentReference"/>
              </w:rPr>
              <w:commentReference w:id="2619"/>
            </w:r>
          </w:p>
          <w:p w14:paraId="1539C327" w14:textId="0147B4EB" w:rsidR="0060085D" w:rsidRPr="005223F4" w:rsidRDefault="0060085D" w:rsidP="00D67874">
            <w:ins w:id="2633" w:author="mbeckerle" w:date="2012-07-03T14:54:00Z">
              <w:r>
                <w:t>For signed types, the physical bits are interpreted as a twos-complement integer.</w:t>
              </w:r>
            </w:ins>
          </w:p>
          <w:p w14:paraId="439D22DC" w14:textId="77777777" w:rsidR="003C4E7E" w:rsidRPr="005223F4" w:rsidRDefault="008E4FF4" w:rsidP="00D67874">
            <w:r w:rsidRPr="005223F4" w:rsidDel="008E4FF4">
              <w:t xml:space="preserve"> </w:t>
            </w:r>
            <w:r w:rsidR="003C4E7E" w:rsidRPr="005223F4">
              <w:t>Annotation: dfdl:element</w:t>
            </w:r>
            <w:r w:rsidR="00EE5D95" w:rsidRPr="005223F4">
              <w:t xml:space="preserve">, </w:t>
            </w:r>
            <w:r w:rsidR="00EE5D95" w:rsidRPr="00240AC5">
              <w:rPr>
                <w:color w:val="000000"/>
              </w:rPr>
              <w:t>dfdl:simpleType</w:t>
            </w:r>
          </w:p>
        </w:tc>
      </w:tr>
    </w:tbl>
    <w:p w14:paraId="3B99E8AE" w14:textId="6F5CE6F1" w:rsidR="003C4E7E" w:rsidRPr="005223F4" w:rsidDel="0045662B" w:rsidRDefault="003C4E7E" w:rsidP="003C4E7E">
      <w:pPr>
        <w:rPr>
          <w:del w:id="2634" w:author="mbeckerle" w:date="2012-04-22T18:08:00Z"/>
        </w:rPr>
      </w:pPr>
      <w:bookmarkStart w:id="2635" w:name="_Toc322911624"/>
      <w:bookmarkStart w:id="2636" w:name="_Toc322912163"/>
      <w:bookmarkStart w:id="2637" w:name="_Toc329093013"/>
      <w:bookmarkStart w:id="2638" w:name="_Toc332701526"/>
      <w:bookmarkStart w:id="2639" w:name="_Toc332701833"/>
      <w:bookmarkStart w:id="2640" w:name="_Toc332711627"/>
      <w:bookmarkStart w:id="2641" w:name="_Toc332711935"/>
      <w:bookmarkStart w:id="2642" w:name="_Toc332712237"/>
      <w:bookmarkStart w:id="2643" w:name="_Toc332724153"/>
      <w:bookmarkStart w:id="2644" w:name="_Toc332724453"/>
      <w:bookmarkEnd w:id="2635"/>
      <w:bookmarkEnd w:id="2636"/>
      <w:bookmarkEnd w:id="2637"/>
      <w:bookmarkEnd w:id="2638"/>
      <w:bookmarkEnd w:id="2639"/>
      <w:bookmarkEnd w:id="2640"/>
      <w:bookmarkEnd w:id="2641"/>
      <w:bookmarkEnd w:id="2642"/>
      <w:bookmarkEnd w:id="2643"/>
      <w:bookmarkEnd w:id="2644"/>
    </w:p>
    <w:p w14:paraId="1A803068" w14:textId="5A14944D" w:rsidR="003C4E7E" w:rsidRPr="005223F4" w:rsidDel="0045662B" w:rsidRDefault="003C4E7E" w:rsidP="003C4E7E">
      <w:pPr>
        <w:rPr>
          <w:del w:id="2645" w:author="mbeckerle" w:date="2012-04-22T18:08:00Z"/>
        </w:rPr>
      </w:pPr>
      <w:bookmarkStart w:id="2646" w:name="_Toc322911625"/>
      <w:bookmarkStart w:id="2647" w:name="_Toc322912164"/>
      <w:bookmarkStart w:id="2648" w:name="_Toc329093014"/>
      <w:bookmarkStart w:id="2649" w:name="_Toc332701527"/>
      <w:bookmarkStart w:id="2650" w:name="_Toc332701834"/>
      <w:bookmarkStart w:id="2651" w:name="_Toc332711628"/>
      <w:bookmarkStart w:id="2652" w:name="_Toc332711936"/>
      <w:bookmarkStart w:id="2653" w:name="_Toc332712238"/>
      <w:bookmarkStart w:id="2654" w:name="_Toc332724154"/>
      <w:bookmarkStart w:id="2655" w:name="_Toc332724454"/>
      <w:bookmarkEnd w:id="2646"/>
      <w:bookmarkEnd w:id="2647"/>
      <w:bookmarkEnd w:id="2648"/>
      <w:bookmarkEnd w:id="2649"/>
      <w:bookmarkEnd w:id="2650"/>
      <w:bookmarkEnd w:id="2651"/>
      <w:bookmarkEnd w:id="2652"/>
      <w:bookmarkEnd w:id="2653"/>
      <w:bookmarkEnd w:id="2654"/>
      <w:bookmarkEnd w:id="2655"/>
    </w:p>
    <w:p w14:paraId="42CDCD6A" w14:textId="77777777" w:rsidR="00D8005A" w:rsidRPr="005223F4" w:rsidRDefault="00D8005A" w:rsidP="00FF2DCD">
      <w:pPr>
        <w:pStyle w:val="Heading3"/>
      </w:pPr>
      <w:bookmarkStart w:id="2656" w:name="_Toc243112822"/>
      <w:bookmarkStart w:id="2657" w:name="_Toc332724455"/>
      <w:r w:rsidRPr="005223F4">
        <w:t>dfdl:lengthKind 'explicit'</w:t>
      </w:r>
      <w:bookmarkEnd w:id="2657"/>
    </w:p>
    <w:p w14:paraId="6C4E27DB" w14:textId="77777777" w:rsidR="00D8005A" w:rsidRPr="005223F4" w:rsidRDefault="00FA21CA" w:rsidP="00FA21CA">
      <w:pPr>
        <w:rPr>
          <w:sz w:val="18"/>
          <w:szCs w:val="18"/>
        </w:rPr>
      </w:pPr>
      <w:r w:rsidRPr="005223F4">
        <w:t>When lengthKind=</w:t>
      </w:r>
      <w:r w:rsidR="00D8005A" w:rsidRPr="005223F4">
        <w:t>'explicit' the length of the item is given by the dfdl:length property, and is measured in units given by dfdl:lengthUnits. Used on parsing and unparsing</w:t>
      </w:r>
      <w:r w:rsidR="00D8005A" w:rsidRPr="005223F4">
        <w:rPr>
          <w:sz w:val="18"/>
          <w:szCs w:val="18"/>
        </w:rPr>
        <w:t>.</w:t>
      </w:r>
      <w:ins w:id="2658" w:author="Steve Hanson" w:date="2012-02-23T15:12:00Z">
        <w:r w:rsidR="00B40487">
          <w:rPr>
            <w:sz w:val="18"/>
            <w:szCs w:val="18"/>
          </w:rPr>
          <w:t xml:space="preserve">  </w:t>
        </w:r>
      </w:ins>
    </w:p>
    <w:p w14:paraId="0D5C0049" w14:textId="77777777" w:rsidR="00407244" w:rsidRPr="00E62EDC" w:rsidRDefault="00407244" w:rsidP="00FA21CA">
      <w:pPr>
        <w:rPr>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E90716" w:rsidRPr="00240AC5" w14:paraId="66BA10B8" w14:textId="77777777" w:rsidTr="00240AC5">
        <w:tc>
          <w:tcPr>
            <w:tcW w:w="2448" w:type="dxa"/>
            <w:shd w:val="clear" w:color="auto" w:fill="F3F3F3"/>
          </w:tcPr>
          <w:p w14:paraId="1D83B096" w14:textId="77777777" w:rsidR="00E90716" w:rsidRPr="00D67874" w:rsidRDefault="00E90716" w:rsidP="00D67874">
            <w:r w:rsidRPr="00D67874">
              <w:t>Property Name</w:t>
            </w:r>
          </w:p>
        </w:tc>
        <w:tc>
          <w:tcPr>
            <w:tcW w:w="6660" w:type="dxa"/>
            <w:shd w:val="clear" w:color="auto" w:fill="F3F3F3"/>
          </w:tcPr>
          <w:p w14:paraId="601A2995" w14:textId="77777777" w:rsidR="00E90716" w:rsidRPr="00D67874" w:rsidRDefault="00E90716" w:rsidP="00D67874">
            <w:r w:rsidRPr="00D67874">
              <w:t>Description</w:t>
            </w:r>
          </w:p>
        </w:tc>
      </w:tr>
      <w:tr w:rsidR="00E90716" w:rsidRPr="00240AC5" w14:paraId="21D0A08A" w14:textId="77777777" w:rsidTr="00240AC5">
        <w:tc>
          <w:tcPr>
            <w:tcW w:w="2448" w:type="dxa"/>
            <w:shd w:val="clear" w:color="auto" w:fill="auto"/>
          </w:tcPr>
          <w:p w14:paraId="0B2049A6" w14:textId="77777777" w:rsidR="00E90716" w:rsidRPr="005223F4" w:rsidRDefault="00AD7CD4" w:rsidP="00D67874">
            <w:r>
              <w:t>l</w:t>
            </w:r>
            <w:r w:rsidR="00E90716" w:rsidRPr="005223F4">
              <w:t>ength</w:t>
            </w:r>
          </w:p>
        </w:tc>
        <w:tc>
          <w:tcPr>
            <w:tcW w:w="6660" w:type="dxa"/>
            <w:shd w:val="clear" w:color="auto" w:fill="auto"/>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77777777" w:rsidR="00E90716" w:rsidRPr="005223F4" w:rsidRDefault="00E90716" w:rsidP="00D67874">
            <w:r w:rsidRPr="005223F4">
              <w:t xml:space="preserve">Only used when lengthKind is ’explicit’. </w:t>
            </w:r>
          </w:p>
          <w:p w14:paraId="3006563F" w14:textId="77777777" w:rsidR="00E90716" w:rsidRPr="005223F4" w:rsidRDefault="00E90716" w:rsidP="00D67874">
            <w:r w:rsidRPr="005223F4">
              <w:t xml:space="preserve">Specifies the length of this element in units specified by dfdl:lengthUnits.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D67874">
            <w:r w:rsidRPr="005223F4">
              <w:t xml:space="preserve">Annotation: dfdl:element, dfdl:simpleType </w:t>
            </w:r>
          </w:p>
        </w:tc>
      </w:tr>
    </w:tbl>
    <w:p w14:paraId="5BAB9311" w14:textId="0C3BDB68" w:rsidR="00D8005A" w:rsidRPr="005223F4" w:rsidDel="0045662B" w:rsidRDefault="00D8005A" w:rsidP="00D8005A">
      <w:pPr>
        <w:pStyle w:val="nobreak"/>
        <w:rPr>
          <w:del w:id="2659" w:author="mbeckerle" w:date="2012-04-22T18:08:00Z"/>
        </w:rPr>
      </w:pPr>
    </w:p>
    <w:p w14:paraId="6035D136" w14:textId="77777777" w:rsidR="00D8005A" w:rsidRDefault="00B66877" w:rsidP="00F249D6">
      <w:pPr>
        <w:rPr>
          <w:ins w:id="2660" w:author="mbeckerle" w:date="2012-03-24T19:06:00Z"/>
        </w:rPr>
      </w:pPr>
      <w:r w:rsidRPr="005223F4">
        <w:t>When d</w:t>
      </w:r>
      <w:r w:rsidR="00F75D2F" w:rsidRPr="005223F4">
        <w:t>fdl:lengthKind 'explicit'</w:t>
      </w:r>
      <w:r w:rsidR="00F249D6" w:rsidRPr="005223F4">
        <w:t>,</w:t>
      </w:r>
      <w:r w:rsidR="00F75D2F" w:rsidRPr="005223F4">
        <w:t xml:space="preserve"> </w:t>
      </w:r>
      <w:r w:rsidRPr="005223F4">
        <w:t xml:space="preserve">the </w:t>
      </w:r>
      <w:r w:rsidR="00F75D2F" w:rsidRPr="005223F4">
        <w:t xml:space="preserve">method of extracting data </w:t>
      </w:r>
      <w:del w:id="2661" w:author="Steve Hanson" w:date="2012-02-23T15:25:00Z">
        <w:r w:rsidR="003B0A71" w:rsidRPr="005223F4" w:rsidDel="00B40487">
          <w:delText>that</w:delText>
        </w:r>
        <w:r w:rsidR="00F75D2F" w:rsidRPr="005223F4" w:rsidDel="00B40487">
          <w:delText xml:space="preserve"> </w:delText>
        </w:r>
      </w:del>
      <w:r w:rsidR="00F75D2F" w:rsidRPr="005223F4">
        <w:t xml:space="preserve">is described in section: </w:t>
      </w:r>
      <w:r w:rsidR="00AA3285" w:rsidRPr="005223F4">
        <w:fldChar w:fldCharType="begin"/>
      </w:r>
      <w:r w:rsidR="00AA3285" w:rsidRPr="005223F4">
        <w:instrText xml:space="preserve"> REF _Ref251932750 \r \h </w:instrText>
      </w:r>
      <w:r w:rsidR="00AA3285" w:rsidRPr="005223F4">
        <w:fldChar w:fldCharType="separate"/>
      </w:r>
      <w:r w:rsidR="00D04199">
        <w:rPr>
          <w:cs/>
        </w:rPr>
        <w:t>‎</w:t>
      </w:r>
      <w:r w:rsidR="00D04199">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D04199" w:rsidRPr="005223F4">
        <w:t>Elements of Specified Length</w:t>
      </w:r>
      <w:r w:rsidR="00AA3285" w:rsidRPr="005223F4">
        <w:fldChar w:fldCharType="end"/>
      </w:r>
    </w:p>
    <w:p w14:paraId="0BA7DCE3" w14:textId="4E6D86EC" w:rsidR="00423418" w:rsidRPr="005223F4" w:rsidDel="0045662B" w:rsidRDefault="00423418" w:rsidP="00F249D6">
      <w:pPr>
        <w:rPr>
          <w:del w:id="2662" w:author="mbeckerle" w:date="2012-04-22T18:08:00Z"/>
        </w:rPr>
      </w:pPr>
      <w:bookmarkStart w:id="2663" w:name="_Toc322911627"/>
      <w:bookmarkStart w:id="2664" w:name="_Toc322912166"/>
      <w:bookmarkStart w:id="2665" w:name="_Toc329093016"/>
      <w:bookmarkStart w:id="2666" w:name="_Toc332701529"/>
      <w:bookmarkStart w:id="2667" w:name="_Toc332701836"/>
      <w:bookmarkStart w:id="2668" w:name="_Toc332711630"/>
      <w:bookmarkStart w:id="2669" w:name="_Toc332711938"/>
      <w:bookmarkStart w:id="2670" w:name="_Toc332712240"/>
      <w:bookmarkStart w:id="2671" w:name="_Toc332724156"/>
      <w:bookmarkStart w:id="2672" w:name="_Toc332724456"/>
      <w:bookmarkEnd w:id="2663"/>
      <w:bookmarkEnd w:id="2664"/>
      <w:bookmarkEnd w:id="2665"/>
      <w:bookmarkEnd w:id="2666"/>
      <w:bookmarkEnd w:id="2667"/>
      <w:bookmarkEnd w:id="2668"/>
      <w:bookmarkEnd w:id="2669"/>
      <w:bookmarkEnd w:id="2670"/>
      <w:bookmarkEnd w:id="2671"/>
      <w:bookmarkEnd w:id="2672"/>
    </w:p>
    <w:p w14:paraId="41D1A2E4" w14:textId="5ADDDB88" w:rsidR="00F75D2F" w:rsidRPr="005223F4" w:rsidDel="0045662B" w:rsidRDefault="00F75D2F" w:rsidP="00E90716">
      <w:pPr>
        <w:rPr>
          <w:del w:id="2673" w:author="mbeckerle" w:date="2012-04-22T18:08:00Z"/>
        </w:rPr>
      </w:pPr>
      <w:bookmarkStart w:id="2674" w:name="_Toc322911628"/>
      <w:bookmarkStart w:id="2675" w:name="_Toc322912167"/>
      <w:bookmarkStart w:id="2676" w:name="_Toc329093017"/>
      <w:bookmarkStart w:id="2677" w:name="_Toc332701530"/>
      <w:bookmarkStart w:id="2678" w:name="_Toc332701837"/>
      <w:bookmarkStart w:id="2679" w:name="_Toc332711631"/>
      <w:bookmarkStart w:id="2680" w:name="_Toc332711939"/>
      <w:bookmarkStart w:id="2681" w:name="_Toc332712241"/>
      <w:bookmarkStart w:id="2682" w:name="_Toc332724157"/>
      <w:bookmarkStart w:id="2683" w:name="_Toc332724457"/>
      <w:bookmarkEnd w:id="2674"/>
      <w:bookmarkEnd w:id="2675"/>
      <w:bookmarkEnd w:id="2676"/>
      <w:bookmarkEnd w:id="2677"/>
      <w:bookmarkEnd w:id="2678"/>
      <w:bookmarkEnd w:id="2679"/>
      <w:bookmarkEnd w:id="2680"/>
      <w:bookmarkEnd w:id="2681"/>
      <w:bookmarkEnd w:id="2682"/>
      <w:bookmarkEnd w:id="2683"/>
    </w:p>
    <w:p w14:paraId="2262E809" w14:textId="77777777" w:rsidR="00D8005A" w:rsidRPr="005223F4" w:rsidRDefault="00D8005A" w:rsidP="00D8005A">
      <w:pPr>
        <w:pStyle w:val="Heading3"/>
      </w:pPr>
      <w:bookmarkStart w:id="2684" w:name="_Toc332724458"/>
      <w:r w:rsidRPr="005223F4">
        <w:t>dfdl:lengthKind 'delimited'</w:t>
      </w:r>
      <w:bookmarkEnd w:id="2684"/>
    </w:p>
    <w:p w14:paraId="476C67A1" w14:textId="2CF26114" w:rsidR="00423418" w:rsidRPr="00423418" w:rsidRDefault="002B0E44" w:rsidP="00423418">
      <w:pPr>
        <w:pStyle w:val="nobreak"/>
        <w:rPr>
          <w:ins w:id="2685" w:author="mbeckerle" w:date="2012-03-24T16:36:00Z"/>
        </w:rPr>
      </w:pPr>
      <w:r w:rsidRPr="005223F4">
        <w:t xml:space="preserve">On parsing, the length of an element with </w:t>
      </w:r>
      <w:r w:rsidR="00B36FEE" w:rsidRPr="005223F4">
        <w:t xml:space="preserve">dfdl:lengthKind 'delimited' </w:t>
      </w:r>
      <w:r w:rsidRPr="005223F4">
        <w:t>is determined by scanning the datastream</w:t>
      </w:r>
      <w:ins w:id="2686" w:author="mbeckerle" w:date="2012-04-22T17:57:00Z">
        <w:r w:rsidR="00E202D9">
          <w:t xml:space="preserve"> for the delimiter.</w:t>
        </w:r>
      </w:ins>
    </w:p>
    <w:p w14:paraId="67455649" w14:textId="3AD81A59" w:rsidR="00B36FEE" w:rsidRPr="005223F4" w:rsidRDefault="000D580E" w:rsidP="002B0E44">
      <w:pPr>
        <w:pStyle w:val="nobreak"/>
      </w:pPr>
      <w:ins w:id="2687" w:author="mbeckerle" w:date="2012-03-24T16:35:00Z">
        <w:r>
          <w:t>The data</w:t>
        </w:r>
      </w:ins>
      <w:ins w:id="2688" w:author="Steve Hanson" w:date="2012-08-06T13:36:00Z">
        <w:r w:rsidR="00312115">
          <w:t xml:space="preserve"> </w:t>
        </w:r>
      </w:ins>
      <w:ins w:id="2689" w:author="mbeckerle" w:date="2012-03-24T16:35:00Z">
        <w:r>
          <w:t>stream is scanned</w:t>
        </w:r>
      </w:ins>
      <w:r w:rsidR="002B0E44" w:rsidRPr="005223F4">
        <w:t xml:space="preserve"> for</w:t>
      </w:r>
      <w:r w:rsidR="00B36FEE" w:rsidRPr="005223F4">
        <w:t xml:space="preserve"> any of </w:t>
      </w:r>
    </w:p>
    <w:p w14:paraId="6A0C0E6D" w14:textId="5760657C" w:rsidR="00407244" w:rsidRPr="005223F4" w:rsidDel="00916D7B" w:rsidRDefault="00407244" w:rsidP="00407244">
      <w:pPr>
        <w:rPr>
          <w:del w:id="2690" w:author="mbeckerle" w:date="2012-04-22T18:11:00Z"/>
        </w:rPr>
      </w:pPr>
    </w:p>
    <w:p w14:paraId="6B92589E" w14:textId="77777777" w:rsidR="00B36FEE" w:rsidRPr="005223F4" w:rsidRDefault="00B36FEE" w:rsidP="00E06037">
      <w:pPr>
        <w:pStyle w:val="nobreak"/>
        <w:numPr>
          <w:ilvl w:val="0"/>
          <w:numId w:val="51"/>
        </w:numPr>
      </w:pPr>
      <w:r w:rsidRPr="005223F4">
        <w:t xml:space="preserve">the </w:t>
      </w:r>
      <w:r w:rsidR="00E06037">
        <w:t>elemen</w:t>
      </w:r>
      <w:r w:rsidR="001D435C">
        <w:t>t</w:t>
      </w:r>
      <w:r w:rsidR="00E06037" w:rsidRPr="005223F4">
        <w:t xml:space="preserve">’s </w:t>
      </w:r>
      <w:r w:rsidRPr="005223F4">
        <w:t>terminator (if specified)</w:t>
      </w:r>
    </w:p>
    <w:p w14:paraId="685E8A40" w14:textId="77777777" w:rsidR="00B36FEE" w:rsidRPr="005223F4" w:rsidRDefault="00B36FEE" w:rsidP="00B36FEE">
      <w:pPr>
        <w:pStyle w:val="nobreak"/>
        <w:numPr>
          <w:ilvl w:val="0"/>
          <w:numId w:val="51"/>
        </w:numPr>
      </w:pPr>
      <w:r w:rsidRPr="005223F4">
        <w:t>an enclosing construct’s separator or terminator</w:t>
      </w:r>
      <w:r w:rsidR="0065254A" w:rsidRPr="005223F4">
        <w:t xml:space="preserve"> </w:t>
      </w:r>
    </w:p>
    <w:p w14:paraId="0DEAA5F9" w14:textId="77777777" w:rsidR="00B36FEE" w:rsidRPr="005223F4" w:rsidRDefault="00B36FEE" w:rsidP="002C0517">
      <w:pPr>
        <w:pStyle w:val="nobreak"/>
        <w:numPr>
          <w:ilvl w:val="0"/>
          <w:numId w:val="5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B36FEE">
      <w:pPr>
        <w:pStyle w:val="nobreak"/>
        <w:numPr>
          <w:ilvl w:val="0"/>
          <w:numId w:val="51"/>
        </w:numPr>
      </w:pPr>
      <w:r w:rsidRPr="005223F4">
        <w:t>the end of the data stream</w:t>
      </w:r>
    </w:p>
    <w:p w14:paraId="30134161" w14:textId="28222A87" w:rsidR="00434B26" w:rsidRPr="005223F4" w:rsidDel="00916D7B" w:rsidRDefault="00434B26" w:rsidP="0033731D">
      <w:pPr>
        <w:pStyle w:val="nobreak"/>
        <w:rPr>
          <w:del w:id="2691" w:author="mbeckerle" w:date="2012-04-22T18:12:00Z"/>
        </w:rPr>
      </w:pPr>
    </w:p>
    <w:p w14:paraId="6DC00638" w14:textId="77777777" w:rsidR="00893A25" w:rsidRPr="005223F4" w:rsidRDefault="00B36FEE" w:rsidP="0033731D">
      <w:pPr>
        <w:pStyle w:val="nobreak"/>
      </w:pPr>
      <w:r w:rsidRPr="005223F4">
        <w:t xml:space="preserve">dfdl:lengthKind 'delimited' </w:t>
      </w:r>
      <w:r w:rsidR="0033731D" w:rsidRPr="005223F4">
        <w:t>may be specified for</w:t>
      </w:r>
      <w:r w:rsidRPr="005223F4">
        <w:t xml:space="preserve"> </w:t>
      </w:r>
    </w:p>
    <w:p w14:paraId="7ABB8654" w14:textId="77777777" w:rsidR="00893A25" w:rsidRPr="005223F4" w:rsidRDefault="00B36FEE" w:rsidP="002B70BA">
      <w:pPr>
        <w:pStyle w:val="nobreak"/>
        <w:numPr>
          <w:ilvl w:val="0"/>
          <w:numId w:val="66"/>
        </w:numPr>
      </w:pPr>
      <w:r w:rsidRPr="005223F4">
        <w:t xml:space="preserve">elements of </w:t>
      </w:r>
      <w:del w:id="2692" w:author="Steve Hanson" w:date="2012-02-23T15:14:00Z">
        <w:r w:rsidRPr="005223F4" w:rsidDel="00B40487">
          <w:delText>xs:</w:delText>
        </w:r>
      </w:del>
      <w:r w:rsidRPr="005223F4">
        <w:t>simple</w:t>
      </w:r>
      <w:ins w:id="2693" w:author="Steve Hanson" w:date="2012-02-23T15:14:00Z">
        <w:r w:rsidR="00B40487">
          <w:t xml:space="preserve"> t</w:t>
        </w:r>
      </w:ins>
      <w:del w:id="2694" w:author="Steve Hanson" w:date="2012-02-23T15:14:00Z">
        <w:r w:rsidRPr="005223F4" w:rsidDel="00B40487">
          <w:delText>T</w:delText>
        </w:r>
      </w:del>
      <w:r w:rsidRPr="005223F4">
        <w:t>ype</w:t>
      </w:r>
      <w:del w:id="2695" w:author="Steve Hanson" w:date="2012-02-23T15:14:00Z">
        <w:r w:rsidRPr="005223F4" w:rsidDel="00B40487">
          <w:delText>s</w:delText>
        </w:r>
      </w:del>
      <w:r w:rsidRPr="005223F4">
        <w:t xml:space="preserve"> with dfdl:representation 'text'</w:t>
      </w:r>
    </w:p>
    <w:p w14:paraId="071D4B9D" w14:textId="77777777" w:rsidR="00893A25" w:rsidRPr="005223F4" w:rsidRDefault="0048757E" w:rsidP="002B70BA">
      <w:pPr>
        <w:pStyle w:val="nobreak"/>
        <w:numPr>
          <w:ilvl w:val="0"/>
          <w:numId w:val="67"/>
        </w:numPr>
      </w:pPr>
      <w:r w:rsidRPr="005223F4">
        <w:t xml:space="preserve">elements of </w:t>
      </w:r>
      <w:r w:rsidR="00AB15F7" w:rsidRPr="005223F4">
        <w:t xml:space="preserve">number or calendar </w:t>
      </w:r>
      <w:del w:id="2696" w:author="Steve Hanson" w:date="2012-02-23T15:14:00Z">
        <w:r w:rsidRPr="005223F4" w:rsidDel="00B40487">
          <w:delText>xs:</w:delText>
        </w:r>
      </w:del>
      <w:r w:rsidRPr="005223F4">
        <w:t>simple</w:t>
      </w:r>
      <w:ins w:id="2697" w:author="Steve Hanson" w:date="2012-02-23T15:14:00Z">
        <w:r w:rsidR="00B40487">
          <w:t xml:space="preserve"> t</w:t>
        </w:r>
      </w:ins>
      <w:del w:id="2698" w:author="Steve Hanson" w:date="2012-02-23T15:14:00Z">
        <w:r w:rsidRPr="005223F4" w:rsidDel="00B40487">
          <w:delText>T</w:delText>
        </w:r>
      </w:del>
      <w:r w:rsidRPr="005223F4">
        <w:t>ype</w:t>
      </w:r>
      <w:del w:id="2699" w:author="Steve Hanson" w:date="2012-02-23T15:14:00Z">
        <w:r w:rsidRPr="005223F4" w:rsidDel="00B40487">
          <w:delText>s</w:delText>
        </w:r>
      </w:del>
      <w:r w:rsidRPr="005223F4">
        <w:t xml:space="preserve"> with </w:t>
      </w:r>
      <w:r w:rsidRPr="005223F4">
        <w:rPr>
          <w:szCs w:val="18"/>
        </w:rPr>
        <w:t>representation 'binary' and binaryNumberRep</w:t>
      </w:r>
      <w:r w:rsidR="00AB15F7" w:rsidRPr="005223F4">
        <w:rPr>
          <w:szCs w:val="18"/>
        </w:rPr>
        <w:t xml:space="preserve"> or </w:t>
      </w:r>
      <w:r w:rsidR="00AB15F7" w:rsidRPr="005223F4">
        <w:t>binaryCalendarRep</w:t>
      </w:r>
      <w:r w:rsidRPr="005223F4">
        <w:rPr>
          <w:szCs w:val="18"/>
        </w:rPr>
        <w:t xml:space="preserve"> 'packed' or 'bcd'</w:t>
      </w:r>
      <w:r w:rsidR="00B36FEE" w:rsidRPr="005223F4">
        <w:t xml:space="preserve">  </w:t>
      </w:r>
    </w:p>
    <w:p w14:paraId="09EA8CB2" w14:textId="6D8CF829" w:rsidR="00D8005A" w:rsidRPr="005223F4" w:rsidRDefault="001E4505" w:rsidP="002011E1">
      <w:pPr>
        <w:pStyle w:val="nobreak"/>
        <w:numPr>
          <w:ilvl w:val="0"/>
          <w:numId w:val="68"/>
        </w:numPr>
      </w:pPr>
      <w:del w:id="2700" w:author="mbeckerle" w:date="2012-04-11T15:53:00Z">
        <w:r w:rsidRPr="005223F4">
          <w:delText>element</w:delText>
        </w:r>
      </w:del>
      <w:ins w:id="2701" w:author="mbeckerle" w:date="2012-04-11T15:53:00Z">
        <w:r w:rsidRPr="005223F4">
          <w:t>element</w:t>
        </w:r>
      </w:ins>
      <w:ins w:id="2702" w:author="mbeckerle" w:date="2012-04-03T11:58:00Z">
        <w:r w:rsidR="0020674D">
          <w:t>s</w:t>
        </w:r>
      </w:ins>
      <w:r w:rsidR="002011E1" w:rsidRPr="005223F4">
        <w:t xml:space="preserve"> of </w:t>
      </w:r>
      <w:del w:id="2703" w:author="Steve Hanson" w:date="2012-02-23T15:14:00Z">
        <w:r w:rsidR="002B70BA" w:rsidRPr="005223F4" w:rsidDel="00B40487">
          <w:delText>xs:</w:delText>
        </w:r>
      </w:del>
      <w:r w:rsidR="00B36FEE" w:rsidRPr="005223F4">
        <w:t>complex</w:t>
      </w:r>
      <w:ins w:id="2704" w:author="Steve Hanson" w:date="2012-02-23T15:14:00Z">
        <w:r w:rsidR="00B40487">
          <w:t xml:space="preserve"> t</w:t>
        </w:r>
      </w:ins>
      <w:del w:id="2705" w:author="Steve Hanson" w:date="2012-02-23T15:14:00Z">
        <w:r w:rsidR="002011E1" w:rsidRPr="005223F4" w:rsidDel="00B40487">
          <w:delText>T</w:delText>
        </w:r>
      </w:del>
      <w:r w:rsidR="002011E1" w:rsidRPr="005223F4">
        <w:t>ype</w:t>
      </w:r>
      <w:r w:rsidR="00B36FEE" w:rsidRPr="005223F4">
        <w:t>.</w:t>
      </w:r>
    </w:p>
    <w:p w14:paraId="06244728" w14:textId="41C646C6" w:rsidR="00DB3D62" w:rsidRPr="005223F4" w:rsidDel="00916D7B" w:rsidRDefault="00DB3D62" w:rsidP="00DB3D62">
      <w:pPr>
        <w:rPr>
          <w:del w:id="2706" w:author="mbeckerle" w:date="2012-04-22T18:12:00Z"/>
        </w:rPr>
      </w:pPr>
    </w:p>
    <w:p w14:paraId="38CA8FBD" w14:textId="77777777" w:rsidR="00AA6C82" w:rsidRPr="005223F4" w:rsidRDefault="0065254A" w:rsidP="004B3F61">
      <w:r w:rsidRPr="005223F4">
        <w:t>The rules for resolving ambiguity between delimiters are</w:t>
      </w:r>
      <w:r w:rsidR="00BD4B78" w:rsidRPr="005223F4">
        <w:t>:</w:t>
      </w:r>
    </w:p>
    <w:p w14:paraId="4DF92711" w14:textId="6E95E993" w:rsidR="00680AE2" w:rsidRPr="005223F4" w:rsidDel="00916D7B" w:rsidRDefault="00680AE2" w:rsidP="00BD4B78">
      <w:pPr>
        <w:rPr>
          <w:del w:id="2707" w:author="mbeckerle" w:date="2012-04-22T18:12:00Z"/>
        </w:rPr>
      </w:pPr>
    </w:p>
    <w:p w14:paraId="6A5C961C" w14:textId="77777777" w:rsidR="0065254A" w:rsidRPr="005223F4" w:rsidRDefault="00680AE2" w:rsidP="00680AE2">
      <w:pPr>
        <w:numPr>
          <w:ilvl w:val="0"/>
          <w:numId w:val="65"/>
        </w:numPr>
      </w:pPr>
      <w:r w:rsidRPr="005223F4">
        <w:t>W</w:t>
      </w:r>
      <w:r w:rsidR="00BD4B78" w:rsidRPr="005223F4">
        <w:t xml:space="preserve">hen two delimiters have a common prefix, the longest </w:t>
      </w:r>
      <w:r w:rsidRPr="005223F4">
        <w:t>delimiter</w:t>
      </w:r>
      <w:r w:rsidR="00BD4B78" w:rsidRPr="005223F4">
        <w:t xml:space="preserve"> </w:t>
      </w:r>
      <w:ins w:id="2708" w:author="Steve Hanson" w:date="2012-02-29T11:20:00Z">
        <w:r w:rsidR="007B5B11">
          <w:t>is tried first</w:t>
        </w:r>
      </w:ins>
      <w:del w:id="2709" w:author="Steve Hanson" w:date="2012-02-29T11:20:00Z">
        <w:r w:rsidR="00BD4B78" w:rsidRPr="005223F4" w:rsidDel="007B5B11">
          <w:delText>has precedence</w:delText>
        </w:r>
      </w:del>
      <w:r w:rsidR="00BD4B78" w:rsidRPr="005223F4">
        <w:t>.</w:t>
      </w:r>
    </w:p>
    <w:p w14:paraId="7D411FFA" w14:textId="06566300" w:rsidR="000D6929" w:rsidRPr="005223F4" w:rsidRDefault="00680AE2" w:rsidP="000D6929">
      <w:pPr>
        <w:numPr>
          <w:ilvl w:val="0"/>
          <w:numId w:val="65"/>
        </w:numPr>
      </w:pPr>
      <w:r w:rsidRPr="005223F4">
        <w:t>W</w:t>
      </w:r>
      <w:r w:rsidR="00BD4B78" w:rsidRPr="005223F4">
        <w:t xml:space="preserve">hen two delimiters have exactly the same </w:t>
      </w:r>
      <w:del w:id="2710" w:author="mbeckerle" w:date="2012-04-12T10:41:00Z">
        <w:r w:rsidR="00BD4B78" w:rsidRPr="005223F4" w:rsidDel="000D6929">
          <w:delText>value</w:delText>
        </w:r>
      </w:del>
      <w:ins w:id="2711" w:author="mbeckerle" w:date="2012-04-12T10:41:00Z">
        <w:r w:rsidR="000D6929">
          <w:t>length</w:t>
        </w:r>
      </w:ins>
      <w:r w:rsidR="00BD4B78" w:rsidRPr="005223F4">
        <w:t xml:space="preserve">, </w:t>
      </w:r>
      <w:ins w:id="2712" w:author="mbeckerle" w:date="2012-04-12T10:47:00Z">
        <w:r w:rsidR="000D6929">
          <w:t xml:space="preserve">but on different schema components, </w:t>
        </w:r>
      </w:ins>
      <w:r w:rsidR="00BD4B78" w:rsidRPr="005223F4">
        <w:t>the innermost (</w:t>
      </w:r>
      <w:r w:rsidRPr="005223F4">
        <w:t>most deeply nested</w:t>
      </w:r>
      <w:r w:rsidR="00BD4B78" w:rsidRPr="005223F4">
        <w:t xml:space="preserve">) delimiter </w:t>
      </w:r>
      <w:ins w:id="2713" w:author="Steve Hanson" w:date="2012-02-29T11:20:00Z">
        <w:r w:rsidR="007B5B11">
          <w:t>is tried first</w:t>
        </w:r>
      </w:ins>
      <w:del w:id="2714" w:author="Steve Hanson" w:date="2012-02-29T11:20:00Z">
        <w:r w:rsidR="00BD4B78" w:rsidRPr="005223F4" w:rsidDel="007B5B11">
          <w:delText>has precedence</w:delText>
        </w:r>
      </w:del>
      <w:r w:rsidR="00BD4B78" w:rsidRPr="005223F4">
        <w:t>.</w:t>
      </w:r>
    </w:p>
    <w:p w14:paraId="40427D94" w14:textId="77777777" w:rsidR="005418DD" w:rsidRDefault="00680AE2" w:rsidP="00680AE2">
      <w:pPr>
        <w:numPr>
          <w:ilvl w:val="0"/>
          <w:numId w:val="65"/>
        </w:numPr>
        <w:rPr>
          <w:ins w:id="2715" w:author="mbeckerle" w:date="2012-04-12T10:42:00Z"/>
        </w:rPr>
      </w:pPr>
      <w:r w:rsidRPr="005223F4">
        <w:t xml:space="preserve">When the separator and terminator on a group have the same value, </w:t>
      </w:r>
      <w:commentRangeStart w:id="2716"/>
      <w:ins w:id="2717" w:author="Steve Hanson" w:date="2012-02-29T11:19:00Z">
        <w:r w:rsidR="007B5B11">
          <w:t>then at a point where either separator or terminator could be found</w:t>
        </w:r>
      </w:ins>
      <w:commentRangeEnd w:id="2716"/>
      <w:ins w:id="2718" w:author="Steve Hanson" w:date="2012-02-29T11:20:00Z">
        <w:r w:rsidR="007B5B11">
          <w:rPr>
            <w:rStyle w:val="CommentReference"/>
          </w:rPr>
          <w:commentReference w:id="2716"/>
        </w:r>
      </w:ins>
      <w:ins w:id="2719" w:author="Steve Hanson" w:date="2012-02-29T11:19:00Z">
        <w:r w:rsidR="007B5B11">
          <w:t xml:space="preserve">, </w:t>
        </w:r>
      </w:ins>
      <w:r w:rsidRPr="005223F4">
        <w:t xml:space="preserve">the separator </w:t>
      </w:r>
      <w:del w:id="2720" w:author="Steve Hanson" w:date="2012-02-29T11:20:00Z">
        <w:r w:rsidRPr="005223F4" w:rsidDel="007B5B11">
          <w:delText>has precedence</w:delText>
        </w:r>
      </w:del>
      <w:ins w:id="2721" w:author="Steve Hanson" w:date="2012-02-29T11:20:00Z">
        <w:r w:rsidR="007B5B11">
          <w:t>is tried first</w:t>
        </w:r>
      </w:ins>
      <w:r w:rsidRPr="005223F4">
        <w:t>.</w:t>
      </w:r>
    </w:p>
    <w:p w14:paraId="0D61DF2D" w14:textId="52283B39" w:rsidR="000D6929" w:rsidRDefault="000D6929" w:rsidP="00680AE2">
      <w:pPr>
        <w:numPr>
          <w:ilvl w:val="0"/>
          <w:numId w:val="65"/>
        </w:numPr>
        <w:rPr>
          <w:ins w:id="2722" w:author="mbeckerle" w:date="2012-04-12T10:44:00Z"/>
        </w:rPr>
      </w:pPr>
      <w:ins w:id="2723" w:author="mbeckerle" w:date="2012-04-12T10:42:00Z">
        <w:r>
          <w:t>If the length of the delim</w:t>
        </w:r>
      </w:ins>
      <w:ins w:id="2724" w:author="mbeckerle" w:date="2012-04-12T10:51:00Z">
        <w:r w:rsidR="003C0695">
          <w:t>i</w:t>
        </w:r>
      </w:ins>
      <w:ins w:id="2725" w:author="mbeckerle" w:date="2012-04-12T10:42:00Z">
        <w:r>
          <w:t>ters cannot be determined</w:t>
        </w:r>
      </w:ins>
      <w:ins w:id="2726" w:author="mbeckerle" w:date="2012-04-12T10:51:00Z">
        <w:r w:rsidR="003C0695">
          <w:t xml:space="preserve"> because character class entities</w:t>
        </w:r>
      </w:ins>
      <w:ins w:id="2727" w:author="mbeckerle" w:date="2012-04-22T22:29:00Z">
        <w:r w:rsidR="00CE4E1D">
          <w:t xml:space="preserve"> (which are variable length)</w:t>
        </w:r>
      </w:ins>
      <w:ins w:id="2728" w:author="mbeckerle" w:date="2012-04-12T10:51:00Z">
        <w:r w:rsidR="003C0695">
          <w:t xml:space="preserve"> are being used</w:t>
        </w:r>
      </w:ins>
      <w:ins w:id="2729" w:author="mbeckerle" w:date="2012-04-12T10:42:00Z">
        <w:r>
          <w:t xml:space="preserve"> </w:t>
        </w:r>
      </w:ins>
      <w:ins w:id="2730" w:author="mbeckerle" w:date="2012-04-12T10:43:00Z">
        <w:r w:rsidR="00CE4E1D">
          <w:t xml:space="preserve">then the delimiters </w:t>
        </w:r>
        <w:r>
          <w:t xml:space="preserve">must </w:t>
        </w:r>
      </w:ins>
      <w:ins w:id="2731" w:author="mbeckerle" w:date="2012-04-22T22:29:00Z">
        <w:r w:rsidR="00CE4E1D">
          <w:t>each</w:t>
        </w:r>
      </w:ins>
      <w:ins w:id="2732" w:author="mbeckerle" w:date="2012-04-12T10:43:00Z">
        <w:r>
          <w:t xml:space="preserve"> be matched against the data, and the longest matching delimiter is taken as the delimiter</w:t>
        </w:r>
      </w:ins>
      <w:ins w:id="2733" w:author="mbeckerle" w:date="2012-04-12T10:44:00Z">
        <w:r>
          <w:t>’s value.</w:t>
        </w:r>
      </w:ins>
    </w:p>
    <w:p w14:paraId="149F7B88" w14:textId="7E60B181" w:rsidR="000D6929" w:rsidRPr="005223F4" w:rsidRDefault="000D6929" w:rsidP="00680AE2">
      <w:pPr>
        <w:numPr>
          <w:ilvl w:val="0"/>
          <w:numId w:val="65"/>
        </w:numPr>
      </w:pPr>
      <w:ins w:id="2734" w:author="mbeckerle" w:date="2012-04-12T10:46:00Z">
        <w:r>
          <w:t xml:space="preserve">Ties (same matched length) are broken </w:t>
        </w:r>
      </w:ins>
      <w:ins w:id="2735" w:author="mbeckerle" w:date="2012-04-12T12:11:00Z">
        <w:r w:rsidR="00B9313D">
          <w:t>by giving a separator priority over a terminator of a sequence, or by choosing the innermost, or first in schema order.</w:t>
        </w:r>
      </w:ins>
    </w:p>
    <w:p w14:paraId="51D87E8A" w14:textId="728147F3" w:rsidR="002B0E44" w:rsidRPr="005223F4" w:rsidDel="00916D7B" w:rsidRDefault="00C15F20" w:rsidP="002B0E44">
      <w:pPr>
        <w:rPr>
          <w:del w:id="2736" w:author="mbeckerle" w:date="2012-04-22T18:12:00Z"/>
        </w:rPr>
      </w:pPr>
      <w:ins w:id="2737" w:author="Steve Hanson" w:date="2012-08-10T15:40:00Z">
        <w:r>
          <w:t>When</w:t>
        </w:r>
      </w:ins>
    </w:p>
    <w:p w14:paraId="72FB3FA4" w14:textId="76911151" w:rsidR="001F544E" w:rsidRDefault="002B0E44" w:rsidP="001F544E">
      <w:pPr>
        <w:rPr>
          <w:ins w:id="2738" w:author="mbeckerle" w:date="2012-07-03T13:59:00Z"/>
        </w:rPr>
      </w:pPr>
      <w:del w:id="2739" w:author="Steve Hanson" w:date="2012-08-10T15:40:00Z">
        <w:r w:rsidRPr="005223F4" w:rsidDel="00C15F20">
          <w:delText>On</w:delText>
        </w:r>
      </w:del>
      <w:r w:rsidRPr="005223F4">
        <w:t xml:space="preserve"> unparsing </w:t>
      </w:r>
      <w:ins w:id="2740" w:author="Steve Hanson" w:date="2012-08-10T15:40:00Z">
        <w:r w:rsidR="00C15F20">
          <w:t>a</w:t>
        </w:r>
      </w:ins>
      <w:del w:id="2741" w:author="Steve Hanson" w:date="2012-08-10T15:40:00Z">
        <w:r w:rsidRPr="005223F4" w:rsidDel="00C15F20">
          <w:delText xml:space="preserve">the </w:delText>
        </w:r>
        <w:r w:rsidR="00D90F6F" w:rsidRPr="005223F4" w:rsidDel="00C15F20">
          <w:delText xml:space="preserve">length of </w:delText>
        </w:r>
        <w:r w:rsidR="00876ADB" w:rsidRPr="005223F4" w:rsidDel="00C15F20">
          <w:delText>a</w:delText>
        </w:r>
      </w:del>
      <w:ins w:id="2742" w:author="Steve Hanson" w:date="2012-02-23T15:15:00Z">
        <w:r w:rsidR="00B40487">
          <w:t xml:space="preserve"> simple</w:t>
        </w:r>
      </w:ins>
      <w:del w:id="2743" w:author="Steve Hanson" w:date="2012-02-23T15:15:00Z">
        <w:r w:rsidR="00876ADB" w:rsidRPr="005223F4" w:rsidDel="00B40487">
          <w:delText>n</w:delText>
        </w:r>
      </w:del>
      <w:r w:rsidR="00876ADB" w:rsidRPr="005223F4">
        <w:t xml:space="preserve"> </w:t>
      </w:r>
      <w:r w:rsidR="00D90F6F" w:rsidRPr="005223F4">
        <w:t>element</w:t>
      </w:r>
      <w:r w:rsidR="001F544E">
        <w:t xml:space="preserve"> with dfdl:representation text</w:t>
      </w:r>
      <w:ins w:id="2744" w:author="Steve Hanson" w:date="2012-08-10T15:41:00Z">
        <w:r w:rsidR="00C15F20">
          <w:t>, the length</w:t>
        </w:r>
      </w:ins>
      <w:r w:rsidR="00D90F6F" w:rsidRPr="005223F4">
        <w:t xml:space="preserve"> in the data stream is the </w:t>
      </w:r>
      <w:commentRangeStart w:id="2745"/>
      <w:del w:id="2746" w:author="mbeckerle" w:date="2012-08-14T10:25:00Z">
        <w:r w:rsidR="00D90F6F" w:rsidRPr="005223F4" w:rsidDel="00BD2ABC">
          <w:delText xml:space="preserve">representation </w:delText>
        </w:r>
      </w:del>
      <w:ins w:id="2747" w:author="mbeckerle" w:date="2012-08-14T10:25:00Z">
        <w:r w:rsidR="00BD2ABC">
          <w:t>content</w:t>
        </w:r>
        <w:r w:rsidR="00BD2ABC" w:rsidRPr="005223F4">
          <w:t xml:space="preserve"> </w:t>
        </w:r>
      </w:ins>
      <w:r w:rsidR="00D90F6F" w:rsidRPr="005223F4">
        <w:t xml:space="preserve">length </w:t>
      </w:r>
      <w:commentRangeEnd w:id="2745"/>
      <w:r w:rsidR="00BD2ABC">
        <w:rPr>
          <w:rStyle w:val="CommentReference"/>
        </w:rPr>
        <w:commentReference w:id="2745"/>
      </w:r>
      <w:r w:rsidR="00D90F6F" w:rsidRPr="005223F4">
        <w:t>of the value, padded to dfdl:textOutputMinL</w:t>
      </w:r>
      <w:r w:rsidR="002011E1" w:rsidRPr="005223F4">
        <w:t>en</w:t>
      </w:r>
      <w:r w:rsidR="00D90F6F" w:rsidRPr="005223F4">
        <w:t xml:space="preserve">gth or xs:minLength </w:t>
      </w:r>
      <w:r w:rsidR="004B3F61" w:rsidRPr="005223F4">
        <w:t>if dfdl:textPadKind is 'padChar'</w:t>
      </w:r>
      <w:commentRangeStart w:id="2748"/>
      <w:ins w:id="2749" w:author="mbeckerle" w:date="2012-07-03T13:35:00Z">
        <w:r w:rsidR="00F3505B">
          <w:t xml:space="preserve">. </w:t>
        </w:r>
        <w:del w:id="2750" w:author="Steve Hanson" w:date="2012-08-10T15:43:00Z">
          <w:r w:rsidR="00F3505B" w:rsidDel="00C15F20">
            <w:delText xml:space="preserve">For a complex element, the length is that of the ComplexContent region. </w:delText>
          </w:r>
        </w:del>
      </w:ins>
      <w:commentRangeEnd w:id="2748"/>
      <w:ins w:id="2751" w:author="mbeckerle" w:date="2012-07-03T13:36:00Z">
        <w:del w:id="2752" w:author="Steve Hanson" w:date="2012-08-10T15:43:00Z">
          <w:r w:rsidR="00F3505B" w:rsidDel="00C15F20">
            <w:rPr>
              <w:rStyle w:val="CommentReference"/>
            </w:rPr>
            <w:commentReference w:id="2748"/>
          </w:r>
        </w:del>
      </w:ins>
      <w:ins w:id="2753" w:author="mbeckerle" w:date="2012-07-03T13:59:00Z">
        <w:del w:id="2754" w:author="Steve Hanson" w:date="2012-08-10T15:39:00Z">
          <w:r w:rsidR="0062509C" w:rsidDel="00C15F20">
            <w:delText>The table below gives the length of elements when unparsing by type and representation:</w:delText>
          </w:r>
        </w:del>
      </w:ins>
    </w:p>
    <w:p w14:paraId="3AC4E290" w14:textId="1551711F" w:rsidR="0062509C" w:rsidDel="00C15F20" w:rsidRDefault="0062509C" w:rsidP="0062509C">
      <w:pPr>
        <w:rPr>
          <w:ins w:id="2755" w:author="mbeckerle" w:date="2012-07-03T14:00:00Z"/>
          <w:del w:id="2756" w:author="Steve Hanson" w:date="2012-08-10T15:41:00Z"/>
        </w:rPr>
      </w:pPr>
      <w:commentRangeStart w:id="2757"/>
      <w:ins w:id="2758" w:author="mbeckerle" w:date="2012-07-03T14:00:00Z">
        <w:del w:id="2759" w:author="Steve Hanson" w:date="2012-08-10T15:41:00Z">
          <w:r w:rsidDel="00C15F20">
            <w:delText>For binary data, the lengthUnits must be ‘bytes’.</w:delText>
          </w:r>
        </w:del>
      </w:ins>
    </w:p>
    <w:p w14:paraId="0A524CB4" w14:textId="77777777" w:rsidR="00BD2ABC" w:rsidRDefault="0062509C" w:rsidP="0062509C">
      <w:pPr>
        <w:rPr>
          <w:ins w:id="2760" w:author="mbeckerle" w:date="2012-08-14T10:34:00Z"/>
        </w:rPr>
      </w:pPr>
      <w:commentRangeStart w:id="2761"/>
      <w:ins w:id="2762" w:author="mbeckerle" w:date="2012-07-03T14:00:00Z">
        <w:r>
          <w:t xml:space="preserve">When unparsing </w:t>
        </w:r>
      </w:ins>
      <w:ins w:id="2763" w:author="Steve Hanson" w:date="2012-08-10T15:43:00Z">
        <w:r w:rsidR="00C15F20">
          <w:t>a simple element with dfdl:representation</w:t>
        </w:r>
      </w:ins>
      <w:ins w:id="2764" w:author="mbeckerle" w:date="2012-07-03T14:00:00Z">
        <w:del w:id="2765" w:author="Steve Hanson" w:date="2012-08-10T15:43:00Z">
          <w:r w:rsidDel="00C15F20">
            <w:delText>delimited</w:delText>
          </w:r>
        </w:del>
        <w:r>
          <w:t xml:space="preserve"> binary</w:t>
        </w:r>
        <w:del w:id="2766" w:author="Steve Hanson" w:date="2012-08-10T15:43:00Z">
          <w:r w:rsidDel="00C15F20">
            <w:delText xml:space="preserve"> data</w:delText>
          </w:r>
        </w:del>
        <w:r>
          <w:t>,</w:t>
        </w:r>
      </w:ins>
      <w:ins w:id="2767" w:author="mbeckerle" w:date="2012-08-14T10:32:00Z">
        <w:r w:rsidR="00BD2ABC">
          <w:t xml:space="preserve"> length kind ‘delimited’ only allows hexBinary or decimal and integers with binaryNumberRep of </w:t>
        </w:r>
      </w:ins>
      <w:ins w:id="2768" w:author="mbeckerle" w:date="2012-08-14T10:33:00Z">
        <w:r w:rsidR="00BD2ABC">
          <w:t xml:space="preserve">‘packed’ or ‘bcd’. </w:t>
        </w:r>
      </w:ins>
      <w:ins w:id="2769" w:author="mbeckerle" w:date="2012-08-14T10:34:00Z">
        <w:r w:rsidR="00BD2ABC">
          <w:t>For hexBinary, the length is the length of the infoset value padded to xs:minLength using dfdl:fillByte. For the decimal and integer types, the length is the minimum number of bytes to represent the significant digits and sign.</w:t>
        </w:r>
      </w:ins>
      <w:commentRangeEnd w:id="2757"/>
      <w:ins w:id="2770" w:author="mbeckerle" w:date="2012-08-14T11:13:00Z">
        <w:r w:rsidR="00395BD4">
          <w:rPr>
            <w:rStyle w:val="CommentReference"/>
          </w:rPr>
          <w:commentReference w:id="2757"/>
        </w:r>
      </w:ins>
    </w:p>
    <w:p w14:paraId="2E348262" w14:textId="58042485" w:rsidR="0062509C" w:rsidDel="00DB29F9" w:rsidRDefault="00C15F20" w:rsidP="0062509C">
      <w:pPr>
        <w:rPr>
          <w:ins w:id="2771" w:author="Steve Hanson" w:date="2012-08-10T15:43:00Z"/>
          <w:del w:id="2772" w:author="mbeckerle" w:date="2012-08-14T10:35:00Z"/>
        </w:rPr>
      </w:pPr>
      <w:ins w:id="2773" w:author="Steve Hanson" w:date="2012-08-10T15:41:00Z">
        <w:del w:id="2774" w:author="mbeckerle" w:date="2012-08-14T10:35:00Z">
          <w:r w:rsidDel="00DB29F9">
            <w:delText xml:space="preserve"> </w:delText>
          </w:r>
        </w:del>
      </w:ins>
      <w:ins w:id="2775" w:author="Steve Hanson" w:date="2012-08-10T15:43:00Z">
        <w:del w:id="2776" w:author="mbeckerle" w:date="2012-08-14T10:35:00Z">
          <w:r w:rsidDel="00DB29F9">
            <w:delText>is</w:delText>
          </w:r>
        </w:del>
      </w:ins>
      <w:ins w:id="2777" w:author="Steve Hanson" w:date="2012-08-10T15:41:00Z">
        <w:del w:id="2778" w:author="mbeckerle" w:date="2012-08-14T10:35:00Z">
          <w:r w:rsidDel="00DB29F9">
            <w:delText xml:space="preserve"> given by the table below</w:delText>
          </w:r>
        </w:del>
      </w:ins>
      <w:ins w:id="2779" w:author="Steve Hanson" w:date="2012-08-10T15:42:00Z">
        <w:del w:id="2780" w:author="mbeckerle" w:date="2012-08-14T10:26:00Z">
          <w:r w:rsidDel="00BD2ABC">
            <w:delText xml:space="preserve"> For binary data, the lengthUnits must be ‘bytes’.</w:delText>
          </w:r>
        </w:del>
      </w:ins>
      <w:commentRangeEnd w:id="2761"/>
      <w:del w:id="2781" w:author="mbeckerle" w:date="2012-08-14T10:35:00Z">
        <w:r w:rsidR="008C0562" w:rsidDel="00DB29F9">
          <w:rPr>
            <w:rStyle w:val="CommentReference"/>
          </w:rPr>
          <w:commentReference w:id="2761"/>
        </w:r>
      </w:del>
    </w:p>
    <w:p w14:paraId="7E54B411" w14:textId="4B710592" w:rsidR="00C15F20" w:rsidRDefault="00C15F20" w:rsidP="00C15F20">
      <w:pPr>
        <w:rPr>
          <w:ins w:id="2782" w:author="Steve Hanson" w:date="2012-08-10T15:43:00Z"/>
        </w:rPr>
      </w:pPr>
      <w:ins w:id="2783" w:author="Steve Hanson" w:date="2012-08-10T15:43:00Z">
        <w:r>
          <w:t xml:space="preserve">When unparsing a complex element, the length is that of the ComplexContent region. </w:t>
        </w:r>
        <w:r>
          <w:rPr>
            <w:rStyle w:val="CommentReference"/>
          </w:rPr>
          <w:commentReference w:id="2784"/>
        </w:r>
      </w:ins>
    </w:p>
    <w:p w14:paraId="6D15F494" w14:textId="479E7FE5" w:rsidR="00C15F20" w:rsidDel="00C15F20" w:rsidRDefault="00C15F20" w:rsidP="0062509C">
      <w:pPr>
        <w:rPr>
          <w:ins w:id="2785" w:author="mbeckerle" w:date="2012-07-03T14:00:00Z"/>
          <w:del w:id="2786" w:author="Steve Hanson" w:date="2012-08-10T15:43:00Z"/>
        </w:rPr>
      </w:pPr>
    </w:p>
    <w:p w14:paraId="7621777B" w14:textId="45F6898F" w:rsidR="0062509C" w:rsidDel="00C82E15" w:rsidRDefault="008C0562" w:rsidP="008C0562">
      <w:pPr>
        <w:pStyle w:val="Caption"/>
        <w:rPr>
          <w:del w:id="2787" w:author="mbeckerle" w:date="2012-08-14T10:58:00Z"/>
          <w:noProof/>
        </w:rPr>
      </w:pPr>
      <w:ins w:id="2788" w:author="Steve Hanson" w:date="2012-08-06T13:43:00Z">
        <w:del w:id="2789" w:author="mbeckerle" w:date="2012-08-14T10:58:00Z">
          <w:r w:rsidDel="00C82E15">
            <w:delText>3264</w:delText>
          </w:r>
        </w:del>
      </w:ins>
      <w:ins w:id="2790" w:author="Steve Hanson" w:date="2012-08-10T15:41:00Z">
        <w:del w:id="2791" w:author="mbeckerle" w:date="2012-08-14T10:58:00Z">
          <w:r w:rsidR="00C15F20" w:rsidDel="00C82E15">
            <w:delText>b</w:delText>
          </w:r>
        </w:del>
      </w:ins>
      <w:ins w:id="2792" w:author="Steve Hanson" w:date="2012-08-06T13:45:00Z">
        <w:del w:id="2793" w:author="mbeckerle" w:date="2012-08-14T10:58:00Z">
          <w:r w:rsidDel="00C82E15">
            <w:delText>6432168</w:delText>
          </w:r>
          <w:r w:rsidDel="00C82E15">
            <w:rPr>
              <w:rFonts w:ascii="Helvetica" w:hAnsi="Helvetica" w:cs="Times"/>
            </w:rPr>
            <w:delText>326432643264</w:delText>
          </w:r>
        </w:del>
      </w:ins>
      <w:ins w:id="2794" w:author="Steve Hanson" w:date="2012-08-06T13:46:00Z">
        <w:del w:id="2795" w:author="mbeckerle" w:date="2012-08-14T10:58:00Z">
          <w:r w:rsidDel="00C82E15">
            <w:delText>32</w:delText>
          </w:r>
        </w:del>
      </w:ins>
      <w:ins w:id="2796" w:author="Steve Hanson" w:date="2012-08-10T15:42:00Z">
        <w:del w:id="2797" w:author="mbeckerle" w:date="2012-08-14T10:58:00Z">
          <w:r w:rsidR="00C15F20" w:rsidDel="00C82E15">
            <w:delText xml:space="preserve"> padded to xs:minLength using xs:fillByte</w:delText>
          </w:r>
        </w:del>
      </w:ins>
      <w:commentRangeStart w:id="2798"/>
      <w:ins w:id="2799" w:author="Steve Hanson" w:date="2012-08-06T13:43:00Z">
        <w:del w:id="2800" w:author="mbeckerle" w:date="2012-08-14T10:58:00Z">
          <w:r w:rsidDel="00C82E15">
            <w:rPr>
              <w:noProof/>
            </w:rPr>
            <w:delText>its</w:delText>
          </w:r>
        </w:del>
      </w:ins>
      <w:commentRangeEnd w:id="2798"/>
      <w:ins w:id="2801" w:author="Steve Hanson" w:date="2012-08-06T13:44:00Z">
        <w:del w:id="2802" w:author="mbeckerle" w:date="2012-08-14T10:58:00Z">
          <w:r w:rsidDel="00C82E15">
            <w:rPr>
              <w:rStyle w:val="CommentReference"/>
              <w:b w:val="0"/>
            </w:rPr>
            <w:commentReference w:id="2798"/>
          </w:r>
        </w:del>
      </w:ins>
    </w:p>
    <w:p w14:paraId="0DB5553D" w14:textId="77777777" w:rsidR="00C302B4" w:rsidRPr="00395BD4" w:rsidRDefault="00B66877" w:rsidP="00726306">
      <w:pPr>
        <w:pStyle w:val="Heading4"/>
      </w:pPr>
      <w:r w:rsidRPr="00C82E15">
        <w:t xml:space="preserve">Simple </w:t>
      </w:r>
      <w:r w:rsidR="00371F19" w:rsidRPr="00C82E15">
        <w:t xml:space="preserve">Elements </w:t>
      </w:r>
      <w:r w:rsidR="00C302B4" w:rsidRPr="00395BD4">
        <w:t>of Specified Length within Delimited Constructs</w:t>
      </w:r>
    </w:p>
    <w:p w14:paraId="0093CC6C" w14:textId="77777777" w:rsidR="00C302B4" w:rsidRPr="005223F4" w:rsidRDefault="00C302B4" w:rsidP="00B66877">
      <w:commentRangeStart w:id="2803"/>
      <w:commentRangeStart w:id="2804"/>
      <w:r w:rsidRPr="005223F4">
        <w:t>When a</w:t>
      </w:r>
      <w:r w:rsidR="00B66877" w:rsidRPr="005223F4">
        <w:t xml:space="preserve"> simple </w:t>
      </w:r>
      <w:ins w:id="2805" w:author="Steve Hanson" w:date="2012-02-23T15:15:00Z">
        <w:r w:rsidR="00B40487">
          <w:t xml:space="preserve">or complex </w:t>
        </w:r>
      </w:ins>
      <w:r w:rsidRPr="005223F4">
        <w:t xml:space="preserve">element </w:t>
      </w:r>
      <w:commentRangeStart w:id="2806"/>
      <w:r w:rsidRPr="005223F4">
        <w:t xml:space="preserve">has a specified length </w:t>
      </w:r>
      <w:commentRangeEnd w:id="2806"/>
      <w:r w:rsidR="003B4674">
        <w:rPr>
          <w:rStyle w:val="CommentReference"/>
        </w:rPr>
        <w:commentReference w:id="2806"/>
      </w:r>
      <w:r w:rsidRPr="005223F4">
        <w:t>then delimiter scanning is suspended for the duration of the processing of the specified-length element</w:t>
      </w:r>
      <w:commentRangeEnd w:id="2803"/>
      <w:r w:rsidR="00B40487">
        <w:rPr>
          <w:rStyle w:val="CommentReference"/>
        </w:rPr>
        <w:commentReference w:id="2803"/>
      </w:r>
      <w:commentRangeEnd w:id="2804"/>
      <w:r w:rsidR="00A64907">
        <w:rPr>
          <w:rStyle w:val="CommentReference"/>
        </w:rPr>
        <w:commentReference w:id="2804"/>
      </w:r>
      <w:r w:rsidRPr="005223F4">
        <w:t xml:space="preserve">. </w:t>
      </w:r>
    </w:p>
    <w:p w14:paraId="4115F4BF" w14:textId="685FE67A" w:rsidR="00C302B4" w:rsidRDefault="00C302B4" w:rsidP="00823F79">
      <w:pPr>
        <w:rPr>
          <w:ins w:id="2807" w:author="mbeckerle" w:date="2012-04-22T18:00:00Z"/>
        </w:rPr>
      </w:pPr>
      <w:r w:rsidRPr="005223F4">
        <w:t xml:space="preserve">This allows formats to be parsed which are </w:t>
      </w:r>
      <w:del w:id="2808" w:author="mbeckerle" w:date="2012-04-22T17:58:00Z">
        <w:r w:rsidRPr="005223F4" w:rsidDel="00E202D9">
          <w:delText>not scanable</w:delText>
        </w:r>
      </w:del>
      <w:ins w:id="2809" w:author="mbeckerle" w:date="2012-04-22T17:58:00Z">
        <w:r w:rsidR="00E202D9">
          <w:t>delimited, but have nested elements which</w:t>
        </w:r>
      </w:ins>
      <w:del w:id="2810" w:author="mbeckerle" w:date="2012-04-22T17:58:00Z">
        <w:r w:rsidRPr="005223F4" w:rsidDel="00E202D9">
          <w:delText xml:space="preserve"> in that they</w:delText>
        </w:r>
      </w:del>
      <w:r w:rsidRPr="005223F4">
        <w:t xml:space="preserve"> contain non-character data. </w:t>
      </w:r>
    </w:p>
    <w:p w14:paraId="2C3264B8" w14:textId="687024BE" w:rsidR="00E202D9" w:rsidRPr="005223F4" w:rsidRDefault="00E202D9" w:rsidP="00E202D9">
      <w:pPr>
        <w:pStyle w:val="Heading4"/>
        <w:rPr>
          <w:ins w:id="2811" w:author="mbeckerle" w:date="2012-04-22T18:00:00Z"/>
        </w:rPr>
      </w:pPr>
      <w:ins w:id="2812" w:author="mbeckerle" w:date="2012-04-22T18:00:00Z">
        <w:r>
          <w:t xml:space="preserve">Delimited </w:t>
        </w:r>
      </w:ins>
      <w:ins w:id="2813" w:author="Steve Hanson" w:date="2012-08-06T14:02:00Z">
        <w:r w:rsidR="00B169B1">
          <w:t>B</w:t>
        </w:r>
      </w:ins>
      <w:ins w:id="2814" w:author="mbeckerle" w:date="2012-04-22T18:00:00Z">
        <w:del w:id="2815" w:author="Steve Hanson" w:date="2012-08-06T14:00:00Z">
          <w:r w:rsidDel="00B169B1">
            <w:delText>B</w:delText>
          </w:r>
        </w:del>
        <w:r>
          <w:t xml:space="preserve">inary </w:t>
        </w:r>
      </w:ins>
      <w:ins w:id="2816" w:author="Steve Hanson" w:date="2012-08-06T14:02:00Z">
        <w:r w:rsidR="00B169B1">
          <w:t>D</w:t>
        </w:r>
      </w:ins>
      <w:ins w:id="2817" w:author="mbeckerle" w:date="2012-04-22T18:00:00Z">
        <w:del w:id="2818" w:author="Steve Hanson" w:date="2012-08-06T14:00:00Z">
          <w:r w:rsidDel="00B169B1">
            <w:delText>D</w:delText>
          </w:r>
        </w:del>
        <w:r>
          <w:t>ata</w:t>
        </w:r>
      </w:ins>
    </w:p>
    <w:p w14:paraId="7D5C0AAB" w14:textId="77777777" w:rsidR="0062509C" w:rsidRDefault="00E202D9" w:rsidP="00E202D9">
      <w:pPr>
        <w:rPr>
          <w:ins w:id="2819" w:author="mbeckerle" w:date="2012-07-03T14:01:00Z"/>
        </w:rPr>
      </w:pPr>
      <w:ins w:id="2820" w:author="mbeckerle" w:date="2012-04-22T18:01:00Z">
        <w:r>
          <w:t xml:space="preserve">Formats involving </w:t>
        </w:r>
      </w:ins>
      <w:ins w:id="2821" w:author="mbeckerle" w:date="2012-04-22T18:00:00Z">
        <w:r>
          <w:t xml:space="preserve">binary </w:t>
        </w:r>
      </w:ins>
      <w:ins w:id="2822" w:author="mbeckerle" w:date="2012-07-03T13:50:00Z">
        <w:r w:rsidR="00D41F6F">
          <w:t xml:space="preserve">data, most notably </w:t>
        </w:r>
      </w:ins>
      <w:ins w:id="2823" w:author="mbeckerle" w:date="2012-04-22T18:00:00Z">
        <w:r>
          <w:t xml:space="preserve">packed and BCD </w:t>
        </w:r>
      </w:ins>
      <w:ins w:id="2824" w:author="mbeckerle" w:date="2012-04-22T18:01:00Z">
        <w:r>
          <w:t>data</w:t>
        </w:r>
      </w:ins>
      <w:ins w:id="2825" w:author="mbeckerle" w:date="2012-07-03T13:50:00Z">
        <w:r w:rsidR="00D41F6F">
          <w:t>,</w:t>
        </w:r>
      </w:ins>
      <w:ins w:id="2826" w:author="mbeckerle" w:date="2012-04-22T18:01:00Z">
        <w:r>
          <w:t xml:space="preserve"> </w:t>
        </w:r>
      </w:ins>
      <w:ins w:id="2827" w:author="mbeckerle" w:date="2012-04-22T18:00:00Z">
        <w:r>
          <w:t xml:space="preserve">can </w:t>
        </w:r>
      </w:ins>
      <w:ins w:id="2828" w:author="mbeckerle" w:date="2012-04-22T18:01:00Z">
        <w:r>
          <w:t>use delimiters</w:t>
        </w:r>
      </w:ins>
      <w:ins w:id="2829" w:author="mbeckerle" w:date="2012-04-22T18:00:00Z">
        <w:r>
          <w:t xml:space="preserve"> but care must be taken that the delimiters/patterns cannot match data represented in these formats. In particular, the delimiters must be chosen with knowledge that BCD data can contain any byte both of whose nibbles are 0 to 9 (that is, excluding A to F). Packed data adds bytes with the sign indicator, that is, with a most-significant nibble of 0 to 9, followed by a least-significant nibble of C, D, or F.</w:t>
        </w:r>
      </w:ins>
      <w:ins w:id="2830" w:author="mbeckerle" w:date="2012-04-22T18:02:00Z">
        <w:r>
          <w:t xml:space="preserve"> </w:t>
        </w:r>
      </w:ins>
    </w:p>
    <w:p w14:paraId="783A7144" w14:textId="77777777" w:rsidR="0062509C" w:rsidRDefault="00D41F6F" w:rsidP="00E202D9">
      <w:pPr>
        <w:rPr>
          <w:ins w:id="2831" w:author="Steve Hanson" w:date="2012-08-06T13:48:00Z"/>
        </w:rPr>
      </w:pPr>
      <w:commentRangeStart w:id="2832"/>
      <w:ins w:id="2833" w:author="mbeckerle" w:date="2012-07-03T13:51:00Z">
        <w:r>
          <w:t xml:space="preserve">General binary data can contain any bit pattern whatsoever, so advanced knowledge of the values that actually do appear in the data is required. </w:t>
        </w:r>
      </w:ins>
      <w:commentRangeEnd w:id="2832"/>
      <w:ins w:id="2834" w:author="mbeckerle" w:date="2012-08-14T11:11:00Z">
        <w:r w:rsidR="00395BD4">
          <w:rPr>
            <w:rStyle w:val="CommentReference"/>
          </w:rPr>
          <w:commentReference w:id="2832"/>
        </w:r>
      </w:ins>
    </w:p>
    <w:p w14:paraId="5864F33A" w14:textId="64BA94AE" w:rsidR="008C0562" w:rsidRDefault="008C0562" w:rsidP="00E202D9">
      <w:pPr>
        <w:rPr>
          <w:ins w:id="2835" w:author="mbeckerle" w:date="2012-07-03T14:01:00Z"/>
        </w:rPr>
      </w:pPr>
      <w:ins w:id="2836" w:author="Steve Hanson" w:date="2012-08-06T13:48:00Z">
        <w:r>
          <w:t>Carefully chosen delimiters can avoid the byte values that can appear within the data.</w:t>
        </w:r>
      </w:ins>
    </w:p>
    <w:p w14:paraId="6F26525B" w14:textId="0CC76471" w:rsidR="00E202D9" w:rsidRPr="005223F4" w:rsidDel="00E202D9" w:rsidRDefault="00E202D9" w:rsidP="00823F79">
      <w:pPr>
        <w:rPr>
          <w:del w:id="2837" w:author="mbeckerle" w:date="2012-04-22T18:02:00Z"/>
        </w:rPr>
      </w:pPr>
      <w:ins w:id="2838" w:author="mbeckerle" w:date="2012-04-22T18:02:00Z">
        <w:del w:id="2839" w:author="Steve Hanson" w:date="2012-08-06T13:48:00Z">
          <w:r w:rsidDel="008C0562">
            <w:delText xml:space="preserve">Carefully chosen delimiters can avoid </w:delText>
          </w:r>
        </w:del>
      </w:ins>
      <w:ins w:id="2840" w:author="mbeckerle" w:date="2012-07-03T13:51:00Z">
        <w:del w:id="2841" w:author="Steve Hanson" w:date="2012-08-06T13:48:00Z">
          <w:r w:rsidR="00D41F6F" w:rsidDel="008C0562">
            <w:delText>the byte values that can appear within the data.</w:delText>
          </w:r>
        </w:del>
      </w:ins>
      <w:bookmarkStart w:id="2842" w:name="_Toc322911630"/>
      <w:bookmarkStart w:id="2843" w:name="_Toc322912169"/>
      <w:bookmarkEnd w:id="2842"/>
      <w:bookmarkEnd w:id="2843"/>
      <w:ins w:id="2844" w:author="mbeckerle" w:date="2012-07-03T14:01:00Z">
        <w:del w:id="2845" w:author="Steve Hanson" w:date="2012-08-06T13:48:00Z">
          <w:r w:rsidR="0062509C" w:rsidDel="008C0562">
            <w:delText xml:space="preserve"> </w:delText>
          </w:r>
        </w:del>
      </w:ins>
      <w:bookmarkStart w:id="2846" w:name="_Toc332701532"/>
      <w:bookmarkStart w:id="2847" w:name="_Toc332701839"/>
      <w:bookmarkStart w:id="2848" w:name="_Toc332711633"/>
      <w:bookmarkStart w:id="2849" w:name="_Toc332711941"/>
      <w:bookmarkStart w:id="2850" w:name="_Toc332712243"/>
      <w:bookmarkStart w:id="2851" w:name="_Toc332724159"/>
      <w:bookmarkStart w:id="2852" w:name="_Toc332724459"/>
      <w:bookmarkEnd w:id="2846"/>
      <w:bookmarkEnd w:id="2847"/>
      <w:bookmarkEnd w:id="2848"/>
      <w:bookmarkEnd w:id="2849"/>
      <w:bookmarkEnd w:id="2850"/>
      <w:bookmarkEnd w:id="2851"/>
      <w:bookmarkEnd w:id="2852"/>
    </w:p>
    <w:p w14:paraId="025B0EFF" w14:textId="021C2293" w:rsidR="00C302B4" w:rsidRPr="005223F4" w:rsidDel="00916D7B" w:rsidRDefault="00C302B4" w:rsidP="00DB3D62">
      <w:pPr>
        <w:rPr>
          <w:del w:id="2853" w:author="mbeckerle" w:date="2012-04-22T18:12:00Z"/>
        </w:rPr>
      </w:pPr>
      <w:bookmarkStart w:id="2854" w:name="_Toc322911631"/>
      <w:bookmarkStart w:id="2855" w:name="_Toc322912170"/>
      <w:bookmarkStart w:id="2856" w:name="_Toc329093020"/>
      <w:bookmarkStart w:id="2857" w:name="_Toc332701533"/>
      <w:bookmarkStart w:id="2858" w:name="_Toc332701840"/>
      <w:bookmarkStart w:id="2859" w:name="_Toc332711634"/>
      <w:bookmarkStart w:id="2860" w:name="_Toc332711942"/>
      <w:bookmarkStart w:id="2861" w:name="_Toc332712244"/>
      <w:bookmarkStart w:id="2862" w:name="_Toc332724160"/>
      <w:bookmarkStart w:id="2863" w:name="_Toc332724460"/>
      <w:bookmarkEnd w:id="2854"/>
      <w:bookmarkEnd w:id="2855"/>
      <w:bookmarkEnd w:id="2856"/>
      <w:bookmarkEnd w:id="2857"/>
      <w:bookmarkEnd w:id="2858"/>
      <w:bookmarkEnd w:id="2859"/>
      <w:bookmarkEnd w:id="2860"/>
      <w:bookmarkEnd w:id="2861"/>
      <w:bookmarkEnd w:id="2862"/>
      <w:bookmarkEnd w:id="2863"/>
    </w:p>
    <w:p w14:paraId="7A5AEFC6" w14:textId="77777777" w:rsidR="00D8005A" w:rsidRPr="005223F4" w:rsidRDefault="00D8005A" w:rsidP="00D8005A">
      <w:pPr>
        <w:pStyle w:val="Heading3"/>
      </w:pPr>
      <w:bookmarkStart w:id="2864" w:name="_Toc332724461"/>
      <w:r w:rsidRPr="005223F4">
        <w:t>dfdl:lengthKind 'implicit'</w:t>
      </w:r>
      <w:bookmarkEnd w:id="2864"/>
    </w:p>
    <w:p w14:paraId="0DAD8668" w14:textId="77777777" w:rsidR="00D8005A" w:rsidRPr="005223F4" w:rsidRDefault="003132E4" w:rsidP="003132E4">
      <w:r w:rsidRPr="005223F4">
        <w:t xml:space="preserve">When </w:t>
      </w:r>
      <w:r w:rsidR="00DB3D62" w:rsidRPr="005223F4">
        <w:t>dfdl:lengthKind</w:t>
      </w:r>
      <w:r w:rsidR="00D8005A" w:rsidRPr="005223F4">
        <w:t xml:space="preserve"> </w:t>
      </w:r>
      <w:r w:rsidRPr="005223F4">
        <w:t xml:space="preserve">is </w:t>
      </w:r>
      <w:r w:rsidR="00D8005A" w:rsidRPr="005223F4">
        <w:t>‘implicit</w:t>
      </w:r>
      <w:r w:rsidR="00DB3D62" w:rsidRPr="005223F4">
        <w:t>'</w:t>
      </w:r>
      <w:r w:rsidRPr="005223F4">
        <w:t>,</w:t>
      </w:r>
      <w:r w:rsidR="00D8005A" w:rsidRPr="005223F4">
        <w:t xml:space="preserve"> the length</w:t>
      </w:r>
      <w:r w:rsidRPr="005223F4">
        <w:t xml:space="preserve"> </w:t>
      </w:r>
      <w:r w:rsidR="00D8005A" w:rsidRPr="005223F4">
        <w:t>is determined in terms of the type of the element and its schema-specified properties.</w:t>
      </w:r>
    </w:p>
    <w:p w14:paraId="5509F78E" w14:textId="0C670A9E" w:rsidR="003132E4" w:rsidRPr="005223F4" w:rsidDel="00916D7B" w:rsidRDefault="003132E4" w:rsidP="003132E4">
      <w:pPr>
        <w:rPr>
          <w:del w:id="2865" w:author="mbeckerle" w:date="2012-04-22T18:12:00Z"/>
        </w:rPr>
      </w:pPr>
    </w:p>
    <w:p w14:paraId="7A6AF021" w14:textId="77777777" w:rsidR="003132E4" w:rsidRPr="005223F4" w:rsidDel="00B40487" w:rsidRDefault="003132E4" w:rsidP="003132E4">
      <w:pPr>
        <w:rPr>
          <w:del w:id="2866" w:author="Steve Hanson" w:date="2012-02-23T15:16:00Z"/>
        </w:rPr>
      </w:pPr>
    </w:p>
    <w:p w14:paraId="738B1141" w14:textId="77777777" w:rsidR="00D8005A" w:rsidRPr="005223F4" w:rsidRDefault="00D8005A" w:rsidP="00307627">
      <w:r w:rsidRPr="005223F4">
        <w:t xml:space="preserve">For complex elements, 'implicit' means the length is determined by the </w:t>
      </w:r>
      <w:r w:rsidR="003132E4" w:rsidRPr="005223F4">
        <w:t xml:space="preserve">combined </w:t>
      </w:r>
      <w:r w:rsidRPr="005223F4">
        <w:t xml:space="preserve">lengths of the contained children, </w:t>
      </w:r>
      <w:r w:rsidR="00307627" w:rsidRPr="005223F4">
        <w:t xml:space="preserve">that is the </w:t>
      </w:r>
      <w:r w:rsidR="00307627" w:rsidRPr="00CB3BAC">
        <w:rPr>
          <w:bCs/>
        </w:rPr>
        <w:t>ComplexContent</w:t>
      </w:r>
      <w:r w:rsidR="00307627" w:rsidRPr="005223F4">
        <w:rPr>
          <w:b/>
          <w:bCs/>
        </w:rPr>
        <w:t xml:space="preserve"> </w:t>
      </w:r>
      <w:r w:rsidR="00307627" w:rsidRPr="005223F4">
        <w:t>region.</w:t>
      </w:r>
    </w:p>
    <w:p w14:paraId="3921E0C7" w14:textId="680EFF21" w:rsidR="00D8005A" w:rsidRPr="005223F4" w:rsidDel="00916D7B" w:rsidRDefault="00D8005A" w:rsidP="00D8005A">
      <w:pPr>
        <w:pStyle w:val="nobreak"/>
        <w:rPr>
          <w:del w:id="2867" w:author="mbeckerle" w:date="2012-04-22T18:12:00Z"/>
        </w:rPr>
      </w:pPr>
    </w:p>
    <w:bookmarkEnd w:id="2656"/>
    <w:p w14:paraId="63B8F700" w14:textId="77777777" w:rsidR="00E41B80" w:rsidRPr="005223F4" w:rsidRDefault="00E41B80" w:rsidP="009F05C7">
      <w:r w:rsidRPr="005223F4">
        <w:t>For simple elements the length is fixed and is give</w:t>
      </w:r>
      <w:r w:rsidR="009F05C7" w:rsidRPr="005223F4">
        <w:t>n</w:t>
      </w:r>
      <w:r w:rsidRPr="005223F4">
        <w:t xml:space="preserve"> in </w:t>
      </w:r>
      <w:r w:rsidRPr="005223F4">
        <w:fldChar w:fldCharType="begin"/>
      </w:r>
      <w:r w:rsidRPr="005223F4">
        <w:instrText xml:space="preserve"> REF _Ref241577749 \h </w:instrText>
      </w:r>
      <w:r w:rsidRPr="005223F4">
        <w:fldChar w:fldCharType="separate"/>
      </w:r>
      <w:r w:rsidR="00D04199" w:rsidRPr="005223F4">
        <w:t xml:space="preserve">Table </w:t>
      </w:r>
      <w:r w:rsidR="00D04199">
        <w:rPr>
          <w:noProof/>
        </w:rPr>
        <w:t>15</w:t>
      </w:r>
      <w:r w:rsidR="00D04199" w:rsidRPr="005223F4">
        <w:t xml:space="preserve"> Length in bits for simpleTypes when dfdl:lengthKind='implicit' </w:t>
      </w:r>
      <w:r w:rsidRPr="005223F4">
        <w:fldChar w:fldCharType="end"/>
      </w:r>
      <w:r w:rsidRPr="005223F4">
        <w:t>.</w:t>
      </w:r>
    </w:p>
    <w:p w14:paraId="49E8AA7E" w14:textId="225E7A82" w:rsidR="00E41B80" w:rsidRPr="005223F4" w:rsidDel="00916D7B" w:rsidRDefault="00E41B80" w:rsidP="00E41B80">
      <w:pPr>
        <w:rPr>
          <w:del w:id="2868" w:author="mbeckerle" w:date="2012-04-22T18:12:00Z"/>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2"/>
        <w:gridCol w:w="3186"/>
        <w:gridCol w:w="2461"/>
        <w:gridCol w:w="2129"/>
      </w:tblGrid>
      <w:tr w:rsidR="00B40487" w:rsidRPr="005223F4" w14:paraId="765BA68C" w14:textId="77777777" w:rsidTr="00CB3BAC">
        <w:tc>
          <w:tcPr>
            <w:tcW w:w="1962" w:type="dxa"/>
            <w:vMerge w:val="restart"/>
            <w:shd w:val="clear" w:color="auto" w:fill="F3F3F3"/>
          </w:tcPr>
          <w:p w14:paraId="7DE18866" w14:textId="77777777" w:rsidR="00B40487" w:rsidRPr="00240AC5" w:rsidRDefault="00B40487" w:rsidP="00034304">
            <w:pPr>
              <w:rPr>
                <w:b/>
                <w:bCs/>
              </w:rPr>
            </w:pPr>
            <w:ins w:id="2869" w:author="Steve Hanson" w:date="2012-02-23T15:17:00Z">
              <w:r w:rsidRPr="00240AC5">
                <w:rPr>
                  <w:b/>
                  <w:bCs/>
                </w:rPr>
                <w:t>Type</w:t>
              </w:r>
            </w:ins>
          </w:p>
        </w:tc>
        <w:tc>
          <w:tcPr>
            <w:tcW w:w="7776" w:type="dxa"/>
            <w:gridSpan w:val="3"/>
            <w:tcBorders>
              <w:bottom w:val="single" w:sz="4" w:space="0" w:color="auto"/>
            </w:tcBorders>
            <w:shd w:val="clear" w:color="auto" w:fill="F3F3F3"/>
          </w:tcPr>
          <w:p w14:paraId="503AAF15" w14:textId="400586A5" w:rsidR="00B40487" w:rsidRPr="00275A32" w:rsidRDefault="00B40487" w:rsidP="00240AC5">
            <w:pPr>
              <w:jc w:val="center"/>
              <w:rPr>
                <w:b/>
                <w:iCs/>
              </w:rPr>
            </w:pPr>
            <w:del w:id="2870" w:author="Steve Hanson" w:date="2012-08-06T13:52:00Z">
              <w:r w:rsidRPr="00275A32" w:rsidDel="00CB3BAC">
                <w:rPr>
                  <w:b/>
                  <w:iCs/>
                </w:rPr>
                <w:delText>Representation</w:delText>
              </w:r>
            </w:del>
            <w:ins w:id="2871" w:author="Steve Hanson" w:date="2012-08-06T13:52:00Z">
              <w:r w:rsidR="00CB3BAC">
                <w:rPr>
                  <w:b/>
                  <w:iCs/>
                </w:rPr>
                <w:t>Length</w:t>
              </w:r>
            </w:ins>
          </w:p>
        </w:tc>
      </w:tr>
      <w:tr w:rsidR="00B40487" w:rsidRPr="005223F4" w14:paraId="30F3757D" w14:textId="77777777" w:rsidTr="00CB3BAC">
        <w:tc>
          <w:tcPr>
            <w:tcW w:w="1962" w:type="dxa"/>
            <w:vMerge/>
            <w:shd w:val="clear" w:color="auto" w:fill="F3F3F3"/>
          </w:tcPr>
          <w:p w14:paraId="3511349B" w14:textId="77777777" w:rsidR="00B40487" w:rsidRPr="00240AC5" w:rsidRDefault="00B40487" w:rsidP="00034304">
            <w:pPr>
              <w:rPr>
                <w:b/>
                <w:bCs/>
              </w:rPr>
            </w:pPr>
          </w:p>
        </w:tc>
        <w:tc>
          <w:tcPr>
            <w:tcW w:w="3186" w:type="dxa"/>
            <w:tcBorders>
              <w:bottom w:val="single" w:sz="4" w:space="0" w:color="auto"/>
            </w:tcBorders>
            <w:shd w:val="clear" w:color="auto" w:fill="F3F3F3"/>
          </w:tcPr>
          <w:p w14:paraId="701BFFF0" w14:textId="2F0B4FF1" w:rsidR="00B40487" w:rsidRPr="00275A32" w:rsidRDefault="00CB3BAC" w:rsidP="00240AC5">
            <w:pPr>
              <w:jc w:val="center"/>
              <w:rPr>
                <w:b/>
                <w:iCs/>
              </w:rPr>
            </w:pPr>
            <w:ins w:id="2872" w:author="Steve Hanson" w:date="2012-08-06T13:52:00Z">
              <w:r>
                <w:rPr>
                  <w:b/>
                  <w:iCs/>
                </w:rPr>
                <w:t>t</w:t>
              </w:r>
            </w:ins>
            <w:del w:id="2873" w:author="Steve Hanson" w:date="2012-08-06T13:52:00Z">
              <w:r w:rsidRPr="00275A32" w:rsidDel="00CB3BAC">
                <w:rPr>
                  <w:b/>
                  <w:iCs/>
                </w:rPr>
                <w:delText>T</w:delText>
              </w:r>
            </w:del>
            <w:r w:rsidR="00B40487" w:rsidRPr="00275A32">
              <w:rPr>
                <w:b/>
                <w:iCs/>
              </w:rPr>
              <w:t>ext</w:t>
            </w:r>
          </w:p>
        </w:tc>
        <w:tc>
          <w:tcPr>
            <w:tcW w:w="4590" w:type="dxa"/>
            <w:gridSpan w:val="2"/>
            <w:shd w:val="clear" w:color="auto" w:fill="F3F3F3"/>
          </w:tcPr>
          <w:p w14:paraId="7D368E06" w14:textId="77777777" w:rsidR="00B40487" w:rsidRPr="005E3B09" w:rsidRDefault="00B40487" w:rsidP="00240AC5">
            <w:pPr>
              <w:jc w:val="center"/>
              <w:rPr>
                <w:b/>
                <w:iCs/>
              </w:rPr>
            </w:pPr>
            <w:r w:rsidRPr="005E3B09">
              <w:rPr>
                <w:b/>
                <w:iCs/>
              </w:rPr>
              <w:t>binary</w:t>
            </w:r>
          </w:p>
        </w:tc>
      </w:tr>
      <w:tr w:rsidR="005827F4" w:rsidRPr="005223F4" w14:paraId="6C9ADFB5" w14:textId="77777777" w:rsidTr="00CB3BAC">
        <w:tc>
          <w:tcPr>
            <w:tcW w:w="1962" w:type="dxa"/>
            <w:shd w:val="clear" w:color="auto" w:fill="auto"/>
          </w:tcPr>
          <w:p w14:paraId="06EF1940" w14:textId="77777777" w:rsidR="005827F4" w:rsidRPr="00275A32" w:rsidRDefault="005827F4" w:rsidP="00034304">
            <w:pPr>
              <w:rPr>
                <w:bCs/>
              </w:rPr>
            </w:pPr>
            <w:r w:rsidRPr="00275A32">
              <w:rPr>
                <w:bCs/>
              </w:rPr>
              <w:t>String</w:t>
            </w:r>
          </w:p>
        </w:tc>
        <w:tc>
          <w:tcPr>
            <w:tcW w:w="3186" w:type="dxa"/>
            <w:shd w:val="clear" w:color="auto" w:fill="auto"/>
          </w:tcPr>
          <w:p w14:paraId="5FBAD0C0" w14:textId="43E2E838" w:rsidR="005827F4" w:rsidRPr="00F8361A" w:rsidRDefault="005827F4" w:rsidP="00F8361A">
            <w:commentRangeStart w:id="2874"/>
            <w:r w:rsidRPr="00F8361A">
              <w:t>maxlength</w:t>
            </w:r>
            <w:commentRangeEnd w:id="2874"/>
            <w:r w:rsidR="0057182D" w:rsidRPr="00275A32">
              <w:rPr>
                <w:rStyle w:val="CommentReference"/>
                <w:sz w:val="20"/>
                <w:szCs w:val="20"/>
              </w:rPr>
              <w:commentReference w:id="2874"/>
            </w:r>
            <w:ins w:id="2875" w:author="mbeckerle" w:date="2012-04-22T16:41:00Z">
              <w:r w:rsidR="00BA27FE">
                <w:t xml:space="preserve"> gives length in either characters or bytes depending on the value of dfdl:lengthUnits</w:t>
              </w:r>
            </w:ins>
            <w:commentRangeStart w:id="2876"/>
            <w:ins w:id="2877" w:author="mbeckerle" w:date="2012-03-24T14:15:00Z">
              <w:r w:rsidR="00F8361A" w:rsidRPr="00F81703">
                <w:rPr>
                  <w:rStyle w:val="CommentReference"/>
                  <w:sz w:val="20"/>
                  <w:szCs w:val="20"/>
                </w:rPr>
                <w:t>.</w:t>
              </w:r>
            </w:ins>
            <w:commentRangeEnd w:id="2876"/>
            <w:r w:rsidR="00650FD9">
              <w:rPr>
                <w:rStyle w:val="CommentReference"/>
              </w:rPr>
              <w:commentReference w:id="2876"/>
            </w:r>
            <w:ins w:id="2878" w:author="mbeckerle" w:date="2012-03-24T14:15:00Z">
              <w:r w:rsidR="00F8361A" w:rsidRPr="00F81703">
                <w:rPr>
                  <w:rStyle w:val="CommentReference"/>
                  <w:rFonts w:cs="Arial"/>
                  <w:sz w:val="20"/>
                  <w:szCs w:val="20"/>
                  <w:lang w:eastAsia="zh-CN"/>
                </w:rPr>
                <w:commentReference w:id="2879"/>
              </w:r>
              <w:r w:rsidR="00F8361A" w:rsidRPr="0020674D">
                <w:rPr>
                  <w:rStyle w:val="CommentReference"/>
                  <w:rFonts w:cs="Arial"/>
                  <w:sz w:val="20"/>
                  <w:szCs w:val="20"/>
                  <w:lang w:eastAsia="zh-CN"/>
                </w:rPr>
                <w:commentReference w:id="2880"/>
              </w:r>
            </w:ins>
          </w:p>
        </w:tc>
        <w:tc>
          <w:tcPr>
            <w:tcW w:w="4590" w:type="dxa"/>
            <w:gridSpan w:val="2"/>
            <w:shd w:val="clear" w:color="auto" w:fill="auto"/>
          </w:tcPr>
          <w:p w14:paraId="1CE732F7" w14:textId="77777777" w:rsidR="005827F4" w:rsidRPr="005223F4" w:rsidRDefault="004C0BC6" w:rsidP="00034304">
            <w:r w:rsidRPr="005223F4">
              <w:t xml:space="preserve">Not </w:t>
            </w:r>
            <w:r w:rsidR="00FF2DCD" w:rsidRPr="005223F4">
              <w:t>applicable</w:t>
            </w:r>
          </w:p>
        </w:tc>
      </w:tr>
      <w:tr w:rsidR="005827F4" w:rsidRPr="005223F4" w14:paraId="2C7E7E5F" w14:textId="77777777" w:rsidTr="00CB3BAC">
        <w:tc>
          <w:tcPr>
            <w:tcW w:w="1962" w:type="dxa"/>
            <w:shd w:val="clear" w:color="auto" w:fill="auto"/>
          </w:tcPr>
          <w:p w14:paraId="0C850284" w14:textId="77777777" w:rsidR="005827F4" w:rsidRPr="00275A32" w:rsidRDefault="005827F4" w:rsidP="00034304">
            <w:pPr>
              <w:rPr>
                <w:bCs/>
              </w:rPr>
            </w:pPr>
            <w:r w:rsidRPr="00275A32">
              <w:rPr>
                <w:bCs/>
              </w:rPr>
              <w:t>Float</w:t>
            </w:r>
          </w:p>
        </w:tc>
        <w:tc>
          <w:tcPr>
            <w:tcW w:w="3186" w:type="dxa"/>
            <w:shd w:val="clear" w:color="auto" w:fill="auto"/>
          </w:tcPr>
          <w:p w14:paraId="65BE3AD2" w14:textId="77777777" w:rsidR="005827F4" w:rsidRPr="005223F4" w:rsidRDefault="005827F4" w:rsidP="00034304">
            <w:r w:rsidRPr="005223F4">
              <w:t>Not allowed</w:t>
            </w:r>
          </w:p>
        </w:tc>
        <w:tc>
          <w:tcPr>
            <w:tcW w:w="4590" w:type="dxa"/>
            <w:gridSpan w:val="2"/>
            <w:shd w:val="clear" w:color="auto" w:fill="auto"/>
          </w:tcPr>
          <w:p w14:paraId="4DE38552" w14:textId="77777777" w:rsidR="005827F4" w:rsidRPr="005223F4" w:rsidRDefault="005827F4" w:rsidP="00034304">
            <w:r w:rsidRPr="005223F4">
              <w:t>32</w:t>
            </w:r>
          </w:p>
        </w:tc>
      </w:tr>
      <w:tr w:rsidR="005827F4" w:rsidRPr="005223F4" w14:paraId="2ECBAB1C" w14:textId="77777777" w:rsidTr="00CB3BAC">
        <w:tc>
          <w:tcPr>
            <w:tcW w:w="1962" w:type="dxa"/>
            <w:shd w:val="clear" w:color="auto" w:fill="auto"/>
          </w:tcPr>
          <w:p w14:paraId="0BC2C55A" w14:textId="77777777" w:rsidR="005827F4" w:rsidRPr="00275A32" w:rsidRDefault="005827F4" w:rsidP="00034304">
            <w:pPr>
              <w:rPr>
                <w:bCs/>
              </w:rPr>
            </w:pPr>
            <w:r w:rsidRPr="00275A32">
              <w:rPr>
                <w:bCs/>
              </w:rPr>
              <w:t>Double</w:t>
            </w:r>
          </w:p>
        </w:tc>
        <w:tc>
          <w:tcPr>
            <w:tcW w:w="3186" w:type="dxa"/>
            <w:tcBorders>
              <w:bottom w:val="single" w:sz="4" w:space="0" w:color="auto"/>
            </w:tcBorders>
            <w:shd w:val="clear" w:color="auto" w:fill="auto"/>
          </w:tcPr>
          <w:p w14:paraId="4A19C212" w14:textId="77777777" w:rsidR="005827F4" w:rsidRPr="005223F4" w:rsidRDefault="005827F4" w:rsidP="00034304">
            <w:r w:rsidRPr="005223F4">
              <w:t>Not allowed</w:t>
            </w:r>
          </w:p>
        </w:tc>
        <w:tc>
          <w:tcPr>
            <w:tcW w:w="4590" w:type="dxa"/>
            <w:gridSpan w:val="2"/>
            <w:tcBorders>
              <w:bottom w:val="single" w:sz="4" w:space="0" w:color="auto"/>
            </w:tcBorders>
            <w:shd w:val="clear" w:color="auto" w:fill="auto"/>
          </w:tcPr>
          <w:p w14:paraId="5937051A" w14:textId="77777777" w:rsidR="005827F4" w:rsidRPr="005223F4" w:rsidRDefault="005827F4" w:rsidP="00034304">
            <w:r w:rsidRPr="005223F4">
              <w:t>64</w:t>
            </w:r>
          </w:p>
        </w:tc>
      </w:tr>
      <w:tr w:rsidR="00B7582C" w:rsidRPr="005223F4" w14:paraId="0765B519" w14:textId="77777777" w:rsidTr="00CB3BAC">
        <w:tc>
          <w:tcPr>
            <w:tcW w:w="1962" w:type="dxa"/>
            <w:shd w:val="clear" w:color="auto" w:fill="auto"/>
          </w:tcPr>
          <w:p w14:paraId="567023E4" w14:textId="77777777" w:rsidR="00B7582C" w:rsidRPr="005E3B09" w:rsidRDefault="00B7582C" w:rsidP="00034304">
            <w:pPr>
              <w:rPr>
                <w:bCs/>
              </w:rPr>
            </w:pPr>
            <w:r w:rsidRPr="00275A32">
              <w:rPr>
                <w:bCs/>
              </w:rPr>
              <w:t>Decimal, Integer,</w:t>
            </w:r>
            <w:r w:rsidRPr="00B40487" w:rsidDel="00400E16">
              <w:t xml:space="preserve"> </w:t>
            </w:r>
            <w:r w:rsidRPr="00275A32" w:rsidDel="00400E16">
              <w:rPr>
                <w:bCs/>
              </w:rPr>
              <w:t>nonNegativeInteger</w:t>
            </w:r>
          </w:p>
        </w:tc>
        <w:tc>
          <w:tcPr>
            <w:tcW w:w="3186" w:type="dxa"/>
            <w:shd w:val="clear" w:color="auto" w:fill="auto"/>
          </w:tcPr>
          <w:p w14:paraId="271DD00D" w14:textId="77777777" w:rsidR="00B7582C" w:rsidRPr="005223F4" w:rsidRDefault="00B7582C" w:rsidP="00034304">
            <w:r w:rsidRPr="005223F4">
              <w:t>Not allowed</w:t>
            </w:r>
          </w:p>
        </w:tc>
        <w:tc>
          <w:tcPr>
            <w:tcW w:w="2461" w:type="dxa"/>
            <w:shd w:val="clear" w:color="auto" w:fill="auto"/>
          </w:tcPr>
          <w:p w14:paraId="3DC33D9E" w14:textId="77777777" w:rsidR="00B7582C" w:rsidRPr="005223F4" w:rsidRDefault="00BB3DD6" w:rsidP="00034304">
            <w:r w:rsidRPr="005223F4">
              <w:t>packed/bcd : Not allowed</w:t>
            </w:r>
          </w:p>
        </w:tc>
        <w:tc>
          <w:tcPr>
            <w:tcW w:w="2129" w:type="dxa"/>
            <w:shd w:val="clear" w:color="auto" w:fill="auto"/>
          </w:tcPr>
          <w:p w14:paraId="061FA766" w14:textId="77777777" w:rsidR="00B7582C" w:rsidRPr="005223F4" w:rsidRDefault="00BB3DD6" w:rsidP="00034304">
            <w:r w:rsidRPr="005223F4">
              <w:t xml:space="preserve">binary: </w:t>
            </w:r>
            <w:r w:rsidR="001128A3" w:rsidRPr="005223F4">
              <w:t>Not allowed</w:t>
            </w:r>
          </w:p>
        </w:tc>
      </w:tr>
      <w:tr w:rsidR="005827F4" w:rsidRPr="005223F4" w14:paraId="743D3BF9" w14:textId="77777777" w:rsidTr="00CB3BAC">
        <w:tc>
          <w:tcPr>
            <w:tcW w:w="1962" w:type="dxa"/>
            <w:shd w:val="clear" w:color="auto" w:fill="auto"/>
          </w:tcPr>
          <w:p w14:paraId="63E126AB" w14:textId="77777777" w:rsidR="005827F4" w:rsidRPr="00275A32" w:rsidRDefault="005827F4" w:rsidP="00034304">
            <w:pPr>
              <w:rPr>
                <w:bCs/>
              </w:rPr>
            </w:pPr>
            <w:r w:rsidRPr="00275A32">
              <w:rPr>
                <w:bCs/>
              </w:rPr>
              <w:t>Long, UnsignedLong</w:t>
            </w:r>
          </w:p>
        </w:tc>
        <w:tc>
          <w:tcPr>
            <w:tcW w:w="3186" w:type="dxa"/>
            <w:shd w:val="clear" w:color="auto" w:fill="auto"/>
          </w:tcPr>
          <w:p w14:paraId="4F955CDD" w14:textId="77777777" w:rsidR="005827F4" w:rsidRPr="005223F4" w:rsidRDefault="005827F4" w:rsidP="00034304">
            <w:r w:rsidRPr="005223F4">
              <w:t>Not allowed</w:t>
            </w:r>
          </w:p>
        </w:tc>
        <w:tc>
          <w:tcPr>
            <w:tcW w:w="2461" w:type="dxa"/>
            <w:shd w:val="clear" w:color="auto" w:fill="auto"/>
          </w:tcPr>
          <w:p w14:paraId="301875F5" w14:textId="77777777" w:rsidR="005827F4" w:rsidRPr="005223F4" w:rsidRDefault="00D25E0F" w:rsidP="00034304">
            <w:r w:rsidRPr="005223F4">
              <w:t xml:space="preserve">packed/bcd : </w:t>
            </w:r>
            <w:r w:rsidR="005827F4" w:rsidRPr="005223F4">
              <w:t>Not allowed</w:t>
            </w:r>
          </w:p>
        </w:tc>
        <w:tc>
          <w:tcPr>
            <w:tcW w:w="2129" w:type="dxa"/>
            <w:shd w:val="clear" w:color="auto" w:fill="auto"/>
          </w:tcPr>
          <w:p w14:paraId="35721285" w14:textId="77777777" w:rsidR="005827F4" w:rsidRPr="005223F4" w:rsidRDefault="005827F4" w:rsidP="00034304">
            <w:r w:rsidRPr="005223F4">
              <w:t>binary: 64</w:t>
            </w:r>
          </w:p>
        </w:tc>
      </w:tr>
      <w:tr w:rsidR="005827F4" w:rsidRPr="005223F4" w14:paraId="404AF1E6" w14:textId="77777777" w:rsidTr="00CB3BAC">
        <w:tc>
          <w:tcPr>
            <w:tcW w:w="1962" w:type="dxa"/>
            <w:shd w:val="clear" w:color="auto" w:fill="auto"/>
          </w:tcPr>
          <w:p w14:paraId="6C32C07B" w14:textId="77777777" w:rsidR="005827F4" w:rsidRPr="005E3B09" w:rsidRDefault="005827F4" w:rsidP="00034304">
            <w:pPr>
              <w:rPr>
                <w:bCs/>
              </w:rPr>
            </w:pPr>
            <w:r w:rsidRPr="00275A32">
              <w:rPr>
                <w:bCs/>
              </w:rPr>
              <w:t xml:space="preserve">Int, </w:t>
            </w:r>
            <w:r w:rsidR="001E4505" w:rsidRPr="005E3B09">
              <w:rPr>
                <w:bCs/>
              </w:rPr>
              <w:t>UnsignedInt</w:t>
            </w:r>
          </w:p>
        </w:tc>
        <w:tc>
          <w:tcPr>
            <w:tcW w:w="3186" w:type="dxa"/>
            <w:shd w:val="clear" w:color="auto" w:fill="auto"/>
          </w:tcPr>
          <w:p w14:paraId="720F26CA" w14:textId="77777777" w:rsidR="005827F4" w:rsidRPr="005223F4" w:rsidRDefault="005827F4" w:rsidP="00034304">
            <w:r w:rsidRPr="005223F4">
              <w:t>Not allowed</w:t>
            </w:r>
          </w:p>
        </w:tc>
        <w:tc>
          <w:tcPr>
            <w:tcW w:w="2461" w:type="dxa"/>
            <w:shd w:val="clear" w:color="auto" w:fill="auto"/>
          </w:tcPr>
          <w:p w14:paraId="4A501A2E" w14:textId="77777777" w:rsidR="005827F4" w:rsidRPr="005223F4" w:rsidRDefault="005827F4" w:rsidP="00034304">
            <w:r w:rsidRPr="005223F4">
              <w:t>packed/</w:t>
            </w:r>
            <w:r w:rsidR="00D64FB5" w:rsidRPr="005223F4">
              <w:t>bcd</w:t>
            </w:r>
            <w:r w:rsidRPr="005223F4">
              <w:t xml:space="preserve"> : Not allowed</w:t>
            </w:r>
          </w:p>
        </w:tc>
        <w:tc>
          <w:tcPr>
            <w:tcW w:w="2129" w:type="dxa"/>
            <w:shd w:val="clear" w:color="auto" w:fill="auto"/>
          </w:tcPr>
          <w:p w14:paraId="7E0927DB" w14:textId="77777777" w:rsidR="005827F4" w:rsidRPr="005223F4" w:rsidRDefault="005827F4" w:rsidP="00034304">
            <w:r w:rsidRPr="005223F4">
              <w:t>binary: 32</w:t>
            </w:r>
          </w:p>
        </w:tc>
      </w:tr>
      <w:tr w:rsidR="005827F4" w:rsidRPr="005223F4" w14:paraId="4F46F2D6" w14:textId="77777777" w:rsidTr="00CB3BAC">
        <w:tc>
          <w:tcPr>
            <w:tcW w:w="1962" w:type="dxa"/>
            <w:shd w:val="clear" w:color="auto" w:fill="auto"/>
          </w:tcPr>
          <w:p w14:paraId="162EC96B" w14:textId="77777777" w:rsidR="005827F4" w:rsidRPr="005E3B09" w:rsidRDefault="005827F4" w:rsidP="00034304">
            <w:pPr>
              <w:rPr>
                <w:bCs/>
              </w:rPr>
            </w:pPr>
            <w:r w:rsidRPr="00275A32">
              <w:rPr>
                <w:bCs/>
              </w:rPr>
              <w:t xml:space="preserve">Short, </w:t>
            </w:r>
            <w:r w:rsidR="001E4505" w:rsidRPr="005E3B09">
              <w:rPr>
                <w:bCs/>
              </w:rPr>
              <w:t>UnsignedShort</w:t>
            </w:r>
          </w:p>
        </w:tc>
        <w:tc>
          <w:tcPr>
            <w:tcW w:w="3186" w:type="dxa"/>
            <w:shd w:val="clear" w:color="auto" w:fill="auto"/>
          </w:tcPr>
          <w:p w14:paraId="1BF1BE94" w14:textId="77777777" w:rsidR="005827F4" w:rsidRPr="005223F4" w:rsidRDefault="005827F4" w:rsidP="00034304">
            <w:r w:rsidRPr="005223F4">
              <w:t>Not allowed</w:t>
            </w:r>
          </w:p>
        </w:tc>
        <w:tc>
          <w:tcPr>
            <w:tcW w:w="2461" w:type="dxa"/>
            <w:shd w:val="clear" w:color="auto" w:fill="auto"/>
          </w:tcPr>
          <w:p w14:paraId="2428E9CA" w14:textId="77777777" w:rsidR="005827F4" w:rsidRPr="005223F4" w:rsidRDefault="005827F4" w:rsidP="00034304">
            <w:r w:rsidRPr="005223F4">
              <w:t>packed/</w:t>
            </w:r>
            <w:r w:rsidR="00D64FB5" w:rsidRPr="005223F4">
              <w:t>bcd</w:t>
            </w:r>
            <w:r w:rsidRPr="005223F4">
              <w:t xml:space="preserve"> : Not allowed</w:t>
            </w:r>
          </w:p>
        </w:tc>
        <w:tc>
          <w:tcPr>
            <w:tcW w:w="2129" w:type="dxa"/>
            <w:shd w:val="clear" w:color="auto" w:fill="auto"/>
          </w:tcPr>
          <w:p w14:paraId="509DC2CC" w14:textId="77777777" w:rsidR="005827F4" w:rsidRPr="005223F4" w:rsidRDefault="005827F4" w:rsidP="00034304">
            <w:r w:rsidRPr="005223F4">
              <w:t>binary: 16</w:t>
            </w:r>
          </w:p>
        </w:tc>
      </w:tr>
      <w:tr w:rsidR="005827F4" w:rsidRPr="005223F4" w14:paraId="6402A8C4" w14:textId="77777777" w:rsidTr="00CB3BAC">
        <w:tc>
          <w:tcPr>
            <w:tcW w:w="1962" w:type="dxa"/>
            <w:shd w:val="clear" w:color="auto" w:fill="auto"/>
          </w:tcPr>
          <w:p w14:paraId="6FDED6B4" w14:textId="77777777" w:rsidR="005827F4" w:rsidRPr="005E3B09" w:rsidRDefault="005827F4" w:rsidP="00034304">
            <w:pPr>
              <w:rPr>
                <w:bCs/>
              </w:rPr>
            </w:pPr>
            <w:r w:rsidRPr="00275A32">
              <w:rPr>
                <w:bCs/>
              </w:rPr>
              <w:t xml:space="preserve">Byte, </w:t>
            </w:r>
            <w:r w:rsidR="001E4505" w:rsidRPr="005E3B09">
              <w:rPr>
                <w:bCs/>
              </w:rPr>
              <w:t>UnsignedByte</w:t>
            </w:r>
          </w:p>
        </w:tc>
        <w:tc>
          <w:tcPr>
            <w:tcW w:w="3186" w:type="dxa"/>
            <w:shd w:val="clear" w:color="auto" w:fill="auto"/>
          </w:tcPr>
          <w:p w14:paraId="52DFA4DC" w14:textId="77777777" w:rsidR="005827F4" w:rsidRPr="005223F4" w:rsidRDefault="005827F4" w:rsidP="00034304">
            <w:r w:rsidRPr="005223F4">
              <w:t>Not allowed</w:t>
            </w:r>
          </w:p>
        </w:tc>
        <w:tc>
          <w:tcPr>
            <w:tcW w:w="2461" w:type="dxa"/>
            <w:shd w:val="clear" w:color="auto" w:fill="auto"/>
          </w:tcPr>
          <w:p w14:paraId="68C4744B" w14:textId="77777777" w:rsidR="005827F4" w:rsidRPr="005223F4" w:rsidRDefault="005827F4" w:rsidP="00034304">
            <w:r w:rsidRPr="005223F4">
              <w:t>packed/</w:t>
            </w:r>
            <w:r w:rsidR="00D64FB5" w:rsidRPr="005223F4">
              <w:t>bcd</w:t>
            </w:r>
            <w:r w:rsidRPr="005223F4">
              <w:t xml:space="preserve"> : Not allowed</w:t>
            </w:r>
          </w:p>
        </w:tc>
        <w:tc>
          <w:tcPr>
            <w:tcW w:w="2129" w:type="dxa"/>
            <w:shd w:val="clear" w:color="auto" w:fill="auto"/>
          </w:tcPr>
          <w:p w14:paraId="53AE626C" w14:textId="77777777" w:rsidR="005827F4" w:rsidRPr="005223F4" w:rsidRDefault="005827F4" w:rsidP="00034304">
            <w:r w:rsidRPr="005223F4">
              <w:t>binary: 8</w:t>
            </w:r>
          </w:p>
        </w:tc>
      </w:tr>
      <w:tr w:rsidR="005827F4" w:rsidRPr="005223F4" w14:paraId="0BD4BE7D" w14:textId="77777777" w:rsidTr="00CB3BAC">
        <w:tc>
          <w:tcPr>
            <w:tcW w:w="1962" w:type="dxa"/>
            <w:shd w:val="clear" w:color="auto" w:fill="auto"/>
          </w:tcPr>
          <w:p w14:paraId="551157BF" w14:textId="77777777" w:rsidR="005827F4" w:rsidRPr="00275A32" w:rsidRDefault="005827F4" w:rsidP="00034304">
            <w:pPr>
              <w:rPr>
                <w:bCs/>
              </w:rPr>
            </w:pPr>
            <w:r w:rsidRPr="00275A32">
              <w:rPr>
                <w:bCs/>
              </w:rPr>
              <w:t>DateTime</w:t>
            </w:r>
          </w:p>
        </w:tc>
        <w:tc>
          <w:tcPr>
            <w:tcW w:w="3186" w:type="dxa"/>
            <w:shd w:val="clear" w:color="auto" w:fill="auto"/>
          </w:tcPr>
          <w:p w14:paraId="15600D7C" w14:textId="77777777" w:rsidR="005827F4" w:rsidRPr="005223F4" w:rsidRDefault="005827F4" w:rsidP="00034304">
            <w:r w:rsidRPr="005223F4">
              <w:t>Not allowed</w:t>
            </w:r>
          </w:p>
        </w:tc>
        <w:tc>
          <w:tcPr>
            <w:tcW w:w="2461" w:type="dxa"/>
            <w:shd w:val="clear" w:color="auto" w:fill="auto"/>
          </w:tcPr>
          <w:p w14:paraId="20F21262" w14:textId="77777777" w:rsidR="005827F4" w:rsidRPr="005223F4" w:rsidRDefault="005827F4" w:rsidP="00034304">
            <w:r w:rsidRPr="005223F4">
              <w:t>packed/</w:t>
            </w:r>
            <w:r w:rsidR="00D64FB5" w:rsidRPr="005223F4">
              <w:t>bcd</w:t>
            </w:r>
            <w:r w:rsidRPr="005223F4">
              <w:t>:</w:t>
            </w:r>
            <w:r w:rsidR="00D64FB5" w:rsidRPr="005223F4">
              <w:t xml:space="preserve">  </w:t>
            </w:r>
            <w:r w:rsidRPr="005223F4">
              <w:t xml:space="preserve">Not allowed </w:t>
            </w:r>
          </w:p>
        </w:tc>
        <w:tc>
          <w:tcPr>
            <w:tcW w:w="2129" w:type="dxa"/>
            <w:shd w:val="clear" w:color="auto" w:fill="auto"/>
          </w:tcPr>
          <w:p w14:paraId="01B80642" w14:textId="77777777" w:rsidR="005827F4" w:rsidRPr="005223F4" w:rsidRDefault="005827F4" w:rsidP="00034304">
            <w:r w:rsidRPr="00240AC5">
              <w:rPr>
                <w:rFonts w:ascii="Helvetica" w:hAnsi="Helvetica" w:cs="Times"/>
              </w:rPr>
              <w:t xml:space="preserve">binarySeconds: 32, </w:t>
            </w:r>
            <w:r w:rsidR="00F91691" w:rsidRPr="00240AC5">
              <w:rPr>
                <w:rFonts w:ascii="Helvetica" w:hAnsi="Helvetica" w:cs="Times"/>
              </w:rPr>
              <w:t>binaryMilliseconds</w:t>
            </w:r>
            <w:r w:rsidRPr="00240AC5">
              <w:rPr>
                <w:rFonts w:ascii="Helvetica" w:hAnsi="Helvetica" w:cs="Times"/>
              </w:rPr>
              <w:t>:64</w:t>
            </w:r>
          </w:p>
        </w:tc>
      </w:tr>
      <w:tr w:rsidR="005827F4" w:rsidRPr="005223F4" w14:paraId="57104980" w14:textId="77777777" w:rsidTr="00CB3BAC">
        <w:tc>
          <w:tcPr>
            <w:tcW w:w="1962" w:type="dxa"/>
            <w:shd w:val="clear" w:color="auto" w:fill="auto"/>
          </w:tcPr>
          <w:p w14:paraId="7B9C70D7" w14:textId="77777777" w:rsidR="005827F4" w:rsidRPr="00275A32" w:rsidRDefault="005827F4" w:rsidP="00034304">
            <w:pPr>
              <w:rPr>
                <w:bCs/>
              </w:rPr>
            </w:pPr>
            <w:r w:rsidRPr="00275A32">
              <w:rPr>
                <w:bCs/>
              </w:rPr>
              <w:t>Date</w:t>
            </w:r>
          </w:p>
        </w:tc>
        <w:tc>
          <w:tcPr>
            <w:tcW w:w="3186" w:type="dxa"/>
            <w:shd w:val="clear" w:color="auto" w:fill="auto"/>
          </w:tcPr>
          <w:p w14:paraId="3BA1D81D" w14:textId="77777777" w:rsidR="005827F4" w:rsidRPr="005223F4" w:rsidRDefault="005827F4" w:rsidP="00034304">
            <w:r w:rsidRPr="005223F4">
              <w:t>Not allowed</w:t>
            </w:r>
          </w:p>
        </w:tc>
        <w:tc>
          <w:tcPr>
            <w:tcW w:w="2461" w:type="dxa"/>
            <w:shd w:val="clear" w:color="auto" w:fill="auto"/>
          </w:tcPr>
          <w:p w14:paraId="4AECB05E" w14:textId="77777777" w:rsidR="005827F4" w:rsidRPr="005223F4" w:rsidRDefault="005827F4" w:rsidP="00034304">
            <w:r w:rsidRPr="005223F4">
              <w:t>packed/</w:t>
            </w:r>
            <w:r w:rsidR="00D64FB5" w:rsidRPr="005223F4">
              <w:t>bcd</w:t>
            </w:r>
            <w:r w:rsidRPr="005223F4">
              <w:t xml:space="preserve"> : Not allowed </w:t>
            </w:r>
          </w:p>
        </w:tc>
        <w:tc>
          <w:tcPr>
            <w:tcW w:w="2129" w:type="dxa"/>
            <w:shd w:val="clear" w:color="auto" w:fill="auto"/>
          </w:tcPr>
          <w:p w14:paraId="7536EC33" w14:textId="77777777" w:rsidR="005827F4" w:rsidRPr="005223F4" w:rsidRDefault="005827F4" w:rsidP="00034304">
            <w:r w:rsidRPr="00240AC5">
              <w:rPr>
                <w:rFonts w:ascii="Helvetica" w:hAnsi="Helvetica" w:cs="Times"/>
              </w:rPr>
              <w:t xml:space="preserve">binarySeconds: 32, </w:t>
            </w:r>
            <w:r w:rsidR="00F91691" w:rsidRPr="00240AC5">
              <w:rPr>
                <w:rFonts w:ascii="Helvetica" w:hAnsi="Helvetica" w:cs="Times"/>
              </w:rPr>
              <w:t>binaryMilliseconds</w:t>
            </w:r>
            <w:r w:rsidRPr="00240AC5">
              <w:rPr>
                <w:rFonts w:ascii="Helvetica" w:hAnsi="Helvetica" w:cs="Times"/>
              </w:rPr>
              <w:t>:64</w:t>
            </w:r>
          </w:p>
        </w:tc>
      </w:tr>
      <w:tr w:rsidR="005827F4" w:rsidRPr="005223F4" w14:paraId="1374A880" w14:textId="77777777" w:rsidTr="00CB3BAC">
        <w:tc>
          <w:tcPr>
            <w:tcW w:w="1962" w:type="dxa"/>
            <w:shd w:val="clear" w:color="auto" w:fill="auto"/>
          </w:tcPr>
          <w:p w14:paraId="26E09FC6" w14:textId="77777777" w:rsidR="005827F4" w:rsidRPr="00275A32" w:rsidRDefault="005827F4" w:rsidP="00034304">
            <w:pPr>
              <w:rPr>
                <w:bCs/>
              </w:rPr>
            </w:pPr>
            <w:r w:rsidRPr="00275A32">
              <w:rPr>
                <w:bCs/>
              </w:rPr>
              <w:t>Time</w:t>
            </w:r>
          </w:p>
        </w:tc>
        <w:tc>
          <w:tcPr>
            <w:tcW w:w="3186" w:type="dxa"/>
            <w:shd w:val="clear" w:color="auto" w:fill="auto"/>
          </w:tcPr>
          <w:p w14:paraId="125E3477" w14:textId="77777777" w:rsidR="005827F4" w:rsidRPr="005223F4" w:rsidRDefault="005827F4" w:rsidP="00034304">
            <w:r w:rsidRPr="005223F4">
              <w:t>Not allowed</w:t>
            </w:r>
          </w:p>
        </w:tc>
        <w:tc>
          <w:tcPr>
            <w:tcW w:w="2461" w:type="dxa"/>
            <w:shd w:val="clear" w:color="auto" w:fill="auto"/>
          </w:tcPr>
          <w:p w14:paraId="430F8249" w14:textId="77777777" w:rsidR="005827F4" w:rsidRPr="005223F4" w:rsidRDefault="005827F4" w:rsidP="00034304">
            <w:r w:rsidRPr="005223F4">
              <w:t>packed/</w:t>
            </w:r>
            <w:r w:rsidR="00D64FB5" w:rsidRPr="005223F4">
              <w:t>bcd</w:t>
            </w:r>
            <w:r w:rsidRPr="005223F4">
              <w:t xml:space="preserve"> : Not allowed </w:t>
            </w:r>
          </w:p>
        </w:tc>
        <w:tc>
          <w:tcPr>
            <w:tcW w:w="2129" w:type="dxa"/>
            <w:shd w:val="clear" w:color="auto" w:fill="auto"/>
          </w:tcPr>
          <w:p w14:paraId="4506082E" w14:textId="77777777" w:rsidR="005827F4" w:rsidRPr="005223F4" w:rsidRDefault="005827F4" w:rsidP="00034304">
            <w:r w:rsidRPr="00240AC5">
              <w:rPr>
                <w:rFonts w:ascii="Helvetica" w:hAnsi="Helvetica" w:cs="Times"/>
              </w:rPr>
              <w:t xml:space="preserve">binarySeconds: 32, </w:t>
            </w:r>
            <w:r w:rsidR="00F91691" w:rsidRPr="00240AC5">
              <w:rPr>
                <w:rFonts w:ascii="Helvetica" w:hAnsi="Helvetica" w:cs="Times"/>
              </w:rPr>
              <w:t>binaryMilliseconds</w:t>
            </w:r>
            <w:r w:rsidRPr="00240AC5">
              <w:rPr>
                <w:rFonts w:ascii="Helvetica" w:hAnsi="Helvetica" w:cs="Times"/>
              </w:rPr>
              <w:t>:64</w:t>
            </w:r>
          </w:p>
        </w:tc>
      </w:tr>
      <w:tr w:rsidR="005827F4" w:rsidRPr="005223F4" w14:paraId="6E0BC259" w14:textId="77777777" w:rsidTr="00CB3BAC">
        <w:tc>
          <w:tcPr>
            <w:tcW w:w="1962" w:type="dxa"/>
            <w:shd w:val="clear" w:color="auto" w:fill="auto"/>
          </w:tcPr>
          <w:p w14:paraId="7D70FD87" w14:textId="77777777" w:rsidR="005827F4" w:rsidRPr="00275A32" w:rsidRDefault="005827F4" w:rsidP="00034304">
            <w:pPr>
              <w:rPr>
                <w:bCs/>
              </w:rPr>
            </w:pPr>
            <w:r w:rsidRPr="00275A32">
              <w:rPr>
                <w:bCs/>
              </w:rPr>
              <w:t>Boolean</w:t>
            </w:r>
          </w:p>
        </w:tc>
        <w:tc>
          <w:tcPr>
            <w:tcW w:w="3186" w:type="dxa"/>
            <w:shd w:val="clear" w:color="auto" w:fill="auto"/>
          </w:tcPr>
          <w:p w14:paraId="72BB2BBC" w14:textId="77777777" w:rsidR="005827F4" w:rsidRPr="005223F4" w:rsidRDefault="005827F4" w:rsidP="00034304">
            <w:r w:rsidRPr="005223F4">
              <w:t>Length of  longest of textBooleanTrue and textBooleanFalse</w:t>
            </w:r>
            <w:ins w:id="2881" w:author="Steve Hanson" w:date="2012-02-23T15:18:00Z">
              <w:r w:rsidR="00B40487">
                <w:t xml:space="preserve"> values</w:t>
              </w:r>
            </w:ins>
          </w:p>
        </w:tc>
        <w:tc>
          <w:tcPr>
            <w:tcW w:w="4590" w:type="dxa"/>
            <w:gridSpan w:val="2"/>
            <w:tcBorders>
              <w:bottom w:val="single" w:sz="4" w:space="0" w:color="auto"/>
            </w:tcBorders>
            <w:shd w:val="clear" w:color="auto" w:fill="auto"/>
          </w:tcPr>
          <w:p w14:paraId="1189C9B4" w14:textId="77777777" w:rsidR="005827F4" w:rsidRPr="005223F4" w:rsidRDefault="005827F4" w:rsidP="00034304">
            <w:r w:rsidRPr="005223F4">
              <w:t>32</w:t>
            </w:r>
          </w:p>
        </w:tc>
      </w:tr>
      <w:tr w:rsidR="005827F4" w:rsidRPr="005223F4" w14:paraId="35F6BFE7" w14:textId="77777777" w:rsidTr="00CB3BAC">
        <w:tc>
          <w:tcPr>
            <w:tcW w:w="1962" w:type="dxa"/>
            <w:shd w:val="clear" w:color="auto" w:fill="auto"/>
          </w:tcPr>
          <w:p w14:paraId="542BC6DE" w14:textId="77777777" w:rsidR="005827F4" w:rsidRPr="00275A32" w:rsidRDefault="005827F4" w:rsidP="00034304">
            <w:pPr>
              <w:rPr>
                <w:bCs/>
              </w:rPr>
            </w:pPr>
            <w:r w:rsidRPr="00275A32">
              <w:rPr>
                <w:bCs/>
              </w:rPr>
              <w:t>HexBinary</w:t>
            </w:r>
          </w:p>
        </w:tc>
        <w:tc>
          <w:tcPr>
            <w:tcW w:w="3186" w:type="dxa"/>
            <w:shd w:val="clear" w:color="auto" w:fill="auto"/>
          </w:tcPr>
          <w:p w14:paraId="2E791A47" w14:textId="77777777" w:rsidR="005827F4" w:rsidRPr="005223F4" w:rsidRDefault="004C0BC6" w:rsidP="00034304">
            <w:r w:rsidRPr="005223F4">
              <w:t xml:space="preserve">Not </w:t>
            </w:r>
            <w:r w:rsidR="00FF2DCD" w:rsidRPr="005223F4">
              <w:t>applicable</w:t>
            </w:r>
          </w:p>
        </w:tc>
        <w:tc>
          <w:tcPr>
            <w:tcW w:w="4590" w:type="dxa"/>
            <w:gridSpan w:val="2"/>
            <w:shd w:val="clear" w:color="auto" w:fill="auto"/>
          </w:tcPr>
          <w:p w14:paraId="76F1D148" w14:textId="6006AEE2" w:rsidR="005827F4" w:rsidRPr="005223F4" w:rsidRDefault="00CB3BAC" w:rsidP="00034304">
            <w:ins w:id="2882" w:author="Steve Hanson" w:date="2012-08-06T13:52:00Z">
              <w:r>
                <w:t>m</w:t>
              </w:r>
            </w:ins>
            <w:del w:id="2883" w:author="Steve Hanson" w:date="2012-08-06T13:52:00Z">
              <w:r w:rsidR="00B40487" w:rsidRPr="005223F4" w:rsidDel="00CB3BAC">
                <w:delText>M</w:delText>
              </w:r>
            </w:del>
            <w:r w:rsidR="005827F4" w:rsidRPr="005223F4">
              <w:t>axlength</w:t>
            </w:r>
          </w:p>
        </w:tc>
      </w:tr>
    </w:tbl>
    <w:p w14:paraId="562CC76D" w14:textId="77777777" w:rsidR="003F58CF" w:rsidRPr="005223F4" w:rsidRDefault="002C3193" w:rsidP="00794387">
      <w:pPr>
        <w:pStyle w:val="Caption"/>
      </w:pPr>
      <w:bookmarkStart w:id="2884" w:name="_Ref241577749"/>
      <w:r w:rsidRPr="005223F4">
        <w:t xml:space="preserve">Table </w:t>
      </w:r>
      <w:r w:rsidR="008356D4">
        <w:fldChar w:fldCharType="begin"/>
      </w:r>
      <w:r w:rsidR="008356D4">
        <w:instrText xml:space="preserve"> SEQ Table \* ARABIC </w:instrText>
      </w:r>
      <w:r w:rsidR="008356D4">
        <w:fldChar w:fldCharType="separate"/>
      </w:r>
      <w:r w:rsidR="00F3505B">
        <w:rPr>
          <w:noProof/>
        </w:rPr>
        <w:t>15</w:t>
      </w:r>
      <w:r w:rsidR="008356D4">
        <w:rPr>
          <w:noProof/>
        </w:rPr>
        <w:fldChar w:fldCharType="end"/>
      </w:r>
      <w:r w:rsidRPr="005223F4">
        <w:t xml:space="preserve"> </w:t>
      </w:r>
      <w:r w:rsidR="00794387" w:rsidRPr="005223F4">
        <w:t xml:space="preserve">Length in bits for simpleTypes when </w:t>
      </w:r>
      <w:r w:rsidRPr="005223F4">
        <w:t>dfdl:</w:t>
      </w:r>
      <w:r w:rsidR="00BD26F3" w:rsidRPr="005223F4">
        <w:t>length</w:t>
      </w:r>
      <w:r w:rsidR="00DB3D62" w:rsidRPr="005223F4">
        <w:t>Ki</w:t>
      </w:r>
      <w:r w:rsidRPr="005223F4">
        <w:t xml:space="preserve">nd='implicit' </w:t>
      </w:r>
      <w:bookmarkEnd w:id="2884"/>
    </w:p>
    <w:p w14:paraId="0EEB7785" w14:textId="77777777" w:rsidR="00CF1DBB" w:rsidRPr="005223F4" w:rsidRDefault="00CF1DBB" w:rsidP="00E41B80">
      <w:pPr>
        <w:numPr>
          <w:ilvl w:val="0"/>
          <w:numId w:val="68"/>
        </w:numPr>
      </w:pPr>
      <w:r w:rsidRPr="005223F4">
        <w:t xml:space="preserve">'Not Allowed' means that there is no implicit length for the combination of simple type and representation and it is a schema definition error if </w:t>
      </w:r>
      <w:r w:rsidR="00E41B80" w:rsidRPr="005223F4">
        <w:t>dfdl:</w:t>
      </w:r>
      <w:r w:rsidR="00A6072C" w:rsidRPr="005223F4">
        <w:t>lengthKind='implicit'</w:t>
      </w:r>
      <w:r w:rsidRPr="005223F4">
        <w:t xml:space="preserve"> is specified.</w:t>
      </w:r>
    </w:p>
    <w:p w14:paraId="7A54D166" w14:textId="77777777" w:rsidR="00D64FB5" w:rsidRPr="005223F4" w:rsidRDefault="00D64FB5" w:rsidP="00E41B80">
      <w:pPr>
        <w:numPr>
          <w:ilvl w:val="0"/>
          <w:numId w:val="68"/>
        </w:numPr>
      </w:pPr>
      <w:r w:rsidRPr="005223F4">
        <w:t xml:space="preserve">Packed/bcd means </w:t>
      </w:r>
      <w:r w:rsidR="00D52F37" w:rsidRPr="005223F4">
        <w:t>binaryNumberRep</w:t>
      </w:r>
      <w:r w:rsidRPr="005223F4">
        <w:t xml:space="preserve"> is 'packed' or 'bcd'</w:t>
      </w:r>
    </w:p>
    <w:p w14:paraId="22F23D14" w14:textId="77777777" w:rsidR="00D64FB5" w:rsidRPr="005223F4" w:rsidRDefault="00D64FB5" w:rsidP="00E41B80">
      <w:pPr>
        <w:numPr>
          <w:ilvl w:val="0"/>
          <w:numId w:val="68"/>
        </w:numPr>
      </w:pPr>
      <w:r w:rsidRPr="005223F4">
        <w:t xml:space="preserve">Binary  means </w:t>
      </w:r>
      <w:r w:rsidR="00D52F37" w:rsidRPr="005223F4">
        <w:t>binaryNumberRep</w:t>
      </w:r>
      <w:r w:rsidRPr="005223F4">
        <w:t xml:space="preserve"> is '</w:t>
      </w:r>
      <w:r w:rsidR="00DB3D62" w:rsidRPr="005223F4">
        <w:t>binary</w:t>
      </w:r>
      <w:r w:rsidRPr="005223F4">
        <w:t xml:space="preserve">' </w:t>
      </w:r>
    </w:p>
    <w:p w14:paraId="421DE808" w14:textId="77777777" w:rsidR="004C0BC6" w:rsidRPr="005223F4" w:rsidRDefault="004C0BC6" w:rsidP="00E41B80">
      <w:pPr>
        <w:numPr>
          <w:ilvl w:val="0"/>
          <w:numId w:val="68"/>
        </w:numPr>
      </w:pPr>
      <w:r w:rsidRPr="005223F4">
        <w:rPr>
          <w:rFonts w:ascii="Helvetica" w:hAnsi="Helvetica" w:cs="Times"/>
        </w:rPr>
        <w:t xml:space="preserve">binarySeconds </w:t>
      </w:r>
      <w:r w:rsidRPr="005223F4">
        <w:t xml:space="preserve">means </w:t>
      </w:r>
      <w:r w:rsidR="00ED60BB" w:rsidRPr="005223F4">
        <w:t>binaryCalendarRep</w:t>
      </w:r>
      <w:r w:rsidRPr="005223F4">
        <w:t xml:space="preserve"> is 'binarySeconds'</w:t>
      </w:r>
    </w:p>
    <w:p w14:paraId="105B447D" w14:textId="77777777" w:rsidR="004C0BC6" w:rsidRPr="005223F4" w:rsidRDefault="00F91691" w:rsidP="00E41B80">
      <w:pPr>
        <w:numPr>
          <w:ilvl w:val="0"/>
          <w:numId w:val="68"/>
        </w:numPr>
      </w:pPr>
      <w:r w:rsidRPr="005223F4">
        <w:rPr>
          <w:rFonts w:ascii="Helvetica" w:hAnsi="Helvetica" w:cs="Times"/>
        </w:rPr>
        <w:t>binaryMilliseconds</w:t>
      </w:r>
      <w:r w:rsidR="004C0BC6" w:rsidRPr="005223F4">
        <w:rPr>
          <w:rFonts w:ascii="Helvetica" w:hAnsi="Helvetica" w:cs="Times"/>
        </w:rPr>
        <w:t xml:space="preserve"> </w:t>
      </w:r>
      <w:r w:rsidR="004C0BC6" w:rsidRPr="005223F4">
        <w:t xml:space="preserve">means </w:t>
      </w:r>
      <w:r w:rsidR="00ED60BB" w:rsidRPr="005223F4">
        <w:t>binaryCalendarRep</w:t>
      </w:r>
      <w:r w:rsidR="004C0BC6" w:rsidRPr="005223F4">
        <w:t xml:space="preserve"> is </w:t>
      </w:r>
      <w:r w:rsidR="00563988" w:rsidRPr="005223F4">
        <w:t>'</w:t>
      </w:r>
      <w:r w:rsidRPr="005223F4">
        <w:rPr>
          <w:rFonts w:ascii="Helvetica" w:hAnsi="Helvetica" w:cs="Times"/>
        </w:rPr>
        <w:t>binaryMilliseconds</w:t>
      </w:r>
      <w:r w:rsidR="00563988" w:rsidRPr="005223F4">
        <w:rPr>
          <w:rFonts w:ascii="Helvetica" w:hAnsi="Helvetica" w:cs="Times"/>
        </w:rPr>
        <w:t>'</w:t>
      </w:r>
    </w:p>
    <w:p w14:paraId="185F3120" w14:textId="0283D55B" w:rsidR="00D64FB5" w:rsidRPr="005223F4" w:rsidRDefault="004C0BC6" w:rsidP="00F87596">
      <w:pPr>
        <w:numPr>
          <w:ilvl w:val="0"/>
          <w:numId w:val="68"/>
        </w:numPr>
      </w:pPr>
      <w:r w:rsidRPr="005223F4">
        <w:t>maxLength means xs:</w:t>
      </w:r>
      <w:r w:rsidR="00A6072C" w:rsidRPr="005223F4">
        <w:t>maxlength</w:t>
      </w:r>
      <w:ins w:id="2885" w:author="mbeckerle" w:date="2012-04-22T16:41:00Z">
        <w:r w:rsidR="00BA27FE">
          <w:t>, and gives length for strings in either characters or bytes depending on dfdl:lengthUnits.</w:t>
        </w:r>
      </w:ins>
    </w:p>
    <w:p w14:paraId="16EC5791" w14:textId="1D8E9C81" w:rsidR="00C964D0" w:rsidRPr="005223F4" w:rsidDel="00916D7B" w:rsidRDefault="00C964D0" w:rsidP="00C964D0">
      <w:pPr>
        <w:rPr>
          <w:del w:id="2886" w:author="mbeckerle" w:date="2012-04-22T18:12:00Z"/>
        </w:rPr>
      </w:pPr>
    </w:p>
    <w:p w14:paraId="03E81F56" w14:textId="77777777" w:rsidR="00C964D0" w:rsidRPr="005223F4" w:rsidRDefault="00C964D0" w:rsidP="00C964D0">
      <w:r w:rsidRPr="005223F4">
        <w:t>Note: Specifying the implicit length in bit</w:t>
      </w:r>
      <w:r w:rsidR="00794387" w:rsidRPr="005223F4">
        <w:t>s</w:t>
      </w:r>
      <w:r w:rsidRPr="005223F4">
        <w:t xml:space="preserve"> does not imply that dfdl:lengthUnits 'bits' can be specified for all simple types.</w:t>
      </w:r>
    </w:p>
    <w:p w14:paraId="7B06C88E" w14:textId="0316BB16" w:rsidR="00C964D0" w:rsidRPr="005223F4" w:rsidDel="00916D7B" w:rsidRDefault="00C964D0" w:rsidP="00CF1DBB">
      <w:pPr>
        <w:rPr>
          <w:del w:id="2887" w:author="mbeckerle" w:date="2012-04-22T18:12:00Z"/>
        </w:rPr>
      </w:pPr>
    </w:p>
    <w:p w14:paraId="4E48F721" w14:textId="77777777" w:rsidR="00D64FB5" w:rsidRPr="005223F4" w:rsidRDefault="00C964D0" w:rsidP="00F249D6">
      <w:r w:rsidRPr="005223F4">
        <w:t>When dfdl:lengthKind</w:t>
      </w:r>
      <w:r w:rsidR="00563988" w:rsidRPr="005223F4">
        <w:t xml:space="preserve"> is</w:t>
      </w:r>
      <w:r w:rsidRPr="005223F4">
        <w:t xml:space="preserve"> 'implicit'</w:t>
      </w:r>
      <w:r w:rsidR="00F249D6"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r w:rsidR="00D04199">
        <w:rPr>
          <w:cs/>
        </w:rPr>
        <w:t>‎</w:t>
      </w:r>
      <w:r w:rsidR="00D04199">
        <w:t>12.3.7</w:t>
      </w:r>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D04199" w:rsidRPr="005223F4">
        <w:t>Elements of Specified Length</w:t>
      </w:r>
      <w:r w:rsidRPr="005223F4">
        <w:fldChar w:fldCharType="end"/>
      </w:r>
    </w:p>
    <w:p w14:paraId="603D9D74" w14:textId="1A13F3A4" w:rsidR="00B66877" w:rsidRPr="005223F4" w:rsidDel="00916D7B" w:rsidRDefault="00B66877" w:rsidP="00CF1DBB">
      <w:pPr>
        <w:rPr>
          <w:del w:id="2888" w:author="mbeckerle" w:date="2012-04-22T18:12:00Z"/>
        </w:rPr>
      </w:pPr>
      <w:bookmarkStart w:id="2889" w:name="_Toc322911633"/>
      <w:bookmarkStart w:id="2890" w:name="_Toc322912172"/>
      <w:bookmarkStart w:id="2891" w:name="_Toc329093022"/>
      <w:bookmarkStart w:id="2892" w:name="_Toc332701535"/>
      <w:bookmarkStart w:id="2893" w:name="_Toc332701842"/>
      <w:bookmarkStart w:id="2894" w:name="_Toc332711636"/>
      <w:bookmarkStart w:id="2895" w:name="_Toc332711944"/>
      <w:bookmarkStart w:id="2896" w:name="_Toc332712246"/>
      <w:bookmarkStart w:id="2897" w:name="_Toc332724162"/>
      <w:bookmarkStart w:id="2898" w:name="_Toc332724462"/>
      <w:bookmarkEnd w:id="2889"/>
      <w:bookmarkEnd w:id="2890"/>
      <w:bookmarkEnd w:id="2891"/>
      <w:bookmarkEnd w:id="2892"/>
      <w:bookmarkEnd w:id="2893"/>
      <w:bookmarkEnd w:id="2894"/>
      <w:bookmarkEnd w:id="2895"/>
      <w:bookmarkEnd w:id="2896"/>
      <w:bookmarkEnd w:id="2897"/>
      <w:bookmarkEnd w:id="2898"/>
    </w:p>
    <w:p w14:paraId="36CE5DA2" w14:textId="77777777" w:rsidR="000A251E" w:rsidRPr="005223F4" w:rsidRDefault="001E08F3" w:rsidP="0033731D">
      <w:pPr>
        <w:pStyle w:val="Heading3"/>
      </w:pPr>
      <w:bookmarkStart w:id="2899" w:name="_Toc177399092"/>
      <w:bookmarkStart w:id="2900" w:name="_Toc175057379"/>
      <w:bookmarkStart w:id="2901" w:name="_Toc199516315"/>
      <w:bookmarkStart w:id="2902" w:name="_Toc194983979"/>
      <w:bookmarkStart w:id="2903" w:name="_Toc332724463"/>
      <w:r w:rsidRPr="005223F4">
        <w:t>dfd</w:t>
      </w:r>
      <w:r w:rsidR="001F538C" w:rsidRPr="005223F4">
        <w:t>l</w:t>
      </w:r>
      <w:r w:rsidRPr="005223F4">
        <w:t xml:space="preserve">:lengthKind </w:t>
      </w:r>
      <w:r w:rsidR="0033731D" w:rsidRPr="005223F4">
        <w:t>'p</w:t>
      </w:r>
      <w:r w:rsidR="000A251E" w:rsidRPr="005223F4">
        <w:t>refix</w:t>
      </w:r>
      <w:r w:rsidRPr="005223F4">
        <w:t>ed</w:t>
      </w:r>
      <w:bookmarkEnd w:id="2899"/>
      <w:bookmarkEnd w:id="2900"/>
      <w:bookmarkEnd w:id="2901"/>
      <w:bookmarkEnd w:id="2902"/>
      <w:r w:rsidR="0033731D" w:rsidRPr="005223F4">
        <w:t>'</w:t>
      </w:r>
      <w:bookmarkEnd w:id="2903"/>
    </w:p>
    <w:p w14:paraId="25EAD84F" w14:textId="77777777" w:rsidR="00E41B80" w:rsidRPr="005223F4" w:rsidRDefault="00E41B80" w:rsidP="0072611C">
      <w:r w:rsidRPr="005223F4">
        <w:t xml:space="preserve">When </w:t>
      </w:r>
      <w:r w:rsidR="000F00D6" w:rsidRPr="005223F4">
        <w:t>dfdl:lengthKind</w:t>
      </w:r>
      <w:r w:rsidRPr="005223F4">
        <w:t xml:space="preserve"> is</w:t>
      </w:r>
      <w:r w:rsidR="000F00D6" w:rsidRPr="005223F4">
        <w:t xml:space="preserve"> </w:t>
      </w:r>
      <w:r w:rsidR="0021260F" w:rsidRPr="005223F4">
        <w:t xml:space="preserve">‘prefixed’ the length of the </w:t>
      </w:r>
      <w:r w:rsidRPr="005223F4">
        <w:t xml:space="preserve">element </w:t>
      </w:r>
      <w:r w:rsidR="0021260F" w:rsidRPr="005223F4">
        <w:t xml:space="preserve">is given by </w:t>
      </w:r>
      <w:r w:rsidR="0086756B" w:rsidRPr="005223F4">
        <w:t xml:space="preserve">the </w:t>
      </w:r>
      <w:r w:rsidR="0034617F" w:rsidRPr="00CB3BAC">
        <w:rPr>
          <w:bCs/>
        </w:rPr>
        <w:t>P</w:t>
      </w:r>
      <w:r w:rsidR="0021260F" w:rsidRPr="00CB3BAC">
        <w:rPr>
          <w:bCs/>
        </w:rPr>
        <w:t>refix</w:t>
      </w:r>
      <w:r w:rsidR="0086756B" w:rsidRPr="00CB3BAC">
        <w:rPr>
          <w:bCs/>
        </w:rPr>
        <w:t>Length</w:t>
      </w:r>
      <w:r w:rsidR="0086756B" w:rsidRPr="005223F4">
        <w:t xml:space="preserve"> region</w:t>
      </w:r>
      <w:r w:rsidR="0021260F" w:rsidRPr="005223F4">
        <w:t xml:space="preserve"> specified using prefixLengthType. The property prefixIncludesPrefixLength also can be used to adjust the length appropriately. </w:t>
      </w:r>
    </w:p>
    <w:p w14:paraId="3D791AFA" w14:textId="0A769A59" w:rsidR="00E41B80" w:rsidRPr="005223F4" w:rsidDel="00916D7B" w:rsidRDefault="00E41B80" w:rsidP="00E41B80">
      <w:pPr>
        <w:rPr>
          <w:del w:id="2904" w:author="mbeckerle" w:date="2012-04-22T18:12:00Z"/>
        </w:rPr>
      </w:pPr>
    </w:p>
    <w:p w14:paraId="6A0CBF36" w14:textId="77777777" w:rsidR="009B545E" w:rsidRPr="005223F4" w:rsidRDefault="009B545E" w:rsidP="0072611C">
      <w:r w:rsidRPr="005223F4">
        <w:t xml:space="preserve">When dfdl:lengthKind </w:t>
      </w:r>
      <w:r w:rsidR="0034617F">
        <w:t xml:space="preserve">is </w:t>
      </w:r>
      <w:r w:rsidR="00C964D0" w:rsidRPr="005223F4">
        <w:t>'</w:t>
      </w:r>
      <w:r w:rsidRPr="005223F4">
        <w:t>prefixed</w:t>
      </w:r>
      <w:r w:rsidR="00C964D0"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r w:rsidR="00D04199">
        <w:rPr>
          <w:cs/>
        </w:rPr>
        <w:t>‎</w:t>
      </w:r>
      <w:r w:rsidR="00D04199">
        <w:t>12.3.7</w:t>
      </w:r>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D04199" w:rsidRPr="005223F4">
        <w:t>Elements of Specified Length</w:t>
      </w:r>
      <w:r w:rsidRPr="005223F4">
        <w:fldChar w:fldCharType="end"/>
      </w:r>
    </w:p>
    <w:p w14:paraId="06106505" w14:textId="030C028E" w:rsidR="00F718AD" w:rsidRPr="005223F4" w:rsidDel="00916D7B" w:rsidRDefault="00F718AD" w:rsidP="00F718AD">
      <w:pPr>
        <w:rPr>
          <w:del w:id="2905" w:author="mbeckerle" w:date="2012-04-22T18:12:00Z"/>
        </w:rPr>
      </w:pPr>
    </w:p>
    <w:p w14:paraId="3E002198" w14:textId="7ECABA3A" w:rsidR="000F00D6" w:rsidRPr="005223F4" w:rsidDel="00916D7B" w:rsidRDefault="000F00D6" w:rsidP="0021260F">
      <w:pPr>
        <w:rPr>
          <w:del w:id="2906" w:author="mbeckerle" w:date="2012-04-22T18:12:00Z"/>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480"/>
      </w:tblGrid>
      <w:tr w:rsidR="000F00D6" w:rsidRPr="00240AC5" w14:paraId="1F9E41C5" w14:textId="77777777" w:rsidTr="00240AC5">
        <w:tc>
          <w:tcPr>
            <w:tcW w:w="2628" w:type="dxa"/>
            <w:shd w:val="clear" w:color="auto" w:fill="F3F3F3"/>
          </w:tcPr>
          <w:p w14:paraId="2615A793" w14:textId="77777777" w:rsidR="000F00D6" w:rsidRPr="005E3B09" w:rsidRDefault="000F00D6" w:rsidP="00D461EA">
            <w:pPr>
              <w:rPr>
                <w:rFonts w:cs="Arial"/>
                <w:b/>
              </w:rPr>
            </w:pPr>
            <w:r w:rsidRPr="00275A32">
              <w:rPr>
                <w:b/>
                <w:sz w:val="18"/>
                <w:szCs w:val="18"/>
              </w:rPr>
              <w:t>Prope</w:t>
            </w:r>
            <w:r w:rsidRPr="005E3B09">
              <w:rPr>
                <w:b/>
                <w:sz w:val="18"/>
                <w:szCs w:val="18"/>
              </w:rPr>
              <w:t>rty Name</w:t>
            </w:r>
          </w:p>
        </w:tc>
        <w:tc>
          <w:tcPr>
            <w:tcW w:w="6480" w:type="dxa"/>
            <w:shd w:val="clear" w:color="auto" w:fill="F3F3F3"/>
          </w:tcPr>
          <w:p w14:paraId="27CA86B3" w14:textId="77777777" w:rsidR="000F00D6" w:rsidRPr="00D67874" w:rsidRDefault="000F00D6" w:rsidP="00D67874">
            <w:r w:rsidRPr="00D67874">
              <w:t>Description</w:t>
            </w:r>
          </w:p>
        </w:tc>
      </w:tr>
      <w:tr w:rsidR="000F00D6" w:rsidRPr="00240AC5" w14:paraId="1374DA61" w14:textId="77777777" w:rsidTr="00240AC5">
        <w:tc>
          <w:tcPr>
            <w:tcW w:w="2628" w:type="dxa"/>
            <w:shd w:val="clear" w:color="auto" w:fill="auto"/>
          </w:tcPr>
          <w:p w14:paraId="154DD3A6" w14:textId="77777777" w:rsidR="000F00D6" w:rsidRPr="00240AC5" w:rsidRDefault="000F00D6" w:rsidP="00D461EA">
            <w:pPr>
              <w:rPr>
                <w:rFonts w:cs="Arial"/>
              </w:rPr>
            </w:pPr>
            <w:r w:rsidRPr="00240AC5">
              <w:rPr>
                <w:rFonts w:cs="Arial"/>
              </w:rPr>
              <w:t>prefixIncludesPrefixLength</w:t>
            </w:r>
          </w:p>
        </w:tc>
        <w:tc>
          <w:tcPr>
            <w:tcW w:w="6480" w:type="dxa"/>
            <w:shd w:val="clear" w:color="auto" w:fill="auto"/>
          </w:tcPr>
          <w:p w14:paraId="65BD39CE" w14:textId="77777777" w:rsidR="000F00D6" w:rsidRPr="005223F4" w:rsidRDefault="0037366D" w:rsidP="00D67874">
            <w:r w:rsidRPr="005223F4">
              <w:t>Enum</w:t>
            </w:r>
          </w:p>
          <w:p w14:paraId="275F7E03" w14:textId="77777777" w:rsidR="0037366D" w:rsidRPr="005223F4" w:rsidRDefault="001B667E" w:rsidP="00D67874">
            <w:r w:rsidRPr="005223F4">
              <w:t xml:space="preserve">Valid values are </w:t>
            </w:r>
            <w:r w:rsidR="00682090" w:rsidRPr="005223F4">
              <w:t>'yes'</w:t>
            </w:r>
            <w:r w:rsidRPr="005223F4">
              <w:t xml:space="preserve">, </w:t>
            </w:r>
            <w:r w:rsidR="00682090" w:rsidRPr="005223F4">
              <w:t>'no'</w:t>
            </w:r>
          </w:p>
          <w:p w14:paraId="1571FB54" w14:textId="2EE17AD8" w:rsidR="000F00D6" w:rsidRPr="005223F4" w:rsidRDefault="000F00D6" w:rsidP="00D67874">
            <w:r w:rsidRPr="005223F4">
              <w:t xml:space="preserve">Whether the length given by a prefix includes the length of the prefix as well as the length of the </w:t>
            </w:r>
            <w:r w:rsidR="0072611C" w:rsidRPr="005223F4">
              <w:t>content region</w:t>
            </w:r>
            <w:ins w:id="2907" w:author="mbeckerle" w:date="2012-04-22T16:42:00Z">
              <w:r w:rsidR="00BA27FE">
                <w:t xml:space="preserve"> </w:t>
              </w:r>
            </w:ins>
            <w:ins w:id="2908" w:author="mbeckerle" w:date="2012-03-24T14:23:00Z">
              <w:r w:rsidR="00016672">
                <w:t xml:space="preserve">(which can be either the SimpleContent region or the ComplexContent region defined in Section </w:t>
              </w:r>
              <w:commentRangeStart w:id="2909"/>
              <w:r w:rsidR="00016672">
                <w:fldChar w:fldCharType="begin"/>
              </w:r>
              <w:r w:rsidR="00016672">
                <w:instrText xml:space="preserve"> REF __RefHeading__3549_1503507204 \h </w:instrText>
              </w:r>
            </w:ins>
            <w:ins w:id="2910" w:author="mbeckerle" w:date="2012-03-24T14:23:00Z">
              <w:r w:rsidR="00016672">
                <w:fldChar w:fldCharType="separate"/>
              </w:r>
              <w:r w:rsidR="00016672">
                <w:t>9.2</w:t>
              </w:r>
              <w:r w:rsidR="00016672">
                <w:fldChar w:fldCharType="end"/>
              </w:r>
              <w:commentRangeEnd w:id="2909"/>
              <w:r w:rsidR="00016672">
                <w:t>)</w:t>
              </w:r>
            </w:ins>
            <w:ins w:id="2911" w:author="Steve Hanson" w:date="2012-04-11T15:53:00Z">
              <w:r w:rsidRPr="005223F4">
                <w:t>.</w:t>
              </w:r>
            </w:ins>
            <w:ins w:id="2912" w:author="mbeckerle" w:date="2012-03-24T14:23:00Z">
              <w:r w:rsidR="00016672" w:rsidRPr="00240AC5">
                <w:rPr>
                  <w:rStyle w:val="CommentReference"/>
                  <w:bCs/>
                </w:rPr>
                <w:commentReference w:id="2909"/>
              </w:r>
              <w:r w:rsidR="00016672">
                <w:t>)</w:t>
              </w:r>
            </w:ins>
            <w:del w:id="2913" w:author="Steve Hanson" w:date="2012-04-11T15:53:00Z">
              <w:r w:rsidRPr="005223F4">
                <w:delText>.</w:delText>
              </w:r>
            </w:del>
            <w:r w:rsidRPr="005223F4">
              <w:t xml:space="preserve"> </w:t>
            </w:r>
          </w:p>
          <w:p w14:paraId="50C38EDF" w14:textId="1B327EEC" w:rsidR="000F00D6" w:rsidRPr="005223F4" w:rsidRDefault="000F00D6" w:rsidP="00D67874">
            <w:r w:rsidRPr="005223F4">
              <w:t>Used only when lengthKind=</w:t>
            </w:r>
            <w:commentRangeStart w:id="2914"/>
            <w:r w:rsidRPr="005223F4">
              <w:t>’prefix</w:t>
            </w:r>
            <w:ins w:id="2915" w:author="mbeckerle" w:date="2012-04-22T16:43:00Z">
              <w:r w:rsidR="00BA27FE">
                <w:t>ed</w:t>
              </w:r>
            </w:ins>
            <w:r w:rsidRPr="005223F4">
              <w:t>’.</w:t>
            </w:r>
            <w:commentRangeEnd w:id="2914"/>
            <w:r w:rsidR="00CE6B9E">
              <w:rPr>
                <w:rStyle w:val="CommentReference"/>
              </w:rPr>
              <w:commentReference w:id="2914"/>
            </w:r>
          </w:p>
          <w:p w14:paraId="794CD42E" w14:textId="77777777" w:rsidR="000F00D6" w:rsidRPr="005223F4" w:rsidRDefault="000F00D6" w:rsidP="00D67874">
            <w:r w:rsidRPr="005223F4">
              <w:t xml:space="preserve">Annotation: dfdl:element, </w:t>
            </w:r>
            <w:r w:rsidRPr="00240AC5">
              <w:rPr>
                <w:color w:val="000000"/>
              </w:rPr>
              <w:t>dfdl:simpleType</w:t>
            </w:r>
          </w:p>
        </w:tc>
      </w:tr>
      <w:tr w:rsidR="000F00D6" w:rsidRPr="00240AC5" w14:paraId="5D1A9F3D" w14:textId="77777777" w:rsidTr="00240AC5">
        <w:tc>
          <w:tcPr>
            <w:tcW w:w="2628" w:type="dxa"/>
            <w:shd w:val="clear" w:color="auto" w:fill="auto"/>
          </w:tcPr>
          <w:p w14:paraId="04EA83D9" w14:textId="77777777" w:rsidR="000F00D6" w:rsidRPr="00240AC5" w:rsidRDefault="000F00D6" w:rsidP="00D461EA">
            <w:pPr>
              <w:rPr>
                <w:rFonts w:cs="Arial"/>
              </w:rPr>
            </w:pPr>
            <w:r w:rsidRPr="00240AC5">
              <w:rPr>
                <w:rFonts w:cs="Arial"/>
              </w:rPr>
              <w:t>prefixLengthType</w:t>
            </w:r>
          </w:p>
        </w:tc>
        <w:tc>
          <w:tcPr>
            <w:tcW w:w="6480" w:type="dxa"/>
            <w:shd w:val="clear" w:color="auto" w:fill="auto"/>
          </w:tcPr>
          <w:p w14:paraId="33D0CFAF" w14:textId="77777777" w:rsidR="000F00D6" w:rsidRPr="005223F4" w:rsidRDefault="000F00D6" w:rsidP="00D67874">
            <w:r w:rsidRPr="005223F4">
              <w:t>QName</w:t>
            </w:r>
          </w:p>
          <w:p w14:paraId="6CBC3AB9" w14:textId="77777777" w:rsidR="000F00D6" w:rsidRPr="005223F4" w:rsidRDefault="000F00D6" w:rsidP="00D67874">
            <w:r w:rsidRPr="005223F4">
              <w:t>Name of a simple type derived from xs:integer or any subtype of it.</w:t>
            </w:r>
          </w:p>
          <w:p w14:paraId="0C25B65C" w14:textId="77777777" w:rsidR="000F00D6" w:rsidRPr="005223F4" w:rsidRDefault="000F00D6" w:rsidP="00D67874">
            <w:r w:rsidRPr="005223F4">
              <w:t xml:space="preserve">This type, with its DFDL annotations specifies the representation of the length prefix, which </w:t>
            </w:r>
            <w:r w:rsidR="006A3CCB" w:rsidRPr="005223F4">
              <w:t xml:space="preserve">is in the </w:t>
            </w:r>
            <w:r w:rsidR="0034617F" w:rsidRPr="00275A32">
              <w:t>P</w:t>
            </w:r>
            <w:r w:rsidR="006A3CCB" w:rsidRPr="005E3B09">
              <w:t>refixLength</w:t>
            </w:r>
            <w:r w:rsidR="006A3CCB" w:rsidRPr="005223F4">
              <w:t xml:space="preserve"> region</w:t>
            </w:r>
            <w:r w:rsidR="00563988" w:rsidRPr="005223F4">
              <w:t>.</w:t>
            </w:r>
          </w:p>
          <w:p w14:paraId="0BC04BC9" w14:textId="55BE0F26" w:rsidR="00016672" w:rsidRDefault="0086756B" w:rsidP="00D67874">
            <w:pPr>
              <w:rPr>
                <w:ins w:id="2916" w:author="mbeckerle" w:date="2012-03-24T14:24:00Z"/>
              </w:rPr>
            </w:pPr>
            <w:r w:rsidRPr="005223F4">
              <w:t>It is a sche</w:t>
            </w:r>
            <w:r w:rsidR="006A3CCB" w:rsidRPr="005223F4">
              <w:t>ma</w:t>
            </w:r>
            <w:r w:rsidRPr="005223F4">
              <w:t xml:space="preserve"> definition error if the xs:simpleType specifies </w:t>
            </w:r>
            <w:commentRangeStart w:id="2917"/>
            <w:r w:rsidRPr="005223F4">
              <w:t xml:space="preserve">dfdl:lengthKind </w:t>
            </w:r>
            <w:r w:rsidR="00B971D3">
              <w:t>'delimited'</w:t>
            </w:r>
            <w:r w:rsidRPr="005223F4">
              <w:t xml:space="preserve"> or 'endOfParent'</w:t>
            </w:r>
            <w:r w:rsidR="00520D4E" w:rsidRPr="005223F4">
              <w:t xml:space="preserve"> or a dfdl:</w:t>
            </w:r>
            <w:ins w:id="2918" w:author="mbeckerle" w:date="2012-03-24T14:24:00Z">
              <w:r w:rsidR="00016672">
                <w:t>outputValueCalc,</w:t>
              </w:r>
            </w:ins>
            <w:del w:id="2919" w:author="mbeckerle" w:date="2012-03-24T14:24:00Z">
              <w:r w:rsidR="00520D4E" w:rsidRPr="005223F4" w:rsidDel="00016672">
                <w:delText>outputValueCalc</w:delText>
              </w:r>
              <w:commentRangeEnd w:id="2917"/>
              <w:r w:rsidR="00B40487" w:rsidRPr="00240AC5" w:rsidDel="00016672">
                <w:rPr>
                  <w:rStyle w:val="CommentReference"/>
                  <w:bCs/>
                </w:rPr>
                <w:commentReference w:id="2917"/>
              </w:r>
            </w:del>
            <w:ins w:id="2920" w:author="mbeckerle" w:date="2012-03-24T14:24:00Z">
              <w:r w:rsidR="00016672" w:rsidRPr="00240AC5">
                <w:rPr>
                  <w:rFonts w:eastAsia="Helv"/>
                </w:rPr>
                <w:t xml:space="preserve"> </w:t>
              </w:r>
              <w:r w:rsidR="00016672">
                <w:t>a</w:t>
              </w:r>
              <w:r w:rsidR="00016672" w:rsidRPr="00240AC5">
                <w:rPr>
                  <w:rFonts w:eastAsia="Helv"/>
                </w:rPr>
                <w:t xml:space="preserve"> </w:t>
              </w:r>
              <w:r w:rsidR="00016672">
                <w:t>value</w:t>
              </w:r>
              <w:r w:rsidR="00016672" w:rsidRPr="00240AC5">
                <w:rPr>
                  <w:rFonts w:eastAsia="Helv"/>
                </w:rPr>
                <w:t xml:space="preserve"> </w:t>
              </w:r>
              <w:r w:rsidR="00016672">
                <w:t>for</w:t>
              </w:r>
              <w:r w:rsidR="00016672" w:rsidRPr="00240AC5">
                <w:rPr>
                  <w:rFonts w:eastAsia="Helv"/>
                </w:rPr>
                <w:t xml:space="preserve"> </w:t>
              </w:r>
              <w:r w:rsidR="00016672">
                <w:t>initiator</w:t>
              </w:r>
              <w:r w:rsidR="00016672" w:rsidRPr="00240AC5">
                <w:rPr>
                  <w:rFonts w:eastAsia="Helv"/>
                </w:rPr>
                <w:t xml:space="preserve"> </w:t>
              </w:r>
              <w:r w:rsidR="00016672">
                <w:t>or</w:t>
              </w:r>
              <w:r w:rsidR="00016672" w:rsidRPr="00240AC5">
                <w:rPr>
                  <w:rFonts w:eastAsia="Helv"/>
                </w:rPr>
                <w:t xml:space="preserve"> </w:t>
              </w:r>
              <w:r w:rsidR="00016672">
                <w:t>terminator</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empty</w:t>
              </w:r>
              <w:r w:rsidR="00016672" w:rsidRPr="00240AC5">
                <w:rPr>
                  <w:rFonts w:eastAsia="Helv"/>
                </w:rPr>
                <w:t xml:space="preserve"> </w:t>
              </w:r>
              <w:r w:rsidR="00016672">
                <w:t>string,</w:t>
              </w:r>
              <w:r w:rsidR="00016672" w:rsidRPr="00240AC5">
                <w:rPr>
                  <w:rFonts w:eastAsia="Helv"/>
                </w:rPr>
                <w:t xml:space="preserve"> </w:t>
              </w:r>
              <w:r w:rsidR="00016672">
                <w:t>alignment</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'1',</w:t>
              </w:r>
              <w:r w:rsidR="00016672" w:rsidRPr="00240AC5">
                <w:rPr>
                  <w:rFonts w:eastAsia="Helv"/>
                </w:rPr>
                <w:t xml:space="preserve"> </w:t>
              </w:r>
              <w:r w:rsidR="00016672">
                <w:t>or</w:t>
              </w:r>
              <w:r w:rsidR="00016672" w:rsidRPr="00240AC5">
                <w:rPr>
                  <w:rFonts w:eastAsia="Helv"/>
                </w:rPr>
                <w:t xml:space="preserve"> </w:t>
              </w:r>
              <w:r w:rsidR="00016672">
                <w:t>leadingSkip</w:t>
              </w:r>
              <w:r w:rsidR="00016672" w:rsidRPr="00240AC5">
                <w:rPr>
                  <w:rFonts w:eastAsia="Helv"/>
                </w:rPr>
                <w:t xml:space="preserve"> </w:t>
              </w:r>
              <w:r w:rsidR="00016672">
                <w:t>or</w:t>
              </w:r>
              <w:r w:rsidR="00016672" w:rsidRPr="00240AC5">
                <w:rPr>
                  <w:rFonts w:eastAsia="Helv"/>
                </w:rPr>
                <w:t xml:space="preserve"> </w:t>
              </w:r>
              <w:r w:rsidR="00016672">
                <w:t>trailingSkip</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'0'.</w:t>
              </w:r>
            </w:ins>
            <w:ins w:id="2921" w:author="mbeckerle" w:date="2012-04-22T22:37:00Z">
              <w:r w:rsidR="005964FC">
                <w:rPr>
                  <w:rStyle w:val="FootnoteReference"/>
                </w:rPr>
                <w:footnoteReference w:id="13"/>
              </w:r>
            </w:ins>
          </w:p>
          <w:p w14:paraId="6B280774" w14:textId="4648F316" w:rsidR="0086756B" w:rsidRPr="005223F4" w:rsidDel="00557A29" w:rsidRDefault="0086756B" w:rsidP="00D67874">
            <w:pPr>
              <w:rPr>
                <w:del w:id="2925" w:author="mbeckerle" w:date="2012-04-22T22:00:00Z"/>
              </w:rPr>
            </w:pPr>
          </w:p>
          <w:p w14:paraId="79B2D823" w14:textId="77777777" w:rsidR="000F00D6" w:rsidRPr="005223F4" w:rsidRDefault="000F00D6" w:rsidP="00D67874">
            <w:r w:rsidRPr="005223F4">
              <w:t>Annotation: dfdl:element</w:t>
            </w:r>
            <w:r w:rsidRPr="00240AC5">
              <w:rPr>
                <w:color w:val="000000"/>
              </w:rPr>
              <w:t>, dfdl:simpleType</w:t>
            </w:r>
          </w:p>
        </w:tc>
      </w:tr>
    </w:tbl>
    <w:p w14:paraId="615BCFFC" w14:textId="42574F90" w:rsidR="000F00D6" w:rsidRPr="005223F4" w:rsidDel="00916D7B" w:rsidRDefault="000F00D6" w:rsidP="000F4565">
      <w:pPr>
        <w:autoSpaceDE w:val="0"/>
        <w:autoSpaceDN w:val="0"/>
        <w:adjustRightInd w:val="0"/>
        <w:rPr>
          <w:del w:id="2926" w:author="mbeckerle" w:date="2012-04-22T18:12:00Z"/>
          <w:rFonts w:cs="Arial"/>
          <w:color w:val="000000"/>
        </w:rPr>
      </w:pPr>
    </w:p>
    <w:p w14:paraId="1A46D4CF"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The representation of the element is in two parts. </w:t>
      </w:r>
    </w:p>
    <w:p w14:paraId="2A5ED002" w14:textId="2A9427E6" w:rsidR="00FB0482" w:rsidRPr="005223F4" w:rsidDel="00916D7B" w:rsidRDefault="00FB0482" w:rsidP="00FB0482">
      <w:pPr>
        <w:autoSpaceDE w:val="0"/>
        <w:autoSpaceDN w:val="0"/>
        <w:adjustRightInd w:val="0"/>
        <w:rPr>
          <w:del w:id="2927" w:author="mbeckerle" w:date="2012-04-22T18:12:00Z"/>
          <w:rFonts w:cs="Arial"/>
          <w:color w:val="000000"/>
        </w:rPr>
      </w:pPr>
    </w:p>
    <w:p w14:paraId="125EA928"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The '</w:t>
      </w:r>
      <w:del w:id="2928" w:author="Steve Hanson" w:date="2012-02-23T15:26:00Z">
        <w:r w:rsidRPr="005223F4" w:rsidDel="00B40487">
          <w:rPr>
            <w:rFonts w:cs="Arial"/>
            <w:color w:val="000000"/>
          </w:rPr>
          <w:delText>length p</w:delText>
        </w:r>
      </w:del>
      <w:ins w:id="2929" w:author="Steve Hanson" w:date="2012-02-23T15:26:00Z">
        <w:r w:rsidR="00B40487">
          <w:rPr>
            <w:rFonts w:cs="Arial"/>
            <w:color w:val="000000"/>
          </w:rPr>
          <w:t>p</w:t>
        </w:r>
      </w:ins>
      <w:r w:rsidRPr="005223F4">
        <w:rPr>
          <w:rFonts w:cs="Arial"/>
          <w:color w:val="000000"/>
        </w:rPr>
        <w:t>refix</w:t>
      </w:r>
      <w:ins w:id="2930" w:author="Steve Hanson" w:date="2012-02-23T15:26:00Z">
        <w:r w:rsidR="00B40487">
          <w:rPr>
            <w:rFonts w:cs="Arial"/>
            <w:color w:val="000000"/>
          </w:rPr>
          <w:t xml:space="preserve"> length</w:t>
        </w:r>
      </w:ins>
      <w:r w:rsidRPr="005223F4">
        <w:rPr>
          <w:rFonts w:cs="Arial"/>
          <w:color w:val="000000"/>
        </w:rPr>
        <w:t xml:space="preserve">' is an integer which specifies the length of the element's content. The representation of the length prefix is described by a simple type which is identified using the </w:t>
      </w:r>
      <w:r w:rsidR="009F05C7" w:rsidRPr="005223F4">
        <w:rPr>
          <w:rFonts w:cs="Arial"/>
          <w:color w:val="000000"/>
        </w:rPr>
        <w:t>dfdl:</w:t>
      </w:r>
      <w:r w:rsidRPr="005223F4">
        <w:rPr>
          <w:rFonts w:cs="Arial"/>
          <w:color w:val="000000"/>
        </w:rPr>
        <w:t>prefixLengthType property.</w:t>
      </w:r>
    </w:p>
    <w:p w14:paraId="548C217F"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 xml:space="preserve">The content of the element. </w:t>
      </w:r>
    </w:p>
    <w:p w14:paraId="1EEDE74C" w14:textId="10CB5B34" w:rsidR="00FB0482" w:rsidRPr="005223F4" w:rsidDel="00916D7B" w:rsidRDefault="00FB0482" w:rsidP="00FB0482">
      <w:pPr>
        <w:autoSpaceDE w:val="0"/>
        <w:autoSpaceDN w:val="0"/>
        <w:adjustRightInd w:val="0"/>
        <w:rPr>
          <w:del w:id="2931" w:author="mbeckerle" w:date="2012-04-22T18:12:00Z"/>
          <w:rFonts w:cs="Arial"/>
          <w:color w:val="000000"/>
        </w:rPr>
      </w:pPr>
    </w:p>
    <w:p w14:paraId="27CF0024"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When parsing, the length of the element’s content is obtained by parsing the simple type specified by </w:t>
      </w:r>
      <w:r w:rsidR="009F05C7" w:rsidRPr="005223F4">
        <w:rPr>
          <w:rFonts w:cs="Arial"/>
          <w:color w:val="000000"/>
        </w:rPr>
        <w:t>dfdl:</w:t>
      </w:r>
      <w:r w:rsidRPr="005223F4">
        <w:rPr>
          <w:rFonts w:cs="Arial"/>
          <w:color w:val="000000"/>
        </w:rPr>
        <w:t>prefixLengthType to obtain an integer value. Note that all required properties must be present on the specified simple type</w:t>
      </w:r>
      <w:r w:rsidR="00994609" w:rsidRPr="005223F4">
        <w:rPr>
          <w:rFonts w:cs="Arial"/>
          <w:color w:val="000000"/>
        </w:rPr>
        <w:t xml:space="preserve"> or defaulted</w:t>
      </w:r>
      <w:r w:rsidRPr="005223F4">
        <w:rPr>
          <w:rFonts w:cs="Arial"/>
          <w:color w:val="000000"/>
        </w:rPr>
        <w:t xml:space="preserve"> because there is no element declaration to supply any missing required properties. </w:t>
      </w:r>
    </w:p>
    <w:p w14:paraId="209C00B5" w14:textId="60F2AFBC" w:rsidR="00A37326" w:rsidRPr="007C6822" w:rsidRDefault="00FB0482" w:rsidP="00CB3BAC">
      <w:r w:rsidRPr="007C6822">
        <w:t xml:space="preserve">If the </w:t>
      </w:r>
      <w:r w:rsidR="009F05C7" w:rsidRPr="007C6822">
        <w:t>dfdl:</w:t>
      </w:r>
      <w:r w:rsidRPr="007C6822">
        <w:t xml:space="preserve">prefixIncludesPrefixLength property is </w:t>
      </w:r>
      <w:r w:rsidR="00682090" w:rsidRPr="007C6822">
        <w:t>'yes'</w:t>
      </w:r>
      <w:r w:rsidRPr="007C6822">
        <w:t xml:space="preserve"> then the length of the element's content is the value of the prefix </w:t>
      </w:r>
      <w:r w:rsidR="00B40487" w:rsidRPr="007C6822">
        <w:t xml:space="preserve">length </w:t>
      </w:r>
      <w:r w:rsidRPr="007C6822">
        <w:t xml:space="preserve">minus the length of the </w:t>
      </w:r>
      <w:commentRangeStart w:id="2932"/>
      <w:r w:rsidRPr="007C6822">
        <w:t xml:space="preserve">representation </w:t>
      </w:r>
      <w:commentRangeEnd w:id="2932"/>
      <w:r w:rsidR="00D64CFA">
        <w:rPr>
          <w:rStyle w:val="CommentReference"/>
        </w:rPr>
        <w:commentReference w:id="2932"/>
      </w:r>
      <w:r w:rsidRPr="007C6822">
        <w:t>of the prefix</w:t>
      </w:r>
      <w:r w:rsidR="00B40487" w:rsidRPr="007C6822">
        <w:t xml:space="preserve"> length</w:t>
      </w:r>
      <w:r w:rsidRPr="007C6822">
        <w:t>.</w:t>
      </w:r>
    </w:p>
    <w:p w14:paraId="58A4DD02" w14:textId="1BD3D2A2" w:rsidR="00A37326" w:rsidRPr="007C6822" w:rsidRDefault="00A37326" w:rsidP="00CB3BAC">
      <w:commentRangeStart w:id="2933"/>
      <w:r w:rsidRPr="007C6822">
        <w:t>If the prefix type is lengthKind 'implicit' or 'explicit' then the lengthUnits properties of both the prefix type and the element must be the same.</w:t>
      </w:r>
    </w:p>
    <w:p w14:paraId="47BF6A18" w14:textId="77777777" w:rsidR="00A37326" w:rsidRPr="007C6822" w:rsidRDefault="00A37326" w:rsidP="00CB3BAC">
      <w:r w:rsidRPr="007C6822">
        <w:t>If the prefixType is lengthKind 'pattern' then the lengthUnits of the element must be 'characters'.</w:t>
      </w:r>
      <w:commentRangeEnd w:id="2933"/>
      <w:r w:rsidR="007C6822">
        <w:rPr>
          <w:rStyle w:val="CommentReference"/>
        </w:rPr>
        <w:commentReference w:id="2933"/>
      </w:r>
    </w:p>
    <w:p w14:paraId="58E808C2" w14:textId="77777777" w:rsidR="00A37326" w:rsidRPr="005223F4" w:rsidDel="007C6822" w:rsidRDefault="00A37326" w:rsidP="00E834F0">
      <w:pPr>
        <w:autoSpaceDE w:val="0"/>
        <w:autoSpaceDN w:val="0"/>
        <w:adjustRightInd w:val="0"/>
        <w:rPr>
          <w:del w:id="2934" w:author="mbeckerle" w:date="2012-07-03T12:17:00Z"/>
          <w:rFonts w:cs="Arial"/>
          <w:color w:val="000000"/>
        </w:rPr>
      </w:pPr>
    </w:p>
    <w:p w14:paraId="413B50C2" w14:textId="34F18B9D" w:rsidR="00FB0482" w:rsidRPr="005223F4" w:rsidDel="00916D7B" w:rsidRDefault="00FB0482" w:rsidP="00FB0482">
      <w:pPr>
        <w:autoSpaceDE w:val="0"/>
        <w:autoSpaceDN w:val="0"/>
        <w:adjustRightInd w:val="0"/>
        <w:rPr>
          <w:del w:id="2935" w:author="mbeckerle" w:date="2012-04-22T18:12:00Z"/>
          <w:rFonts w:cs="Arial"/>
          <w:color w:val="000000"/>
        </w:rPr>
      </w:pPr>
    </w:p>
    <w:p w14:paraId="1B95FD11" w14:textId="0BAE8301" w:rsidR="00515985" w:rsidDel="00D64CFA" w:rsidRDefault="00FB0482" w:rsidP="00515985">
      <w:pPr>
        <w:autoSpaceDE w:val="0"/>
        <w:autoSpaceDN w:val="0"/>
        <w:adjustRightInd w:val="0"/>
        <w:rPr>
          <w:del w:id="2936" w:author="mbeckerle" w:date="2012-08-14T11:46:00Z"/>
          <w:rFonts w:cs="Arial"/>
          <w:color w:val="000000"/>
        </w:rPr>
      </w:pPr>
      <w:r w:rsidRPr="005223F4">
        <w:rPr>
          <w:rFonts w:cs="Arial"/>
          <w:color w:val="000000"/>
        </w:rPr>
        <w:t>When unparsing, the length of the element’s content must be determined first</w:t>
      </w:r>
      <w:ins w:id="2937" w:author="mbeckerle" w:date="2012-08-14T11:46:00Z">
        <w:r w:rsidR="00D64CFA">
          <w:rPr>
            <w:rFonts w:cs="Arial"/>
            <w:color w:val="000000"/>
          </w:rPr>
          <w:t xml:space="preserve"> as described below</w:t>
        </w:r>
      </w:ins>
      <w:r w:rsidRPr="005223F4">
        <w:rPr>
          <w:rFonts w:cs="Arial"/>
          <w:color w:val="000000"/>
        </w:rPr>
        <w:t>.</w:t>
      </w:r>
      <w:r w:rsidR="001760D7" w:rsidRPr="005223F4">
        <w:rPr>
          <w:rFonts w:cs="Arial"/>
          <w:color w:val="000000"/>
        </w:rPr>
        <w:t xml:space="preserve"> </w:t>
      </w:r>
      <w:del w:id="2938" w:author="mbeckerle" w:date="2012-08-14T11:46:00Z">
        <w:r w:rsidR="001760D7" w:rsidRPr="005223F4" w:rsidDel="00D64CFA">
          <w:rPr>
            <w:rFonts w:cs="Arial"/>
            <w:color w:val="000000"/>
          </w:rPr>
          <w:delText>T</w:delText>
        </w:r>
        <w:r w:rsidR="001760D7" w:rsidRPr="005223F4" w:rsidDel="00D64CFA">
          <w:delText>he length of a simple element in the data stream is the representation length of the value, padded to dfdl:textOutputMinLength or xs:minLength i</w:delText>
        </w:r>
        <w:r w:rsidR="001E4505" w:rsidRPr="005223F4" w:rsidDel="00D64CFA">
          <w:delText>f dfdl:textPadKind is 'padChar'.</w:delText>
        </w:r>
        <w:r w:rsidR="001760D7" w:rsidRPr="005223F4" w:rsidDel="00D64CFA">
          <w:delText xml:space="preserve"> The length of a complex element is the combined length of its children including their initiators, separators and terminators.</w:delText>
        </w:r>
        <w:r w:rsidRPr="005223F4" w:rsidDel="00D64CFA">
          <w:rPr>
            <w:rFonts w:cs="Arial"/>
            <w:color w:val="000000"/>
          </w:rPr>
          <w:delText xml:space="preserve"> </w:delText>
        </w:r>
      </w:del>
    </w:p>
    <w:p w14:paraId="641A3FCD" w14:textId="0019C313" w:rsidR="00515985" w:rsidRDefault="00FB0482" w:rsidP="00515985">
      <w:pPr>
        <w:autoSpaceDE w:val="0"/>
        <w:autoSpaceDN w:val="0"/>
        <w:adjustRightInd w:val="0"/>
        <w:rPr>
          <w:rFonts w:cs="Arial"/>
          <w:color w:val="000000"/>
        </w:rPr>
      </w:pPr>
      <w:r w:rsidRPr="005223F4">
        <w:rPr>
          <w:rFonts w:cs="Arial"/>
          <w:color w:val="000000"/>
        </w:rPr>
        <w:t xml:space="preserve">Then the value of the prefix length must be </w:t>
      </w:r>
      <w:del w:id="2939" w:author="mbeckerle" w:date="2012-08-14T11:46:00Z">
        <w:r w:rsidRPr="005223F4" w:rsidDel="00D64CFA">
          <w:rPr>
            <w:rFonts w:cs="Arial"/>
            <w:color w:val="000000"/>
          </w:rPr>
          <w:delText xml:space="preserve">calculated </w:delText>
        </w:r>
      </w:del>
      <w:ins w:id="2940" w:author="mbeckerle" w:date="2012-08-14T11:46:00Z">
        <w:r w:rsidR="00D64CFA">
          <w:rPr>
            <w:rFonts w:cs="Arial"/>
            <w:color w:val="000000"/>
          </w:rPr>
          <w:t>adjusted</w:t>
        </w:r>
        <w:r w:rsidR="00D64CFA" w:rsidRPr="005223F4">
          <w:rPr>
            <w:rFonts w:cs="Arial"/>
            <w:color w:val="000000"/>
          </w:rPr>
          <w:t xml:space="preserve"> </w:t>
        </w:r>
      </w:ins>
      <w:r w:rsidRPr="005223F4">
        <w:rPr>
          <w:rFonts w:cs="Arial"/>
          <w:color w:val="000000"/>
        </w:rPr>
        <w:t xml:space="preserve">using </w:t>
      </w:r>
      <w:r w:rsidR="009F05C7" w:rsidRPr="005223F4">
        <w:rPr>
          <w:rFonts w:cs="Arial"/>
          <w:color w:val="000000"/>
        </w:rPr>
        <w:t>dfdl:</w:t>
      </w:r>
      <w:r w:rsidRPr="005223F4">
        <w:rPr>
          <w:rFonts w:cs="Arial"/>
          <w:color w:val="000000"/>
        </w:rPr>
        <w:t>prefixIncludesPrefixLength.</w:t>
      </w:r>
    </w:p>
    <w:p w14:paraId="5E0E9860" w14:textId="77777777" w:rsidR="00FB0482" w:rsidRPr="005223F4" w:rsidRDefault="00FB0482" w:rsidP="00515985">
      <w:pPr>
        <w:autoSpaceDE w:val="0"/>
        <w:autoSpaceDN w:val="0"/>
        <w:adjustRightInd w:val="0"/>
        <w:rPr>
          <w:rFonts w:cs="Arial"/>
          <w:color w:val="000000"/>
        </w:rPr>
      </w:pPr>
      <w:r w:rsidRPr="005223F4">
        <w:rPr>
          <w:rFonts w:cs="Arial"/>
          <w:color w:val="000000"/>
        </w:rPr>
        <w:t xml:space="preserve">Then the prefix length can be written to the data stream using the properties on the </w:t>
      </w:r>
      <w:r w:rsidR="009F05C7" w:rsidRPr="005223F4">
        <w:rPr>
          <w:rFonts w:cs="Arial"/>
          <w:color w:val="000000"/>
        </w:rPr>
        <w:t>dfdl:</w:t>
      </w:r>
      <w:r w:rsidRPr="005223F4">
        <w:rPr>
          <w:rFonts w:cs="Arial"/>
          <w:color w:val="000000"/>
        </w:rPr>
        <w:t xml:space="preserve">prefixLengthType, and finally the </w:t>
      </w:r>
      <w:r w:rsidR="001E4505" w:rsidRPr="005223F4">
        <w:rPr>
          <w:rFonts w:cs="Arial"/>
          <w:color w:val="000000"/>
        </w:rPr>
        <w:t>element</w:t>
      </w:r>
      <w:r w:rsidR="00BE0A6A" w:rsidRPr="005223F4">
        <w:rPr>
          <w:rFonts w:cs="Arial"/>
          <w:color w:val="000000"/>
        </w:rPr>
        <w:t>'</w:t>
      </w:r>
      <w:r w:rsidR="001E4505" w:rsidRPr="005223F4">
        <w:rPr>
          <w:rFonts w:cs="Arial"/>
          <w:color w:val="000000"/>
        </w:rPr>
        <w:t>s</w:t>
      </w:r>
      <w:r w:rsidRPr="005223F4">
        <w:rPr>
          <w:rFonts w:cs="Arial"/>
          <w:color w:val="000000"/>
        </w:rPr>
        <w:t xml:space="preserve"> content can be written to the data stream.</w:t>
      </w:r>
    </w:p>
    <w:p w14:paraId="70F89335" w14:textId="253B39BF" w:rsidR="00FB0482" w:rsidDel="00BA27FE" w:rsidRDefault="00FB0482" w:rsidP="000F4565">
      <w:pPr>
        <w:autoSpaceDE w:val="0"/>
        <w:autoSpaceDN w:val="0"/>
        <w:adjustRightInd w:val="0"/>
        <w:rPr>
          <w:ins w:id="2941" w:author="Steve Hanson" w:date="2012-02-27T19:46:00Z"/>
          <w:del w:id="2942" w:author="mbeckerle" w:date="2012-04-22T16:44:00Z"/>
          <w:rFonts w:cs="Arial"/>
          <w:color w:val="000000"/>
        </w:rPr>
      </w:pPr>
    </w:p>
    <w:p w14:paraId="0B344D85" w14:textId="5A3365B3" w:rsidR="00F13A91" w:rsidDel="00BA27FE" w:rsidRDefault="00F13A91" w:rsidP="000F4565">
      <w:pPr>
        <w:autoSpaceDE w:val="0"/>
        <w:autoSpaceDN w:val="0"/>
        <w:adjustRightInd w:val="0"/>
        <w:rPr>
          <w:ins w:id="2943" w:author="Steve Hanson" w:date="2012-02-27T19:49:00Z"/>
          <w:del w:id="2944" w:author="mbeckerle" w:date="2012-04-22T16:44:00Z"/>
          <w:rFonts w:cs="Arial"/>
          <w:color w:val="000000"/>
        </w:rPr>
      </w:pPr>
      <w:commentRangeStart w:id="2945"/>
      <w:commentRangeStart w:id="2946"/>
      <w:ins w:id="2947" w:author="Steve Hanson" w:date="2012-02-27T19:50:00Z">
        <w:del w:id="2948" w:author="mbeckerle" w:date="2012-04-22T16:44:00Z">
          <w:r w:rsidDel="00BA27FE">
            <w:rPr>
              <w:rFonts w:cs="Arial"/>
              <w:color w:val="000000"/>
            </w:rPr>
            <w:delText>.</w:delText>
          </w:r>
        </w:del>
      </w:ins>
      <w:commentRangeEnd w:id="2945"/>
      <w:ins w:id="2949" w:author="Steve Hanson" w:date="2012-02-27T19:51:00Z">
        <w:del w:id="2950" w:author="mbeckerle" w:date="2012-04-22T16:44:00Z">
          <w:r w:rsidDel="00BA27FE">
            <w:rPr>
              <w:rStyle w:val="CommentReference"/>
            </w:rPr>
            <w:commentReference w:id="2945"/>
          </w:r>
        </w:del>
      </w:ins>
      <w:commentRangeEnd w:id="2946"/>
      <w:del w:id="2951" w:author="mbeckerle" w:date="2012-04-22T16:44:00Z">
        <w:r w:rsidR="00016672" w:rsidDel="00BA27FE">
          <w:rPr>
            <w:rStyle w:val="CommentReference"/>
          </w:rPr>
          <w:commentReference w:id="2946"/>
        </w:r>
      </w:del>
    </w:p>
    <w:p w14:paraId="708EA521" w14:textId="3185C7C0" w:rsidR="00F13A91" w:rsidRPr="005223F4" w:rsidDel="00916D7B" w:rsidRDefault="00F13A91" w:rsidP="000F4565">
      <w:pPr>
        <w:autoSpaceDE w:val="0"/>
        <w:autoSpaceDN w:val="0"/>
        <w:adjustRightInd w:val="0"/>
        <w:rPr>
          <w:del w:id="2952" w:author="mbeckerle" w:date="2012-04-22T18:12:00Z"/>
          <w:rFonts w:cs="Arial"/>
          <w:color w:val="000000"/>
        </w:rPr>
      </w:pPr>
    </w:p>
    <w:p w14:paraId="2B61DD93" w14:textId="77777777" w:rsidR="000F4565" w:rsidRPr="005223F4" w:rsidRDefault="000475FC" w:rsidP="000F4565">
      <w:pPr>
        <w:autoSpaceDE w:val="0"/>
        <w:autoSpaceDN w:val="0"/>
        <w:adjustRightInd w:val="0"/>
        <w:rPr>
          <w:rFonts w:ascii="Helv" w:hAnsi="Helv" w:cs="Helv"/>
          <w:color w:val="000000"/>
        </w:rPr>
      </w:pPr>
      <w:del w:id="2953" w:author="Steve Hanson" w:date="2012-02-27T19:46:00Z">
        <w:r w:rsidRPr="005223F4" w:rsidDel="00F13A91">
          <w:rPr>
            <w:rFonts w:cs="Arial"/>
            <w:color w:val="000000"/>
          </w:rPr>
          <w:delText>.</w:delText>
        </w:r>
        <w:r w:rsidR="000F4565" w:rsidRPr="005223F4" w:rsidDel="00F13A91">
          <w:rPr>
            <w:rFonts w:cs="Arial"/>
            <w:color w:val="000000"/>
          </w:rPr>
          <w:delText xml:space="preserve"> </w:delText>
        </w:r>
      </w:del>
      <w:r w:rsidR="00D62D95" w:rsidRPr="005223F4">
        <w:rPr>
          <w:rFonts w:cs="Arial"/>
          <w:color w:val="000000"/>
        </w:rPr>
        <w:t>Consider this example</w:t>
      </w:r>
      <w:r w:rsidR="00D62D95" w:rsidRPr="005223F4">
        <w:rPr>
          <w:rFonts w:ascii="Helv" w:hAnsi="Helv" w:cs="Helv"/>
          <w:color w:val="000000"/>
        </w:rPr>
        <w:t>:</w:t>
      </w:r>
    </w:p>
    <w:p w14:paraId="647E0A2C" w14:textId="744CCFB0" w:rsidR="00D62D95" w:rsidRPr="005223F4" w:rsidDel="00916D7B" w:rsidRDefault="00D62D95" w:rsidP="000F4565">
      <w:pPr>
        <w:autoSpaceDE w:val="0"/>
        <w:autoSpaceDN w:val="0"/>
        <w:adjustRightInd w:val="0"/>
        <w:rPr>
          <w:del w:id="2954" w:author="mbeckerle" w:date="2012-04-22T18:13:00Z"/>
          <w:rFonts w:ascii="Helv" w:hAnsi="Helv" w:cs="Helv"/>
          <w:color w:val="000000"/>
        </w:rPr>
      </w:pPr>
    </w:p>
    <w:p w14:paraId="5259158C" w14:textId="77777777" w:rsidR="000F4565" w:rsidRPr="005223F4" w:rsidRDefault="00C07A9E" w:rsidP="00861150">
      <w:pPr>
        <w:pStyle w:val="XMLExcerpt"/>
        <w:rPr>
          <w:lang w:val="en-US"/>
        </w:rPr>
      </w:pPr>
      <w:r w:rsidRPr="005223F4">
        <w:rPr>
          <w:lang w:val="en-US"/>
        </w:rPr>
        <w:t>&lt;xs:element</w:t>
      </w:r>
      <w:r w:rsidR="000F4565" w:rsidRPr="005223F4">
        <w:rPr>
          <w:lang w:val="en-US"/>
        </w:rPr>
        <w:t xml:space="preserve"> name="myString" type=</w:t>
      </w:r>
      <w:r w:rsidR="00BF450E" w:rsidRPr="005223F4">
        <w:rPr>
          <w:lang w:val="en-US"/>
        </w:rPr>
        <w:t>"xs:string"</w:t>
      </w:r>
      <w:r w:rsidR="000F4565" w:rsidRPr="005223F4">
        <w:rPr>
          <w:lang w:val="en-US"/>
        </w:rPr>
        <w:t xml:space="preserve"> </w:t>
      </w:r>
    </w:p>
    <w:p w14:paraId="3E9C745A" w14:textId="77777777" w:rsidR="000475FC" w:rsidRPr="005223F4" w:rsidRDefault="000F4565" w:rsidP="00861150">
      <w:pPr>
        <w:pStyle w:val="XMLExcerpt"/>
        <w:rPr>
          <w:lang w:val="en-US"/>
        </w:rPr>
      </w:pPr>
      <w:r w:rsidRPr="005223F4">
        <w:rPr>
          <w:lang w:val="en-US"/>
        </w:rPr>
        <w:t xml:space="preserve">               </w:t>
      </w:r>
      <w:r w:rsidR="000475FC" w:rsidRPr="005223F4">
        <w:rPr>
          <w:lang w:val="en-US"/>
        </w:rPr>
        <w:t xml:space="preserve">     dfdl:lengthKind="prefixed"</w:t>
      </w:r>
    </w:p>
    <w:p w14:paraId="13286808" w14:textId="77777777" w:rsidR="0053178A" w:rsidRPr="005223F4" w:rsidRDefault="0053178A" w:rsidP="00861150">
      <w:pPr>
        <w:pStyle w:val="XMLExcerpt"/>
        <w:rPr>
          <w:lang w:val="en-US"/>
        </w:rPr>
      </w:pPr>
      <w:r w:rsidRPr="005223F4">
        <w:rPr>
          <w:lang w:val="en-US"/>
        </w:rPr>
        <w:t xml:space="preserve">                    dfdl:prefixIncludesPrefixLength="false"</w:t>
      </w:r>
    </w:p>
    <w:p w14:paraId="102BAB63" w14:textId="77777777" w:rsidR="000F4565" w:rsidRPr="005223F4" w:rsidRDefault="000475FC" w:rsidP="00861150">
      <w:pPr>
        <w:pStyle w:val="XMLExcerpt"/>
        <w:rPr>
          <w:rFonts w:ascii="Tms Rmn" w:hAnsi="Tms Rmn" w:cs="Tms Rmn"/>
          <w:sz w:val="24"/>
          <w:lang w:val="en-US"/>
        </w:rPr>
      </w:pPr>
      <w:r w:rsidRPr="005223F4">
        <w:rPr>
          <w:lang w:val="en-US"/>
        </w:rPr>
        <w:t xml:space="preserve">                    </w:t>
      </w:r>
      <w:r w:rsidR="000F4565" w:rsidRPr="005223F4">
        <w:rPr>
          <w:lang w:val="en-US"/>
        </w:rPr>
        <w:t>dfdl:</w:t>
      </w:r>
      <w:r w:rsidR="007D4F9F" w:rsidRPr="005223F4">
        <w:rPr>
          <w:lang w:val="en-US"/>
        </w:rPr>
        <w:t>prefixL</w:t>
      </w:r>
      <w:r w:rsidR="000F4565" w:rsidRPr="005223F4">
        <w:rPr>
          <w:lang w:val="en-US"/>
        </w:rPr>
        <w:t>engthType="packed</w:t>
      </w:r>
      <w:r w:rsidR="00FB0A4C" w:rsidRPr="005223F4">
        <w:rPr>
          <w:lang w:val="en-US"/>
        </w:rPr>
        <w:t>3</w:t>
      </w:r>
      <w:r w:rsidR="000F4565" w:rsidRPr="005223F4">
        <w:rPr>
          <w:lang w:val="en-US"/>
        </w:rPr>
        <w:t>"/&gt;</w:t>
      </w:r>
      <w:r w:rsidR="000F4565" w:rsidRPr="005223F4">
        <w:rPr>
          <w:rFonts w:ascii="Tms Rmn" w:hAnsi="Tms Rmn" w:cs="Tms Rmn"/>
          <w:sz w:val="24"/>
          <w:lang w:val="en-US"/>
        </w:rPr>
        <w:t xml:space="preserve"> </w:t>
      </w:r>
    </w:p>
    <w:p w14:paraId="765ABC72" w14:textId="77777777" w:rsidR="000F4565" w:rsidRPr="005223F4" w:rsidRDefault="000F4565" w:rsidP="00861150">
      <w:pPr>
        <w:pStyle w:val="XMLExcerpt"/>
        <w:rPr>
          <w:rFonts w:ascii="Helv" w:hAnsi="Helv" w:cs="Helv"/>
          <w:color w:val="000000"/>
          <w:lang w:val="en-US"/>
        </w:rPr>
      </w:pPr>
    </w:p>
    <w:p w14:paraId="11FC4632"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 name="packed</w:t>
      </w:r>
      <w:r w:rsidR="00FB0A4C" w:rsidRPr="005223F4">
        <w:rPr>
          <w:lang w:val="en-US"/>
        </w:rPr>
        <w:t>3</w:t>
      </w:r>
      <w:r w:rsidRPr="005223F4">
        <w:rPr>
          <w:lang w:val="en-US"/>
        </w:rPr>
        <w:t>"</w:t>
      </w:r>
      <w:r w:rsidRPr="005223F4">
        <w:rPr>
          <w:rFonts w:ascii="Tms Rmn" w:hAnsi="Tms Rmn" w:cs="Tms Rmn"/>
          <w:sz w:val="24"/>
          <w:lang w:val="en-US"/>
        </w:rPr>
        <w:t xml:space="preserve"> </w:t>
      </w:r>
    </w:p>
    <w:p w14:paraId="161DAB7B" w14:textId="77777777" w:rsidR="0048262F" w:rsidRPr="005223F4" w:rsidRDefault="0048262F" w:rsidP="00861150">
      <w:pPr>
        <w:pStyle w:val="XMLExcerpt"/>
        <w:rPr>
          <w:lang w:val="en-US"/>
        </w:rPr>
      </w:pPr>
      <w:r w:rsidRPr="005223F4">
        <w:rPr>
          <w:lang w:val="en-US"/>
        </w:rPr>
        <w:t xml:space="preserve">            dfdl:representation="</w:t>
      </w:r>
      <w:r w:rsidR="005A2F2A" w:rsidRPr="005223F4">
        <w:rPr>
          <w:lang w:val="en-US"/>
        </w:rPr>
        <w:t>binary</w:t>
      </w:r>
      <w:r w:rsidRPr="005223F4">
        <w:rPr>
          <w:lang w:val="en-US"/>
        </w:rPr>
        <w:t xml:space="preserve">" </w:t>
      </w:r>
    </w:p>
    <w:p w14:paraId="0B4853D2" w14:textId="77777777" w:rsidR="0053178A" w:rsidRPr="005223F4" w:rsidRDefault="0048262F" w:rsidP="00485426">
      <w:pPr>
        <w:pStyle w:val="XMLExcerpt"/>
        <w:rPr>
          <w:lang w:val="en-US"/>
        </w:rPr>
      </w:pPr>
      <w:r w:rsidRPr="005223F4">
        <w:rPr>
          <w:lang w:val="en-US"/>
        </w:rPr>
        <w:t xml:space="preserve">            dfdl:</w:t>
      </w:r>
      <w:r w:rsidR="00485426" w:rsidRPr="005223F4">
        <w:rPr>
          <w:szCs w:val="18"/>
          <w:lang w:val="en-US"/>
        </w:rPr>
        <w:t>binaryNumberRep</w:t>
      </w:r>
      <w:del w:id="2955" w:author="Steve Hanson" w:date="2012-02-23T15:21:00Z">
        <w:r w:rsidR="00485426" w:rsidRPr="005223F4" w:rsidDel="00B40487">
          <w:rPr>
            <w:lang w:val="en-US"/>
          </w:rPr>
          <w:delText xml:space="preserve"> </w:delText>
        </w:r>
      </w:del>
      <w:r w:rsidRPr="005223F4">
        <w:rPr>
          <w:lang w:val="en-US"/>
        </w:rPr>
        <w:t>="packed"</w:t>
      </w:r>
    </w:p>
    <w:p w14:paraId="70C4535D" w14:textId="77777777" w:rsidR="0053178A" w:rsidRPr="005223F4" w:rsidRDefault="0053178A" w:rsidP="00485426">
      <w:pPr>
        <w:pStyle w:val="XMLExcerpt"/>
        <w:rPr>
          <w:lang w:val="en-US"/>
        </w:rPr>
      </w:pPr>
      <w:r w:rsidRPr="005223F4">
        <w:rPr>
          <w:lang w:val="en-US"/>
        </w:rPr>
        <w:t xml:space="preserve">            dfdl:lengthKind="explicit"</w:t>
      </w:r>
    </w:p>
    <w:p w14:paraId="36BEF9D7" w14:textId="01B99959" w:rsidR="0048262F" w:rsidRPr="005223F4" w:rsidRDefault="0053178A" w:rsidP="00C67BDB">
      <w:pPr>
        <w:pStyle w:val="XMLExcerpt"/>
        <w:rPr>
          <w:lang w:val="en-US"/>
        </w:rPr>
      </w:pPr>
      <w:r w:rsidRPr="005223F4">
        <w:rPr>
          <w:lang w:val="en-US"/>
        </w:rPr>
        <w:t xml:space="preserve">            dfdl:length="</w:t>
      </w:r>
      <w:ins w:id="2956" w:author="mbeckerle" w:date="2012-08-14T11:40:00Z">
        <w:r w:rsidR="00D64CFA">
          <w:rPr>
            <w:lang w:val="en-US"/>
          </w:rPr>
          <w:t>{</w:t>
        </w:r>
      </w:ins>
      <w:r w:rsidR="00FB0A4C" w:rsidRPr="005223F4">
        <w:rPr>
          <w:lang w:val="en-US"/>
        </w:rPr>
        <w:t>2</w:t>
      </w:r>
      <w:ins w:id="2957" w:author="mbeckerle" w:date="2012-08-14T11:40:00Z">
        <w:r w:rsidR="00D64CFA">
          <w:rPr>
            <w:lang w:val="en-US"/>
          </w:rPr>
          <w:t>}</w:t>
        </w:r>
      </w:ins>
      <w:r w:rsidRPr="005223F4">
        <w:rPr>
          <w:lang w:val="en-US"/>
        </w:rPr>
        <w:t>"</w:t>
      </w:r>
      <w:r w:rsidR="00C67BDB">
        <w:rPr>
          <w:lang w:val="en-US"/>
        </w:rPr>
        <w:t xml:space="preserve"> </w:t>
      </w:r>
      <w:r w:rsidR="0048262F" w:rsidRPr="005223F4">
        <w:rPr>
          <w:lang w:val="en-US"/>
        </w:rPr>
        <w:t>&gt;</w:t>
      </w:r>
      <w:r w:rsidR="0048262F" w:rsidRPr="005223F4">
        <w:rPr>
          <w:rFonts w:ascii="Tms Rmn" w:hAnsi="Tms Rmn" w:cs="Tms Rmn"/>
          <w:sz w:val="24"/>
          <w:lang w:val="en-US"/>
        </w:rPr>
        <w:t xml:space="preserve"> </w:t>
      </w:r>
    </w:p>
    <w:p w14:paraId="57838C0A" w14:textId="77777777" w:rsidR="00A51410" w:rsidRPr="005223F4" w:rsidRDefault="00A51410" w:rsidP="00861150">
      <w:pPr>
        <w:pStyle w:val="XMLExcerpt"/>
        <w:rPr>
          <w:lang w:val="en-US"/>
        </w:rPr>
      </w:pPr>
      <w:r w:rsidRPr="005223F4">
        <w:rPr>
          <w:lang w:val="en-US"/>
        </w:rPr>
        <w:t xml:space="preserve">  </w:t>
      </w:r>
      <w:del w:id="2958" w:author="Steve Hanson" w:date="2012-02-23T15:22:00Z">
        <w:r w:rsidRPr="005223F4" w:rsidDel="00B40487">
          <w:rPr>
            <w:lang w:val="en-US"/>
          </w:rPr>
          <w:delText xml:space="preserve">     </w:delText>
        </w:r>
      </w:del>
      <w:r w:rsidRPr="005223F4">
        <w:rPr>
          <w:lang w:val="en-US"/>
        </w:rPr>
        <w:t>&lt;</w:t>
      </w:r>
      <w:r w:rsidR="00C67BDB">
        <w:rPr>
          <w:lang w:val="en-US"/>
        </w:rPr>
        <w:t>xs:</w:t>
      </w:r>
      <w:r w:rsidRPr="005223F4">
        <w:rPr>
          <w:lang w:val="en-US"/>
        </w:rPr>
        <w:t xml:space="preserve">restriction base="integer" </w:t>
      </w:r>
      <w:r w:rsidR="0048262F" w:rsidRPr="005223F4">
        <w:rPr>
          <w:lang w:val="en-US"/>
        </w:rPr>
        <w:t>/&gt;</w:t>
      </w:r>
    </w:p>
    <w:p w14:paraId="6CA03ACA"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simpleType&gt;</w:t>
      </w:r>
      <w:r w:rsidRPr="005223F4">
        <w:rPr>
          <w:rFonts w:ascii="Tms Rmn" w:hAnsi="Tms Rmn" w:cs="Tms Rmn"/>
          <w:sz w:val="24"/>
          <w:lang w:val="en-US"/>
        </w:rPr>
        <w:t xml:space="preserve"> </w:t>
      </w:r>
    </w:p>
    <w:p w14:paraId="59FC4B72" w14:textId="41C882F5" w:rsidR="00A51410" w:rsidRPr="005223F4" w:rsidDel="00916D7B" w:rsidRDefault="00A51410" w:rsidP="00903F67">
      <w:pPr>
        <w:rPr>
          <w:del w:id="2959" w:author="mbeckerle" w:date="2012-04-22T18:13:00Z"/>
        </w:rPr>
      </w:pPr>
    </w:p>
    <w:p w14:paraId="3EE73C31" w14:textId="77777777" w:rsidR="00C60AC4" w:rsidRPr="005223F4" w:rsidRDefault="00C60AC4" w:rsidP="00FB0A4C">
      <w:r w:rsidRPr="005223F4">
        <w:t xml:space="preserve">In the above, the string has a prefix </w:t>
      </w:r>
      <w:ins w:id="2960" w:author="Steve Hanson" w:date="2012-02-23T15:23:00Z">
        <w:r w:rsidR="00B40487">
          <w:t>length</w:t>
        </w:r>
      </w:ins>
      <w:del w:id="2961" w:author="Steve Hanson" w:date="2012-02-23T15:23:00Z">
        <w:r w:rsidRPr="005223F4" w:rsidDel="00B40487">
          <w:delText>element</w:delText>
        </w:r>
      </w:del>
      <w:r w:rsidRPr="005223F4">
        <w:t xml:space="preserve"> of type 'packed</w:t>
      </w:r>
      <w:r w:rsidR="000F00D6" w:rsidRPr="005223F4">
        <w:t>3</w:t>
      </w:r>
      <w:r w:rsidRPr="005223F4">
        <w:t xml:space="preserve">' containing </w:t>
      </w:r>
      <w:r w:rsidR="00FB0A4C" w:rsidRPr="005223F4">
        <w:t>3</w:t>
      </w:r>
      <w:r w:rsidRPr="005223F4">
        <w:t xml:space="preserve"> packed decimal digits.</w:t>
      </w:r>
    </w:p>
    <w:p w14:paraId="47FCED3B" w14:textId="77777777" w:rsidR="0027435F" w:rsidRPr="005223F4" w:rsidRDefault="0027435F" w:rsidP="009F05C7">
      <w:r w:rsidRPr="005223F4">
        <w:t xml:space="preserve">The property </w:t>
      </w:r>
      <w:r w:rsidR="009F05C7" w:rsidRPr="005223F4">
        <w:t>dfdl:</w:t>
      </w:r>
      <w:r w:rsidRPr="005223F4">
        <w:t xml:space="preserve">prefixIncludesPrefixLength is </w:t>
      </w:r>
      <w:r w:rsidR="001E4505" w:rsidRPr="005223F4">
        <w:t>an</w:t>
      </w:r>
      <w:r w:rsidRPr="005223F4">
        <w:t xml:space="preserve"> </w:t>
      </w:r>
      <w:r w:rsidR="009F05C7" w:rsidRPr="005223F4">
        <w:t xml:space="preserve">enumeration </w:t>
      </w:r>
      <w:r w:rsidRPr="005223F4">
        <w:t>which allows the length computation to be varied to include or exclude the length of the prefix element itself.</w:t>
      </w:r>
    </w:p>
    <w:p w14:paraId="4D25CA92" w14:textId="77777777" w:rsidR="00424C38" w:rsidRDefault="00424C38" w:rsidP="00903F67">
      <w:r w:rsidRPr="005223F4">
        <w:t xml:space="preserve">The prefix </w:t>
      </w:r>
      <w:ins w:id="2962" w:author="Steve Hanson" w:date="2012-02-23T15:23:00Z">
        <w:r w:rsidR="00B40487">
          <w:t>length</w:t>
        </w:r>
      </w:ins>
      <w:del w:id="2963" w:author="Steve Hanson" w:date="2012-02-23T15:23:00Z">
        <w:r w:rsidRPr="005223F4" w:rsidDel="00B40487">
          <w:delText>element</w:delText>
        </w:r>
        <w:r w:rsidR="00DA5E7F" w:rsidRPr="005223F4" w:rsidDel="00B40487">
          <w:delText>'</w:delText>
        </w:r>
      </w:del>
      <w:ins w:id="2964" w:author="Steve Hanson" w:date="2012-02-23T15:23:00Z">
        <w:r w:rsidR="00B40487">
          <w:t>’</w:t>
        </w:r>
      </w:ins>
      <w:r w:rsidR="00DA5E7F" w:rsidRPr="005223F4">
        <w:t>s value</w:t>
      </w:r>
      <w:r w:rsidRPr="005223F4">
        <w:t xml:space="preserve"> contains the length measured in units given by dfdl:lengthUnits.</w:t>
      </w:r>
    </w:p>
    <w:p w14:paraId="4E15E4C3" w14:textId="4B2CA391" w:rsidR="00DE234D" w:rsidRPr="005223F4" w:rsidRDefault="00DE234D" w:rsidP="00903F67">
      <w:commentRangeStart w:id="2965"/>
      <w:r>
        <w:t xml:space="preserve">When parsing, if the lengthUnits are bits, then any number of bits can be in the representation.However, the same is not true when unparsing. The DFDL Infoset does not store the number of bits in a number, so the number of bits will always be a multiple of 8 bits. </w:t>
      </w:r>
      <w:commentRangeEnd w:id="2965"/>
      <w:r>
        <w:rPr>
          <w:rStyle w:val="CommentReference"/>
        </w:rPr>
        <w:commentReference w:id="2965"/>
      </w:r>
    </w:p>
    <w:p w14:paraId="243ACBB0" w14:textId="47D8D015" w:rsidR="001F544E" w:rsidRDefault="00DA5E7F" w:rsidP="001F538C">
      <w:pPr>
        <w:rPr>
          <w:ins w:id="2966" w:author="mbeckerle" w:date="2012-08-14T10:56:00Z"/>
        </w:rPr>
      </w:pPr>
      <w:r w:rsidRPr="005223F4">
        <w:t xml:space="preserve">When </w:t>
      </w:r>
      <w:r w:rsidR="001E08F3" w:rsidRPr="005223F4">
        <w:t>unparsing</w:t>
      </w:r>
      <w:ins w:id="2967" w:author="mbeckerle" w:date="2012-08-14T10:55:00Z">
        <w:r w:rsidR="00C82E15">
          <w:t xml:space="preserve"> and representation is ‘text’, </w:t>
        </w:r>
      </w:ins>
      <w:del w:id="2968" w:author="mbeckerle" w:date="2012-08-14T10:55:00Z">
        <w:r w:rsidR="00DE234D" w:rsidDel="00C82E15">
          <w:delText>,</w:delText>
        </w:r>
        <w:r w:rsidRPr="005223F4" w:rsidDel="00C82E15">
          <w:delText xml:space="preserve"> </w:delText>
        </w:r>
      </w:del>
      <w:r w:rsidRPr="005223F4">
        <w:t>the value of the prefix is computed automatically</w:t>
      </w:r>
      <w:ins w:id="2969" w:author="mbeckerle" w:date="2012-07-03T14:05:00Z">
        <w:r w:rsidR="0062509C">
          <w:t xml:space="preserve">. </w:t>
        </w:r>
        <w:commentRangeStart w:id="2970"/>
        <w:commentRangeStart w:id="2971"/>
        <w:r w:rsidR="0062509C">
          <w:t>The length is computed as for lengthKind ‘delimited’</w:t>
        </w:r>
      </w:ins>
      <w:commentRangeEnd w:id="2970"/>
      <w:ins w:id="2972" w:author="mbeckerle" w:date="2012-07-03T14:07:00Z">
        <w:r w:rsidR="0062509C">
          <w:rPr>
            <w:rStyle w:val="CommentReference"/>
          </w:rPr>
          <w:commentReference w:id="2970"/>
        </w:r>
      </w:ins>
      <w:r w:rsidR="001E08F3" w:rsidRPr="005223F4">
        <w:t xml:space="preserve"> </w:t>
      </w:r>
      <w:commentRangeEnd w:id="2971"/>
      <w:r w:rsidR="00CB3BAC">
        <w:rPr>
          <w:rStyle w:val="CommentReference"/>
        </w:rPr>
        <w:commentReference w:id="2971"/>
      </w:r>
      <w:ins w:id="2973" w:author="mbeckerle" w:date="2012-08-14T11:47:00Z">
        <w:r w:rsidR="00504604">
          <w:t>.</w:t>
        </w:r>
      </w:ins>
      <w:del w:id="2974" w:author="mbeckerle" w:date="2012-08-14T11:47:00Z">
        <w:r w:rsidR="001E08F3" w:rsidRPr="005223F4" w:rsidDel="00504604">
          <w:delText>and inserted into the data before the element</w:delText>
        </w:r>
      </w:del>
      <w:ins w:id="2975" w:author="Steve Hanson" w:date="2012-02-23T15:24:00Z">
        <w:del w:id="2976" w:author="mbeckerle" w:date="2012-08-14T11:47:00Z">
          <w:r w:rsidR="00B40487" w:rsidDel="00504604">
            <w:delText>’s content</w:delText>
          </w:r>
        </w:del>
      </w:ins>
      <w:del w:id="2977" w:author="mbeckerle" w:date="2012-08-14T11:47:00Z">
        <w:r w:rsidR="001F544E" w:rsidDel="00504604">
          <w:delText>.</w:delText>
        </w:r>
      </w:del>
      <w:r w:rsidR="001F544E">
        <w:t xml:space="preserve"> </w:t>
      </w:r>
    </w:p>
    <w:p w14:paraId="4DB00028" w14:textId="60ACD0DA" w:rsidR="00C82E15" w:rsidRDefault="00395BD4" w:rsidP="001F538C">
      <w:pPr>
        <w:rPr>
          <w:ins w:id="2978" w:author="mbeckerle" w:date="2012-08-14T11:47:00Z"/>
        </w:rPr>
      </w:pPr>
      <w:ins w:id="2979" w:author="mbeckerle" w:date="2012-08-14T11:09:00Z">
        <w:r>
          <w:t>When unparsing and</w:t>
        </w:r>
      </w:ins>
      <w:ins w:id="2980" w:author="mbeckerle" w:date="2012-08-14T10:56:00Z">
        <w:r w:rsidR="00C82E15">
          <w:t xml:space="preserve"> the representation=’binary’ then the length </w:t>
        </w:r>
      </w:ins>
      <w:ins w:id="2981" w:author="mbeckerle" w:date="2012-08-14T11:47:00Z">
        <w:r w:rsidR="00504604">
          <w:t xml:space="preserve">of simple type elements </w:t>
        </w:r>
      </w:ins>
      <w:ins w:id="2982" w:author="mbeckerle" w:date="2012-08-14T10:56:00Z">
        <w:r w:rsidR="00504604">
          <w:t>is given in the table below</w:t>
        </w:r>
      </w:ins>
      <w:ins w:id="2983" w:author="mbeckerle" w:date="2012-08-14T11:47:00Z">
        <w:r w:rsidR="00504604">
          <w:t xml:space="preserve">. </w:t>
        </w:r>
      </w:ins>
    </w:p>
    <w:p w14:paraId="60D51F26" w14:textId="5AF308AA" w:rsidR="00504604" w:rsidRDefault="00504604" w:rsidP="001F538C">
      <w:pPr>
        <w:rPr>
          <w:ins w:id="2984" w:author="mbeckerle" w:date="2012-08-14T10:56:00Z"/>
        </w:rPr>
      </w:pPr>
      <w:ins w:id="2985" w:author="mbeckerle" w:date="2012-08-14T11:47:00Z">
        <w:r>
          <w:t>The length of complex type elements is the length of the ComplexContent region.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1980"/>
        <w:gridCol w:w="4114"/>
      </w:tblGrid>
      <w:tr w:rsidR="00C82E15" w:rsidRPr="005223F4" w14:paraId="42E57858" w14:textId="77777777" w:rsidTr="00C82E15">
        <w:trPr>
          <w:ins w:id="2986" w:author="mbeckerle" w:date="2012-08-14T11:01:00Z"/>
        </w:trPr>
        <w:tc>
          <w:tcPr>
            <w:tcW w:w="2718" w:type="dxa"/>
            <w:shd w:val="clear" w:color="auto" w:fill="F2F2F2" w:themeFill="background1" w:themeFillShade="F2"/>
          </w:tcPr>
          <w:p w14:paraId="1E08029A" w14:textId="77777777" w:rsidR="00C82E15" w:rsidRPr="00240AC5" w:rsidRDefault="00C82E15" w:rsidP="00C82E15">
            <w:pPr>
              <w:rPr>
                <w:ins w:id="2987" w:author="mbeckerle" w:date="2012-08-14T11:01:00Z"/>
                <w:b/>
                <w:bCs/>
              </w:rPr>
            </w:pPr>
            <w:ins w:id="2988" w:author="mbeckerle" w:date="2012-08-14T11:01:00Z">
              <w:r w:rsidRPr="00240AC5">
                <w:rPr>
                  <w:b/>
                  <w:bCs/>
                </w:rPr>
                <w:t>Type</w:t>
              </w:r>
            </w:ins>
          </w:p>
        </w:tc>
        <w:tc>
          <w:tcPr>
            <w:tcW w:w="6094" w:type="dxa"/>
            <w:gridSpan w:val="2"/>
            <w:tcBorders>
              <w:bottom w:val="single" w:sz="4" w:space="0" w:color="auto"/>
            </w:tcBorders>
            <w:shd w:val="clear" w:color="auto" w:fill="F2F2F2" w:themeFill="background1" w:themeFillShade="F2"/>
          </w:tcPr>
          <w:p w14:paraId="345884A5" w14:textId="77777777" w:rsidR="00C82E15" w:rsidRPr="00275A32" w:rsidRDefault="00C82E15" w:rsidP="00C82E15">
            <w:pPr>
              <w:jc w:val="center"/>
              <w:rPr>
                <w:ins w:id="2989" w:author="mbeckerle" w:date="2012-08-14T11:01:00Z"/>
                <w:b/>
                <w:bCs/>
                <w:iCs/>
              </w:rPr>
            </w:pPr>
            <w:ins w:id="2990" w:author="mbeckerle" w:date="2012-08-14T11:01:00Z">
              <w:r>
                <w:rPr>
                  <w:b/>
                  <w:bCs/>
                  <w:iCs/>
                </w:rPr>
                <w:t xml:space="preserve">Length </w:t>
              </w:r>
            </w:ins>
          </w:p>
        </w:tc>
      </w:tr>
      <w:tr w:rsidR="00C82E15" w:rsidRPr="005223F4" w14:paraId="192C98D0" w14:textId="77777777" w:rsidTr="00C82E15">
        <w:trPr>
          <w:ins w:id="2991" w:author="mbeckerle" w:date="2012-08-14T11:01:00Z"/>
        </w:trPr>
        <w:tc>
          <w:tcPr>
            <w:tcW w:w="2718" w:type="dxa"/>
            <w:shd w:val="clear" w:color="auto" w:fill="auto"/>
          </w:tcPr>
          <w:p w14:paraId="7846AFF7" w14:textId="77777777" w:rsidR="00C82E15" w:rsidRPr="00275A32" w:rsidRDefault="00C82E15" w:rsidP="00C82E15">
            <w:pPr>
              <w:rPr>
                <w:ins w:id="2992" w:author="mbeckerle" w:date="2012-08-14T11:01:00Z"/>
                <w:bCs/>
              </w:rPr>
            </w:pPr>
            <w:ins w:id="2993" w:author="mbeckerle" w:date="2012-08-14T11:01:00Z">
              <w:r w:rsidRPr="00275A32">
                <w:rPr>
                  <w:bCs/>
                </w:rPr>
                <w:t>String</w:t>
              </w:r>
            </w:ins>
          </w:p>
        </w:tc>
        <w:tc>
          <w:tcPr>
            <w:tcW w:w="6094" w:type="dxa"/>
            <w:gridSpan w:val="2"/>
            <w:shd w:val="clear" w:color="auto" w:fill="auto"/>
          </w:tcPr>
          <w:p w14:paraId="4AD99B6E" w14:textId="77777777" w:rsidR="00C82E15" w:rsidRPr="005223F4" w:rsidRDefault="00C82E15" w:rsidP="00C82E15">
            <w:pPr>
              <w:rPr>
                <w:ins w:id="2994" w:author="mbeckerle" w:date="2012-08-14T11:01:00Z"/>
              </w:rPr>
            </w:pPr>
            <w:ins w:id="2995" w:author="mbeckerle" w:date="2012-08-14T11:01:00Z">
              <w:r w:rsidRPr="005223F4">
                <w:t>Not applicable</w:t>
              </w:r>
            </w:ins>
          </w:p>
        </w:tc>
      </w:tr>
      <w:tr w:rsidR="00C82E15" w:rsidRPr="005223F4" w14:paraId="16117B2A" w14:textId="77777777" w:rsidTr="00C82E15">
        <w:trPr>
          <w:ins w:id="2996" w:author="mbeckerle" w:date="2012-08-14T11:01:00Z"/>
        </w:trPr>
        <w:tc>
          <w:tcPr>
            <w:tcW w:w="2718" w:type="dxa"/>
            <w:shd w:val="clear" w:color="auto" w:fill="auto"/>
          </w:tcPr>
          <w:p w14:paraId="5EEF32D6" w14:textId="77777777" w:rsidR="00C82E15" w:rsidRPr="00275A32" w:rsidRDefault="00C82E15" w:rsidP="00C82E15">
            <w:pPr>
              <w:rPr>
                <w:ins w:id="2997" w:author="mbeckerle" w:date="2012-08-14T11:01:00Z"/>
                <w:bCs/>
              </w:rPr>
            </w:pPr>
            <w:ins w:id="2998" w:author="mbeckerle" w:date="2012-08-14T11:01:00Z">
              <w:r w:rsidRPr="00275A32">
                <w:rPr>
                  <w:bCs/>
                </w:rPr>
                <w:t>Float</w:t>
              </w:r>
            </w:ins>
          </w:p>
        </w:tc>
        <w:tc>
          <w:tcPr>
            <w:tcW w:w="6094" w:type="dxa"/>
            <w:gridSpan w:val="2"/>
            <w:shd w:val="clear" w:color="auto" w:fill="auto"/>
          </w:tcPr>
          <w:p w14:paraId="197E1C54" w14:textId="77777777" w:rsidR="00C82E15" w:rsidRPr="005223F4" w:rsidRDefault="00C82E15" w:rsidP="00C82E15">
            <w:pPr>
              <w:rPr>
                <w:ins w:id="2999" w:author="mbeckerle" w:date="2012-08-14T11:01:00Z"/>
              </w:rPr>
            </w:pPr>
            <w:ins w:id="3000" w:author="mbeckerle" w:date="2012-08-14T11:01:00Z">
              <w:r>
                <w:t>32</w:t>
              </w:r>
            </w:ins>
          </w:p>
        </w:tc>
      </w:tr>
      <w:tr w:rsidR="00C82E15" w:rsidRPr="005223F4" w14:paraId="749E978D" w14:textId="77777777" w:rsidTr="00C82E15">
        <w:trPr>
          <w:ins w:id="3001" w:author="mbeckerle" w:date="2012-08-14T11:01:00Z"/>
        </w:trPr>
        <w:tc>
          <w:tcPr>
            <w:tcW w:w="2718" w:type="dxa"/>
            <w:shd w:val="clear" w:color="auto" w:fill="auto"/>
          </w:tcPr>
          <w:p w14:paraId="37AEBA06" w14:textId="77777777" w:rsidR="00C82E15" w:rsidRPr="00275A32" w:rsidRDefault="00C82E15" w:rsidP="00C82E15">
            <w:pPr>
              <w:rPr>
                <w:ins w:id="3002" w:author="mbeckerle" w:date="2012-08-14T11:01:00Z"/>
                <w:bCs/>
              </w:rPr>
            </w:pPr>
            <w:ins w:id="3003" w:author="mbeckerle" w:date="2012-08-14T11:01:00Z">
              <w:r w:rsidRPr="00275A32">
                <w:rPr>
                  <w:bCs/>
                </w:rPr>
                <w:t>Double</w:t>
              </w:r>
            </w:ins>
          </w:p>
        </w:tc>
        <w:tc>
          <w:tcPr>
            <w:tcW w:w="6094" w:type="dxa"/>
            <w:gridSpan w:val="2"/>
            <w:tcBorders>
              <w:bottom w:val="single" w:sz="4" w:space="0" w:color="auto"/>
            </w:tcBorders>
            <w:shd w:val="clear" w:color="auto" w:fill="auto"/>
          </w:tcPr>
          <w:p w14:paraId="452341C2" w14:textId="77777777" w:rsidR="00C82E15" w:rsidRPr="005223F4" w:rsidRDefault="00C82E15" w:rsidP="00C82E15">
            <w:pPr>
              <w:rPr>
                <w:ins w:id="3004" w:author="mbeckerle" w:date="2012-08-14T11:01:00Z"/>
              </w:rPr>
            </w:pPr>
            <w:ins w:id="3005" w:author="mbeckerle" w:date="2012-08-14T11:01:00Z">
              <w:r>
                <w:t>64</w:t>
              </w:r>
            </w:ins>
          </w:p>
        </w:tc>
      </w:tr>
      <w:tr w:rsidR="00C82E15" w:rsidRPr="005223F4" w14:paraId="64F3B8B5" w14:textId="77777777" w:rsidTr="00C82E15">
        <w:trPr>
          <w:ins w:id="3006" w:author="mbeckerle" w:date="2012-08-14T11:01:00Z"/>
        </w:trPr>
        <w:tc>
          <w:tcPr>
            <w:tcW w:w="2718" w:type="dxa"/>
            <w:shd w:val="clear" w:color="auto" w:fill="auto"/>
          </w:tcPr>
          <w:p w14:paraId="0328E188" w14:textId="77777777" w:rsidR="00C82E15" w:rsidRPr="00275A32" w:rsidRDefault="00C82E15" w:rsidP="00C82E15">
            <w:pPr>
              <w:rPr>
                <w:ins w:id="3007" w:author="mbeckerle" w:date="2012-08-14T11:01:00Z"/>
                <w:bCs/>
              </w:rPr>
            </w:pPr>
            <w:ins w:id="3008" w:author="mbeckerle" w:date="2012-08-14T11:01:00Z">
              <w:r w:rsidRPr="00275A32">
                <w:rPr>
                  <w:bCs/>
                </w:rPr>
                <w:t>Decimal</w:t>
              </w:r>
              <w:r w:rsidRPr="005E3B09">
                <w:rPr>
                  <w:bCs/>
                </w:rPr>
                <w:t>, Integer</w:t>
              </w:r>
              <w:r w:rsidRPr="00F81703">
                <w:rPr>
                  <w:bCs/>
                </w:rPr>
                <w:t xml:space="preserve">, </w:t>
              </w:r>
              <w:r w:rsidRPr="00240AC5">
                <w:rPr>
                  <w:bCs/>
                </w:rPr>
                <w:t>N</w:t>
              </w:r>
              <w:r w:rsidRPr="00B40487" w:rsidDel="00400E16">
                <w:t>onNegativeInteger</w:t>
              </w:r>
            </w:ins>
          </w:p>
        </w:tc>
        <w:tc>
          <w:tcPr>
            <w:tcW w:w="6094" w:type="dxa"/>
            <w:gridSpan w:val="2"/>
            <w:shd w:val="clear" w:color="auto" w:fill="auto"/>
          </w:tcPr>
          <w:p w14:paraId="5260C1B2" w14:textId="77777777" w:rsidR="00C82E15" w:rsidRPr="005223F4" w:rsidRDefault="00C82E15" w:rsidP="00C82E15">
            <w:pPr>
              <w:rPr>
                <w:ins w:id="3009" w:author="mbeckerle" w:date="2012-08-14T11:01:00Z"/>
              </w:rPr>
            </w:pPr>
            <w:commentRangeStart w:id="3010"/>
            <w:ins w:id="3011" w:author="mbeckerle" w:date="2012-08-14T11:01:00Z">
              <w:r w:rsidRPr="005223F4">
                <w:t>Minimum number of bytes to represent significant digits and sign</w:t>
              </w:r>
              <w:commentRangeEnd w:id="3010"/>
              <w:r>
                <w:rPr>
                  <w:rStyle w:val="CommentReference"/>
                </w:rPr>
                <w:commentReference w:id="3010"/>
              </w:r>
            </w:ins>
          </w:p>
        </w:tc>
      </w:tr>
      <w:tr w:rsidR="00C82E15" w:rsidRPr="005223F4" w14:paraId="22FAD590" w14:textId="77777777" w:rsidTr="00C82E15">
        <w:trPr>
          <w:ins w:id="3012" w:author="mbeckerle" w:date="2012-08-14T11:01:00Z"/>
        </w:trPr>
        <w:tc>
          <w:tcPr>
            <w:tcW w:w="2718" w:type="dxa"/>
            <w:shd w:val="clear" w:color="auto" w:fill="auto"/>
          </w:tcPr>
          <w:p w14:paraId="7501EFF0" w14:textId="77777777" w:rsidR="00C82E15" w:rsidRPr="00275A32" w:rsidRDefault="00C82E15" w:rsidP="00C82E15">
            <w:pPr>
              <w:rPr>
                <w:ins w:id="3013" w:author="mbeckerle" w:date="2012-08-14T11:01:00Z"/>
                <w:bCs/>
              </w:rPr>
            </w:pPr>
            <w:ins w:id="3014" w:author="mbeckerle" w:date="2012-08-14T11:01:00Z">
              <w:r w:rsidRPr="00275A32">
                <w:rPr>
                  <w:bCs/>
                </w:rPr>
                <w:t>Long, UnsignedLong</w:t>
              </w:r>
            </w:ins>
          </w:p>
        </w:tc>
        <w:tc>
          <w:tcPr>
            <w:tcW w:w="1980" w:type="dxa"/>
            <w:shd w:val="clear" w:color="auto" w:fill="auto"/>
          </w:tcPr>
          <w:p w14:paraId="665EB183" w14:textId="77777777" w:rsidR="00C82E15" w:rsidRPr="005223F4" w:rsidRDefault="00C82E15" w:rsidP="00C82E15">
            <w:pPr>
              <w:rPr>
                <w:ins w:id="3015" w:author="mbeckerle" w:date="2012-08-14T11:01:00Z"/>
              </w:rPr>
            </w:pPr>
            <w:ins w:id="3016" w:author="mbeckerle" w:date="2012-08-14T11:01:00Z">
              <w:r w:rsidRPr="005223F4">
                <w:t>packed/bcd : as decimal</w:t>
              </w:r>
            </w:ins>
          </w:p>
        </w:tc>
        <w:tc>
          <w:tcPr>
            <w:tcW w:w="4114" w:type="dxa"/>
            <w:shd w:val="clear" w:color="auto" w:fill="auto"/>
          </w:tcPr>
          <w:p w14:paraId="59CCDB03" w14:textId="77777777" w:rsidR="00C82E15" w:rsidRPr="005223F4" w:rsidRDefault="00C82E15" w:rsidP="00C82E15">
            <w:pPr>
              <w:rPr>
                <w:ins w:id="3017" w:author="mbeckerle" w:date="2012-08-14T11:01:00Z"/>
              </w:rPr>
            </w:pPr>
            <w:ins w:id="3018" w:author="mbeckerle" w:date="2012-08-14T11:01:00Z">
              <w:r>
                <w:t>b</w:t>
              </w:r>
              <w:r w:rsidRPr="005223F4">
                <w:t>inary</w:t>
              </w:r>
              <w:r>
                <w:t xml:space="preserve">: 64 </w:t>
              </w:r>
            </w:ins>
          </w:p>
        </w:tc>
      </w:tr>
      <w:tr w:rsidR="00C82E15" w:rsidRPr="005223F4" w14:paraId="2EF71BA4" w14:textId="77777777" w:rsidTr="00C82E15">
        <w:trPr>
          <w:ins w:id="3019" w:author="mbeckerle" w:date="2012-08-14T11:01:00Z"/>
        </w:trPr>
        <w:tc>
          <w:tcPr>
            <w:tcW w:w="2718" w:type="dxa"/>
            <w:shd w:val="clear" w:color="auto" w:fill="auto"/>
          </w:tcPr>
          <w:p w14:paraId="0BDFB621" w14:textId="77777777" w:rsidR="00C82E15" w:rsidRPr="005E3B09" w:rsidRDefault="00C82E15" w:rsidP="00C82E15">
            <w:pPr>
              <w:rPr>
                <w:ins w:id="3020" w:author="mbeckerle" w:date="2012-08-14T11:01:00Z"/>
                <w:bCs/>
              </w:rPr>
            </w:pPr>
            <w:ins w:id="3021" w:author="mbeckerle" w:date="2012-08-14T11:01:00Z">
              <w:r w:rsidRPr="00275A32">
                <w:rPr>
                  <w:bCs/>
                </w:rPr>
                <w:t xml:space="preserve">Int, </w:t>
              </w:r>
              <w:r w:rsidRPr="005E3B09">
                <w:rPr>
                  <w:bCs/>
                </w:rPr>
                <w:t>UnsignedInt</w:t>
              </w:r>
            </w:ins>
          </w:p>
        </w:tc>
        <w:tc>
          <w:tcPr>
            <w:tcW w:w="1980" w:type="dxa"/>
            <w:shd w:val="clear" w:color="auto" w:fill="auto"/>
          </w:tcPr>
          <w:p w14:paraId="205AC809" w14:textId="77777777" w:rsidR="00C82E15" w:rsidRPr="005223F4" w:rsidRDefault="00C82E15" w:rsidP="00C82E15">
            <w:pPr>
              <w:rPr>
                <w:ins w:id="3022" w:author="mbeckerle" w:date="2012-08-14T11:01:00Z"/>
              </w:rPr>
            </w:pPr>
            <w:ins w:id="3023" w:author="mbeckerle" w:date="2012-08-14T11:01:00Z">
              <w:r w:rsidRPr="005223F4">
                <w:t>packed/bcd : as decimal</w:t>
              </w:r>
            </w:ins>
          </w:p>
        </w:tc>
        <w:tc>
          <w:tcPr>
            <w:tcW w:w="4114" w:type="dxa"/>
            <w:shd w:val="clear" w:color="auto" w:fill="auto"/>
          </w:tcPr>
          <w:p w14:paraId="55B8D603" w14:textId="77777777" w:rsidR="00C82E15" w:rsidRPr="005223F4" w:rsidRDefault="00C82E15" w:rsidP="00C82E15">
            <w:pPr>
              <w:rPr>
                <w:ins w:id="3024" w:author="mbeckerle" w:date="2012-08-14T11:01:00Z"/>
              </w:rPr>
            </w:pPr>
            <w:ins w:id="3025" w:author="mbeckerle" w:date="2012-08-14T11:01:00Z">
              <w:r w:rsidRPr="005223F4">
                <w:t xml:space="preserve">binary: </w:t>
              </w:r>
              <w:r>
                <w:t>32</w:t>
              </w:r>
            </w:ins>
          </w:p>
        </w:tc>
      </w:tr>
      <w:tr w:rsidR="00C82E15" w:rsidRPr="005223F4" w14:paraId="4845985D" w14:textId="77777777" w:rsidTr="00C82E15">
        <w:trPr>
          <w:ins w:id="3026" w:author="mbeckerle" w:date="2012-08-14T11:01:00Z"/>
        </w:trPr>
        <w:tc>
          <w:tcPr>
            <w:tcW w:w="2718" w:type="dxa"/>
            <w:shd w:val="clear" w:color="auto" w:fill="auto"/>
          </w:tcPr>
          <w:p w14:paraId="58EC214B" w14:textId="77777777" w:rsidR="00C82E15" w:rsidRPr="005E3B09" w:rsidRDefault="00C82E15" w:rsidP="00C82E15">
            <w:pPr>
              <w:rPr>
                <w:ins w:id="3027" w:author="mbeckerle" w:date="2012-08-14T11:01:00Z"/>
                <w:bCs/>
              </w:rPr>
            </w:pPr>
            <w:ins w:id="3028" w:author="mbeckerle" w:date="2012-08-14T11:01:00Z">
              <w:r w:rsidRPr="00275A32">
                <w:rPr>
                  <w:bCs/>
                </w:rPr>
                <w:t xml:space="preserve">Short, </w:t>
              </w:r>
              <w:r w:rsidRPr="005E3B09">
                <w:rPr>
                  <w:bCs/>
                </w:rPr>
                <w:t>UnsignedShort</w:t>
              </w:r>
            </w:ins>
          </w:p>
        </w:tc>
        <w:tc>
          <w:tcPr>
            <w:tcW w:w="1980" w:type="dxa"/>
            <w:shd w:val="clear" w:color="auto" w:fill="auto"/>
          </w:tcPr>
          <w:p w14:paraId="75C6155B" w14:textId="77777777" w:rsidR="00C82E15" w:rsidRPr="005223F4" w:rsidRDefault="00C82E15" w:rsidP="00C82E15">
            <w:pPr>
              <w:rPr>
                <w:ins w:id="3029" w:author="mbeckerle" w:date="2012-08-14T11:01:00Z"/>
              </w:rPr>
            </w:pPr>
            <w:ins w:id="3030" w:author="mbeckerle" w:date="2012-08-14T11:01:00Z">
              <w:r w:rsidRPr="005223F4">
                <w:t>packed/bcd : as decimal</w:t>
              </w:r>
            </w:ins>
          </w:p>
        </w:tc>
        <w:tc>
          <w:tcPr>
            <w:tcW w:w="4114" w:type="dxa"/>
            <w:shd w:val="clear" w:color="auto" w:fill="auto"/>
          </w:tcPr>
          <w:p w14:paraId="4B2E3F77" w14:textId="77777777" w:rsidR="00C82E15" w:rsidRPr="005223F4" w:rsidRDefault="00C82E15" w:rsidP="00C82E15">
            <w:pPr>
              <w:rPr>
                <w:ins w:id="3031" w:author="mbeckerle" w:date="2012-08-14T11:01:00Z"/>
              </w:rPr>
            </w:pPr>
            <w:ins w:id="3032" w:author="mbeckerle" w:date="2012-08-14T11:01:00Z">
              <w:r w:rsidRPr="005223F4">
                <w:t xml:space="preserve">binary: </w:t>
              </w:r>
              <w:r>
                <w:t>16</w:t>
              </w:r>
            </w:ins>
          </w:p>
        </w:tc>
      </w:tr>
      <w:tr w:rsidR="00C82E15" w:rsidRPr="005223F4" w14:paraId="46EC7864" w14:textId="77777777" w:rsidTr="00C82E15">
        <w:trPr>
          <w:trHeight w:val="728"/>
          <w:ins w:id="3033" w:author="mbeckerle" w:date="2012-08-14T11:01:00Z"/>
        </w:trPr>
        <w:tc>
          <w:tcPr>
            <w:tcW w:w="2718" w:type="dxa"/>
            <w:shd w:val="clear" w:color="auto" w:fill="auto"/>
          </w:tcPr>
          <w:p w14:paraId="30F30359" w14:textId="77777777" w:rsidR="00C82E15" w:rsidRPr="005E3B09" w:rsidRDefault="00C82E15" w:rsidP="00C82E15">
            <w:pPr>
              <w:rPr>
                <w:ins w:id="3034" w:author="mbeckerle" w:date="2012-08-14T11:01:00Z"/>
                <w:bCs/>
              </w:rPr>
            </w:pPr>
            <w:ins w:id="3035" w:author="mbeckerle" w:date="2012-08-14T11:01:00Z">
              <w:r w:rsidRPr="00275A32">
                <w:rPr>
                  <w:bCs/>
                </w:rPr>
                <w:t xml:space="preserve">Byte, </w:t>
              </w:r>
              <w:r w:rsidRPr="005E3B09">
                <w:rPr>
                  <w:bCs/>
                </w:rPr>
                <w:t>UnsignedByte</w:t>
              </w:r>
            </w:ins>
          </w:p>
        </w:tc>
        <w:tc>
          <w:tcPr>
            <w:tcW w:w="1980" w:type="dxa"/>
            <w:shd w:val="clear" w:color="auto" w:fill="auto"/>
          </w:tcPr>
          <w:p w14:paraId="75D445D2" w14:textId="77777777" w:rsidR="00C82E15" w:rsidRPr="005223F4" w:rsidRDefault="00C82E15" w:rsidP="00C82E15">
            <w:pPr>
              <w:rPr>
                <w:ins w:id="3036" w:author="mbeckerle" w:date="2012-08-14T11:01:00Z"/>
              </w:rPr>
            </w:pPr>
            <w:ins w:id="3037" w:author="mbeckerle" w:date="2012-08-14T11:01:00Z">
              <w:r w:rsidRPr="005223F4">
                <w:t>packed/bcd : as decimal</w:t>
              </w:r>
            </w:ins>
          </w:p>
        </w:tc>
        <w:tc>
          <w:tcPr>
            <w:tcW w:w="4114" w:type="dxa"/>
            <w:shd w:val="clear" w:color="auto" w:fill="auto"/>
          </w:tcPr>
          <w:p w14:paraId="6B8776FB" w14:textId="77777777" w:rsidR="00C82E15" w:rsidRPr="005223F4" w:rsidRDefault="00C82E15" w:rsidP="00C82E15">
            <w:pPr>
              <w:rPr>
                <w:ins w:id="3038" w:author="mbeckerle" w:date="2012-08-14T11:01:00Z"/>
              </w:rPr>
            </w:pPr>
            <w:ins w:id="3039" w:author="mbeckerle" w:date="2012-08-14T11:01:00Z">
              <w:r w:rsidRPr="005223F4">
                <w:t xml:space="preserve">binary: </w:t>
              </w:r>
              <w:r>
                <w:t>8</w:t>
              </w:r>
            </w:ins>
          </w:p>
        </w:tc>
      </w:tr>
      <w:tr w:rsidR="00C82E15" w:rsidRPr="005223F4" w14:paraId="0D1A48B6" w14:textId="77777777" w:rsidTr="00C82E15">
        <w:trPr>
          <w:ins w:id="3040" w:author="mbeckerle" w:date="2012-08-14T11:01:00Z"/>
        </w:trPr>
        <w:tc>
          <w:tcPr>
            <w:tcW w:w="2718" w:type="dxa"/>
            <w:shd w:val="clear" w:color="auto" w:fill="auto"/>
          </w:tcPr>
          <w:p w14:paraId="78D35BE2" w14:textId="77777777" w:rsidR="00C82E15" w:rsidRPr="00275A32" w:rsidRDefault="00C82E15" w:rsidP="00C82E15">
            <w:pPr>
              <w:rPr>
                <w:ins w:id="3041" w:author="mbeckerle" w:date="2012-08-14T11:01:00Z"/>
                <w:bCs/>
              </w:rPr>
            </w:pPr>
            <w:ins w:id="3042" w:author="mbeckerle" w:date="2012-08-14T11:01:00Z">
              <w:r w:rsidRPr="00275A32">
                <w:rPr>
                  <w:bCs/>
                </w:rPr>
                <w:t>DateTime</w:t>
              </w:r>
            </w:ins>
          </w:p>
        </w:tc>
        <w:tc>
          <w:tcPr>
            <w:tcW w:w="1980" w:type="dxa"/>
            <w:shd w:val="clear" w:color="auto" w:fill="auto"/>
          </w:tcPr>
          <w:p w14:paraId="5F78D8D9" w14:textId="77777777" w:rsidR="00C82E15" w:rsidRPr="005223F4" w:rsidRDefault="00C82E15" w:rsidP="00C82E15">
            <w:pPr>
              <w:rPr>
                <w:ins w:id="3043" w:author="mbeckerle" w:date="2012-08-14T11:01:00Z"/>
              </w:rPr>
            </w:pPr>
            <w:ins w:id="3044" w:author="mbeckerle" w:date="2012-08-14T11:01:00Z">
              <w:r w:rsidRPr="005223F4">
                <w:t>packed/bcd : as decimal</w:t>
              </w:r>
            </w:ins>
          </w:p>
        </w:tc>
        <w:tc>
          <w:tcPr>
            <w:tcW w:w="4114" w:type="dxa"/>
            <w:shd w:val="clear" w:color="auto" w:fill="auto"/>
          </w:tcPr>
          <w:p w14:paraId="3A23DE77" w14:textId="77777777" w:rsidR="00C82E15" w:rsidRPr="005223F4" w:rsidRDefault="00C82E15" w:rsidP="00C82E15">
            <w:pPr>
              <w:rPr>
                <w:ins w:id="3045" w:author="mbeckerle" w:date="2012-08-14T11:01:00Z"/>
              </w:rPr>
            </w:pPr>
            <w:ins w:id="3046" w:author="mbeckerle" w:date="2012-08-14T11:01:00Z">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ins>
          </w:p>
        </w:tc>
      </w:tr>
      <w:tr w:rsidR="00C82E15" w:rsidRPr="005223F4" w14:paraId="00A33083" w14:textId="77777777" w:rsidTr="00C82E15">
        <w:trPr>
          <w:ins w:id="3047" w:author="mbeckerle" w:date="2012-08-14T11:01:00Z"/>
        </w:trPr>
        <w:tc>
          <w:tcPr>
            <w:tcW w:w="2718" w:type="dxa"/>
            <w:shd w:val="clear" w:color="auto" w:fill="auto"/>
          </w:tcPr>
          <w:p w14:paraId="44641A8D" w14:textId="77777777" w:rsidR="00C82E15" w:rsidRPr="00275A32" w:rsidRDefault="00C82E15" w:rsidP="00C82E15">
            <w:pPr>
              <w:rPr>
                <w:ins w:id="3048" w:author="mbeckerle" w:date="2012-08-14T11:01:00Z"/>
                <w:bCs/>
              </w:rPr>
            </w:pPr>
            <w:ins w:id="3049" w:author="mbeckerle" w:date="2012-08-14T11:01:00Z">
              <w:r w:rsidRPr="00275A32">
                <w:rPr>
                  <w:bCs/>
                </w:rPr>
                <w:t>Date</w:t>
              </w:r>
            </w:ins>
          </w:p>
        </w:tc>
        <w:tc>
          <w:tcPr>
            <w:tcW w:w="1980" w:type="dxa"/>
            <w:shd w:val="clear" w:color="auto" w:fill="auto"/>
          </w:tcPr>
          <w:p w14:paraId="4F5B620C" w14:textId="77777777" w:rsidR="00C82E15" w:rsidRPr="005223F4" w:rsidRDefault="00C82E15" w:rsidP="00C82E15">
            <w:pPr>
              <w:rPr>
                <w:ins w:id="3050" w:author="mbeckerle" w:date="2012-08-14T11:01:00Z"/>
              </w:rPr>
            </w:pPr>
            <w:ins w:id="3051" w:author="mbeckerle" w:date="2012-08-14T11:01:00Z">
              <w:r w:rsidRPr="005223F4">
                <w:t>packed/bcd : as decimal</w:t>
              </w:r>
            </w:ins>
          </w:p>
        </w:tc>
        <w:tc>
          <w:tcPr>
            <w:tcW w:w="4114" w:type="dxa"/>
            <w:shd w:val="clear" w:color="auto" w:fill="auto"/>
          </w:tcPr>
          <w:p w14:paraId="7FCD437E" w14:textId="77777777" w:rsidR="00C82E15" w:rsidRPr="005223F4" w:rsidRDefault="00C82E15" w:rsidP="00C82E15">
            <w:pPr>
              <w:rPr>
                <w:ins w:id="3052" w:author="mbeckerle" w:date="2012-08-14T11:01:00Z"/>
              </w:rPr>
            </w:pPr>
            <w:ins w:id="3053" w:author="mbeckerle" w:date="2012-08-14T11:01:00Z">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ins>
          </w:p>
        </w:tc>
      </w:tr>
      <w:tr w:rsidR="00C82E15" w:rsidRPr="005223F4" w14:paraId="791534A7" w14:textId="77777777" w:rsidTr="00C82E15">
        <w:trPr>
          <w:ins w:id="3054" w:author="mbeckerle" w:date="2012-08-14T11:01:00Z"/>
        </w:trPr>
        <w:tc>
          <w:tcPr>
            <w:tcW w:w="2718" w:type="dxa"/>
            <w:shd w:val="clear" w:color="auto" w:fill="auto"/>
          </w:tcPr>
          <w:p w14:paraId="0F88CF42" w14:textId="77777777" w:rsidR="00C82E15" w:rsidRPr="00275A32" w:rsidRDefault="00C82E15" w:rsidP="00C82E15">
            <w:pPr>
              <w:rPr>
                <w:ins w:id="3055" w:author="mbeckerle" w:date="2012-08-14T11:01:00Z"/>
                <w:bCs/>
              </w:rPr>
            </w:pPr>
            <w:ins w:id="3056" w:author="mbeckerle" w:date="2012-08-14T11:01:00Z">
              <w:r w:rsidRPr="00275A32">
                <w:rPr>
                  <w:bCs/>
                </w:rPr>
                <w:t>Time</w:t>
              </w:r>
            </w:ins>
          </w:p>
        </w:tc>
        <w:tc>
          <w:tcPr>
            <w:tcW w:w="1980" w:type="dxa"/>
            <w:shd w:val="clear" w:color="auto" w:fill="auto"/>
          </w:tcPr>
          <w:p w14:paraId="0E83DD44" w14:textId="77777777" w:rsidR="00C82E15" w:rsidRPr="005223F4" w:rsidRDefault="00C82E15" w:rsidP="00C82E15">
            <w:pPr>
              <w:rPr>
                <w:ins w:id="3057" w:author="mbeckerle" w:date="2012-08-14T11:01:00Z"/>
              </w:rPr>
            </w:pPr>
            <w:ins w:id="3058" w:author="mbeckerle" w:date="2012-08-14T11:01:00Z">
              <w:r w:rsidRPr="005223F4">
                <w:t>packed/bcd : as decimal</w:t>
              </w:r>
            </w:ins>
          </w:p>
        </w:tc>
        <w:tc>
          <w:tcPr>
            <w:tcW w:w="4114" w:type="dxa"/>
            <w:shd w:val="clear" w:color="auto" w:fill="auto"/>
          </w:tcPr>
          <w:p w14:paraId="73CC20DA" w14:textId="77777777" w:rsidR="00C82E15" w:rsidRPr="005223F4" w:rsidRDefault="00C82E15" w:rsidP="00C82E15">
            <w:pPr>
              <w:rPr>
                <w:ins w:id="3059" w:author="mbeckerle" w:date="2012-08-14T11:01:00Z"/>
              </w:rPr>
            </w:pPr>
            <w:ins w:id="3060" w:author="mbeckerle" w:date="2012-08-14T11:01:00Z">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ins>
          </w:p>
        </w:tc>
      </w:tr>
      <w:tr w:rsidR="00C82E15" w:rsidRPr="005223F4" w14:paraId="51BE63DE" w14:textId="77777777" w:rsidTr="00C82E15">
        <w:trPr>
          <w:ins w:id="3061" w:author="mbeckerle" w:date="2012-08-14T11:01:00Z"/>
        </w:trPr>
        <w:tc>
          <w:tcPr>
            <w:tcW w:w="2718" w:type="dxa"/>
            <w:shd w:val="clear" w:color="auto" w:fill="auto"/>
          </w:tcPr>
          <w:p w14:paraId="3D91F104" w14:textId="77777777" w:rsidR="00C82E15" w:rsidRPr="00275A32" w:rsidRDefault="00C82E15" w:rsidP="00C82E15">
            <w:pPr>
              <w:rPr>
                <w:ins w:id="3062" w:author="mbeckerle" w:date="2012-08-14T11:01:00Z"/>
                <w:bCs/>
              </w:rPr>
            </w:pPr>
            <w:ins w:id="3063" w:author="mbeckerle" w:date="2012-08-14T11:01:00Z">
              <w:r w:rsidRPr="00275A32">
                <w:rPr>
                  <w:bCs/>
                </w:rPr>
                <w:t>Boolean</w:t>
              </w:r>
            </w:ins>
          </w:p>
        </w:tc>
        <w:tc>
          <w:tcPr>
            <w:tcW w:w="6094" w:type="dxa"/>
            <w:gridSpan w:val="2"/>
            <w:tcBorders>
              <w:bottom w:val="single" w:sz="4" w:space="0" w:color="auto"/>
            </w:tcBorders>
            <w:shd w:val="clear" w:color="auto" w:fill="auto"/>
          </w:tcPr>
          <w:p w14:paraId="22D7F428" w14:textId="77777777" w:rsidR="00C82E15" w:rsidRPr="005223F4" w:rsidRDefault="00C82E15" w:rsidP="00C82E15">
            <w:pPr>
              <w:rPr>
                <w:ins w:id="3064" w:author="mbeckerle" w:date="2012-08-14T11:01:00Z"/>
              </w:rPr>
            </w:pPr>
            <w:ins w:id="3065" w:author="mbeckerle" w:date="2012-08-14T11:01:00Z">
              <w:r>
                <w:t>32</w:t>
              </w:r>
            </w:ins>
          </w:p>
        </w:tc>
      </w:tr>
      <w:tr w:rsidR="00C82E15" w:rsidRPr="005223F4" w14:paraId="7FE26F26" w14:textId="77777777" w:rsidTr="00C82E15">
        <w:trPr>
          <w:ins w:id="3066" w:author="mbeckerle" w:date="2012-08-14T11:01:00Z"/>
        </w:trPr>
        <w:tc>
          <w:tcPr>
            <w:tcW w:w="2718" w:type="dxa"/>
            <w:shd w:val="clear" w:color="auto" w:fill="auto"/>
          </w:tcPr>
          <w:p w14:paraId="100A247A" w14:textId="77777777" w:rsidR="00C82E15" w:rsidRPr="00275A32" w:rsidRDefault="00C82E15" w:rsidP="00C82E15">
            <w:pPr>
              <w:rPr>
                <w:ins w:id="3067" w:author="mbeckerle" w:date="2012-08-14T11:01:00Z"/>
                <w:bCs/>
              </w:rPr>
            </w:pPr>
            <w:ins w:id="3068" w:author="mbeckerle" w:date="2012-08-14T11:01:00Z">
              <w:r w:rsidRPr="00275A32">
                <w:rPr>
                  <w:bCs/>
                </w:rPr>
                <w:t>HexBinary</w:t>
              </w:r>
            </w:ins>
          </w:p>
        </w:tc>
        <w:tc>
          <w:tcPr>
            <w:tcW w:w="6094" w:type="dxa"/>
            <w:gridSpan w:val="2"/>
            <w:shd w:val="clear" w:color="auto" w:fill="auto"/>
          </w:tcPr>
          <w:p w14:paraId="70261437" w14:textId="77777777" w:rsidR="00C82E15" w:rsidRPr="005223F4" w:rsidRDefault="00C82E15" w:rsidP="00C82E15">
            <w:pPr>
              <w:rPr>
                <w:ins w:id="3069" w:author="mbeckerle" w:date="2012-08-14T11:01:00Z"/>
              </w:rPr>
            </w:pPr>
            <w:ins w:id="3070" w:author="mbeckerle" w:date="2012-08-14T11:01:00Z">
              <w:r w:rsidRPr="005223F4">
                <w:t>Length of infoset value</w:t>
              </w:r>
              <w:r>
                <w:t xml:space="preserve"> padded to xs:minLength using xs:fillByte</w:t>
              </w:r>
            </w:ins>
          </w:p>
        </w:tc>
      </w:tr>
    </w:tbl>
    <w:p w14:paraId="2CCEF7AC" w14:textId="3096B5B5" w:rsidR="00C82E15" w:rsidRDefault="00C82E15" w:rsidP="00C82E15">
      <w:pPr>
        <w:pStyle w:val="Caption"/>
        <w:rPr>
          <w:ins w:id="3071" w:author="mbeckerle" w:date="2012-08-14T11:01:00Z"/>
          <w:noProof/>
        </w:rPr>
      </w:pPr>
      <w:ins w:id="3072" w:author="mbeckerle" w:date="2012-08-14T11:01:00Z">
        <w:r w:rsidRPr="005223F4">
          <w:t xml:space="preserve">Table </w:t>
        </w:r>
        <w:r>
          <w:t>7</w:t>
        </w:r>
        <w:r w:rsidRPr="005223F4">
          <w:rPr>
            <w:noProof/>
          </w:rPr>
          <w:t xml:space="preserve"> Unparse lengths (</w:t>
        </w:r>
        <w:commentRangeStart w:id="3073"/>
        <w:r w:rsidRPr="005223F4">
          <w:rPr>
            <w:noProof/>
          </w:rPr>
          <w:t xml:space="preserve">in </w:t>
        </w:r>
        <w:r>
          <w:rPr>
            <w:noProof/>
          </w:rPr>
          <w:t>bits</w:t>
        </w:r>
        <w:commentRangeEnd w:id="3073"/>
        <w:r>
          <w:rPr>
            <w:rStyle w:val="CommentReference"/>
            <w:b w:val="0"/>
          </w:rPr>
          <w:commentReference w:id="3073"/>
        </w:r>
        <w:r w:rsidRPr="005223F4">
          <w:rPr>
            <w:noProof/>
          </w:rPr>
          <w:t xml:space="preserve">) for dfdl:lengthKind </w:t>
        </w:r>
        <w:r>
          <w:rPr>
            <w:noProof/>
          </w:rPr>
          <w:t>‘prefixed’</w:t>
        </w:r>
      </w:ins>
    </w:p>
    <w:p w14:paraId="30E792F5" w14:textId="77777777" w:rsidR="00C82E15" w:rsidRDefault="00C82E15" w:rsidP="001F538C"/>
    <w:p w14:paraId="5029B366" w14:textId="77777777" w:rsidR="0062539F" w:rsidRDefault="0062539F" w:rsidP="00B169B1">
      <w:pPr>
        <w:pStyle w:val="Heading4"/>
        <w:rPr>
          <w:rFonts w:eastAsia="Arial"/>
        </w:rPr>
      </w:pPr>
      <w:commentRangeStart w:id="3074"/>
      <w:r>
        <w:rPr>
          <w:rFonts w:eastAsia="Arial"/>
        </w:rPr>
        <w:t>Nested</w:t>
      </w:r>
      <w:commentRangeEnd w:id="3074"/>
      <w:r>
        <w:rPr>
          <w:rStyle w:val="CommentReference"/>
          <w:b w:val="0"/>
          <w:bCs w:val="0"/>
        </w:rPr>
        <w:commentReference w:id="3074"/>
      </w:r>
      <w:r>
        <w:rPr>
          <w:rFonts w:eastAsia="Arial"/>
        </w:rPr>
        <w:t xml:space="preserve"> Prefix Lengths</w:t>
      </w:r>
      <w:r>
        <w:rPr>
          <w:rStyle w:val="FootnoteReference"/>
          <w:rFonts w:eastAsia="Arial"/>
        </w:rPr>
        <w:footnoteReference w:id="14"/>
      </w:r>
    </w:p>
    <w:p w14:paraId="6AD41FC7" w14:textId="302A9C25" w:rsidR="0062539F" w:rsidRDefault="00BA27FE" w:rsidP="0062539F">
      <w:pPr>
        <w:rPr>
          <w:ins w:id="3077" w:author="mbeckerle" w:date="2012-03-24T14:26:00Z"/>
          <w:rFonts w:eastAsia="Arial"/>
        </w:rPr>
      </w:pPr>
      <w:r>
        <w:rPr>
          <w:rFonts w:eastAsia="Arial"/>
        </w:rPr>
        <w:t>It is possible for a prefix length, as specified by prefixLengthType, to itself have a prefix length</w:t>
      </w:r>
      <w:r w:rsidDel="00BA27FE">
        <w:rPr>
          <w:rStyle w:val="CommentReference"/>
        </w:rPr>
        <w:t xml:space="preserve"> </w:t>
      </w:r>
      <w:del w:id="3078" w:author="mbeckerle" w:date="2012-04-22T16:45:00Z">
        <w:r w:rsidR="0029033A" w:rsidDel="00BA27FE">
          <w:rPr>
            <w:rStyle w:val="CommentReference"/>
          </w:rPr>
          <w:commentReference w:id="3079"/>
        </w:r>
      </w:del>
      <w:ins w:id="3080" w:author="mbeckerle" w:date="2012-03-24T14:26:00Z">
        <w:r w:rsidR="0062539F">
          <w:rPr>
            <w:rFonts w:eastAsia="Arial"/>
          </w:rPr>
          <w:t xml:space="preserve"> </w:t>
        </w:r>
      </w:ins>
    </w:p>
    <w:p w14:paraId="33908992" w14:textId="58BF5B50" w:rsidR="0062539F" w:rsidRPr="005223F4" w:rsidRDefault="0062539F" w:rsidP="001F538C">
      <w:ins w:id="3081" w:author="mbeckerle" w:date="2012-03-24T14:26:00Z">
        <w:r>
          <w:rPr>
            <w:rFonts w:eastAsia="Arial"/>
          </w:rPr>
          <w:t xml:space="preserve">It is a schema definition error if this nesting exceeds 1 deep. That is, an element can have a prefix length, which defines a PrefixLength region (see Section </w:t>
        </w:r>
        <w:r>
          <w:rPr>
            <w:rFonts w:eastAsia="Arial"/>
          </w:rPr>
          <w:fldChar w:fldCharType="begin"/>
        </w:r>
        <w:r>
          <w:rPr>
            <w:rFonts w:eastAsia="Arial"/>
          </w:rPr>
          <w:instrText xml:space="preserve"> REF __RefHeading__3549_1503507204 \h </w:instrText>
        </w:r>
      </w:ins>
      <w:r>
        <w:rPr>
          <w:rFonts w:eastAsia="Arial"/>
        </w:rPr>
      </w:r>
      <w:ins w:id="3082" w:author="mbeckerle" w:date="2012-03-24T14:26:00Z">
        <w:r>
          <w:rPr>
            <w:rFonts w:eastAsia="Arial"/>
          </w:rPr>
          <w:fldChar w:fldCharType="separate"/>
        </w:r>
        <w:r>
          <w:rPr>
            <w:rFonts w:eastAsia="Arial"/>
          </w:rPr>
          <w:t>9.2</w:t>
        </w:r>
        <w:r>
          <w:rPr>
            <w:rFonts w:eastAsia="Arial"/>
          </w:rPr>
          <w:fldChar w:fldCharType="end"/>
        </w:r>
        <w:r>
          <w:rPr>
            <w:rFonts w:eastAsia="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ins>
    </w:p>
    <w:p w14:paraId="4AFA7CE1" w14:textId="4454B9C2" w:rsidR="009F74C0" w:rsidRPr="005223F4" w:rsidDel="00916D7B" w:rsidRDefault="009F74C0" w:rsidP="001F538C">
      <w:pPr>
        <w:rPr>
          <w:del w:id="3083" w:author="mbeckerle" w:date="2012-04-22T18:13:00Z"/>
        </w:rPr>
      </w:pPr>
      <w:bookmarkStart w:id="3084" w:name="_Toc322911635"/>
      <w:bookmarkStart w:id="3085" w:name="_Toc322912174"/>
      <w:bookmarkStart w:id="3086" w:name="_Toc329093024"/>
      <w:bookmarkStart w:id="3087" w:name="_Toc332701537"/>
      <w:bookmarkStart w:id="3088" w:name="_Toc332701844"/>
      <w:bookmarkStart w:id="3089" w:name="_Toc332711638"/>
      <w:bookmarkStart w:id="3090" w:name="_Toc332711946"/>
      <w:bookmarkStart w:id="3091" w:name="_Toc332712248"/>
      <w:bookmarkStart w:id="3092" w:name="_Toc332724164"/>
      <w:bookmarkStart w:id="3093" w:name="_Toc332724464"/>
      <w:bookmarkEnd w:id="3084"/>
      <w:bookmarkEnd w:id="3085"/>
      <w:bookmarkEnd w:id="3086"/>
      <w:bookmarkEnd w:id="3087"/>
      <w:bookmarkEnd w:id="3088"/>
      <w:bookmarkEnd w:id="3089"/>
      <w:bookmarkEnd w:id="3090"/>
      <w:bookmarkEnd w:id="3091"/>
      <w:bookmarkEnd w:id="3092"/>
      <w:bookmarkEnd w:id="3093"/>
    </w:p>
    <w:p w14:paraId="0695B196" w14:textId="77777777" w:rsidR="000A251E" w:rsidRPr="005223F4" w:rsidRDefault="001F538C" w:rsidP="0033731D">
      <w:pPr>
        <w:pStyle w:val="Heading3"/>
      </w:pPr>
      <w:bookmarkStart w:id="3094" w:name="_Toc177399093"/>
      <w:bookmarkStart w:id="3095" w:name="_Toc175057380"/>
      <w:bookmarkStart w:id="3096" w:name="_Toc199516316"/>
      <w:bookmarkStart w:id="3097" w:name="_Toc194983980"/>
      <w:bookmarkStart w:id="3098" w:name="_Toc332724465"/>
      <w:r w:rsidRPr="005223F4">
        <w:t>dfdl</w:t>
      </w:r>
      <w:r w:rsidR="001E08F3" w:rsidRPr="005223F4">
        <w:t xml:space="preserve">:lengthKind  </w:t>
      </w:r>
      <w:r w:rsidR="0033731D" w:rsidRPr="005223F4">
        <w:t>'p</w:t>
      </w:r>
      <w:r w:rsidR="000A251E" w:rsidRPr="005223F4">
        <w:t>attern</w:t>
      </w:r>
      <w:bookmarkEnd w:id="3094"/>
      <w:bookmarkEnd w:id="3095"/>
      <w:bookmarkEnd w:id="3096"/>
      <w:bookmarkEnd w:id="3097"/>
      <w:r w:rsidR="0033731D" w:rsidRPr="005223F4">
        <w:t>'</w:t>
      </w:r>
      <w:bookmarkEnd w:id="3098"/>
    </w:p>
    <w:p w14:paraId="37CA85E9" w14:textId="77777777" w:rsidR="0021260F" w:rsidRDefault="0033731D" w:rsidP="00A50394">
      <w:pPr>
        <w:pStyle w:val="nobreak"/>
        <w:rPr>
          <w:ins w:id="3099" w:author="mbeckerle" w:date="2012-03-24T19:11:00Z"/>
        </w:rPr>
      </w:pPr>
      <w:r w:rsidRPr="005223F4">
        <w:t>The d</w:t>
      </w:r>
      <w:r w:rsidR="00540F00" w:rsidRPr="005223F4">
        <w:t xml:space="preserve">fdl:lengthKind </w:t>
      </w:r>
      <w:r w:rsidR="0021260F" w:rsidRPr="005223F4">
        <w:t xml:space="preserve">‘pattern’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longest match to a regular expression. </w:t>
      </w:r>
      <w:r w:rsidR="0021260F" w:rsidRPr="005223F4">
        <w:t xml:space="preserve">The pattern is only used on parsing, </w:t>
      </w:r>
    </w:p>
    <w:p w14:paraId="6F7FFAE2" w14:textId="77777777" w:rsidR="00D016C5" w:rsidRDefault="00D016C5" w:rsidP="00D016C5">
      <w:pPr>
        <w:autoSpaceDE w:val="0"/>
        <w:rPr>
          <w:ins w:id="3100" w:author="mbeckerle" w:date="2012-03-24T19:11:00Z"/>
          <w:rFonts w:cs="Arial"/>
        </w:rPr>
      </w:pPr>
      <w:ins w:id="3101" w:author="mbeckerle" w:date="2012-03-24T19:11:00Z">
        <w:r>
          <w:t>When</w:t>
        </w:r>
        <w:commentRangeStart w:id="3102"/>
        <w:r>
          <w:t xml:space="preserve"> dfdl:lengthKind is </w:t>
        </w:r>
        <w:r>
          <w:rPr>
            <w:rFonts w:cs="Arial"/>
          </w:rPr>
          <w:t>'pattern',</w:t>
        </w:r>
        <w:r>
          <w:rPr>
            <w:rFonts w:eastAsia="Arial" w:cs="Arial"/>
          </w:rPr>
          <w:t xml:space="preserve"> </w:t>
        </w:r>
        <w:r>
          <w:rPr>
            <w:rFonts w:cs="Arial"/>
          </w:rPr>
          <w:t>it</w:t>
        </w:r>
        <w:r>
          <w:rPr>
            <w:rFonts w:eastAsia="Arial" w:cs="Arial"/>
          </w:rPr>
          <w:t xml:space="preserve"> </w:t>
        </w:r>
        <w:r>
          <w:rPr>
            <w:rFonts w:cs="Arial"/>
          </w:rPr>
          <w:t>means</w:t>
        </w:r>
        <w:r>
          <w:rPr>
            <w:rFonts w:eastAsia="Arial" w:cs="Arial"/>
          </w:rPr>
          <w:t xml:space="preserve"> </w:t>
        </w:r>
        <w:r>
          <w:rPr>
            <w:rFonts w:cs="Arial"/>
          </w:rPr>
          <w:t>that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3102"/>
        <w:r>
          <w:rPr>
            <w:rStyle w:val="CommentReference"/>
          </w:rPr>
          <w:commentReference w:id="3102"/>
        </w:r>
      </w:ins>
    </w:p>
    <w:p w14:paraId="1BC895A2" w14:textId="6E9AF965" w:rsidR="00D016C5" w:rsidRPr="00D016C5" w:rsidDel="00916D7B" w:rsidRDefault="00D016C5">
      <w:pPr>
        <w:rPr>
          <w:del w:id="3103" w:author="mbeckerle" w:date="2012-04-22T18:13:00Z"/>
        </w:rPr>
        <w:pPrChange w:id="3104" w:author="mbeckerle" w:date="2012-03-24T19:11:00Z">
          <w:pPr>
            <w:pStyle w:val="nobreak"/>
          </w:pPr>
        </w:pPrChange>
      </w:pPr>
    </w:p>
    <w:p w14:paraId="7921201F" w14:textId="01672FA2" w:rsidR="00884DA9" w:rsidRPr="005223F4" w:rsidDel="00916D7B" w:rsidRDefault="00884DA9" w:rsidP="00884DA9">
      <w:pPr>
        <w:rPr>
          <w:del w:id="3105" w:author="mbeckerle" w:date="2012-04-22T18:1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884DA9" w:rsidRPr="00240AC5" w14:paraId="5A8230F5" w14:textId="77777777" w:rsidTr="002860DC">
        <w:tc>
          <w:tcPr>
            <w:tcW w:w="2448" w:type="dxa"/>
            <w:shd w:val="clear" w:color="auto" w:fill="F2F2F2" w:themeFill="background1" w:themeFillShade="F2"/>
          </w:tcPr>
          <w:p w14:paraId="06DA2EEA" w14:textId="77777777" w:rsidR="00884DA9" w:rsidRPr="002860DC" w:rsidRDefault="00884DA9" w:rsidP="00D67874">
            <w:pPr>
              <w:rPr>
                <w:b/>
              </w:rPr>
            </w:pPr>
            <w:r w:rsidRPr="00B169B1">
              <w:rPr>
                <w:b/>
                <w:rPrChange w:id="3106" w:author="Steve Hanson" w:date="2012-08-06T14:03:00Z">
                  <w:rPr/>
                </w:rPrChange>
              </w:rPr>
              <w:t>Property Name</w:t>
            </w:r>
          </w:p>
        </w:tc>
        <w:tc>
          <w:tcPr>
            <w:tcW w:w="6660" w:type="dxa"/>
            <w:shd w:val="clear" w:color="auto" w:fill="F2F2F2" w:themeFill="background1" w:themeFillShade="F2"/>
          </w:tcPr>
          <w:p w14:paraId="7B467EFA" w14:textId="77777777" w:rsidR="00884DA9" w:rsidRPr="002860DC" w:rsidRDefault="00884DA9" w:rsidP="00D67874">
            <w:pPr>
              <w:rPr>
                <w:b/>
              </w:rPr>
            </w:pPr>
            <w:r w:rsidRPr="002860DC">
              <w:rPr>
                <w:b/>
              </w:rPr>
              <w:t>Description</w:t>
            </w:r>
          </w:p>
        </w:tc>
      </w:tr>
      <w:tr w:rsidR="00884DA9" w:rsidRPr="00240AC5" w14:paraId="76C270DE" w14:textId="77777777" w:rsidTr="00240AC5">
        <w:tc>
          <w:tcPr>
            <w:tcW w:w="2448" w:type="dxa"/>
            <w:shd w:val="clear" w:color="auto" w:fill="auto"/>
          </w:tcPr>
          <w:p w14:paraId="4F9D15D2" w14:textId="77777777" w:rsidR="00884DA9" w:rsidRPr="005223F4" w:rsidRDefault="00884DA9" w:rsidP="00D67874">
            <w:r w:rsidRPr="005223F4">
              <w:t>lengthPattern</w:t>
            </w:r>
          </w:p>
        </w:tc>
        <w:tc>
          <w:tcPr>
            <w:tcW w:w="6660" w:type="dxa"/>
            <w:shd w:val="clear" w:color="auto" w:fill="auto"/>
          </w:tcPr>
          <w:p w14:paraId="585B0BEE" w14:textId="77777777" w:rsidR="00884DA9" w:rsidRPr="005223F4" w:rsidRDefault="00884DA9" w:rsidP="00D67874">
            <w:r w:rsidRPr="005223F4">
              <w:t xml:space="preserve">DFDL Regular Expression.  </w:t>
            </w:r>
          </w:p>
          <w:p w14:paraId="37E57FDB" w14:textId="77777777" w:rsidR="00884DA9" w:rsidRPr="005223F4" w:rsidRDefault="00884DA9" w:rsidP="00D67874">
            <w:r w:rsidRPr="005223F4">
              <w:t xml:space="preserve">Only used when lengthKind is ’pattern’.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51C4765C" w14:textId="599B9100" w:rsidR="009F4F62" w:rsidRPr="005223F4" w:rsidRDefault="00884DA9" w:rsidP="009F4F62">
            <w:del w:id="3107" w:author="mbeckerle" w:date="2012-04-22T17:41:00Z">
              <w:r w:rsidRPr="005223F4" w:rsidDel="00B157E0">
                <w:delText xml:space="preserve"> </w:delText>
              </w:r>
            </w:del>
            <w:r w:rsidR="009F4F62" w:rsidRPr="00240AC5">
              <w:rPr>
                <w:rFonts w:eastAsia="MS Mincho" w:cs="Arial"/>
                <w:color w:val="000000"/>
                <w:lang w:eastAsia="ja-JP"/>
              </w:rPr>
              <w:t xml:space="preserve">The data stream beginning at the starting offset of the </w:t>
            </w:r>
            <w:r w:rsidR="00014DB8" w:rsidRPr="00240AC5">
              <w:rPr>
                <w:rFonts w:eastAsia="MS Mincho" w:cs="Arial"/>
                <w:color w:val="000000"/>
              </w:rPr>
              <w:t xml:space="preserve">content region </w:t>
            </w:r>
            <w:ins w:id="3108" w:author="mbeckerle" w:date="2012-03-24T14:27:00Z">
              <w:r w:rsidR="0062539F" w:rsidRPr="00240AC5">
                <w:rPr>
                  <w:color w:val="000000"/>
                </w:rPr>
                <w:t xml:space="preserve">(which can be either the SimpleContent region or the ComplexContent region defined in Section </w:t>
              </w:r>
              <w:commentRangeStart w:id="3109"/>
              <w:r w:rsidR="0062539F" w:rsidRPr="00240AC5">
                <w:rPr>
                  <w:color w:val="000000"/>
                </w:rPr>
                <w:fldChar w:fldCharType="begin"/>
              </w:r>
              <w:r w:rsidR="0062539F" w:rsidRPr="00240AC5">
                <w:rPr>
                  <w:color w:val="000000"/>
                </w:rPr>
                <w:instrText xml:space="preserve"> REF __RefHeading__3549_1503507204 \h </w:instrText>
              </w:r>
            </w:ins>
            <w:r w:rsidR="0062539F" w:rsidRPr="00240AC5">
              <w:rPr>
                <w:color w:val="000000"/>
              </w:rPr>
            </w:r>
            <w:ins w:id="3110" w:author="mbeckerle" w:date="2012-03-24T14:27:00Z">
              <w:r w:rsidR="0062539F" w:rsidRPr="00240AC5">
                <w:rPr>
                  <w:color w:val="000000"/>
                </w:rPr>
                <w:fldChar w:fldCharType="separate"/>
              </w:r>
              <w:r w:rsidR="0062539F" w:rsidRPr="00240AC5">
                <w:rPr>
                  <w:color w:val="000000"/>
                </w:rPr>
                <w:t>9.2</w:t>
              </w:r>
              <w:r w:rsidR="0062539F" w:rsidRPr="00240AC5">
                <w:rPr>
                  <w:color w:val="000000"/>
                </w:rPr>
                <w:fldChar w:fldCharType="end"/>
              </w:r>
              <w:commentRangeEnd w:id="3109"/>
              <w:r w:rsidR="0062539F" w:rsidRPr="00240AC5">
                <w:rPr>
                  <w:color w:val="000000"/>
                </w:rPr>
                <w:t>)</w:t>
              </w:r>
              <w:r w:rsidR="0062539F">
                <w:rPr>
                  <w:rStyle w:val="CommentReference"/>
                </w:rPr>
                <w:commentReference w:id="3109"/>
              </w:r>
              <w:r w:rsidR="0062539F" w:rsidRPr="00240AC5">
                <w:rPr>
                  <w:color w:val="000000"/>
                </w:rPr>
                <w:t>)</w:t>
              </w:r>
              <w:r w:rsidR="0062539F" w:rsidRPr="00240AC5">
                <w:rPr>
                  <w:rFonts w:eastAsia="Arial"/>
                  <w:color w:val="000000"/>
                </w:rPr>
                <w:t xml:space="preserve"> </w:t>
              </w:r>
            </w:ins>
            <w:r w:rsidR="00014DB8" w:rsidRPr="00240AC5">
              <w:rPr>
                <w:rFonts w:eastAsia="MS Mincho" w:cs="Arial"/>
                <w:color w:val="000000"/>
              </w:rPr>
              <w:t xml:space="preserve">of the </w:t>
            </w:r>
            <w:r w:rsidR="009F4F62" w:rsidRPr="00240AC5">
              <w:rPr>
                <w:rFonts w:eastAsia="MS Mincho" w:cs="Arial"/>
                <w:color w:val="000000"/>
                <w:lang w:eastAsia="ja-JP"/>
              </w:rPr>
              <w:t>element is interpreted as a stream of characters in the encoding of the element, and the regular expression contained in the dfdl:lengthPattern property is executed against that stream of characters.</w:t>
            </w:r>
            <w:r w:rsidR="009F4F62" w:rsidRPr="005223F4">
              <w:t xml:space="preserve"> When the element is complex this is the dfdl:encoding of the complex element </w:t>
            </w:r>
            <w:r w:rsidR="00563988" w:rsidRPr="005223F4">
              <w:t xml:space="preserve">itself. </w:t>
            </w:r>
            <w:r w:rsidR="009F4F62" w:rsidRPr="005223F4">
              <w:t>Child content contained within the element must be scannable (see below).</w:t>
            </w:r>
          </w:p>
          <w:p w14:paraId="78FD8AD9" w14:textId="77777777" w:rsidR="009F4F62" w:rsidRPr="005223F4" w:rsidRDefault="009F4F62" w:rsidP="009F4F62">
            <w:r w:rsidRPr="005223F4">
              <w:t xml:space="preserve">Escape schemes are not </w:t>
            </w:r>
            <w:r w:rsidRPr="00240AC5">
              <w:rPr>
                <w:strike/>
              </w:rPr>
              <w:t>a</w:t>
            </w:r>
            <w:r w:rsidRPr="005223F4">
              <w:t>pplied when executing the regular expression.</w:t>
            </w:r>
          </w:p>
          <w:p w14:paraId="31C4A876" w14:textId="4A5E8397" w:rsidR="009F4F62" w:rsidRPr="005223F4" w:rsidDel="00916D7B" w:rsidRDefault="009F4F62" w:rsidP="009F4F62">
            <w:pPr>
              <w:rPr>
                <w:del w:id="3111" w:author="mbeckerle" w:date="2012-04-22T18:13:00Z"/>
              </w:rPr>
            </w:pPr>
          </w:p>
          <w:p w14:paraId="607F73A2" w14:textId="3EE8CD9E" w:rsidR="009F4F62" w:rsidRPr="005223F4" w:rsidRDefault="009F4F62" w:rsidP="009F56BD">
            <w:r w:rsidRPr="005223F4">
              <w:t>If the regular expression returns a matched length of zero ( i.e. no match ) then the element has a zero-length representation. If the element is not allowed to have a zero-length representation then the appropriate processing error is reported. Otherwise</w:t>
            </w:r>
            <w:r w:rsidR="00563988" w:rsidRPr="005223F4">
              <w:t>,</w:t>
            </w:r>
            <w:r w:rsidRPr="005223F4">
              <w:t xml:space="preserve"> normal processing of </w:t>
            </w:r>
            <w:r w:rsidR="00527210" w:rsidRPr="005223F4">
              <w:t xml:space="preserve">nils and </w:t>
            </w:r>
            <w:r w:rsidRPr="005223F4">
              <w:t>default values occurs.</w:t>
            </w:r>
            <w:r w:rsidR="00B40487">
              <w:rPr>
                <w:rStyle w:val="CommentReference"/>
              </w:rPr>
              <w:commentReference w:id="3112"/>
            </w:r>
            <w:r w:rsidR="005964FC">
              <w:rPr>
                <w:rStyle w:val="CommentReference"/>
              </w:rPr>
              <w:commentReference w:id="3113"/>
            </w:r>
          </w:p>
          <w:p w14:paraId="1483F39B" w14:textId="26EB0C74" w:rsidR="009F56BD" w:rsidRPr="005223F4" w:rsidDel="00916D7B" w:rsidRDefault="009F56BD" w:rsidP="009F56BD">
            <w:pPr>
              <w:rPr>
                <w:del w:id="3114" w:author="mbeckerle" w:date="2012-04-22T18:13:00Z"/>
              </w:rPr>
            </w:pPr>
          </w:p>
          <w:p w14:paraId="25254E69" w14:textId="2D0A1FCF" w:rsidR="009F4F62" w:rsidRPr="005223F4" w:rsidRDefault="009F4F62" w:rsidP="009F4F62">
            <w:r w:rsidRPr="005223F4">
              <w:t>It is a processing error if conversion of data into a string based on the character set encoding causes an error due to illegal bit patterns that are not legal for the encoding.</w:t>
            </w:r>
            <w:ins w:id="3115" w:author="mbeckerle" w:date="2012-04-22T17:42:00Z">
              <w:r w:rsidR="00B157E0">
                <w:t xml:space="preserve"> See also encodingErrorPolicy </w:t>
              </w:r>
            </w:ins>
            <w:ins w:id="3116" w:author="mbeckerle" w:date="2012-04-22T17:45:00Z">
              <w:r w:rsidR="00B157E0">
                <w:t>in</w:t>
              </w:r>
            </w:ins>
            <w:ins w:id="3117" w:author="mbeckerle" w:date="2012-04-22T17:46:00Z">
              <w:r w:rsidR="00B157E0">
                <w:t xml:space="preserve"> Section</w:t>
              </w:r>
            </w:ins>
            <w:ins w:id="3118" w:author="mbeckerle" w:date="2012-04-22T17:45:00Z">
              <w:r w:rsidR="00B157E0">
                <w:t xml:space="preserve"> </w:t>
              </w:r>
            </w:ins>
            <w:ins w:id="3119" w:author="mbeckerle" w:date="2012-04-22T17:46:00Z">
              <w:r w:rsidR="00B157E0">
                <w:fldChar w:fldCharType="begin"/>
              </w:r>
              <w:r w:rsidR="00B157E0">
                <w:instrText xml:space="preserve"> REF _Ref322880110 \r \h </w:instrText>
              </w:r>
            </w:ins>
            <w:r w:rsidR="00B157E0">
              <w:fldChar w:fldCharType="separate"/>
            </w:r>
            <w:ins w:id="3120" w:author="mbeckerle" w:date="2012-04-22T17:46:00Z">
              <w:r w:rsidR="00B157E0">
                <w:t>11</w:t>
              </w:r>
              <w:r w:rsidR="00B157E0">
                <w:fldChar w:fldCharType="end"/>
              </w:r>
            </w:ins>
            <w:r w:rsidRPr="005223F4">
              <w:t xml:space="preserve"> </w:t>
            </w:r>
            <w:ins w:id="3121" w:author="mbeckerle" w:date="2012-04-22T17:47:00Z">
              <w:r w:rsidR="00B157E0">
                <w:fldChar w:fldCharType="begin"/>
              </w:r>
              <w:r w:rsidR="00B157E0">
                <w:instrText xml:space="preserve"> REF _Ref322880152 \h </w:instrText>
              </w:r>
            </w:ins>
            <w:r w:rsidR="00B157E0">
              <w:fldChar w:fldCharType="separate"/>
            </w:r>
            <w:ins w:id="3122" w:author="mbeckerle" w:date="2012-04-22T17:47:00Z">
              <w:r w:rsidR="00B157E0" w:rsidRPr="005223F4">
                <w:t>Properties Common to both Content and Framing</w:t>
              </w:r>
              <w:r w:rsidR="00B157E0">
                <w:fldChar w:fldCharType="end"/>
              </w:r>
              <w:r w:rsidR="00B157E0">
                <w:t>.</w:t>
              </w:r>
            </w:ins>
          </w:p>
          <w:p w14:paraId="233DE877" w14:textId="22497464" w:rsidR="009F4F62" w:rsidRPr="005223F4" w:rsidDel="00916D7B" w:rsidRDefault="009F4F62" w:rsidP="009F4F62">
            <w:pPr>
              <w:rPr>
                <w:del w:id="3123" w:author="mbeckerle" w:date="2012-04-22T18:13:00Z"/>
              </w:rPr>
            </w:pPr>
          </w:p>
          <w:p w14:paraId="190BDA4D" w14:textId="77777777" w:rsidR="00884DA9" w:rsidRPr="005223F4" w:rsidRDefault="00884DA9" w:rsidP="00D67874">
            <w:r w:rsidRPr="005223F4">
              <w:t xml:space="preserve">Annotation: dfdl:element, dfdl:simpleType </w:t>
            </w:r>
          </w:p>
        </w:tc>
      </w:tr>
    </w:tbl>
    <w:p w14:paraId="1C70FDFF" w14:textId="78731FDD" w:rsidR="00884DA9" w:rsidRPr="005223F4" w:rsidDel="00B157E0" w:rsidRDefault="00884DA9" w:rsidP="00884DA9">
      <w:pPr>
        <w:rPr>
          <w:del w:id="3124" w:author="mbeckerle" w:date="2012-04-22T17:47:00Z"/>
        </w:rPr>
      </w:pPr>
    </w:p>
    <w:p w14:paraId="35CCD12A" w14:textId="77A276B8" w:rsidR="009F74C0" w:rsidRPr="005223F4" w:rsidDel="00557A29" w:rsidRDefault="009F74C0" w:rsidP="009F74C0">
      <w:pPr>
        <w:rPr>
          <w:del w:id="3125" w:author="mbeckerle" w:date="2012-04-22T22:00:00Z"/>
        </w:rPr>
      </w:pPr>
    </w:p>
    <w:p w14:paraId="4FDD4947" w14:textId="65DC79A3" w:rsidR="00F3505B" w:rsidRDefault="009F56BD" w:rsidP="00D67874">
      <w:pPr>
        <w:rPr>
          <w:ins w:id="3126" w:author="mbeckerle" w:date="2012-07-03T13:37:00Z"/>
        </w:rPr>
      </w:pPr>
      <w:commentRangeStart w:id="3127"/>
      <w:r w:rsidRPr="005223F4">
        <w:t xml:space="preserve">On unparsing </w:t>
      </w:r>
      <w:ins w:id="3128" w:author="mbeckerle" w:date="2012-07-03T13:37:00Z">
        <w:r w:rsidR="00F3505B">
          <w:t>the behavior is the same as for lengthKind ‘</w:t>
        </w:r>
      </w:ins>
      <w:commentRangeStart w:id="3129"/>
      <w:ins w:id="3130" w:author="mbeckerle" w:date="2012-08-14T11:01:00Z">
        <w:r w:rsidR="00C82E15">
          <w:t>prefixed’</w:t>
        </w:r>
      </w:ins>
      <w:commentRangeEnd w:id="3129"/>
      <w:ins w:id="3131" w:author="mbeckerle" w:date="2012-08-14T11:02:00Z">
        <w:r w:rsidR="00C82E15">
          <w:rPr>
            <w:rStyle w:val="CommentReference"/>
          </w:rPr>
          <w:commentReference w:id="3129"/>
        </w:r>
      </w:ins>
      <w:ins w:id="3132" w:author="mbeckerle" w:date="2012-07-03T13:37:00Z">
        <w:r w:rsidR="00F3505B">
          <w:t>.</w:t>
        </w:r>
      </w:ins>
      <w:commentRangeEnd w:id="3127"/>
      <w:ins w:id="3133" w:author="mbeckerle" w:date="2012-07-03T14:11:00Z">
        <w:r w:rsidR="00B847D2">
          <w:rPr>
            <w:rStyle w:val="CommentReference"/>
          </w:rPr>
          <w:commentReference w:id="3127"/>
        </w:r>
      </w:ins>
    </w:p>
    <w:p w14:paraId="0D811493" w14:textId="6BF5E40C" w:rsidR="009F56BD" w:rsidRPr="005223F4" w:rsidDel="00F3505B" w:rsidRDefault="009F56BD" w:rsidP="00D67874">
      <w:pPr>
        <w:rPr>
          <w:del w:id="3134" w:author="mbeckerle" w:date="2012-07-03T13:37:00Z"/>
        </w:rPr>
      </w:pPr>
      <w:del w:id="3135" w:author="mbeckerle" w:date="2012-07-03T13:37:00Z">
        <w:r w:rsidRPr="005223F4" w:rsidDel="00F3505B">
          <w:delText>if the element is complex then the length of the element is the length of its children</w:delText>
        </w:r>
      </w:del>
      <w:del w:id="3136" w:author="mbeckerle" w:date="2012-07-03T13:36:00Z">
        <w:r w:rsidRPr="005223F4" w:rsidDel="00F3505B">
          <w:delText>.</w:delText>
        </w:r>
      </w:del>
      <w:del w:id="3137" w:author="mbeckerle" w:date="2012-07-03T13:37:00Z">
        <w:r w:rsidRPr="005223F4" w:rsidDel="00F3505B">
          <w:delText xml:space="preserve"> If the element is simple then the length is given in </w:delText>
        </w:r>
        <w:r w:rsidRPr="005223F4" w:rsidDel="00F3505B">
          <w:fldChar w:fldCharType="begin"/>
        </w:r>
        <w:r w:rsidRPr="005223F4" w:rsidDel="00F3505B">
          <w:delInstrText xml:space="preserve"> REF _Ref254359035 \h </w:delInstrText>
        </w:r>
        <w:r w:rsidRPr="005223F4" w:rsidDel="00F3505B">
          <w:fldChar w:fldCharType="separate"/>
        </w:r>
        <w:r w:rsidR="00D04199" w:rsidRPr="005223F4" w:rsidDel="00F3505B">
          <w:delText xml:space="preserve">Table </w:delText>
        </w:r>
        <w:r w:rsidR="00D04199" w:rsidDel="00F3505B">
          <w:rPr>
            <w:noProof/>
          </w:rPr>
          <w:delText>16</w:delText>
        </w:r>
        <w:r w:rsidR="00D04199" w:rsidRPr="005223F4" w:rsidDel="00F3505B">
          <w:rPr>
            <w:noProof/>
          </w:rPr>
          <w:delText xml:space="preserve"> Unparse lengths (in bits) for dfdl:lengthKind 'pattern'</w:delText>
        </w:r>
        <w:r w:rsidRPr="005223F4" w:rsidDel="00F3505B">
          <w:fldChar w:fldCharType="end"/>
        </w:r>
        <w:r w:rsidRPr="005223F4" w:rsidDel="00F3505B">
          <w:delText>.</w:delText>
        </w:r>
      </w:del>
    </w:p>
    <w:p w14:paraId="2BFEF67D" w14:textId="7702E748" w:rsidR="00527210" w:rsidRPr="005223F4" w:rsidDel="00916D7B" w:rsidRDefault="00527210" w:rsidP="009F74C0">
      <w:pPr>
        <w:rPr>
          <w:del w:id="3138" w:author="mbeckerle" w:date="2012-04-22T18:13:00Z"/>
        </w:rPr>
      </w:pPr>
    </w:p>
    <w:p w14:paraId="6F42DDE4" w14:textId="739A4F0D" w:rsidR="00A043C3" w:rsidRPr="005223F4" w:rsidDel="00B157E0" w:rsidRDefault="00A043C3" w:rsidP="006D2158">
      <w:pPr>
        <w:rPr>
          <w:del w:id="3139" w:author="mbeckerle" w:date="2012-04-22T17:4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187"/>
        <w:gridCol w:w="1706"/>
        <w:gridCol w:w="2162"/>
      </w:tblGrid>
      <w:tr w:rsidR="00B40487" w:rsidRPr="005223F4" w:rsidDel="00395BD4" w14:paraId="22539202" w14:textId="00BD3DF2" w:rsidTr="00240AC5">
        <w:trPr>
          <w:del w:id="3140" w:author="mbeckerle" w:date="2012-08-14T11:07:00Z"/>
        </w:trPr>
        <w:tc>
          <w:tcPr>
            <w:tcW w:w="2187" w:type="dxa"/>
            <w:vMerge w:val="restart"/>
            <w:shd w:val="clear" w:color="auto" w:fill="F3F3F3"/>
          </w:tcPr>
          <w:p w14:paraId="734774C7" w14:textId="30C84DC0" w:rsidR="00B40487" w:rsidRPr="00240AC5" w:rsidDel="00395BD4" w:rsidRDefault="00B40487" w:rsidP="00D461EA">
            <w:pPr>
              <w:rPr>
                <w:del w:id="3141" w:author="mbeckerle" w:date="2012-08-14T11:07:00Z"/>
                <w:b/>
                <w:bCs/>
              </w:rPr>
            </w:pPr>
            <w:ins w:id="3142" w:author="Steve Hanson" w:date="2012-02-23T15:31:00Z">
              <w:del w:id="3143" w:author="mbeckerle" w:date="2012-08-14T11:07:00Z">
                <w:r w:rsidRPr="00240AC5" w:rsidDel="00395BD4">
                  <w:rPr>
                    <w:b/>
                    <w:bCs/>
                  </w:rPr>
                  <w:delText>Type</w:delText>
                </w:r>
              </w:del>
            </w:ins>
          </w:p>
        </w:tc>
        <w:tc>
          <w:tcPr>
            <w:tcW w:w="6055" w:type="dxa"/>
            <w:gridSpan w:val="3"/>
            <w:tcBorders>
              <w:bottom w:val="single" w:sz="4" w:space="0" w:color="auto"/>
            </w:tcBorders>
            <w:shd w:val="clear" w:color="auto" w:fill="F3F3F3"/>
          </w:tcPr>
          <w:p w14:paraId="1757E75D" w14:textId="053C98C4" w:rsidR="00B40487" w:rsidRPr="00275A32" w:rsidDel="00395BD4" w:rsidRDefault="00B40487" w:rsidP="00240AC5">
            <w:pPr>
              <w:jc w:val="center"/>
              <w:rPr>
                <w:del w:id="3144" w:author="mbeckerle" w:date="2012-08-14T11:07:00Z"/>
                <w:b/>
                <w:bCs/>
                <w:iCs/>
              </w:rPr>
            </w:pPr>
            <w:del w:id="3145" w:author="mbeckerle" w:date="2012-08-14T11:07:00Z">
              <w:r w:rsidRPr="00275A32" w:rsidDel="00395BD4">
                <w:rPr>
                  <w:b/>
                  <w:bCs/>
                  <w:iCs/>
                </w:rPr>
                <w:delText>Representation</w:delText>
              </w:r>
            </w:del>
            <w:ins w:id="3146" w:author="Steve Hanson" w:date="2012-08-06T14:08:00Z">
              <w:del w:id="3147" w:author="mbeckerle" w:date="2012-08-14T11:07:00Z">
                <w:r w:rsidR="00B169B1" w:rsidDel="00395BD4">
                  <w:rPr>
                    <w:b/>
                    <w:bCs/>
                    <w:iCs/>
                  </w:rPr>
                  <w:delText>Length</w:delText>
                </w:r>
              </w:del>
            </w:ins>
          </w:p>
        </w:tc>
      </w:tr>
      <w:tr w:rsidR="00B40487" w:rsidRPr="005223F4" w:rsidDel="00395BD4" w14:paraId="421558CB" w14:textId="42CFA87C" w:rsidTr="00240AC5">
        <w:trPr>
          <w:del w:id="3148" w:author="mbeckerle" w:date="2012-08-14T11:07:00Z"/>
        </w:trPr>
        <w:tc>
          <w:tcPr>
            <w:tcW w:w="2187" w:type="dxa"/>
            <w:vMerge/>
            <w:shd w:val="clear" w:color="auto" w:fill="F3F3F3"/>
          </w:tcPr>
          <w:p w14:paraId="7B152B8B" w14:textId="76FE1CDD" w:rsidR="00B40487" w:rsidRPr="00240AC5" w:rsidDel="00395BD4" w:rsidRDefault="00B40487" w:rsidP="00D461EA">
            <w:pPr>
              <w:rPr>
                <w:del w:id="3149" w:author="mbeckerle" w:date="2012-08-14T11:07:00Z"/>
                <w:b/>
                <w:bCs/>
              </w:rPr>
            </w:pPr>
            <w:commentRangeStart w:id="3150"/>
          </w:p>
        </w:tc>
        <w:tc>
          <w:tcPr>
            <w:tcW w:w="2187" w:type="dxa"/>
            <w:tcBorders>
              <w:bottom w:val="single" w:sz="4" w:space="0" w:color="auto"/>
            </w:tcBorders>
            <w:shd w:val="clear" w:color="auto" w:fill="F3F3F3"/>
          </w:tcPr>
          <w:p w14:paraId="76346502" w14:textId="0DA65415" w:rsidR="00B40487" w:rsidRPr="00275A32" w:rsidDel="00395BD4" w:rsidRDefault="00B40487" w:rsidP="00240AC5">
            <w:pPr>
              <w:jc w:val="center"/>
              <w:rPr>
                <w:del w:id="3151" w:author="mbeckerle" w:date="2012-08-14T11:07:00Z"/>
                <w:b/>
                <w:bCs/>
                <w:iCs/>
              </w:rPr>
            </w:pPr>
            <w:del w:id="3152" w:author="mbeckerle" w:date="2012-08-14T11:07:00Z">
              <w:r w:rsidRPr="00275A32" w:rsidDel="00395BD4">
                <w:rPr>
                  <w:b/>
                  <w:bCs/>
                  <w:iCs/>
                </w:rPr>
                <w:delText>text</w:delText>
              </w:r>
            </w:del>
          </w:p>
        </w:tc>
        <w:tc>
          <w:tcPr>
            <w:tcW w:w="3868" w:type="dxa"/>
            <w:gridSpan w:val="2"/>
            <w:shd w:val="clear" w:color="auto" w:fill="F3F3F3"/>
          </w:tcPr>
          <w:p w14:paraId="5314051F" w14:textId="306F8F0D" w:rsidR="00B40487" w:rsidRPr="005E3B09" w:rsidDel="00395BD4" w:rsidRDefault="00B40487" w:rsidP="00240AC5">
            <w:pPr>
              <w:jc w:val="center"/>
              <w:rPr>
                <w:del w:id="3153" w:author="mbeckerle" w:date="2012-08-14T11:07:00Z"/>
                <w:b/>
                <w:bCs/>
                <w:iCs/>
              </w:rPr>
            </w:pPr>
            <w:del w:id="3154" w:author="mbeckerle" w:date="2012-08-14T11:07:00Z">
              <w:r w:rsidRPr="005E3B09" w:rsidDel="00395BD4">
                <w:rPr>
                  <w:b/>
                  <w:bCs/>
                  <w:iCs/>
                </w:rPr>
                <w:delText>binary</w:delText>
              </w:r>
              <w:commentRangeEnd w:id="3150"/>
              <w:r w:rsidR="00B169B1" w:rsidDel="00395BD4">
                <w:rPr>
                  <w:rStyle w:val="CommentReference"/>
                </w:rPr>
                <w:commentReference w:id="3150"/>
              </w:r>
            </w:del>
          </w:p>
        </w:tc>
      </w:tr>
      <w:tr w:rsidR="006D2158" w:rsidRPr="005223F4" w:rsidDel="00395BD4" w14:paraId="2816C0BB" w14:textId="2E9A8DBD" w:rsidTr="00240AC5">
        <w:trPr>
          <w:del w:id="3155" w:author="mbeckerle" w:date="2012-08-14T11:07:00Z"/>
        </w:trPr>
        <w:tc>
          <w:tcPr>
            <w:tcW w:w="2187" w:type="dxa"/>
            <w:shd w:val="clear" w:color="auto" w:fill="auto"/>
          </w:tcPr>
          <w:p w14:paraId="47FC381D" w14:textId="3B17DE9D" w:rsidR="006D2158" w:rsidRPr="00275A32" w:rsidDel="00395BD4" w:rsidRDefault="006D2158" w:rsidP="00D461EA">
            <w:pPr>
              <w:rPr>
                <w:del w:id="3156" w:author="mbeckerle" w:date="2012-08-14T11:07:00Z"/>
                <w:bCs/>
              </w:rPr>
            </w:pPr>
            <w:del w:id="3157" w:author="mbeckerle" w:date="2012-08-14T11:07:00Z">
              <w:r w:rsidRPr="00275A32" w:rsidDel="00395BD4">
                <w:rPr>
                  <w:bCs/>
                </w:rPr>
                <w:delText>String</w:delText>
              </w:r>
            </w:del>
          </w:p>
        </w:tc>
        <w:tc>
          <w:tcPr>
            <w:tcW w:w="2187" w:type="dxa"/>
            <w:shd w:val="clear" w:color="auto" w:fill="auto"/>
          </w:tcPr>
          <w:p w14:paraId="32019E9B" w14:textId="027F859D" w:rsidR="006D2158" w:rsidRPr="005223F4" w:rsidDel="00395BD4" w:rsidRDefault="00636A36" w:rsidP="00D461EA">
            <w:pPr>
              <w:rPr>
                <w:del w:id="3158" w:author="mbeckerle" w:date="2012-08-14T11:07:00Z"/>
              </w:rPr>
            </w:pPr>
            <w:del w:id="3159" w:author="mbeckerle" w:date="2012-08-14T11:07:00Z">
              <w:r w:rsidRPr="005223F4" w:rsidDel="00395BD4">
                <w:delText>unpadded length</w:delText>
              </w:r>
            </w:del>
          </w:p>
        </w:tc>
        <w:tc>
          <w:tcPr>
            <w:tcW w:w="3868" w:type="dxa"/>
            <w:gridSpan w:val="2"/>
            <w:shd w:val="clear" w:color="auto" w:fill="auto"/>
          </w:tcPr>
          <w:p w14:paraId="032E73A2" w14:textId="71358E21" w:rsidR="006D2158" w:rsidRPr="005223F4" w:rsidDel="00395BD4" w:rsidRDefault="006D2158" w:rsidP="00D461EA">
            <w:pPr>
              <w:rPr>
                <w:del w:id="3160" w:author="mbeckerle" w:date="2012-08-14T11:07:00Z"/>
              </w:rPr>
            </w:pPr>
            <w:del w:id="3161" w:author="mbeckerle" w:date="2012-08-14T11:07:00Z">
              <w:r w:rsidRPr="005223F4" w:rsidDel="00395BD4">
                <w:delText>Not applicable</w:delText>
              </w:r>
            </w:del>
          </w:p>
        </w:tc>
      </w:tr>
      <w:tr w:rsidR="006D2158" w:rsidRPr="005223F4" w:rsidDel="00395BD4" w14:paraId="409B31C2" w14:textId="3DBF5761" w:rsidTr="00240AC5">
        <w:trPr>
          <w:del w:id="3162" w:author="mbeckerle" w:date="2012-08-14T11:07:00Z"/>
        </w:trPr>
        <w:tc>
          <w:tcPr>
            <w:tcW w:w="2187" w:type="dxa"/>
            <w:shd w:val="clear" w:color="auto" w:fill="auto"/>
          </w:tcPr>
          <w:p w14:paraId="0BEC863A" w14:textId="7A3C5EE7" w:rsidR="006D2158" w:rsidRPr="00275A32" w:rsidDel="00395BD4" w:rsidRDefault="006D2158" w:rsidP="00D461EA">
            <w:pPr>
              <w:rPr>
                <w:del w:id="3163" w:author="mbeckerle" w:date="2012-08-14T11:07:00Z"/>
                <w:bCs/>
              </w:rPr>
            </w:pPr>
            <w:del w:id="3164" w:author="mbeckerle" w:date="2012-08-14T11:07:00Z">
              <w:r w:rsidRPr="00275A32" w:rsidDel="00395BD4">
                <w:rPr>
                  <w:bCs/>
                </w:rPr>
                <w:delText>Float</w:delText>
              </w:r>
            </w:del>
          </w:p>
        </w:tc>
        <w:tc>
          <w:tcPr>
            <w:tcW w:w="2187" w:type="dxa"/>
            <w:shd w:val="clear" w:color="auto" w:fill="auto"/>
          </w:tcPr>
          <w:p w14:paraId="0BE623B5" w14:textId="387B5825" w:rsidR="006D2158" w:rsidRPr="005223F4" w:rsidDel="00395BD4" w:rsidRDefault="00F80DF3" w:rsidP="00D461EA">
            <w:pPr>
              <w:rPr>
                <w:del w:id="3165" w:author="mbeckerle" w:date="2012-08-14T11:07:00Z"/>
              </w:rPr>
            </w:pPr>
            <w:del w:id="3166" w:author="mbeckerle" w:date="2012-08-14T11:07:00Z">
              <w:r w:rsidRPr="005223F4" w:rsidDel="00395BD4">
                <w:delText>unpadded length</w:delText>
              </w:r>
            </w:del>
          </w:p>
        </w:tc>
        <w:tc>
          <w:tcPr>
            <w:tcW w:w="3868" w:type="dxa"/>
            <w:gridSpan w:val="2"/>
            <w:shd w:val="clear" w:color="auto" w:fill="auto"/>
          </w:tcPr>
          <w:p w14:paraId="16F498EB" w14:textId="6EF16512" w:rsidR="006D2158" w:rsidRPr="005223F4" w:rsidDel="00395BD4" w:rsidRDefault="006D2158" w:rsidP="00D461EA">
            <w:pPr>
              <w:rPr>
                <w:del w:id="3167" w:author="mbeckerle" w:date="2012-08-14T11:07:00Z"/>
              </w:rPr>
            </w:pPr>
            <w:del w:id="3168" w:author="mbeckerle" w:date="2012-08-14T11:07:00Z">
              <w:r w:rsidRPr="005223F4" w:rsidDel="00395BD4">
                <w:delText>32</w:delText>
              </w:r>
            </w:del>
          </w:p>
        </w:tc>
      </w:tr>
      <w:tr w:rsidR="006D2158" w:rsidRPr="005223F4" w:rsidDel="00395BD4" w14:paraId="10A87B4B" w14:textId="5DD43702" w:rsidTr="00240AC5">
        <w:trPr>
          <w:del w:id="3169" w:author="mbeckerle" w:date="2012-08-14T11:07:00Z"/>
        </w:trPr>
        <w:tc>
          <w:tcPr>
            <w:tcW w:w="2187" w:type="dxa"/>
            <w:shd w:val="clear" w:color="auto" w:fill="auto"/>
          </w:tcPr>
          <w:p w14:paraId="1CD0B6C5" w14:textId="7087F72E" w:rsidR="006D2158" w:rsidRPr="00275A32" w:rsidDel="00395BD4" w:rsidRDefault="006D2158" w:rsidP="00D461EA">
            <w:pPr>
              <w:rPr>
                <w:del w:id="3170" w:author="mbeckerle" w:date="2012-08-14T11:07:00Z"/>
                <w:bCs/>
              </w:rPr>
            </w:pPr>
            <w:del w:id="3171" w:author="mbeckerle" w:date="2012-08-14T11:07:00Z">
              <w:r w:rsidRPr="00275A32" w:rsidDel="00395BD4">
                <w:rPr>
                  <w:bCs/>
                </w:rPr>
                <w:delText>Double</w:delText>
              </w:r>
            </w:del>
          </w:p>
        </w:tc>
        <w:tc>
          <w:tcPr>
            <w:tcW w:w="2187" w:type="dxa"/>
            <w:tcBorders>
              <w:bottom w:val="single" w:sz="4" w:space="0" w:color="auto"/>
            </w:tcBorders>
            <w:shd w:val="clear" w:color="auto" w:fill="auto"/>
          </w:tcPr>
          <w:p w14:paraId="0E006E80" w14:textId="6ACDC0C9" w:rsidR="006D2158" w:rsidRPr="005223F4" w:rsidDel="00395BD4" w:rsidRDefault="00F80DF3" w:rsidP="00D461EA">
            <w:pPr>
              <w:rPr>
                <w:del w:id="3172" w:author="mbeckerle" w:date="2012-08-14T11:07:00Z"/>
              </w:rPr>
            </w:pPr>
            <w:del w:id="3173" w:author="mbeckerle" w:date="2012-08-14T11:07:00Z">
              <w:r w:rsidRPr="005223F4" w:rsidDel="00395BD4">
                <w:delText>unpadded length</w:delText>
              </w:r>
            </w:del>
          </w:p>
        </w:tc>
        <w:tc>
          <w:tcPr>
            <w:tcW w:w="3868" w:type="dxa"/>
            <w:gridSpan w:val="2"/>
            <w:tcBorders>
              <w:bottom w:val="single" w:sz="4" w:space="0" w:color="auto"/>
            </w:tcBorders>
            <w:shd w:val="clear" w:color="auto" w:fill="auto"/>
          </w:tcPr>
          <w:p w14:paraId="419BCA30" w14:textId="7269BF13" w:rsidR="006D2158" w:rsidRPr="005223F4" w:rsidDel="00395BD4" w:rsidRDefault="006D2158" w:rsidP="00D461EA">
            <w:pPr>
              <w:rPr>
                <w:del w:id="3174" w:author="mbeckerle" w:date="2012-08-14T11:07:00Z"/>
              </w:rPr>
            </w:pPr>
            <w:del w:id="3175" w:author="mbeckerle" w:date="2012-08-14T11:07:00Z">
              <w:r w:rsidRPr="005223F4" w:rsidDel="00395BD4">
                <w:delText>64</w:delText>
              </w:r>
            </w:del>
          </w:p>
        </w:tc>
      </w:tr>
      <w:tr w:rsidR="006D2158" w:rsidRPr="005223F4" w:rsidDel="00395BD4" w14:paraId="49AA68AA" w14:textId="4053244D" w:rsidTr="00240AC5">
        <w:trPr>
          <w:del w:id="3176" w:author="mbeckerle" w:date="2012-08-14T11:07:00Z"/>
        </w:trPr>
        <w:tc>
          <w:tcPr>
            <w:tcW w:w="2187" w:type="dxa"/>
            <w:shd w:val="clear" w:color="auto" w:fill="auto"/>
          </w:tcPr>
          <w:p w14:paraId="2A8E9648" w14:textId="6E4765F7" w:rsidR="006D2158" w:rsidRPr="00275A32" w:rsidDel="00395BD4" w:rsidRDefault="006D2158" w:rsidP="00D461EA">
            <w:pPr>
              <w:rPr>
                <w:del w:id="3177" w:author="mbeckerle" w:date="2012-08-14T11:07:00Z"/>
                <w:bCs/>
              </w:rPr>
            </w:pPr>
            <w:del w:id="3178" w:author="mbeckerle" w:date="2012-08-14T11:07:00Z">
              <w:r w:rsidRPr="00275A32" w:rsidDel="00395BD4">
                <w:rPr>
                  <w:bCs/>
                </w:rPr>
                <w:delText>Decimal</w:delText>
              </w:r>
              <w:r w:rsidR="00BE3BCB" w:rsidRPr="005E3B09" w:rsidDel="00395BD4">
                <w:rPr>
                  <w:bCs/>
                </w:rPr>
                <w:delText xml:space="preserve">, </w:delText>
              </w:r>
              <w:r w:rsidRPr="005E3B09" w:rsidDel="00395BD4">
                <w:rPr>
                  <w:bCs/>
                </w:rPr>
                <w:delText>Integer</w:delText>
              </w:r>
              <w:r w:rsidR="00BE3BCB" w:rsidRPr="00F81703" w:rsidDel="00395BD4">
                <w:rPr>
                  <w:bCs/>
                </w:rPr>
                <w:delText xml:space="preserve">, </w:delText>
              </w:r>
            </w:del>
            <w:ins w:id="3179" w:author="Steve Hanson" w:date="2012-02-23T15:34:00Z">
              <w:del w:id="3180" w:author="mbeckerle" w:date="2012-08-14T11:07:00Z">
                <w:r w:rsidR="00B40487" w:rsidRPr="00240AC5" w:rsidDel="00395BD4">
                  <w:rPr>
                    <w:bCs/>
                  </w:rPr>
                  <w:delText>N</w:delText>
                </w:r>
              </w:del>
            </w:ins>
            <w:del w:id="3181" w:author="mbeckerle" w:date="2012-08-14T11:07:00Z">
              <w:r w:rsidR="00BE3BCB" w:rsidRPr="00B40487" w:rsidDel="00395BD4">
                <w:delText>nonNegativeInteger</w:delText>
              </w:r>
            </w:del>
          </w:p>
        </w:tc>
        <w:tc>
          <w:tcPr>
            <w:tcW w:w="2187" w:type="dxa"/>
            <w:shd w:val="clear" w:color="auto" w:fill="auto"/>
          </w:tcPr>
          <w:p w14:paraId="3B281E2D" w14:textId="0BA17249" w:rsidR="006D2158" w:rsidRPr="005223F4" w:rsidDel="00395BD4" w:rsidRDefault="00F80DF3" w:rsidP="00D461EA">
            <w:pPr>
              <w:rPr>
                <w:del w:id="3182" w:author="mbeckerle" w:date="2012-08-14T11:07:00Z"/>
              </w:rPr>
            </w:pPr>
            <w:del w:id="3183" w:author="mbeckerle" w:date="2012-08-14T11:07:00Z">
              <w:r w:rsidRPr="005223F4" w:rsidDel="00395BD4">
                <w:delText>unpadded length</w:delText>
              </w:r>
            </w:del>
          </w:p>
        </w:tc>
        <w:tc>
          <w:tcPr>
            <w:tcW w:w="3868" w:type="dxa"/>
            <w:gridSpan w:val="2"/>
            <w:shd w:val="clear" w:color="auto" w:fill="auto"/>
          </w:tcPr>
          <w:p w14:paraId="0D1A6BE8" w14:textId="58A8019F" w:rsidR="006D2158" w:rsidRPr="005223F4" w:rsidDel="00395BD4" w:rsidRDefault="00D461EA" w:rsidP="00D461EA">
            <w:pPr>
              <w:rPr>
                <w:del w:id="3184" w:author="mbeckerle" w:date="2012-08-14T11:07:00Z"/>
              </w:rPr>
            </w:pPr>
            <w:del w:id="3185" w:author="mbeckerle" w:date="2012-08-14T11:07:00Z">
              <w:r w:rsidRPr="005223F4" w:rsidDel="00395BD4">
                <w:delText>Minimum number of bytes to represent significant digits and sign</w:delText>
              </w:r>
            </w:del>
          </w:p>
        </w:tc>
      </w:tr>
      <w:tr w:rsidR="006D2158" w:rsidRPr="005223F4" w:rsidDel="00395BD4" w14:paraId="7919353E" w14:textId="5B7EADD2" w:rsidTr="00240AC5">
        <w:trPr>
          <w:del w:id="3186" w:author="mbeckerle" w:date="2012-08-14T11:07:00Z"/>
        </w:trPr>
        <w:tc>
          <w:tcPr>
            <w:tcW w:w="2187" w:type="dxa"/>
            <w:shd w:val="clear" w:color="auto" w:fill="auto"/>
          </w:tcPr>
          <w:p w14:paraId="297E233E" w14:textId="50A47B42" w:rsidR="006D2158" w:rsidRPr="00275A32" w:rsidDel="00395BD4" w:rsidRDefault="006D2158" w:rsidP="00D461EA">
            <w:pPr>
              <w:rPr>
                <w:del w:id="3187" w:author="mbeckerle" w:date="2012-08-14T11:07:00Z"/>
                <w:bCs/>
              </w:rPr>
            </w:pPr>
            <w:del w:id="3188" w:author="mbeckerle" w:date="2012-08-14T11:07:00Z">
              <w:r w:rsidRPr="00275A32" w:rsidDel="00395BD4">
                <w:rPr>
                  <w:bCs/>
                </w:rPr>
                <w:delText>Long, UnsignedLong</w:delText>
              </w:r>
            </w:del>
          </w:p>
        </w:tc>
        <w:tc>
          <w:tcPr>
            <w:tcW w:w="2187" w:type="dxa"/>
            <w:shd w:val="clear" w:color="auto" w:fill="auto"/>
          </w:tcPr>
          <w:p w14:paraId="671AC110" w14:textId="58423628" w:rsidR="006D2158" w:rsidRPr="005223F4" w:rsidDel="00395BD4" w:rsidRDefault="00F80DF3" w:rsidP="00D461EA">
            <w:pPr>
              <w:rPr>
                <w:del w:id="3189" w:author="mbeckerle" w:date="2012-08-14T11:07:00Z"/>
              </w:rPr>
            </w:pPr>
            <w:del w:id="3190" w:author="mbeckerle" w:date="2012-08-14T11:07:00Z">
              <w:r w:rsidRPr="005223F4" w:rsidDel="00395BD4">
                <w:delText>unpadded length</w:delText>
              </w:r>
            </w:del>
          </w:p>
        </w:tc>
        <w:tc>
          <w:tcPr>
            <w:tcW w:w="1706" w:type="dxa"/>
            <w:shd w:val="clear" w:color="auto" w:fill="auto"/>
          </w:tcPr>
          <w:p w14:paraId="086D5DDB" w14:textId="0F5BA657" w:rsidR="006D2158" w:rsidRPr="005223F4" w:rsidDel="00395BD4" w:rsidRDefault="006D2158" w:rsidP="00D461EA">
            <w:pPr>
              <w:rPr>
                <w:del w:id="3191" w:author="mbeckerle" w:date="2012-08-14T11:07:00Z"/>
              </w:rPr>
            </w:pPr>
            <w:del w:id="3192" w:author="mbeckerle" w:date="2012-08-14T11:07:00Z">
              <w:r w:rsidRPr="005223F4" w:rsidDel="00395BD4">
                <w:delText xml:space="preserve">packed/bcd : </w:delText>
              </w:r>
              <w:r w:rsidR="00D461EA" w:rsidRPr="005223F4" w:rsidDel="00395BD4">
                <w:delText>as decimal</w:delText>
              </w:r>
            </w:del>
          </w:p>
        </w:tc>
        <w:tc>
          <w:tcPr>
            <w:tcW w:w="2162" w:type="dxa"/>
            <w:shd w:val="clear" w:color="auto" w:fill="auto"/>
          </w:tcPr>
          <w:p w14:paraId="66B64245" w14:textId="4A092289" w:rsidR="006D2158" w:rsidRPr="005223F4" w:rsidDel="00395BD4" w:rsidRDefault="006D2158" w:rsidP="00D461EA">
            <w:pPr>
              <w:rPr>
                <w:del w:id="3193" w:author="mbeckerle" w:date="2012-08-14T11:07:00Z"/>
              </w:rPr>
            </w:pPr>
            <w:del w:id="3194" w:author="mbeckerle" w:date="2012-08-14T11:07:00Z">
              <w:r w:rsidRPr="005223F4" w:rsidDel="00395BD4">
                <w:delText>binary: 64</w:delText>
              </w:r>
            </w:del>
          </w:p>
        </w:tc>
      </w:tr>
      <w:tr w:rsidR="00D461EA" w:rsidRPr="005223F4" w:rsidDel="00395BD4" w14:paraId="0E00DE9F" w14:textId="4DFC2B18" w:rsidTr="00240AC5">
        <w:trPr>
          <w:del w:id="3195" w:author="mbeckerle" w:date="2012-08-14T11:07:00Z"/>
        </w:trPr>
        <w:tc>
          <w:tcPr>
            <w:tcW w:w="2187" w:type="dxa"/>
            <w:shd w:val="clear" w:color="auto" w:fill="auto"/>
          </w:tcPr>
          <w:p w14:paraId="571C861B" w14:textId="34F32057" w:rsidR="00D461EA" w:rsidRPr="005E3B09" w:rsidDel="00395BD4" w:rsidRDefault="00D461EA" w:rsidP="00D461EA">
            <w:pPr>
              <w:rPr>
                <w:del w:id="3196" w:author="mbeckerle" w:date="2012-08-14T11:07:00Z"/>
                <w:bCs/>
              </w:rPr>
            </w:pPr>
            <w:del w:id="3197" w:author="mbeckerle" w:date="2012-08-14T11:07:00Z">
              <w:r w:rsidRPr="00275A32" w:rsidDel="00395BD4">
                <w:rPr>
                  <w:bCs/>
                </w:rPr>
                <w:delText xml:space="preserve">Int, </w:delText>
              </w:r>
              <w:r w:rsidR="001E4505" w:rsidRPr="005E3B09" w:rsidDel="00395BD4">
                <w:rPr>
                  <w:bCs/>
                </w:rPr>
                <w:delText>UnsignedInt</w:delText>
              </w:r>
            </w:del>
          </w:p>
        </w:tc>
        <w:tc>
          <w:tcPr>
            <w:tcW w:w="2187" w:type="dxa"/>
            <w:shd w:val="clear" w:color="auto" w:fill="auto"/>
          </w:tcPr>
          <w:p w14:paraId="7C5199F0" w14:textId="6E2C7129" w:rsidR="00D461EA" w:rsidRPr="005223F4" w:rsidDel="00395BD4" w:rsidRDefault="00D461EA" w:rsidP="00D461EA">
            <w:pPr>
              <w:rPr>
                <w:del w:id="3198" w:author="mbeckerle" w:date="2012-08-14T11:07:00Z"/>
              </w:rPr>
            </w:pPr>
            <w:del w:id="3199" w:author="mbeckerle" w:date="2012-08-14T11:07:00Z">
              <w:r w:rsidRPr="005223F4" w:rsidDel="00395BD4">
                <w:delText>unpadded length</w:delText>
              </w:r>
            </w:del>
          </w:p>
        </w:tc>
        <w:tc>
          <w:tcPr>
            <w:tcW w:w="1706" w:type="dxa"/>
            <w:shd w:val="clear" w:color="auto" w:fill="auto"/>
          </w:tcPr>
          <w:p w14:paraId="618B8E1D" w14:textId="39FE1DA4" w:rsidR="00D461EA" w:rsidRPr="005223F4" w:rsidDel="00395BD4" w:rsidRDefault="00D461EA" w:rsidP="00D461EA">
            <w:pPr>
              <w:rPr>
                <w:del w:id="3200" w:author="mbeckerle" w:date="2012-08-14T11:07:00Z"/>
              </w:rPr>
            </w:pPr>
            <w:del w:id="3201" w:author="mbeckerle" w:date="2012-08-14T11:07:00Z">
              <w:r w:rsidRPr="005223F4" w:rsidDel="00395BD4">
                <w:delText>packed/bcd : as decimal</w:delText>
              </w:r>
            </w:del>
          </w:p>
        </w:tc>
        <w:tc>
          <w:tcPr>
            <w:tcW w:w="2162" w:type="dxa"/>
            <w:shd w:val="clear" w:color="auto" w:fill="auto"/>
          </w:tcPr>
          <w:p w14:paraId="41D7C72D" w14:textId="64C3FE35" w:rsidR="00D461EA" w:rsidRPr="005223F4" w:rsidDel="00395BD4" w:rsidRDefault="00D461EA" w:rsidP="00D461EA">
            <w:pPr>
              <w:rPr>
                <w:del w:id="3202" w:author="mbeckerle" w:date="2012-08-14T11:07:00Z"/>
              </w:rPr>
            </w:pPr>
            <w:del w:id="3203" w:author="mbeckerle" w:date="2012-08-14T11:07:00Z">
              <w:r w:rsidRPr="005223F4" w:rsidDel="00395BD4">
                <w:delText>binary: 32</w:delText>
              </w:r>
            </w:del>
          </w:p>
        </w:tc>
      </w:tr>
      <w:tr w:rsidR="00D461EA" w:rsidRPr="005223F4" w:rsidDel="00395BD4" w14:paraId="55479726" w14:textId="07B0347A" w:rsidTr="00240AC5">
        <w:trPr>
          <w:del w:id="3204" w:author="mbeckerle" w:date="2012-08-14T11:07:00Z"/>
        </w:trPr>
        <w:tc>
          <w:tcPr>
            <w:tcW w:w="2187" w:type="dxa"/>
            <w:shd w:val="clear" w:color="auto" w:fill="auto"/>
          </w:tcPr>
          <w:p w14:paraId="526921FF" w14:textId="78AD076D" w:rsidR="00D461EA" w:rsidRPr="005E3B09" w:rsidDel="00395BD4" w:rsidRDefault="00D461EA" w:rsidP="00D461EA">
            <w:pPr>
              <w:rPr>
                <w:del w:id="3205" w:author="mbeckerle" w:date="2012-08-14T11:07:00Z"/>
                <w:bCs/>
              </w:rPr>
            </w:pPr>
            <w:del w:id="3206" w:author="mbeckerle" w:date="2012-08-14T11:07:00Z">
              <w:r w:rsidRPr="00275A32" w:rsidDel="00395BD4">
                <w:rPr>
                  <w:bCs/>
                </w:rPr>
                <w:delText xml:space="preserve">Short, </w:delText>
              </w:r>
              <w:r w:rsidR="001E4505" w:rsidRPr="005E3B09" w:rsidDel="00395BD4">
                <w:rPr>
                  <w:bCs/>
                </w:rPr>
                <w:delText>UnsignedShort</w:delText>
              </w:r>
            </w:del>
          </w:p>
        </w:tc>
        <w:tc>
          <w:tcPr>
            <w:tcW w:w="2187" w:type="dxa"/>
            <w:shd w:val="clear" w:color="auto" w:fill="auto"/>
          </w:tcPr>
          <w:p w14:paraId="264A223C" w14:textId="2102D856" w:rsidR="00D461EA" w:rsidRPr="005223F4" w:rsidDel="00395BD4" w:rsidRDefault="00D461EA" w:rsidP="00D461EA">
            <w:pPr>
              <w:rPr>
                <w:del w:id="3207" w:author="mbeckerle" w:date="2012-08-14T11:07:00Z"/>
              </w:rPr>
            </w:pPr>
            <w:del w:id="3208" w:author="mbeckerle" w:date="2012-08-14T11:07:00Z">
              <w:r w:rsidRPr="005223F4" w:rsidDel="00395BD4">
                <w:delText>unpadded length</w:delText>
              </w:r>
            </w:del>
          </w:p>
        </w:tc>
        <w:tc>
          <w:tcPr>
            <w:tcW w:w="1706" w:type="dxa"/>
            <w:shd w:val="clear" w:color="auto" w:fill="auto"/>
          </w:tcPr>
          <w:p w14:paraId="05100F2C" w14:textId="053218E9" w:rsidR="00D461EA" w:rsidRPr="005223F4" w:rsidDel="00395BD4" w:rsidRDefault="00D461EA" w:rsidP="00D461EA">
            <w:pPr>
              <w:rPr>
                <w:del w:id="3209" w:author="mbeckerle" w:date="2012-08-14T11:07:00Z"/>
              </w:rPr>
            </w:pPr>
            <w:del w:id="3210" w:author="mbeckerle" w:date="2012-08-14T11:07:00Z">
              <w:r w:rsidRPr="005223F4" w:rsidDel="00395BD4">
                <w:delText>packed/bcd : as decimal</w:delText>
              </w:r>
            </w:del>
          </w:p>
        </w:tc>
        <w:tc>
          <w:tcPr>
            <w:tcW w:w="2162" w:type="dxa"/>
            <w:shd w:val="clear" w:color="auto" w:fill="auto"/>
          </w:tcPr>
          <w:p w14:paraId="5422C760" w14:textId="6DF268ED" w:rsidR="00D461EA" w:rsidRPr="005223F4" w:rsidDel="00395BD4" w:rsidRDefault="00D461EA" w:rsidP="00D461EA">
            <w:pPr>
              <w:rPr>
                <w:del w:id="3211" w:author="mbeckerle" w:date="2012-08-14T11:07:00Z"/>
              </w:rPr>
            </w:pPr>
            <w:del w:id="3212" w:author="mbeckerle" w:date="2012-08-14T11:07:00Z">
              <w:r w:rsidRPr="005223F4" w:rsidDel="00395BD4">
                <w:delText>binary: 16</w:delText>
              </w:r>
            </w:del>
          </w:p>
        </w:tc>
      </w:tr>
      <w:tr w:rsidR="00D461EA" w:rsidRPr="005223F4" w:rsidDel="00395BD4" w14:paraId="4FEAD439" w14:textId="1F5A759C" w:rsidTr="00240AC5">
        <w:trPr>
          <w:del w:id="3213" w:author="mbeckerle" w:date="2012-08-14T11:07:00Z"/>
        </w:trPr>
        <w:tc>
          <w:tcPr>
            <w:tcW w:w="2187" w:type="dxa"/>
            <w:shd w:val="clear" w:color="auto" w:fill="auto"/>
          </w:tcPr>
          <w:p w14:paraId="367E6E83" w14:textId="0D2CAA85" w:rsidR="00D461EA" w:rsidRPr="005E3B09" w:rsidDel="00395BD4" w:rsidRDefault="00D461EA" w:rsidP="00D461EA">
            <w:pPr>
              <w:rPr>
                <w:del w:id="3214" w:author="mbeckerle" w:date="2012-08-14T11:07:00Z"/>
                <w:bCs/>
              </w:rPr>
            </w:pPr>
            <w:del w:id="3215" w:author="mbeckerle" w:date="2012-08-14T11:07:00Z">
              <w:r w:rsidRPr="00275A32" w:rsidDel="00395BD4">
                <w:rPr>
                  <w:bCs/>
                </w:rPr>
                <w:delText xml:space="preserve">Byte, </w:delText>
              </w:r>
              <w:r w:rsidR="001E4505" w:rsidRPr="005E3B09" w:rsidDel="00395BD4">
                <w:rPr>
                  <w:bCs/>
                </w:rPr>
                <w:delText>UnsignedByte</w:delText>
              </w:r>
            </w:del>
          </w:p>
        </w:tc>
        <w:tc>
          <w:tcPr>
            <w:tcW w:w="2187" w:type="dxa"/>
            <w:shd w:val="clear" w:color="auto" w:fill="auto"/>
          </w:tcPr>
          <w:p w14:paraId="2B626C09" w14:textId="05965D81" w:rsidR="00D461EA" w:rsidRPr="005223F4" w:rsidDel="00395BD4" w:rsidRDefault="00D461EA" w:rsidP="00D461EA">
            <w:pPr>
              <w:rPr>
                <w:del w:id="3216" w:author="mbeckerle" w:date="2012-08-14T11:07:00Z"/>
              </w:rPr>
            </w:pPr>
            <w:del w:id="3217" w:author="mbeckerle" w:date="2012-08-14T11:07:00Z">
              <w:r w:rsidRPr="005223F4" w:rsidDel="00395BD4">
                <w:delText>unpadded length</w:delText>
              </w:r>
            </w:del>
          </w:p>
        </w:tc>
        <w:tc>
          <w:tcPr>
            <w:tcW w:w="1706" w:type="dxa"/>
            <w:shd w:val="clear" w:color="auto" w:fill="auto"/>
          </w:tcPr>
          <w:p w14:paraId="79D763F1" w14:textId="748DBF47" w:rsidR="00D461EA" w:rsidRPr="005223F4" w:rsidDel="00395BD4" w:rsidRDefault="00D461EA" w:rsidP="00D461EA">
            <w:pPr>
              <w:rPr>
                <w:del w:id="3218" w:author="mbeckerle" w:date="2012-08-14T11:07:00Z"/>
              </w:rPr>
            </w:pPr>
            <w:del w:id="3219" w:author="mbeckerle" w:date="2012-08-14T11:07:00Z">
              <w:r w:rsidRPr="005223F4" w:rsidDel="00395BD4">
                <w:delText>packed/bcd : as decimal</w:delText>
              </w:r>
            </w:del>
          </w:p>
        </w:tc>
        <w:tc>
          <w:tcPr>
            <w:tcW w:w="2162" w:type="dxa"/>
            <w:shd w:val="clear" w:color="auto" w:fill="auto"/>
          </w:tcPr>
          <w:p w14:paraId="57220A1D" w14:textId="7CF00771" w:rsidR="00D461EA" w:rsidRPr="005223F4" w:rsidDel="00395BD4" w:rsidRDefault="00D461EA" w:rsidP="00D461EA">
            <w:pPr>
              <w:rPr>
                <w:del w:id="3220" w:author="mbeckerle" w:date="2012-08-14T11:07:00Z"/>
              </w:rPr>
            </w:pPr>
            <w:del w:id="3221" w:author="mbeckerle" w:date="2012-08-14T11:07:00Z">
              <w:r w:rsidRPr="005223F4" w:rsidDel="00395BD4">
                <w:delText>binary: 8</w:delText>
              </w:r>
            </w:del>
          </w:p>
        </w:tc>
      </w:tr>
      <w:tr w:rsidR="00D461EA" w:rsidRPr="005223F4" w:rsidDel="00395BD4" w14:paraId="6475D5D4" w14:textId="2EDF22A9" w:rsidTr="00240AC5">
        <w:trPr>
          <w:del w:id="3222" w:author="mbeckerle" w:date="2012-08-14T11:07:00Z"/>
        </w:trPr>
        <w:tc>
          <w:tcPr>
            <w:tcW w:w="2187" w:type="dxa"/>
            <w:shd w:val="clear" w:color="auto" w:fill="auto"/>
          </w:tcPr>
          <w:p w14:paraId="7EDC78CD" w14:textId="6C5EA960" w:rsidR="00D461EA" w:rsidRPr="00275A32" w:rsidDel="00395BD4" w:rsidRDefault="00D461EA" w:rsidP="00D461EA">
            <w:pPr>
              <w:rPr>
                <w:del w:id="3223" w:author="mbeckerle" w:date="2012-08-14T11:07:00Z"/>
                <w:bCs/>
              </w:rPr>
            </w:pPr>
            <w:del w:id="3224" w:author="mbeckerle" w:date="2012-08-14T11:07:00Z">
              <w:r w:rsidRPr="00275A32" w:rsidDel="00395BD4">
                <w:rPr>
                  <w:bCs/>
                </w:rPr>
                <w:delText>DateTime</w:delText>
              </w:r>
            </w:del>
          </w:p>
        </w:tc>
        <w:tc>
          <w:tcPr>
            <w:tcW w:w="2187" w:type="dxa"/>
            <w:shd w:val="clear" w:color="auto" w:fill="auto"/>
          </w:tcPr>
          <w:p w14:paraId="6B135877" w14:textId="13D26431" w:rsidR="00D461EA" w:rsidRPr="005223F4" w:rsidDel="00395BD4" w:rsidRDefault="00D461EA" w:rsidP="00D461EA">
            <w:pPr>
              <w:rPr>
                <w:del w:id="3225" w:author="mbeckerle" w:date="2012-08-14T11:07:00Z"/>
              </w:rPr>
            </w:pPr>
            <w:del w:id="3226" w:author="mbeckerle" w:date="2012-08-14T11:07:00Z">
              <w:r w:rsidRPr="005223F4" w:rsidDel="00395BD4">
                <w:delText>unpadded length</w:delText>
              </w:r>
            </w:del>
          </w:p>
        </w:tc>
        <w:tc>
          <w:tcPr>
            <w:tcW w:w="1706" w:type="dxa"/>
            <w:shd w:val="clear" w:color="auto" w:fill="auto"/>
          </w:tcPr>
          <w:p w14:paraId="6035C125" w14:textId="095A6C18" w:rsidR="00D461EA" w:rsidRPr="005223F4" w:rsidDel="00395BD4" w:rsidRDefault="00D461EA" w:rsidP="00D461EA">
            <w:pPr>
              <w:rPr>
                <w:del w:id="3227" w:author="mbeckerle" w:date="2012-08-14T11:07:00Z"/>
              </w:rPr>
            </w:pPr>
            <w:del w:id="3228" w:author="mbeckerle" w:date="2012-08-14T11:07:00Z">
              <w:r w:rsidRPr="005223F4" w:rsidDel="00395BD4">
                <w:delText>packed/bcd : as decimal</w:delText>
              </w:r>
            </w:del>
          </w:p>
        </w:tc>
        <w:tc>
          <w:tcPr>
            <w:tcW w:w="2162" w:type="dxa"/>
            <w:shd w:val="clear" w:color="auto" w:fill="auto"/>
          </w:tcPr>
          <w:p w14:paraId="093F8249" w14:textId="082281ED" w:rsidR="00D461EA" w:rsidRPr="005223F4" w:rsidDel="00395BD4" w:rsidRDefault="00D461EA" w:rsidP="00D461EA">
            <w:pPr>
              <w:rPr>
                <w:del w:id="3229" w:author="mbeckerle" w:date="2012-08-14T11:07:00Z"/>
              </w:rPr>
            </w:pPr>
            <w:del w:id="3230" w:author="mbeckerle" w:date="2012-08-14T11:07:00Z">
              <w:r w:rsidRPr="00240AC5" w:rsidDel="00395BD4">
                <w:rPr>
                  <w:rFonts w:ascii="Helvetica" w:hAnsi="Helvetica" w:cs="Times"/>
                </w:rPr>
                <w:delText>binarySeconds: 32, binaryMilliseconds:64</w:delText>
              </w:r>
            </w:del>
          </w:p>
        </w:tc>
      </w:tr>
      <w:tr w:rsidR="00D461EA" w:rsidRPr="005223F4" w:rsidDel="00395BD4" w14:paraId="3C494147" w14:textId="37EF97A4" w:rsidTr="00240AC5">
        <w:trPr>
          <w:del w:id="3231" w:author="mbeckerle" w:date="2012-08-14T11:07:00Z"/>
        </w:trPr>
        <w:tc>
          <w:tcPr>
            <w:tcW w:w="2187" w:type="dxa"/>
            <w:shd w:val="clear" w:color="auto" w:fill="auto"/>
          </w:tcPr>
          <w:p w14:paraId="1798FF68" w14:textId="414184C3" w:rsidR="00D461EA" w:rsidRPr="00275A32" w:rsidDel="00395BD4" w:rsidRDefault="00D461EA" w:rsidP="00D461EA">
            <w:pPr>
              <w:rPr>
                <w:del w:id="3232" w:author="mbeckerle" w:date="2012-08-14T11:07:00Z"/>
                <w:bCs/>
              </w:rPr>
            </w:pPr>
            <w:del w:id="3233" w:author="mbeckerle" w:date="2012-08-14T11:07:00Z">
              <w:r w:rsidRPr="00275A32" w:rsidDel="00395BD4">
                <w:rPr>
                  <w:bCs/>
                </w:rPr>
                <w:delText>Date</w:delText>
              </w:r>
            </w:del>
          </w:p>
        </w:tc>
        <w:tc>
          <w:tcPr>
            <w:tcW w:w="2187" w:type="dxa"/>
            <w:shd w:val="clear" w:color="auto" w:fill="auto"/>
          </w:tcPr>
          <w:p w14:paraId="638B0701" w14:textId="098EFEBD" w:rsidR="00D461EA" w:rsidRPr="005223F4" w:rsidDel="00395BD4" w:rsidRDefault="00D461EA" w:rsidP="00D461EA">
            <w:pPr>
              <w:rPr>
                <w:del w:id="3234" w:author="mbeckerle" w:date="2012-08-14T11:07:00Z"/>
              </w:rPr>
            </w:pPr>
            <w:del w:id="3235" w:author="mbeckerle" w:date="2012-08-14T11:07:00Z">
              <w:r w:rsidRPr="005223F4" w:rsidDel="00395BD4">
                <w:delText>unpadded length</w:delText>
              </w:r>
            </w:del>
          </w:p>
        </w:tc>
        <w:tc>
          <w:tcPr>
            <w:tcW w:w="1706" w:type="dxa"/>
            <w:shd w:val="clear" w:color="auto" w:fill="auto"/>
          </w:tcPr>
          <w:p w14:paraId="6798A37A" w14:textId="4DCF6097" w:rsidR="00D461EA" w:rsidRPr="005223F4" w:rsidDel="00395BD4" w:rsidRDefault="00D461EA" w:rsidP="00D461EA">
            <w:pPr>
              <w:rPr>
                <w:del w:id="3236" w:author="mbeckerle" w:date="2012-08-14T11:07:00Z"/>
              </w:rPr>
            </w:pPr>
            <w:del w:id="3237" w:author="mbeckerle" w:date="2012-08-14T11:07:00Z">
              <w:r w:rsidRPr="005223F4" w:rsidDel="00395BD4">
                <w:delText>packed/bcd : as decimal</w:delText>
              </w:r>
            </w:del>
          </w:p>
        </w:tc>
        <w:tc>
          <w:tcPr>
            <w:tcW w:w="2162" w:type="dxa"/>
            <w:shd w:val="clear" w:color="auto" w:fill="auto"/>
          </w:tcPr>
          <w:p w14:paraId="65C471A9" w14:textId="0F011782" w:rsidR="00D461EA" w:rsidRPr="005223F4" w:rsidDel="00395BD4" w:rsidRDefault="00D461EA" w:rsidP="00D461EA">
            <w:pPr>
              <w:rPr>
                <w:del w:id="3238" w:author="mbeckerle" w:date="2012-08-14T11:07:00Z"/>
              </w:rPr>
            </w:pPr>
            <w:del w:id="3239" w:author="mbeckerle" w:date="2012-08-14T11:07:00Z">
              <w:r w:rsidRPr="00240AC5" w:rsidDel="00395BD4">
                <w:rPr>
                  <w:rFonts w:ascii="Helvetica" w:hAnsi="Helvetica" w:cs="Times"/>
                </w:rPr>
                <w:delText>binarySeconds: 32, binaryMilliseconds:64</w:delText>
              </w:r>
            </w:del>
          </w:p>
        </w:tc>
      </w:tr>
      <w:tr w:rsidR="00D461EA" w:rsidRPr="005223F4" w:rsidDel="00395BD4" w14:paraId="5A3F7FC1" w14:textId="1B4411CC" w:rsidTr="00240AC5">
        <w:trPr>
          <w:del w:id="3240" w:author="mbeckerle" w:date="2012-08-14T11:07:00Z"/>
        </w:trPr>
        <w:tc>
          <w:tcPr>
            <w:tcW w:w="2187" w:type="dxa"/>
            <w:shd w:val="clear" w:color="auto" w:fill="auto"/>
          </w:tcPr>
          <w:p w14:paraId="615A154F" w14:textId="7D993801" w:rsidR="00D461EA" w:rsidRPr="00275A32" w:rsidDel="00395BD4" w:rsidRDefault="00D461EA" w:rsidP="00D461EA">
            <w:pPr>
              <w:rPr>
                <w:del w:id="3241" w:author="mbeckerle" w:date="2012-08-14T11:07:00Z"/>
                <w:bCs/>
              </w:rPr>
            </w:pPr>
            <w:del w:id="3242" w:author="mbeckerle" w:date="2012-08-14T11:07:00Z">
              <w:r w:rsidRPr="00275A32" w:rsidDel="00395BD4">
                <w:rPr>
                  <w:bCs/>
                </w:rPr>
                <w:delText>Time</w:delText>
              </w:r>
            </w:del>
          </w:p>
        </w:tc>
        <w:tc>
          <w:tcPr>
            <w:tcW w:w="2187" w:type="dxa"/>
            <w:shd w:val="clear" w:color="auto" w:fill="auto"/>
          </w:tcPr>
          <w:p w14:paraId="57F073B4" w14:textId="7A067EDD" w:rsidR="00D461EA" w:rsidRPr="005223F4" w:rsidDel="00395BD4" w:rsidRDefault="00D461EA" w:rsidP="00D461EA">
            <w:pPr>
              <w:rPr>
                <w:del w:id="3243" w:author="mbeckerle" w:date="2012-08-14T11:07:00Z"/>
              </w:rPr>
            </w:pPr>
            <w:del w:id="3244" w:author="mbeckerle" w:date="2012-08-14T11:07:00Z">
              <w:r w:rsidRPr="005223F4" w:rsidDel="00395BD4">
                <w:delText>unpadded length</w:delText>
              </w:r>
            </w:del>
          </w:p>
        </w:tc>
        <w:tc>
          <w:tcPr>
            <w:tcW w:w="1706" w:type="dxa"/>
            <w:shd w:val="clear" w:color="auto" w:fill="auto"/>
          </w:tcPr>
          <w:p w14:paraId="3E93B1D5" w14:textId="663DD1E7" w:rsidR="00D461EA" w:rsidRPr="005223F4" w:rsidDel="00395BD4" w:rsidRDefault="00D461EA" w:rsidP="00D461EA">
            <w:pPr>
              <w:rPr>
                <w:del w:id="3245" w:author="mbeckerle" w:date="2012-08-14T11:07:00Z"/>
              </w:rPr>
            </w:pPr>
            <w:del w:id="3246" w:author="mbeckerle" w:date="2012-08-14T11:07:00Z">
              <w:r w:rsidRPr="005223F4" w:rsidDel="00395BD4">
                <w:delText>packed/bcd : as decimal</w:delText>
              </w:r>
            </w:del>
          </w:p>
        </w:tc>
        <w:tc>
          <w:tcPr>
            <w:tcW w:w="2162" w:type="dxa"/>
            <w:shd w:val="clear" w:color="auto" w:fill="auto"/>
          </w:tcPr>
          <w:p w14:paraId="431A125E" w14:textId="642C8701" w:rsidR="00D461EA" w:rsidRPr="005223F4" w:rsidDel="00395BD4" w:rsidRDefault="00D461EA" w:rsidP="00D461EA">
            <w:pPr>
              <w:rPr>
                <w:del w:id="3247" w:author="mbeckerle" w:date="2012-08-14T11:07:00Z"/>
              </w:rPr>
            </w:pPr>
            <w:del w:id="3248" w:author="mbeckerle" w:date="2012-08-14T11:07:00Z">
              <w:r w:rsidRPr="00240AC5" w:rsidDel="00395BD4">
                <w:rPr>
                  <w:rFonts w:ascii="Helvetica" w:hAnsi="Helvetica" w:cs="Times"/>
                </w:rPr>
                <w:delText>binarySeconds: 32, binaryMilliseconds:64</w:delText>
              </w:r>
            </w:del>
          </w:p>
        </w:tc>
      </w:tr>
      <w:tr w:rsidR="00D461EA" w:rsidRPr="005223F4" w:rsidDel="00395BD4" w14:paraId="4CBC78A9" w14:textId="481383E9" w:rsidTr="00240AC5">
        <w:trPr>
          <w:del w:id="3249" w:author="mbeckerle" w:date="2012-08-14T11:07:00Z"/>
        </w:trPr>
        <w:tc>
          <w:tcPr>
            <w:tcW w:w="2187" w:type="dxa"/>
            <w:shd w:val="clear" w:color="auto" w:fill="auto"/>
          </w:tcPr>
          <w:p w14:paraId="511506A0" w14:textId="1D6B902F" w:rsidR="00D461EA" w:rsidRPr="00275A32" w:rsidDel="00395BD4" w:rsidRDefault="00D461EA" w:rsidP="00D461EA">
            <w:pPr>
              <w:rPr>
                <w:del w:id="3250" w:author="mbeckerle" w:date="2012-08-14T11:07:00Z"/>
                <w:bCs/>
              </w:rPr>
            </w:pPr>
            <w:del w:id="3251" w:author="mbeckerle" w:date="2012-08-14T11:07:00Z">
              <w:r w:rsidRPr="00275A32" w:rsidDel="00395BD4">
                <w:rPr>
                  <w:bCs/>
                </w:rPr>
                <w:delText>Boolean</w:delText>
              </w:r>
            </w:del>
          </w:p>
        </w:tc>
        <w:tc>
          <w:tcPr>
            <w:tcW w:w="2187" w:type="dxa"/>
            <w:shd w:val="clear" w:color="auto" w:fill="auto"/>
          </w:tcPr>
          <w:p w14:paraId="2EABF71A" w14:textId="5559A575" w:rsidR="00D461EA" w:rsidRPr="005223F4" w:rsidDel="00395BD4" w:rsidRDefault="00D461EA" w:rsidP="00D461EA">
            <w:pPr>
              <w:rPr>
                <w:del w:id="3252" w:author="mbeckerle" w:date="2012-08-14T11:07:00Z"/>
              </w:rPr>
            </w:pPr>
            <w:del w:id="3253" w:author="mbeckerle" w:date="2012-08-14T11:07:00Z">
              <w:r w:rsidRPr="005223F4" w:rsidDel="00395BD4">
                <w:delText>Length of textBooleanTrue or textBooleanFalse</w:delText>
              </w:r>
            </w:del>
          </w:p>
        </w:tc>
        <w:tc>
          <w:tcPr>
            <w:tcW w:w="3868" w:type="dxa"/>
            <w:gridSpan w:val="2"/>
            <w:tcBorders>
              <w:bottom w:val="single" w:sz="4" w:space="0" w:color="auto"/>
            </w:tcBorders>
            <w:shd w:val="clear" w:color="auto" w:fill="auto"/>
          </w:tcPr>
          <w:p w14:paraId="16336528" w14:textId="6B2D689F" w:rsidR="00D461EA" w:rsidRPr="005223F4" w:rsidDel="00395BD4" w:rsidRDefault="00D461EA" w:rsidP="00D461EA">
            <w:pPr>
              <w:rPr>
                <w:del w:id="3254" w:author="mbeckerle" w:date="2012-08-14T11:07:00Z"/>
              </w:rPr>
            </w:pPr>
            <w:del w:id="3255" w:author="mbeckerle" w:date="2012-08-14T11:07:00Z">
              <w:r w:rsidRPr="005223F4" w:rsidDel="00395BD4">
                <w:delText>32</w:delText>
              </w:r>
            </w:del>
          </w:p>
        </w:tc>
      </w:tr>
      <w:tr w:rsidR="00D461EA" w:rsidRPr="005223F4" w:rsidDel="00395BD4" w14:paraId="1ECFD2B7" w14:textId="7BF68671" w:rsidTr="00240AC5">
        <w:trPr>
          <w:del w:id="3256" w:author="mbeckerle" w:date="2012-08-14T11:07:00Z"/>
        </w:trPr>
        <w:tc>
          <w:tcPr>
            <w:tcW w:w="2187" w:type="dxa"/>
            <w:shd w:val="clear" w:color="auto" w:fill="auto"/>
          </w:tcPr>
          <w:p w14:paraId="756DD005" w14:textId="2FB86E11" w:rsidR="00D461EA" w:rsidRPr="00275A32" w:rsidDel="00395BD4" w:rsidRDefault="00D461EA" w:rsidP="00D461EA">
            <w:pPr>
              <w:rPr>
                <w:del w:id="3257" w:author="mbeckerle" w:date="2012-08-14T11:07:00Z"/>
                <w:bCs/>
              </w:rPr>
            </w:pPr>
            <w:del w:id="3258" w:author="mbeckerle" w:date="2012-08-14T11:07:00Z">
              <w:r w:rsidRPr="00275A32" w:rsidDel="00395BD4">
                <w:rPr>
                  <w:bCs/>
                </w:rPr>
                <w:delText>HexBinary</w:delText>
              </w:r>
            </w:del>
          </w:p>
        </w:tc>
        <w:tc>
          <w:tcPr>
            <w:tcW w:w="2187" w:type="dxa"/>
            <w:shd w:val="clear" w:color="auto" w:fill="auto"/>
          </w:tcPr>
          <w:p w14:paraId="10D24DD9" w14:textId="516355A5" w:rsidR="00D461EA" w:rsidRPr="005223F4" w:rsidDel="00395BD4" w:rsidRDefault="00D461EA" w:rsidP="00D461EA">
            <w:pPr>
              <w:rPr>
                <w:del w:id="3259" w:author="mbeckerle" w:date="2012-08-14T11:07:00Z"/>
              </w:rPr>
            </w:pPr>
            <w:del w:id="3260" w:author="mbeckerle" w:date="2012-08-14T11:07:00Z">
              <w:r w:rsidRPr="005223F4" w:rsidDel="00395BD4">
                <w:delText>Not applicable</w:delText>
              </w:r>
            </w:del>
          </w:p>
        </w:tc>
        <w:tc>
          <w:tcPr>
            <w:tcW w:w="3868" w:type="dxa"/>
            <w:gridSpan w:val="2"/>
            <w:shd w:val="clear" w:color="auto" w:fill="auto"/>
          </w:tcPr>
          <w:p w14:paraId="6F014563" w14:textId="3561974F" w:rsidR="00D461EA" w:rsidRPr="005223F4" w:rsidDel="00395BD4" w:rsidRDefault="00471EEF" w:rsidP="00D461EA">
            <w:pPr>
              <w:rPr>
                <w:del w:id="3261" w:author="mbeckerle" w:date="2012-08-14T11:07:00Z"/>
              </w:rPr>
            </w:pPr>
            <w:del w:id="3262" w:author="mbeckerle" w:date="2012-08-14T11:07:00Z">
              <w:r w:rsidRPr="005223F4" w:rsidDel="00395BD4">
                <w:delText>Length of infoset value</w:delText>
              </w:r>
            </w:del>
          </w:p>
        </w:tc>
      </w:tr>
    </w:tbl>
    <w:p w14:paraId="25D371C0" w14:textId="4DC0A2FD" w:rsidR="006D2158" w:rsidRPr="005223F4" w:rsidDel="00395BD4" w:rsidRDefault="007966E4" w:rsidP="007966E4">
      <w:pPr>
        <w:pStyle w:val="Caption"/>
        <w:rPr>
          <w:del w:id="3263" w:author="mbeckerle" w:date="2012-08-14T11:07:00Z"/>
        </w:rPr>
      </w:pPr>
      <w:bookmarkStart w:id="3264" w:name="_Ref254359035"/>
      <w:commentRangeStart w:id="3265"/>
      <w:commentRangeStart w:id="3266"/>
      <w:del w:id="3267" w:author="mbeckerle" w:date="2012-08-14T11:07:00Z">
        <w:r w:rsidRPr="005223F4" w:rsidDel="00395BD4">
          <w:delText xml:space="preserve">Table </w:delText>
        </w:r>
        <w:r w:rsidR="008356D4" w:rsidDel="00395BD4">
          <w:fldChar w:fldCharType="begin"/>
        </w:r>
        <w:r w:rsidR="008356D4" w:rsidDel="00395BD4">
          <w:delInstrText xml:space="preserve"> SEQ Table \* ARABIC </w:delInstrText>
        </w:r>
        <w:r w:rsidR="008356D4" w:rsidDel="00395BD4">
          <w:fldChar w:fldCharType="separate"/>
        </w:r>
        <w:r w:rsidR="00D04199" w:rsidDel="00395BD4">
          <w:rPr>
            <w:noProof/>
          </w:rPr>
          <w:delText>16</w:delText>
        </w:r>
        <w:r w:rsidR="008356D4" w:rsidDel="00395BD4">
          <w:rPr>
            <w:noProof/>
          </w:rPr>
          <w:fldChar w:fldCharType="end"/>
        </w:r>
        <w:r w:rsidRPr="005223F4" w:rsidDel="00395BD4">
          <w:rPr>
            <w:noProof/>
          </w:rPr>
          <w:delText xml:space="preserve"> Unparse lengths</w:delText>
        </w:r>
        <w:r w:rsidR="00BE0A6A" w:rsidRPr="005223F4" w:rsidDel="00395BD4">
          <w:rPr>
            <w:noProof/>
          </w:rPr>
          <w:delText xml:space="preserve"> (in bits)</w:delText>
        </w:r>
        <w:r w:rsidRPr="005223F4" w:rsidDel="00395BD4">
          <w:rPr>
            <w:noProof/>
          </w:rPr>
          <w:delText xml:space="preserve"> for dfdl:lengthKind 'pattern'</w:delText>
        </w:r>
        <w:bookmarkEnd w:id="3264"/>
        <w:commentRangeEnd w:id="3265"/>
        <w:r w:rsidR="0029033A" w:rsidDel="00395BD4">
          <w:rPr>
            <w:rStyle w:val="CommentReference"/>
            <w:b w:val="0"/>
          </w:rPr>
          <w:commentReference w:id="3265"/>
        </w:r>
        <w:commentRangeEnd w:id="3266"/>
        <w:r w:rsidR="005964FC" w:rsidDel="00395BD4">
          <w:rPr>
            <w:rStyle w:val="CommentReference"/>
            <w:b w:val="0"/>
          </w:rPr>
          <w:commentReference w:id="3266"/>
        </w:r>
      </w:del>
    </w:p>
    <w:p w14:paraId="3BBFA03A" w14:textId="01D7A9FA" w:rsidR="00801AAD" w:rsidRPr="005223F4" w:rsidRDefault="00801AAD" w:rsidP="005F497F">
      <w:pPr>
        <w:pStyle w:val="Heading4"/>
      </w:pPr>
      <w:bookmarkStart w:id="3268" w:name="_Ref320370277"/>
      <w:commentRangeStart w:id="3269"/>
      <w:r w:rsidRPr="005223F4">
        <w:t xml:space="preserve">Pattern-Based Lengths </w:t>
      </w:r>
      <w:del w:id="3270" w:author="mbeckerle" w:date="2012-04-22T17:47:00Z">
        <w:r w:rsidRPr="005223F4" w:rsidDel="00B157E0">
          <w:delText xml:space="preserve"> </w:delText>
        </w:r>
      </w:del>
      <w:r w:rsidRPr="005223F4">
        <w:t xml:space="preserve">- </w:t>
      </w:r>
      <w:commentRangeStart w:id="3271"/>
      <w:commentRangeStart w:id="3272"/>
      <w:r w:rsidRPr="005223F4">
        <w:t>Scanability</w:t>
      </w:r>
      <w:bookmarkEnd w:id="3268"/>
      <w:commentRangeEnd w:id="3269"/>
      <w:r w:rsidR="00B90ABC">
        <w:rPr>
          <w:rStyle w:val="CommentReference"/>
          <w:b w:val="0"/>
          <w:bCs w:val="0"/>
        </w:rPr>
        <w:commentReference w:id="3269"/>
      </w:r>
      <w:commentRangeEnd w:id="3271"/>
      <w:r w:rsidR="0082385A">
        <w:rPr>
          <w:rStyle w:val="CommentReference"/>
          <w:b w:val="0"/>
          <w:bCs w:val="0"/>
        </w:rPr>
        <w:commentReference w:id="3271"/>
      </w:r>
      <w:commentRangeEnd w:id="3272"/>
      <w:r w:rsidR="00BA27FE">
        <w:rPr>
          <w:rStyle w:val="CommentReference"/>
          <w:b w:val="0"/>
          <w:bCs w:val="0"/>
        </w:rPr>
        <w:commentReference w:id="3272"/>
      </w:r>
    </w:p>
    <w:p w14:paraId="4172A3DE" w14:textId="70FE2983" w:rsidR="007B7FA5" w:rsidRDefault="005F497F" w:rsidP="00563988">
      <w:pPr>
        <w:rPr>
          <w:ins w:id="3273" w:author="mbeckerle" w:date="2012-03-25T11:34:00Z"/>
        </w:rPr>
      </w:pPr>
      <w:commentRangeStart w:id="3274"/>
      <w:r w:rsidRPr="005223F4">
        <w:t>Any element (complex</w:t>
      </w:r>
      <w:ins w:id="3275" w:author="mbeckerle" w:date="2012-08-14T11:50:00Z">
        <w:r w:rsidR="00435FC5">
          <w:t xml:space="preserve"> or </w:t>
        </w:r>
      </w:ins>
      <w:del w:id="3276" w:author="mbeckerle" w:date="2012-08-14T11:50:00Z">
        <w:r w:rsidRPr="005223F4" w:rsidDel="00435FC5">
          <w:delText xml:space="preserve">, </w:delText>
        </w:r>
      </w:del>
      <w:r w:rsidRPr="005223F4">
        <w:t xml:space="preserve">simple </w:t>
      </w:r>
      <w:del w:id="3277" w:author="mbeckerle" w:date="2012-08-14T11:50:00Z">
        <w:r w:rsidRPr="005223F4" w:rsidDel="00435FC5">
          <w:delText>text</w:delText>
        </w:r>
      </w:del>
      <w:ins w:id="3278" w:author="mbeckerle" w:date="2012-08-14T11:50:00Z">
        <w:r w:rsidR="00435FC5">
          <w:t>type</w:t>
        </w:r>
      </w:ins>
      <w:del w:id="3279" w:author="Steve Hanson" w:date="2012-08-06T14:06:00Z">
        <w:r w:rsidRPr="005223F4" w:rsidDel="00B169B1">
          <w:delText>, simple binary</w:delText>
        </w:r>
      </w:del>
      <w:r w:rsidRPr="005223F4">
        <w:t>) may have a dfdl:lengthKind</w:t>
      </w:r>
      <w:ins w:id="3280" w:author="mbeckerle" w:date="2012-03-24T16:28:00Z">
        <w:r w:rsidR="007B7FA5">
          <w:t xml:space="preserve"> of </w:t>
        </w:r>
      </w:ins>
      <w:del w:id="3281" w:author="mbeckerle" w:date="2012-04-22T17:08:00Z">
        <w:r w:rsidRPr="005223F4" w:rsidDel="00B21AC4">
          <w:delText xml:space="preserve"> </w:delText>
        </w:r>
      </w:del>
      <w:r w:rsidRPr="005223F4">
        <w:t xml:space="preserve">'pattern' as long as the </w:t>
      </w:r>
      <w:del w:id="3282" w:author="mbeckerle" w:date="2012-03-24T16:28:00Z">
        <w:r w:rsidRPr="005223F4" w:rsidDel="007B7FA5">
          <w:delText xml:space="preserve">bytes </w:delText>
        </w:r>
      </w:del>
      <w:ins w:id="3283" w:author="mbeckerle" w:date="2012-03-24T16:28:00Z">
        <w:r w:rsidR="007B7FA5">
          <w:t>data</w:t>
        </w:r>
        <w:r w:rsidR="007B7FA5" w:rsidRPr="005223F4">
          <w:t xml:space="preserve"> </w:t>
        </w:r>
      </w:ins>
      <w:r w:rsidR="00EC589B" w:rsidRPr="005223F4">
        <w:t xml:space="preserve">in the content </w:t>
      </w:r>
      <w:ins w:id="3284" w:author="mbeckerle" w:date="2012-03-24T14:28:00Z">
        <w:r w:rsidR="0062539F">
          <w:t xml:space="preserve">region </w:t>
        </w:r>
        <w:r w:rsidR="0062539F">
          <w:rPr>
            <w:rStyle w:val="CommentReference"/>
            <w:rFonts w:cs="Arial"/>
            <w:lang w:eastAsia="zh-CN"/>
          </w:rPr>
          <w:commentReference w:id="3285"/>
        </w:r>
        <w:r w:rsidR="0062539F">
          <w:t xml:space="preserve">(which can be either the SimpleContent region or the ComplexContent region defined in Section </w:t>
        </w:r>
        <w:r w:rsidR="0062539F">
          <w:fldChar w:fldCharType="begin"/>
        </w:r>
        <w:r w:rsidR="0062539F">
          <w:instrText xml:space="preserve"> REF __RefHeading__3549_1503507204 \h </w:instrText>
        </w:r>
      </w:ins>
      <w:ins w:id="3286" w:author="mbeckerle" w:date="2012-03-24T14:28:00Z">
        <w:r w:rsidR="0062539F">
          <w:fldChar w:fldCharType="separate"/>
        </w:r>
        <w:r w:rsidR="0062539F">
          <w:t>9.2</w:t>
        </w:r>
        <w:r w:rsidR="0062539F">
          <w:fldChar w:fldCharType="end"/>
        </w:r>
        <w:r w:rsidR="0062539F">
          <w:t>)</w:t>
        </w:r>
        <w:r w:rsidR="0062539F">
          <w:rPr>
            <w:rFonts w:eastAsia="Arial"/>
          </w:rPr>
          <w:t xml:space="preserve"> </w:t>
        </w:r>
      </w:ins>
      <w:del w:id="3287" w:author="mbeckerle" w:date="2012-03-24T14:28:00Z">
        <w:r w:rsidR="00EC589B" w:rsidRPr="005223F4" w:rsidDel="0062539F">
          <w:delText xml:space="preserve">region </w:delText>
        </w:r>
      </w:del>
      <w:r w:rsidR="00EC589B" w:rsidRPr="005223F4">
        <w:t>of the element</w:t>
      </w:r>
      <w:r w:rsidR="00EC589B" w:rsidRPr="005223F4">
        <w:rPr>
          <w:b/>
          <w:bCs/>
        </w:rPr>
        <w:t xml:space="preserve"> </w:t>
      </w:r>
      <w:del w:id="3288" w:author="mbeckerle" w:date="2012-03-24T16:28:00Z">
        <w:r w:rsidRPr="005223F4" w:rsidDel="007B7FA5">
          <w:delText xml:space="preserve">are </w:delText>
        </w:r>
      </w:del>
      <w:ins w:id="3289" w:author="mbeckerle" w:date="2012-03-24T16:28:00Z">
        <w:r w:rsidR="007B7FA5">
          <w:t>is</w:t>
        </w:r>
        <w:r w:rsidR="007B7FA5" w:rsidRPr="005223F4">
          <w:t xml:space="preserve"> </w:t>
        </w:r>
      </w:ins>
      <w:r w:rsidRPr="005223F4">
        <w:t xml:space="preserve">legal in the stated encoding of that element. </w:t>
      </w:r>
      <w:ins w:id="3290" w:author="mbeckerle" w:date="2012-03-24T16:29:00Z">
        <w:r w:rsidR="007B7FA5">
          <w:t xml:space="preserve">Data which satisfies this is referred to as </w:t>
        </w:r>
        <w:r w:rsidR="007B7FA5" w:rsidRPr="009E548A">
          <w:rPr>
            <w:i/>
          </w:rPr>
          <w:t>scannable</w:t>
        </w:r>
        <w:r w:rsidR="007B7FA5">
          <w:t xml:space="preserve"> data.</w:t>
        </w:r>
      </w:ins>
    </w:p>
    <w:p w14:paraId="7406E117" w14:textId="1C7399B2" w:rsidR="00B257CA" w:rsidRDefault="00B257CA" w:rsidP="00563988">
      <w:pPr>
        <w:rPr>
          <w:ins w:id="3291" w:author="mbeckerle" w:date="2012-03-25T11:34:00Z"/>
        </w:rPr>
      </w:pPr>
      <w:ins w:id="3292" w:author="mbeckerle" w:date="2012-03-25T11:34:00Z">
        <w:r>
          <w:t>Specifically, data is scannable and length kind ‘pattern’</w:t>
        </w:r>
      </w:ins>
      <w:ins w:id="3293" w:author="mbeckerle" w:date="2012-03-25T11:37:00Z">
        <w:r>
          <w:t xml:space="preserve"> </w:t>
        </w:r>
      </w:ins>
      <w:ins w:id="3294" w:author="mbeckerle" w:date="2012-03-25T11:34:00Z">
        <w:r>
          <w:t>can be used only for:</w:t>
        </w:r>
      </w:ins>
    </w:p>
    <w:p w14:paraId="6C468162" w14:textId="77777777" w:rsidR="00B257CA" w:rsidRDefault="00B257CA" w:rsidP="00B257CA">
      <w:pPr>
        <w:keepNext/>
        <w:numPr>
          <w:ilvl w:val="0"/>
          <w:numId w:val="126"/>
        </w:numPr>
        <w:tabs>
          <w:tab w:val="left" w:pos="720"/>
        </w:tabs>
        <w:suppressAutoHyphens/>
        <w:autoSpaceDE w:val="0"/>
        <w:rPr>
          <w:ins w:id="3295" w:author="mbeckerle" w:date="2012-04-03T11:59:00Z"/>
          <w:rFonts w:cs="Arial"/>
          <w:color w:val="000000"/>
          <w:lang w:eastAsia="en-GB"/>
        </w:rPr>
      </w:pPr>
      <w:ins w:id="3296" w:author="mbeckerle" w:date="2012-03-25T11:35: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t>
        </w:r>
        <w:r>
          <w:rPr>
            <w:rFonts w:cs="Arial"/>
            <w:color w:val="000000"/>
            <w:lang w:eastAsia="en-GB"/>
          </w:rPr>
          <w:t>with</w:t>
        </w:r>
        <w:r>
          <w:rPr>
            <w:rFonts w:eastAsia="Arial" w:cs="Arial"/>
            <w:color w:val="000000"/>
            <w:lang w:eastAsia="en-GB"/>
          </w:rPr>
          <w:t xml:space="preserve"> </w:t>
        </w:r>
        <w:r>
          <w:rPr>
            <w:rFonts w:cs="Arial"/>
            <w:color w:val="000000"/>
            <w:lang w:eastAsia="en-GB"/>
          </w:rPr>
          <w:t>representation</w:t>
        </w:r>
        <w:r>
          <w:rPr>
            <w:rFonts w:eastAsia="Arial" w:cs="Arial"/>
            <w:color w:val="000000"/>
            <w:lang w:eastAsia="en-GB"/>
          </w:rPr>
          <w:t xml:space="preserve"> </w:t>
        </w:r>
        <w:r>
          <w:rPr>
            <w:rFonts w:cs="Arial"/>
            <w:color w:val="000000"/>
            <w:lang w:eastAsia="en-GB"/>
          </w:rPr>
          <w:t>'text'</w:t>
        </w:r>
      </w:ins>
    </w:p>
    <w:p w14:paraId="5CDE4E69" w14:textId="77777777" w:rsidR="00B257CA" w:rsidRPr="009E548A" w:rsidRDefault="00B257CA" w:rsidP="009E548A">
      <w:pPr>
        <w:keepNext/>
        <w:numPr>
          <w:ilvl w:val="0"/>
          <w:numId w:val="126"/>
        </w:numPr>
        <w:tabs>
          <w:tab w:val="left" w:pos="720"/>
        </w:tabs>
        <w:suppressAutoHyphens/>
        <w:autoSpaceDE w:val="0"/>
        <w:rPr>
          <w:ins w:id="3297" w:author="mbeckerle" w:date="2012-03-25T11:35:00Z"/>
          <w:rFonts w:eastAsia="Arial"/>
          <w:color w:val="000000"/>
        </w:rPr>
      </w:pPr>
      <w:ins w:id="3298" w:author="mbeckerle" w:date="2012-03-25T11:35: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where:</w:t>
        </w:r>
      </w:ins>
    </w:p>
    <w:p w14:paraId="5772FAE5" w14:textId="77777777" w:rsidR="00B257CA" w:rsidRDefault="00B257CA" w:rsidP="00B257CA">
      <w:pPr>
        <w:numPr>
          <w:ilvl w:val="1"/>
          <w:numId w:val="126"/>
        </w:numPr>
        <w:tabs>
          <w:tab w:val="left" w:pos="720"/>
        </w:tabs>
        <w:suppressAutoHyphens/>
        <w:autoSpaceDE w:val="0"/>
        <w:rPr>
          <w:ins w:id="3299" w:author="mbeckerle" w:date="2012-03-25T11:35:00Z"/>
          <w:rFonts w:cs="Arial"/>
          <w:color w:val="000000"/>
          <w:lang w:eastAsia="en-GB"/>
        </w:rPr>
      </w:pPr>
      <w:ins w:id="3300" w:author="mbeckerle" w:date="2012-03-25T11:35:00Z">
        <w:r>
          <w:rPr>
            <w:rFonts w:cs="Arial"/>
            <w:color w:val="000000"/>
            <w:lang w:eastAsia="en-GB"/>
          </w:rPr>
          <w:t>all</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must</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r>
          <w:rPr>
            <w:rFonts w:cs="Arial"/>
            <w:color w:val="000000"/>
            <w:lang w:eastAsia="en-GB"/>
          </w:rPr>
          <w:t>representation</w:t>
        </w:r>
        <w:r>
          <w:rPr>
            <w:rFonts w:eastAsia="Arial" w:cs="Arial"/>
            <w:color w:val="000000"/>
            <w:lang w:eastAsia="en-GB"/>
          </w:rPr>
          <w:t xml:space="preserve"> </w:t>
        </w:r>
        <w:r>
          <w:rPr>
            <w:rFonts w:cs="Arial"/>
            <w:color w:val="000000"/>
            <w:lang w:eastAsia="en-GB"/>
          </w:rPr>
          <w:t>'text'</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same</w:t>
        </w:r>
        <w:r>
          <w:rPr>
            <w:rFonts w:eastAsia="Arial" w:cs="Arial"/>
            <w:color w:val="000000"/>
            <w:lang w:eastAsia="en-GB"/>
          </w:rPr>
          <w:t xml:space="preserve"> </w:t>
        </w:r>
        <w:r>
          <w:rPr>
            <w:rFonts w:cs="Arial"/>
            <w:color w:val="000000"/>
            <w:lang w:eastAsia="en-GB"/>
          </w:rPr>
          <w:t>encoding</w:t>
        </w:r>
        <w:r>
          <w:rPr>
            <w:rFonts w:eastAsia="Arial" w:cs="Arial"/>
            <w:color w:val="000000"/>
            <w:lang w:eastAsia="en-GB"/>
          </w:rPr>
          <w:t xml:space="preserve"> </w:t>
        </w:r>
        <w:r>
          <w:rPr>
            <w:rFonts w:cs="Arial"/>
            <w:color w:val="000000"/>
            <w:lang w:eastAsia="en-GB"/>
          </w:rPr>
          <w:t>as</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parent</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element,</w:t>
        </w:r>
        <w:r>
          <w:rPr>
            <w:rFonts w:eastAsia="Arial" w:cs="Arial"/>
            <w:color w:val="000000"/>
            <w:lang w:eastAsia="en-GB"/>
          </w:rPr>
          <w:t xml:space="preserve"> </w:t>
        </w:r>
        <w:r>
          <w:rPr>
            <w:rFonts w:cs="Arial"/>
            <w:color w:val="000000"/>
            <w:lang w:eastAsia="en-GB"/>
          </w:rPr>
          <w:t>and</w:t>
        </w:r>
      </w:ins>
    </w:p>
    <w:p w14:paraId="07CCCE54" w14:textId="0D2E9711" w:rsidR="00770B9C" w:rsidRPr="00B169B1" w:rsidRDefault="00B257CA" w:rsidP="00B169B1">
      <w:pPr>
        <w:numPr>
          <w:ilvl w:val="1"/>
          <w:numId w:val="126"/>
        </w:numPr>
        <w:tabs>
          <w:tab w:val="left" w:pos="720"/>
        </w:tabs>
        <w:suppressAutoHyphens/>
        <w:autoSpaceDE w:val="0"/>
        <w:rPr>
          <w:ins w:id="3301" w:author="mbeckerle" w:date="2012-04-22T17:33:00Z"/>
          <w:rFonts w:eastAsia="Arial" w:cs="Arial"/>
          <w:color w:val="000000"/>
          <w:lang w:eastAsia="en-GB"/>
        </w:rPr>
      </w:pPr>
      <w:ins w:id="3302" w:author="mbeckerle" w:date="2012-03-25T11:35:00Z">
        <w:r>
          <w:rPr>
            <w:rFonts w:cs="Arial"/>
            <w:color w:val="000000"/>
            <w:lang w:eastAsia="en-GB"/>
          </w:rPr>
          <w:t>all</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must</w:t>
        </w:r>
        <w:r>
          <w:rPr>
            <w:rFonts w:eastAsia="Arial" w:cs="Arial"/>
            <w:color w:val="000000"/>
            <w:lang w:eastAsia="en-GB"/>
          </w:rPr>
          <w:t xml:space="preserve"> </w:t>
        </w:r>
        <w:r>
          <w:rPr>
            <w:rFonts w:cs="Arial"/>
            <w:color w:val="000000"/>
            <w:lang w:eastAsia="en-GB"/>
          </w:rPr>
          <w:t>themselves</w:t>
        </w:r>
        <w:r>
          <w:rPr>
            <w:rFonts w:eastAsia="Arial" w:cs="Arial"/>
            <w:color w:val="000000"/>
            <w:lang w:eastAsia="en-GB"/>
          </w:rPr>
          <w:t xml:space="preserve"> </w:t>
        </w:r>
        <w:r>
          <w:rPr>
            <w:rFonts w:cs="Arial"/>
            <w:color w:val="000000"/>
            <w:lang w:eastAsia="en-GB"/>
          </w:rPr>
          <w:t>follow</w:t>
        </w:r>
        <w:r>
          <w:rPr>
            <w:rFonts w:eastAsia="Arial" w:cs="Arial"/>
            <w:color w:val="000000"/>
            <w:lang w:eastAsia="en-GB"/>
          </w:rPr>
          <w:t xml:space="preserve"> </w:t>
        </w:r>
        <w:r>
          <w:rPr>
            <w:rFonts w:cs="Arial"/>
            <w:color w:val="000000"/>
            <w:lang w:eastAsia="en-GB"/>
          </w:rPr>
          <w:t>1</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2</w:t>
        </w:r>
        <w:r>
          <w:rPr>
            <w:rFonts w:eastAsia="Arial" w:cs="Arial"/>
            <w:color w:val="000000"/>
            <w:lang w:eastAsia="en-GB"/>
          </w:rPr>
          <w:t xml:space="preserve"> </w:t>
        </w:r>
        <w:r>
          <w:rPr>
            <w:rFonts w:cs="Arial"/>
            <w:color w:val="000000"/>
            <w:lang w:eastAsia="en-GB"/>
          </w:rPr>
          <w:t>(recursively).</w:t>
        </w:r>
        <w:r>
          <w:rPr>
            <w:rFonts w:eastAsia="Arial" w:cs="Arial"/>
            <w:color w:val="000000"/>
            <w:lang w:eastAsia="en-GB"/>
          </w:rPr>
          <w:t xml:space="preserve"> </w:t>
        </w:r>
      </w:ins>
      <w:del w:id="3303" w:author="mbeckerle" w:date="2012-03-25T11:33:00Z">
        <w:r w:rsidR="005F497F" w:rsidRPr="005223F4" w:rsidDel="00B257CA">
          <w:delText xml:space="preserve">Where a complex element has children with binary representation in practice this means an 8-bit ASCII encoding. </w:delText>
        </w:r>
      </w:del>
      <w:del w:id="3304" w:author="mbeckerle" w:date="2012-04-22T17:08:00Z">
        <w:r w:rsidR="005F497F" w:rsidRPr="005223F4" w:rsidDel="00B21AC4">
          <w:br/>
        </w:r>
      </w:del>
      <w:del w:id="3305" w:author="mbeckerle" w:date="2012-04-11T15:53:00Z">
        <w:r w:rsidR="005F497F" w:rsidRPr="005223F4">
          <w:br/>
        </w:r>
      </w:del>
    </w:p>
    <w:p w14:paraId="7D592AD2" w14:textId="557E739E" w:rsidR="00B21AC4" w:rsidRPr="005223F4" w:rsidDel="00770B9C" w:rsidRDefault="005F497F" w:rsidP="00563988">
      <w:pPr>
        <w:rPr>
          <w:del w:id="3306" w:author="mbeckerle" w:date="2012-04-22T17:28:00Z"/>
        </w:rPr>
      </w:pPr>
      <w:commentRangeStart w:id="3307"/>
      <w:del w:id="3308" w:author="mbeckerle" w:date="2012-03-24T16:31:00Z">
        <w:r w:rsidRPr="005223F4" w:rsidDel="007B7FA5">
          <w:delText>B</w:delText>
        </w:r>
      </w:del>
      <w:del w:id="3309" w:author="mbeckerle" w:date="2012-03-25T11:36:00Z">
        <w:r w:rsidRPr="005223F4" w:rsidDel="00B257CA">
          <w:delText>inary data can be handled by way of treating it</w:delText>
        </w:r>
      </w:del>
      <w:del w:id="3310" w:author="mbeckerle" w:date="2012-04-22T17:53:00Z">
        <w:r w:rsidRPr="005223F4" w:rsidDel="00E202D9">
          <w:delText xml:space="preserve"> as text with encoding=</w:delText>
        </w:r>
        <w:r w:rsidR="00CC2406" w:rsidRPr="005223F4" w:rsidDel="00E202D9">
          <w:delText>'</w:delText>
        </w:r>
        <w:r w:rsidRPr="005223F4" w:rsidDel="00E202D9">
          <w:delText>iso-8859-1</w:delText>
        </w:r>
        <w:r w:rsidR="00CC2406" w:rsidRPr="005223F4" w:rsidDel="00E202D9">
          <w:delText>'</w:delText>
        </w:r>
        <w:r w:rsidRPr="005223F4" w:rsidDel="00E202D9">
          <w:delText>. In this case the text is interpreted as in the iso-8859-1 character encoding, and the correspondence of byte values in the data to a string in the DFDL infoset is one to one. That is, byte with value N, produces an infoset character with character code N.</w:delText>
        </w:r>
        <w:commentRangeEnd w:id="3274"/>
        <w:r w:rsidR="00E13147" w:rsidDel="00E202D9">
          <w:rPr>
            <w:rStyle w:val="CommentReference"/>
          </w:rPr>
          <w:commentReference w:id="3274"/>
        </w:r>
        <w:commentRangeEnd w:id="3307"/>
        <w:r w:rsidR="00B157E0" w:rsidDel="00E202D9">
          <w:rPr>
            <w:rStyle w:val="CommentReference"/>
          </w:rPr>
          <w:commentReference w:id="3307"/>
        </w:r>
      </w:del>
      <w:bookmarkStart w:id="3311" w:name="_Toc322911637"/>
      <w:bookmarkStart w:id="3312" w:name="_Toc322912176"/>
      <w:bookmarkStart w:id="3313" w:name="_Toc329093026"/>
      <w:bookmarkStart w:id="3314" w:name="_Toc332701539"/>
      <w:bookmarkStart w:id="3315" w:name="_Toc332701846"/>
      <w:bookmarkStart w:id="3316" w:name="_Toc332711640"/>
      <w:bookmarkStart w:id="3317" w:name="_Toc332711948"/>
      <w:bookmarkStart w:id="3318" w:name="_Toc332712250"/>
      <w:bookmarkStart w:id="3319" w:name="_Toc332724166"/>
      <w:bookmarkStart w:id="3320" w:name="_Toc332724466"/>
      <w:bookmarkEnd w:id="3311"/>
      <w:bookmarkEnd w:id="3312"/>
      <w:bookmarkEnd w:id="3313"/>
      <w:bookmarkEnd w:id="3314"/>
      <w:bookmarkEnd w:id="3315"/>
      <w:bookmarkEnd w:id="3316"/>
      <w:bookmarkEnd w:id="3317"/>
      <w:bookmarkEnd w:id="3318"/>
      <w:bookmarkEnd w:id="3319"/>
      <w:bookmarkEnd w:id="3320"/>
    </w:p>
    <w:p w14:paraId="2CD63298" w14:textId="456FB5E2" w:rsidR="005F497F" w:rsidRPr="005223F4" w:rsidDel="00916D7B" w:rsidRDefault="005F497F" w:rsidP="000A251E">
      <w:pPr>
        <w:rPr>
          <w:del w:id="3321" w:author="mbeckerle" w:date="2012-04-22T18:13:00Z"/>
        </w:rPr>
      </w:pPr>
      <w:bookmarkStart w:id="3322" w:name="_Toc322911638"/>
      <w:bookmarkStart w:id="3323" w:name="_Toc322912177"/>
      <w:bookmarkStart w:id="3324" w:name="_Toc329093027"/>
      <w:bookmarkStart w:id="3325" w:name="_Toc332701540"/>
      <w:bookmarkStart w:id="3326" w:name="_Toc332701847"/>
      <w:bookmarkStart w:id="3327" w:name="_Toc332711641"/>
      <w:bookmarkStart w:id="3328" w:name="_Toc332711949"/>
      <w:bookmarkStart w:id="3329" w:name="_Toc332712251"/>
      <w:bookmarkStart w:id="3330" w:name="_Toc332724167"/>
      <w:bookmarkStart w:id="3331" w:name="_Toc332724467"/>
      <w:bookmarkEnd w:id="3322"/>
      <w:bookmarkEnd w:id="3323"/>
      <w:bookmarkEnd w:id="3324"/>
      <w:bookmarkEnd w:id="3325"/>
      <w:bookmarkEnd w:id="3326"/>
      <w:bookmarkEnd w:id="3327"/>
      <w:bookmarkEnd w:id="3328"/>
      <w:bookmarkEnd w:id="3329"/>
      <w:bookmarkEnd w:id="3330"/>
      <w:bookmarkEnd w:id="3331"/>
    </w:p>
    <w:p w14:paraId="305FB8C7" w14:textId="33ECE5E5" w:rsidR="001F538C" w:rsidRPr="005223F4" w:rsidRDefault="001F538C" w:rsidP="0006480B">
      <w:pPr>
        <w:pStyle w:val="Heading3"/>
      </w:pPr>
      <w:bookmarkStart w:id="3332" w:name="_Toc177399088"/>
      <w:bookmarkStart w:id="3333" w:name="_Toc175057375"/>
      <w:bookmarkStart w:id="3334" w:name="_Toc199516311"/>
      <w:bookmarkStart w:id="3335" w:name="_Toc194983975"/>
      <w:bookmarkStart w:id="3336" w:name="_Toc243112823"/>
      <w:bookmarkStart w:id="3337" w:name="_Toc332724468"/>
      <w:commentRangeStart w:id="3338"/>
      <w:r w:rsidRPr="005223F4">
        <w:t xml:space="preserve">dfdl:lengthKind </w:t>
      </w:r>
      <w:r w:rsidR="00776E83" w:rsidRPr="005223F4">
        <w:t>'</w:t>
      </w:r>
      <w:r w:rsidRPr="005223F4">
        <w:t>endOfParent</w:t>
      </w:r>
      <w:r w:rsidR="00776E83" w:rsidRPr="005223F4">
        <w:t>'</w:t>
      </w:r>
      <w:commentRangeEnd w:id="3338"/>
      <w:r w:rsidR="00B40487">
        <w:rPr>
          <w:rStyle w:val="CommentReference"/>
          <w:rFonts w:ascii="Arial" w:hAnsi="Arial" w:cs="Times New Roman"/>
          <w:b w:val="0"/>
          <w:bCs w:val="0"/>
        </w:rPr>
        <w:commentReference w:id="3339"/>
      </w:r>
      <w:r w:rsidR="005964FC">
        <w:rPr>
          <w:rStyle w:val="CommentReference"/>
          <w:rFonts w:ascii="Arial" w:hAnsi="Arial" w:cs="Times New Roman"/>
          <w:b w:val="0"/>
          <w:bCs w:val="0"/>
        </w:rPr>
        <w:commentReference w:id="3340"/>
      </w:r>
      <w:r w:rsidR="00B40487">
        <w:rPr>
          <w:rStyle w:val="CommentReference"/>
          <w:rFonts w:ascii="Arial" w:hAnsi="Arial" w:cs="Times New Roman"/>
          <w:b w:val="0"/>
          <w:bCs w:val="0"/>
        </w:rPr>
        <w:commentReference w:id="3338"/>
      </w:r>
      <w:bookmarkEnd w:id="3337"/>
    </w:p>
    <w:p w14:paraId="63406FAD" w14:textId="77777777" w:rsidR="00B21E31" w:rsidRPr="00B21E31" w:rsidRDefault="00B21E31" w:rsidP="00B21E31">
      <w:pPr>
        <w:autoSpaceDE w:val="0"/>
        <w:autoSpaceDN w:val="0"/>
        <w:adjustRightInd w:val="0"/>
        <w:rPr>
          <w:rFonts w:eastAsia="MS Mincho" w:cs="Arial"/>
          <w:lang w:val="en-GB" w:eastAsia="ja-JP"/>
        </w:rPr>
      </w:pPr>
      <w:r w:rsidRPr="00B21E31">
        <w:rPr>
          <w:rFonts w:eastAsia="MS Mincho" w:cs="Arial"/>
          <w:lang w:val="en-GB" w:eastAsia="ja-JP"/>
        </w:rPr>
        <w:t xml:space="preserve">The dfdl:lengthKind ‘endOfParent’ means that the element is terminated by the end of the data stream or the end of an enclosing complex element, sequence or choice. The enclosing component must have an identifiable end point, such as a known length, a delimiter, or end of data stream. The enclosing component does not have to be the immediate parent of the element, but there must be no other elements defined between the element specifying 'endOfParent' and the end of the enclosing component. </w:t>
      </w:r>
    </w:p>
    <w:p w14:paraId="3A092154" w14:textId="69A17B56" w:rsidR="00B21E31" w:rsidRPr="00B21E31" w:rsidDel="00916D7B" w:rsidRDefault="00B21E31" w:rsidP="00B21E31">
      <w:pPr>
        <w:autoSpaceDE w:val="0"/>
        <w:autoSpaceDN w:val="0"/>
        <w:adjustRightInd w:val="0"/>
        <w:rPr>
          <w:del w:id="3341" w:author="mbeckerle" w:date="2012-04-22T18:14:00Z"/>
          <w:rFonts w:eastAsia="MS Mincho" w:cs="Arial"/>
          <w:lang w:val="en-GB" w:eastAsia="ja-JP"/>
        </w:rPr>
      </w:pPr>
    </w:p>
    <w:p w14:paraId="0B50796C" w14:textId="77777777" w:rsidR="00B21E31" w:rsidRPr="00B21E31" w:rsidRDefault="00B21E31" w:rsidP="00B21E31">
      <w:pPr>
        <w:autoSpaceDE w:val="0"/>
        <w:autoSpaceDN w:val="0"/>
        <w:adjustRightInd w:val="0"/>
        <w:rPr>
          <w:rFonts w:ascii="Helv" w:eastAsia="MS Mincho" w:hAnsi="Helv" w:cs="Helv"/>
          <w:lang w:val="en-GB" w:eastAsia="ja-JP"/>
        </w:rPr>
      </w:pPr>
      <w:r w:rsidRPr="00B21E31">
        <w:rPr>
          <w:rFonts w:ascii="Helv" w:eastAsia="MS Mincho" w:hAnsi="Helv" w:cs="Helv"/>
          <w:lang w:val="en-GB" w:eastAsia="ja-JP"/>
        </w:rPr>
        <w:t xml:space="preserve">A dfdl:lengthKind of  'endOfParent' can only be used </w:t>
      </w:r>
      <w:del w:id="3342" w:author="Steve Hanson" w:date="2012-02-27T19:15:00Z">
        <w:r w:rsidRPr="00B21E31" w:rsidDel="00B93795">
          <w:rPr>
            <w:rFonts w:ascii="Helv" w:eastAsia="MS Mincho" w:hAnsi="Helv" w:cs="Helv"/>
            <w:lang w:val="en-GB" w:eastAsia="ja-JP"/>
          </w:rPr>
          <w:delText xml:space="preserve"> </w:delText>
        </w:r>
      </w:del>
      <w:r w:rsidRPr="00B21E31">
        <w:rPr>
          <w:rFonts w:ascii="Helv" w:eastAsia="MS Mincho" w:hAnsi="Helv" w:cs="Helv"/>
          <w:lang w:val="en-GB" w:eastAsia="ja-JP"/>
        </w:rPr>
        <w:t xml:space="preserve">on simple </w:t>
      </w:r>
      <w:commentRangeStart w:id="3343"/>
      <w:ins w:id="3344" w:author="Steve Hanson" w:date="2012-02-27T19:15:00Z">
        <w:r w:rsidR="00B93795">
          <w:rPr>
            <w:rFonts w:ascii="Helv" w:eastAsia="MS Mincho" w:hAnsi="Helv" w:cs="Helv"/>
            <w:lang w:val="en-GB" w:eastAsia="ja-JP"/>
          </w:rPr>
          <w:t>and complex</w:t>
        </w:r>
        <w:commentRangeEnd w:id="3343"/>
        <w:r w:rsidR="00B93795">
          <w:rPr>
            <w:rStyle w:val="CommentReference"/>
          </w:rPr>
          <w:commentReference w:id="3343"/>
        </w:r>
        <w:r w:rsidR="00B93795">
          <w:rPr>
            <w:rFonts w:ascii="Helv" w:eastAsia="MS Mincho" w:hAnsi="Helv" w:cs="Helv"/>
            <w:lang w:val="en-GB" w:eastAsia="ja-JP"/>
          </w:rPr>
          <w:t xml:space="preserve"> </w:t>
        </w:r>
      </w:ins>
      <w:r w:rsidRPr="00B21E31">
        <w:rPr>
          <w:rFonts w:ascii="Helv" w:eastAsia="MS Mincho" w:hAnsi="Helv" w:cs="Helv"/>
          <w:lang w:val="en-GB" w:eastAsia="ja-JP"/>
        </w:rPr>
        <w:t>elements in the following locations:</w:t>
      </w:r>
    </w:p>
    <w:p w14:paraId="294ED8E9" w14:textId="73058315" w:rsidR="00B21E31" w:rsidRPr="00B21E31" w:rsidDel="00916D7B" w:rsidRDefault="00B21E31" w:rsidP="00B21E31">
      <w:pPr>
        <w:autoSpaceDE w:val="0"/>
        <w:autoSpaceDN w:val="0"/>
        <w:adjustRightInd w:val="0"/>
        <w:rPr>
          <w:del w:id="3345" w:author="mbeckerle" w:date="2012-04-22T18:14:00Z"/>
          <w:rFonts w:ascii="Helv" w:eastAsia="MS Mincho" w:hAnsi="Helv" w:cs="Helv"/>
          <w:lang w:val="en-GB" w:eastAsia="ja-JP"/>
        </w:rPr>
      </w:pPr>
    </w:p>
    <w:p w14:paraId="50E430B8" w14:textId="77777777" w:rsidR="00B21E31" w:rsidRPr="00B21E31" w:rsidRDefault="00B21E31" w:rsidP="00B21E31">
      <w:pPr>
        <w:numPr>
          <w:ilvl w:val="0"/>
          <w:numId w:val="101"/>
        </w:numPr>
        <w:autoSpaceDE w:val="0"/>
        <w:autoSpaceDN w:val="0"/>
        <w:adjustRightInd w:val="0"/>
        <w:ind w:left="360" w:hanging="360"/>
        <w:rPr>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sequence, on the final element in the sequence</w:t>
      </w:r>
    </w:p>
    <w:p w14:paraId="5D2DE705" w14:textId="77777777" w:rsidR="00B21E31" w:rsidRDefault="00B21E31" w:rsidP="00B21E31">
      <w:pPr>
        <w:numPr>
          <w:ilvl w:val="0"/>
          <w:numId w:val="101"/>
        </w:numPr>
        <w:autoSpaceDE w:val="0"/>
        <w:autoSpaceDN w:val="0"/>
        <w:adjustRightInd w:val="0"/>
        <w:ind w:left="360" w:hanging="360"/>
        <w:rPr>
          <w:ins w:id="3346" w:author="Steve Hanson" w:date="2012-08-06T14:10:00Z"/>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choice, on any element that is a branch of the choice</w:t>
      </w:r>
    </w:p>
    <w:p w14:paraId="0E007F26" w14:textId="441A9AA3" w:rsidR="003056C3" w:rsidRPr="00B21E31" w:rsidRDefault="003056C3" w:rsidP="00B21E31">
      <w:pPr>
        <w:numPr>
          <w:ilvl w:val="0"/>
          <w:numId w:val="101"/>
        </w:numPr>
        <w:autoSpaceDE w:val="0"/>
        <w:autoSpaceDN w:val="0"/>
        <w:adjustRightInd w:val="0"/>
        <w:ind w:left="360" w:hanging="360"/>
        <w:rPr>
          <w:rFonts w:ascii="Helv" w:eastAsia="MS Mincho" w:hAnsi="Helv" w:cs="Helv"/>
          <w:lang w:val="en-GB" w:eastAsia="ja-JP"/>
        </w:rPr>
      </w:pPr>
      <w:ins w:id="3347" w:author="Steve Hanson" w:date="2012-08-06T14:10:00Z">
        <w:r>
          <w:rPr>
            <w:rFonts w:ascii="Helv" w:eastAsia="MS Mincho" w:hAnsi="Helv" w:cs="Helv"/>
            <w:lang w:val="en-GB" w:eastAsia="ja-JP"/>
          </w:rPr>
          <w:t xml:space="preserve">A </w:t>
        </w:r>
        <w:r w:rsidRPr="00B21E31">
          <w:rPr>
            <w:rFonts w:ascii="Helv" w:eastAsia="MS Mincho" w:hAnsi="Helv" w:cs="Helv"/>
            <w:lang w:val="en-GB" w:eastAsia="ja-JP"/>
          </w:rPr>
          <w:t>simple type or global element declaration referenced by one of the above.</w:t>
        </w:r>
      </w:ins>
    </w:p>
    <w:p w14:paraId="4504A566" w14:textId="77777777" w:rsidR="00B21E31" w:rsidRPr="00B21E31" w:rsidDel="003056C3" w:rsidRDefault="00B21E31" w:rsidP="009C7B82">
      <w:pPr>
        <w:numPr>
          <w:ilvl w:val="0"/>
          <w:numId w:val="101"/>
        </w:numPr>
        <w:autoSpaceDE w:val="0"/>
        <w:autoSpaceDN w:val="0"/>
        <w:adjustRightInd w:val="0"/>
        <w:ind w:left="360" w:hanging="360"/>
        <w:rPr>
          <w:del w:id="3348" w:author="Steve Hanson" w:date="2012-08-06T14:10:00Z"/>
          <w:rFonts w:ascii="Helv" w:eastAsia="MS Mincho" w:hAnsi="Helv" w:cs="Helv"/>
          <w:lang w:val="en-GB" w:eastAsia="ja-JP"/>
        </w:rPr>
      </w:pPr>
      <w:r>
        <w:rPr>
          <w:rFonts w:ascii="Helv" w:eastAsia="MS Mincho" w:hAnsi="Helv" w:cs="Helv"/>
          <w:lang w:val="en-GB" w:eastAsia="ja-JP"/>
        </w:rPr>
        <w:t xml:space="preserve">A global </w:t>
      </w:r>
      <w:r w:rsidRPr="00B21E31">
        <w:rPr>
          <w:rFonts w:ascii="Helv" w:eastAsia="MS Mincho" w:hAnsi="Helv" w:cs="Helv"/>
          <w:lang w:val="en-GB" w:eastAsia="ja-JP"/>
        </w:rPr>
        <w:t>element declaration that is the document root.</w:t>
      </w:r>
    </w:p>
    <w:p w14:paraId="5E4A1A30" w14:textId="0605E158" w:rsidR="00B21E31" w:rsidRPr="003056C3" w:rsidRDefault="00B21E31" w:rsidP="003056C3">
      <w:pPr>
        <w:numPr>
          <w:ilvl w:val="0"/>
          <w:numId w:val="101"/>
        </w:numPr>
        <w:autoSpaceDE w:val="0"/>
        <w:autoSpaceDN w:val="0"/>
        <w:adjustRightInd w:val="0"/>
        <w:ind w:left="360" w:hanging="360"/>
        <w:rPr>
          <w:rFonts w:ascii="Helv" w:eastAsia="MS Mincho" w:hAnsi="Helv" w:cs="Helv"/>
          <w:lang w:val="en-GB" w:eastAsia="ja-JP"/>
        </w:rPr>
      </w:pPr>
      <w:del w:id="3349" w:author="Steve Hanson" w:date="2012-08-06T14:10:00Z">
        <w:r w:rsidRPr="003056C3" w:rsidDel="003056C3">
          <w:rPr>
            <w:rFonts w:ascii="Helv" w:eastAsia="MS Mincho" w:hAnsi="Helv" w:cs="Helv"/>
            <w:lang w:val="en-GB" w:eastAsia="ja-JP"/>
          </w:rPr>
          <w:delText>A simple type or global element declaration referenced by one of the above.</w:delText>
        </w:r>
      </w:del>
      <w:del w:id="3350" w:author="mbeckerle" w:date="2012-04-22T22:01:00Z">
        <w:r w:rsidRPr="003056C3" w:rsidDel="00557A29">
          <w:rPr>
            <w:rFonts w:ascii="Helv" w:eastAsia="MS Mincho" w:hAnsi="Helv" w:cs="Helv"/>
            <w:lang w:val="en-GB" w:eastAsia="ja-JP"/>
          </w:rPr>
          <w:br/>
        </w:r>
      </w:del>
    </w:p>
    <w:p w14:paraId="5ED021DF" w14:textId="323982E5" w:rsidR="003056C3" w:rsidRDefault="00B21E31" w:rsidP="00B21E31">
      <w:pPr>
        <w:autoSpaceDE w:val="0"/>
        <w:autoSpaceDN w:val="0"/>
        <w:adjustRightInd w:val="0"/>
        <w:rPr>
          <w:ins w:id="3351" w:author="Steve Hanson" w:date="2012-08-06T14:17:00Z"/>
          <w:rFonts w:eastAsia="MS Mincho" w:cs="Arial"/>
          <w:lang w:val="en-GB" w:eastAsia="ja-JP"/>
        </w:rPr>
      </w:pPr>
      <w:r w:rsidRPr="00B21E31">
        <w:rPr>
          <w:rFonts w:eastAsia="MS Mincho" w:cs="Arial"/>
          <w:lang w:val="en-GB" w:eastAsia="ja-JP"/>
        </w:rPr>
        <w:t>It is a schema definition error if</w:t>
      </w:r>
      <w:ins w:id="3352" w:author="Steve Hanson" w:date="2012-08-06T14:18:00Z">
        <w:r w:rsidR="003056C3">
          <w:rPr>
            <w:rFonts w:eastAsia="MS Mincho" w:cs="Arial"/>
            <w:lang w:val="en-GB" w:eastAsia="ja-JP"/>
          </w:rPr>
          <w:t>:</w:t>
        </w:r>
      </w:ins>
      <w:r w:rsidRPr="00B21E31">
        <w:rPr>
          <w:rFonts w:eastAsia="MS Mincho" w:cs="Arial"/>
          <w:lang w:val="en-GB" w:eastAsia="ja-JP"/>
        </w:rPr>
        <w:t xml:space="preserve"> </w:t>
      </w:r>
    </w:p>
    <w:p w14:paraId="5BDB7F00" w14:textId="71B04B84" w:rsidR="00B21E31" w:rsidRPr="00B21E31" w:rsidRDefault="00B21E31" w:rsidP="003056C3">
      <w:pPr>
        <w:numPr>
          <w:ilvl w:val="0"/>
          <w:numId w:val="167"/>
        </w:numPr>
        <w:autoSpaceDE w:val="0"/>
        <w:autoSpaceDN w:val="0"/>
        <w:adjustRightInd w:val="0"/>
        <w:rPr>
          <w:rFonts w:ascii="MS Sans Serif" w:eastAsia="MS Mincho" w:hAnsi="MS Sans Serif" w:cs="MS Sans Serif"/>
          <w:lang w:val="en-GB" w:eastAsia="ja-JP"/>
        </w:rPr>
      </w:pPr>
      <w:r w:rsidRPr="00B21E31">
        <w:rPr>
          <w:rFonts w:eastAsia="MS Mincho" w:cs="Arial"/>
          <w:lang w:val="en-GB" w:eastAsia="ja-JP"/>
        </w:rPr>
        <w:t>the element has a terminator.</w:t>
      </w:r>
      <w:r w:rsidRPr="00B21E31">
        <w:rPr>
          <w:rFonts w:ascii="MS Sans Serif" w:eastAsia="MS Mincho" w:hAnsi="MS Sans Serif" w:cs="MS Sans Serif"/>
          <w:lang w:val="en-GB" w:eastAsia="ja-JP"/>
        </w:rPr>
        <w:t xml:space="preserve"> </w:t>
      </w:r>
    </w:p>
    <w:p w14:paraId="0EA3FB7E" w14:textId="6B93395E" w:rsidR="00B21E31" w:rsidRPr="00B21E31" w:rsidRDefault="00B21E31" w:rsidP="003056C3">
      <w:pPr>
        <w:numPr>
          <w:ilvl w:val="0"/>
          <w:numId w:val="167"/>
        </w:numPr>
        <w:autoSpaceDE w:val="0"/>
        <w:autoSpaceDN w:val="0"/>
        <w:adjustRightInd w:val="0"/>
        <w:rPr>
          <w:rFonts w:eastAsia="MS Mincho" w:cs="Arial"/>
          <w:lang w:val="en-GB" w:eastAsia="ja-JP"/>
        </w:rPr>
      </w:pPr>
      <w:del w:id="3353" w:author="Steve Hanson" w:date="2012-08-06T14:17:00Z">
        <w:r w:rsidRPr="00B21E31" w:rsidDel="003056C3">
          <w:rPr>
            <w:rFonts w:eastAsia="MS Mincho" w:cs="Arial"/>
            <w:lang w:val="en-GB" w:eastAsia="ja-JP"/>
          </w:rPr>
          <w:delText xml:space="preserve">It is a schema definition error if </w:delText>
        </w:r>
      </w:del>
      <w:r w:rsidRPr="00B21E31">
        <w:rPr>
          <w:rFonts w:eastAsia="MS Mincho" w:cs="Arial"/>
          <w:lang w:val="en-GB" w:eastAsia="ja-JP"/>
        </w:rPr>
        <w:t>the element has dfdl:trailingSkip not equal to 0.</w:t>
      </w:r>
    </w:p>
    <w:p w14:paraId="43F3D81B" w14:textId="18BA637E" w:rsidR="00B21E31" w:rsidRPr="00B21E31" w:rsidRDefault="00B21E31" w:rsidP="003056C3">
      <w:pPr>
        <w:numPr>
          <w:ilvl w:val="0"/>
          <w:numId w:val="167"/>
        </w:numPr>
        <w:autoSpaceDE w:val="0"/>
        <w:autoSpaceDN w:val="0"/>
        <w:adjustRightInd w:val="0"/>
        <w:rPr>
          <w:rFonts w:ascii="Helv" w:eastAsia="MS Mincho" w:hAnsi="Helv" w:cs="Helv"/>
          <w:lang w:val="en-GB" w:eastAsia="ja-JP"/>
        </w:rPr>
      </w:pPr>
      <w:del w:id="3354" w:author="Steve Hanson" w:date="2012-08-06T14:17:00Z">
        <w:r w:rsidRPr="00B21E31" w:rsidDel="003056C3">
          <w:rPr>
            <w:rFonts w:ascii="Helv" w:eastAsia="MS Mincho" w:hAnsi="Helv" w:cs="Helv"/>
            <w:lang w:val="en-GB" w:eastAsia="ja-JP"/>
          </w:rPr>
          <w:delText>It is a schema definition error if</w:delText>
        </w:r>
        <w:r w:rsidRPr="00B21E31" w:rsidDel="003056C3">
          <w:rPr>
            <w:rFonts w:eastAsia="MS Mincho" w:cs="Arial"/>
            <w:lang w:val="en-GB" w:eastAsia="ja-JP"/>
          </w:rPr>
          <w:delText xml:space="preserve"> </w:delText>
        </w:r>
      </w:del>
      <w:r w:rsidRPr="00B21E31">
        <w:rPr>
          <w:rFonts w:eastAsia="MS Mincho" w:cs="Arial"/>
          <w:lang w:val="en-GB" w:eastAsia="ja-JP"/>
        </w:rPr>
        <w:t>the element has</w:t>
      </w:r>
      <w:r w:rsidRPr="00B21E31">
        <w:rPr>
          <w:rFonts w:ascii="Helv" w:eastAsia="MS Mincho" w:hAnsi="Helv" w:cs="Helv"/>
          <w:lang w:val="en-GB" w:eastAsia="ja-JP"/>
        </w:rPr>
        <w:t xml:space="preserve"> maxOccurs &gt; 1.</w:t>
      </w:r>
    </w:p>
    <w:p w14:paraId="7CB65AA6" w14:textId="374205EA" w:rsidR="00B21E31" w:rsidRDefault="00B21E31" w:rsidP="003056C3">
      <w:pPr>
        <w:numPr>
          <w:ilvl w:val="0"/>
          <w:numId w:val="167"/>
        </w:numPr>
        <w:autoSpaceDE w:val="0"/>
        <w:autoSpaceDN w:val="0"/>
        <w:adjustRightInd w:val="0"/>
        <w:rPr>
          <w:ins w:id="3355" w:author="Steve Hanson" w:date="2012-08-06T14:18:00Z"/>
          <w:rFonts w:eastAsia="MS Mincho" w:cs="Arial"/>
          <w:lang w:val="en-GB" w:eastAsia="ja-JP"/>
        </w:rPr>
      </w:pPr>
      <w:del w:id="3356" w:author="Steve Hanson" w:date="2012-08-06T14:17:00Z">
        <w:r w:rsidRPr="00B21E31" w:rsidDel="003056C3">
          <w:rPr>
            <w:rFonts w:eastAsia="MS Mincho" w:cs="Arial"/>
            <w:lang w:val="en-GB" w:eastAsia="ja-JP"/>
          </w:rPr>
          <w:delText xml:space="preserve">It is a schema definition error if </w:delText>
        </w:r>
      </w:del>
      <w:r w:rsidRPr="00B21E31">
        <w:rPr>
          <w:rFonts w:eastAsia="MS Mincho" w:cs="Arial"/>
          <w:lang w:val="en-GB" w:eastAsia="ja-JP"/>
        </w:rPr>
        <w:t>any other element is defined between this element and the end of the enclosing component.</w:t>
      </w:r>
    </w:p>
    <w:p w14:paraId="66855CE8" w14:textId="3C7D83D1" w:rsidR="003056C3" w:rsidRPr="003056C3" w:rsidRDefault="003056C3" w:rsidP="003056C3">
      <w:pPr>
        <w:numPr>
          <w:ilvl w:val="0"/>
          <w:numId w:val="167"/>
        </w:numPr>
        <w:autoSpaceDE w:val="0"/>
        <w:autoSpaceDN w:val="0"/>
        <w:adjustRightInd w:val="0"/>
        <w:rPr>
          <w:rFonts w:cs="Arial"/>
          <w:color w:val="000000"/>
        </w:rPr>
      </w:pPr>
      <w:ins w:id="3357" w:author="Steve Hanson" w:date="2012-08-06T14:18:00Z">
        <w:r>
          <w:rPr>
            <w:rFonts w:cs="Arial"/>
            <w:color w:val="000000"/>
          </w:rPr>
          <w:t>p</w:t>
        </w:r>
        <w:r w:rsidRPr="00E9098C">
          <w:rPr>
            <w:rFonts w:cs="Arial"/>
            <w:color w:val="000000"/>
          </w:rPr>
          <w:t xml:space="preserve">arent element lengthKind </w:t>
        </w:r>
        <w:r>
          <w:rPr>
            <w:rFonts w:cs="Arial"/>
            <w:color w:val="000000"/>
          </w:rPr>
          <w:t>is</w:t>
        </w:r>
        <w:r w:rsidRPr="00E9098C">
          <w:rPr>
            <w:rFonts w:cs="Arial"/>
            <w:color w:val="000000"/>
          </w:rPr>
          <w:t xml:space="preserve"> 'implicit' or 'delimited'</w:t>
        </w:r>
        <w:r>
          <w:rPr>
            <w:rFonts w:cs="Arial"/>
            <w:color w:val="000000"/>
          </w:rPr>
          <w:t>.</w:t>
        </w:r>
      </w:ins>
    </w:p>
    <w:p w14:paraId="091360F6" w14:textId="6527B7F8" w:rsidR="003056C3" w:rsidRPr="005F682A" w:rsidRDefault="003056C3" w:rsidP="003056C3">
      <w:pPr>
        <w:autoSpaceDE w:val="0"/>
        <w:autoSpaceDN w:val="0"/>
        <w:adjustRightInd w:val="0"/>
        <w:rPr>
          <w:ins w:id="3358" w:author="Steve Hanson" w:date="2012-08-06T14:19:00Z"/>
          <w:rFonts w:cs="Arial"/>
          <w:color w:val="000000"/>
        </w:rPr>
      </w:pPr>
      <w:commentRangeStart w:id="3359"/>
      <w:ins w:id="3360" w:author="Steve Hanson" w:date="2012-08-06T14:19:00Z">
        <w:r w:rsidRPr="005F682A">
          <w:rPr>
            <w:rFonts w:cs="Arial"/>
            <w:color w:val="000000"/>
          </w:rPr>
          <w:t xml:space="preserve">If </w:t>
        </w:r>
        <w:r>
          <w:rPr>
            <w:rFonts w:cs="Arial"/>
            <w:color w:val="000000"/>
          </w:rPr>
          <w:t xml:space="preserve">the </w:t>
        </w:r>
        <w:r w:rsidRPr="005F682A">
          <w:rPr>
            <w:rFonts w:cs="Arial"/>
            <w:color w:val="000000"/>
          </w:rPr>
          <w:t xml:space="preserve">element is in a sequence </w:t>
        </w:r>
        <w:r>
          <w:rPr>
            <w:rFonts w:cs="Arial"/>
            <w:color w:val="000000"/>
          </w:rPr>
          <w:t>then it is a schema definition error if:</w:t>
        </w:r>
      </w:ins>
    </w:p>
    <w:p w14:paraId="477B8586" w14:textId="3F2CA739" w:rsidR="003056C3" w:rsidRDefault="003056C3" w:rsidP="005D2633">
      <w:pPr>
        <w:numPr>
          <w:ilvl w:val="0"/>
          <w:numId w:val="168"/>
        </w:numPr>
        <w:autoSpaceDE w:val="0"/>
        <w:autoSpaceDN w:val="0"/>
        <w:adjustRightInd w:val="0"/>
        <w:spacing w:before="0" w:after="0"/>
        <w:rPr>
          <w:ins w:id="3361" w:author="Steve Hanson" w:date="2012-08-06T14:19:00Z"/>
          <w:rFonts w:cs="Arial"/>
          <w:color w:val="000000"/>
        </w:rPr>
      </w:pPr>
      <w:ins w:id="3362" w:author="Steve Hanson" w:date="2012-08-06T14:19:00Z">
        <w:r>
          <w:rPr>
            <w:rFonts w:cs="Arial"/>
            <w:color w:val="000000"/>
          </w:rPr>
          <w:t xml:space="preserve">the </w:t>
        </w:r>
        <w:r w:rsidRPr="005F682A">
          <w:rPr>
            <w:rFonts w:cs="Arial"/>
            <w:color w:val="000000"/>
          </w:rPr>
          <w:t xml:space="preserve">sequence </w:t>
        </w:r>
      </w:ins>
      <w:ins w:id="3363" w:author="Steve Hanson" w:date="2012-08-06T14:20:00Z">
        <w:r>
          <w:rPr>
            <w:rFonts w:cs="Arial"/>
            <w:color w:val="000000"/>
          </w:rPr>
          <w:t>is not</w:t>
        </w:r>
      </w:ins>
      <w:ins w:id="3364" w:author="Steve Hanson" w:date="2012-08-06T14:19:00Z">
        <w:r w:rsidRPr="005F682A">
          <w:rPr>
            <w:rFonts w:cs="Arial"/>
            <w:color w:val="000000"/>
          </w:rPr>
          <w:t xml:space="preserve"> the content of a complex type</w:t>
        </w:r>
      </w:ins>
    </w:p>
    <w:p w14:paraId="68BE3C72" w14:textId="5BA6D477" w:rsidR="003056C3" w:rsidRDefault="003056C3" w:rsidP="005D2633">
      <w:pPr>
        <w:numPr>
          <w:ilvl w:val="0"/>
          <w:numId w:val="168"/>
        </w:numPr>
        <w:autoSpaceDE w:val="0"/>
        <w:autoSpaceDN w:val="0"/>
        <w:adjustRightInd w:val="0"/>
        <w:spacing w:before="0" w:after="0"/>
        <w:rPr>
          <w:ins w:id="3365" w:author="Steve Hanson" w:date="2012-08-06T14:19:00Z"/>
          <w:rFonts w:cs="Arial"/>
          <w:color w:val="000000"/>
        </w:rPr>
      </w:pPr>
      <w:ins w:id="3366" w:author="Steve Hanson" w:date="2012-08-06T14:19:00Z">
        <w:r>
          <w:rPr>
            <w:rFonts w:cs="Arial"/>
            <w:color w:val="000000"/>
          </w:rPr>
          <w:t xml:space="preserve">the </w:t>
        </w:r>
        <w:r w:rsidRPr="005F682A">
          <w:rPr>
            <w:rFonts w:cs="Arial"/>
            <w:color w:val="000000"/>
          </w:rPr>
          <w:t xml:space="preserve">separatorPosition of </w:t>
        </w:r>
        <w:r>
          <w:rPr>
            <w:rFonts w:cs="Arial"/>
            <w:color w:val="000000"/>
          </w:rPr>
          <w:t xml:space="preserve">the </w:t>
        </w:r>
        <w:r w:rsidRPr="005F682A">
          <w:rPr>
            <w:rFonts w:cs="Arial"/>
            <w:color w:val="000000"/>
          </w:rPr>
          <w:t xml:space="preserve">sequence </w:t>
        </w:r>
      </w:ins>
      <w:ins w:id="3367" w:author="Steve Hanson" w:date="2012-08-06T14:20:00Z">
        <w:r>
          <w:rPr>
            <w:rFonts w:cs="Arial"/>
            <w:color w:val="000000"/>
          </w:rPr>
          <w:t>is</w:t>
        </w:r>
      </w:ins>
      <w:ins w:id="3368" w:author="Steve Hanson" w:date="2012-08-06T14:19:00Z">
        <w:r w:rsidRPr="005F682A">
          <w:rPr>
            <w:rFonts w:cs="Arial"/>
            <w:color w:val="000000"/>
          </w:rPr>
          <w:t xml:space="preserve"> 'postFix' </w:t>
        </w:r>
      </w:ins>
    </w:p>
    <w:p w14:paraId="6521C84A" w14:textId="7E4A1C19" w:rsidR="003056C3" w:rsidRPr="005F682A" w:rsidRDefault="003056C3" w:rsidP="005D2633">
      <w:pPr>
        <w:numPr>
          <w:ilvl w:val="0"/>
          <w:numId w:val="168"/>
        </w:numPr>
        <w:autoSpaceDE w:val="0"/>
        <w:autoSpaceDN w:val="0"/>
        <w:adjustRightInd w:val="0"/>
        <w:spacing w:before="0" w:after="0"/>
        <w:rPr>
          <w:ins w:id="3369" w:author="Steve Hanson" w:date="2012-08-06T14:19:00Z"/>
          <w:rFonts w:cs="Arial"/>
          <w:color w:val="000000"/>
        </w:rPr>
      </w:pPr>
      <w:ins w:id="3370" w:author="Steve Hanson" w:date="2012-08-06T14:19:00Z">
        <w:r>
          <w:rPr>
            <w:rFonts w:cs="Arial"/>
            <w:color w:val="000000"/>
          </w:rPr>
          <w:t xml:space="preserve">the </w:t>
        </w:r>
        <w:r w:rsidRPr="005F682A">
          <w:rPr>
            <w:rFonts w:cs="Arial"/>
            <w:color w:val="000000"/>
          </w:rPr>
          <w:t xml:space="preserve">sequenceKind of </w:t>
        </w:r>
        <w:r>
          <w:rPr>
            <w:rFonts w:cs="Arial"/>
            <w:color w:val="000000"/>
          </w:rPr>
          <w:t xml:space="preserve">the </w:t>
        </w:r>
        <w:r w:rsidRPr="005F682A">
          <w:rPr>
            <w:rFonts w:cs="Arial"/>
            <w:color w:val="000000"/>
          </w:rPr>
          <w:t xml:space="preserve">sequence </w:t>
        </w:r>
      </w:ins>
      <w:ins w:id="3371" w:author="Steve Hanson" w:date="2012-08-06T14:20:00Z">
        <w:r>
          <w:rPr>
            <w:rFonts w:cs="Arial"/>
            <w:color w:val="000000"/>
          </w:rPr>
          <w:t>is not</w:t>
        </w:r>
      </w:ins>
      <w:ins w:id="3372" w:author="Steve Hanson" w:date="2012-08-06T14:19:00Z">
        <w:r w:rsidRPr="005F682A">
          <w:rPr>
            <w:rFonts w:cs="Arial"/>
            <w:color w:val="000000"/>
          </w:rPr>
          <w:t xml:space="preserve"> 'ordered' </w:t>
        </w:r>
      </w:ins>
    </w:p>
    <w:p w14:paraId="5C0DA7C8" w14:textId="19A42BBA" w:rsidR="003056C3" w:rsidRDefault="003056C3" w:rsidP="005D2633">
      <w:pPr>
        <w:numPr>
          <w:ilvl w:val="0"/>
          <w:numId w:val="168"/>
        </w:numPr>
        <w:autoSpaceDE w:val="0"/>
        <w:autoSpaceDN w:val="0"/>
        <w:adjustRightInd w:val="0"/>
        <w:spacing w:before="0" w:after="0"/>
        <w:rPr>
          <w:ins w:id="3373" w:author="Steve Hanson" w:date="2012-08-06T14:20:00Z"/>
          <w:rFonts w:cs="Arial"/>
          <w:color w:val="000000"/>
        </w:rPr>
      </w:pPr>
      <w:ins w:id="3374" w:author="Steve Hanson" w:date="2012-08-06T14:20:00Z">
        <w:r>
          <w:rPr>
            <w:rFonts w:cs="Arial"/>
            <w:color w:val="000000"/>
          </w:rPr>
          <w:t xml:space="preserve">the sequence has a </w:t>
        </w:r>
      </w:ins>
      <w:ins w:id="3375" w:author="Steve Hanson" w:date="2012-08-06T14:19:00Z">
        <w:r>
          <w:rPr>
            <w:rFonts w:cs="Arial"/>
            <w:color w:val="000000"/>
          </w:rPr>
          <w:t>terminator</w:t>
        </w:r>
      </w:ins>
    </w:p>
    <w:p w14:paraId="7553B7AB" w14:textId="20B27E74" w:rsidR="003056C3" w:rsidRPr="005F682A" w:rsidRDefault="005D2633" w:rsidP="005D2633">
      <w:pPr>
        <w:numPr>
          <w:ilvl w:val="0"/>
          <w:numId w:val="168"/>
        </w:numPr>
        <w:autoSpaceDE w:val="0"/>
        <w:autoSpaceDN w:val="0"/>
        <w:adjustRightInd w:val="0"/>
        <w:spacing w:before="0" w:after="0"/>
        <w:rPr>
          <w:ins w:id="3376" w:author="Steve Hanson" w:date="2012-08-06T14:19:00Z"/>
          <w:rFonts w:cs="Arial"/>
          <w:color w:val="000000"/>
        </w:rPr>
      </w:pPr>
      <w:ins w:id="3377" w:author="Steve Hanson" w:date="2012-08-06T14:21:00Z">
        <w:r>
          <w:rPr>
            <w:rFonts w:cs="Arial"/>
            <w:color w:val="000000"/>
          </w:rPr>
          <w:t>there are floating elements in the sequence</w:t>
        </w:r>
      </w:ins>
    </w:p>
    <w:p w14:paraId="12EA88E3" w14:textId="10F1D6D6" w:rsidR="003056C3" w:rsidRDefault="005D2633" w:rsidP="005D2633">
      <w:pPr>
        <w:numPr>
          <w:ilvl w:val="0"/>
          <w:numId w:val="168"/>
        </w:numPr>
        <w:autoSpaceDE w:val="0"/>
        <w:autoSpaceDN w:val="0"/>
        <w:adjustRightInd w:val="0"/>
        <w:spacing w:before="0" w:after="0"/>
        <w:rPr>
          <w:ins w:id="3378" w:author="Steve Hanson" w:date="2012-08-06T14:19:00Z"/>
          <w:rFonts w:cs="Arial"/>
          <w:color w:val="000000"/>
        </w:rPr>
      </w:pPr>
      <w:ins w:id="3379" w:author="Steve Hanson" w:date="2012-08-06T14:21:00Z">
        <w:r>
          <w:rPr>
            <w:rFonts w:cs="Arial"/>
            <w:color w:val="000000"/>
          </w:rPr>
          <w:t>the sequence has a n</w:t>
        </w:r>
      </w:ins>
      <w:ins w:id="3380" w:author="Steve Hanson" w:date="2012-08-06T14:19:00Z">
        <w:r w:rsidR="003056C3" w:rsidRPr="005F682A">
          <w:rPr>
            <w:rFonts w:cs="Arial"/>
            <w:color w:val="000000"/>
          </w:rPr>
          <w:t>o</w:t>
        </w:r>
      </w:ins>
      <w:ins w:id="3381" w:author="Steve Hanson" w:date="2012-08-06T14:21:00Z">
        <w:r>
          <w:rPr>
            <w:rFonts w:cs="Arial"/>
            <w:color w:val="000000"/>
          </w:rPr>
          <w:t>n-zero</w:t>
        </w:r>
      </w:ins>
      <w:ins w:id="3382" w:author="Steve Hanson" w:date="2012-08-06T14:19:00Z">
        <w:r w:rsidR="003056C3" w:rsidRPr="005F682A">
          <w:rPr>
            <w:rFonts w:cs="Arial"/>
            <w:color w:val="000000"/>
          </w:rPr>
          <w:t xml:space="preserve"> trailingSkip</w:t>
        </w:r>
      </w:ins>
    </w:p>
    <w:p w14:paraId="21B1E925" w14:textId="19D22859" w:rsidR="005D2633" w:rsidRPr="005F682A" w:rsidRDefault="005D2633" w:rsidP="005D2633">
      <w:pPr>
        <w:autoSpaceDE w:val="0"/>
        <w:autoSpaceDN w:val="0"/>
        <w:adjustRightInd w:val="0"/>
        <w:rPr>
          <w:ins w:id="3383" w:author="Steve Hanson" w:date="2012-08-06T14:22:00Z"/>
          <w:rFonts w:cs="Arial"/>
          <w:color w:val="000000"/>
        </w:rPr>
      </w:pPr>
      <w:ins w:id="3384" w:author="Steve Hanson" w:date="2012-08-06T14:22:00Z">
        <w:r w:rsidRPr="005F682A">
          <w:rPr>
            <w:rFonts w:cs="Arial"/>
            <w:color w:val="000000"/>
          </w:rPr>
          <w:t xml:space="preserve">If </w:t>
        </w:r>
        <w:r>
          <w:rPr>
            <w:rFonts w:cs="Arial"/>
            <w:color w:val="000000"/>
          </w:rPr>
          <w:t xml:space="preserve">the </w:t>
        </w:r>
        <w:r w:rsidRPr="005F682A">
          <w:rPr>
            <w:rFonts w:cs="Arial"/>
            <w:color w:val="000000"/>
          </w:rPr>
          <w:t xml:space="preserve">element is in a </w:t>
        </w:r>
        <w:r>
          <w:rPr>
            <w:rFonts w:cs="Arial"/>
            <w:color w:val="000000"/>
          </w:rPr>
          <w:t>choice</w:t>
        </w:r>
        <w:r w:rsidRPr="005F682A">
          <w:rPr>
            <w:rFonts w:cs="Arial"/>
            <w:color w:val="000000"/>
          </w:rPr>
          <w:t xml:space="preserve"> </w:t>
        </w:r>
      </w:ins>
      <w:ins w:id="3385" w:author="Steve Hanson" w:date="2012-08-06T14:23:00Z">
        <w:r>
          <w:rPr>
            <w:rFonts w:cs="Arial"/>
            <w:color w:val="000000"/>
          </w:rPr>
          <w:t xml:space="preserve">where choiceLengthKind is ‘implicit’ </w:t>
        </w:r>
      </w:ins>
      <w:ins w:id="3386" w:author="Steve Hanson" w:date="2012-08-06T14:22:00Z">
        <w:r>
          <w:rPr>
            <w:rFonts w:cs="Arial"/>
            <w:color w:val="000000"/>
          </w:rPr>
          <w:t>then it is a schema definition error if:</w:t>
        </w:r>
      </w:ins>
    </w:p>
    <w:p w14:paraId="4149FA05" w14:textId="5E5AB7D0" w:rsidR="005D2633" w:rsidRDefault="005D2633" w:rsidP="005D2633">
      <w:pPr>
        <w:numPr>
          <w:ilvl w:val="0"/>
          <w:numId w:val="169"/>
        </w:numPr>
        <w:autoSpaceDE w:val="0"/>
        <w:autoSpaceDN w:val="0"/>
        <w:adjustRightInd w:val="0"/>
        <w:spacing w:before="0" w:after="0"/>
        <w:rPr>
          <w:ins w:id="3387" w:author="Steve Hanson" w:date="2012-08-06T14:22:00Z"/>
          <w:rFonts w:cs="Arial"/>
          <w:color w:val="000000"/>
        </w:rPr>
      </w:pPr>
      <w:ins w:id="3388" w:author="Steve Hanson" w:date="2012-08-06T14:22:00Z">
        <w:r>
          <w:rPr>
            <w:rFonts w:cs="Arial"/>
            <w:color w:val="000000"/>
          </w:rPr>
          <w:t>the choice</w:t>
        </w:r>
        <w:r w:rsidRPr="005F682A">
          <w:rPr>
            <w:rFonts w:cs="Arial"/>
            <w:color w:val="000000"/>
          </w:rPr>
          <w:t xml:space="preserve"> </w:t>
        </w:r>
        <w:r>
          <w:rPr>
            <w:rFonts w:cs="Arial"/>
            <w:color w:val="000000"/>
          </w:rPr>
          <w:t>is not</w:t>
        </w:r>
        <w:r w:rsidRPr="005F682A">
          <w:rPr>
            <w:rFonts w:cs="Arial"/>
            <w:color w:val="000000"/>
          </w:rPr>
          <w:t xml:space="preserve"> the content of a complex type</w:t>
        </w:r>
      </w:ins>
    </w:p>
    <w:p w14:paraId="024FB303" w14:textId="0177CA97" w:rsidR="005D2633" w:rsidRDefault="005D2633" w:rsidP="005D2633">
      <w:pPr>
        <w:numPr>
          <w:ilvl w:val="0"/>
          <w:numId w:val="169"/>
        </w:numPr>
        <w:autoSpaceDE w:val="0"/>
        <w:autoSpaceDN w:val="0"/>
        <w:adjustRightInd w:val="0"/>
        <w:spacing w:before="0" w:after="0"/>
        <w:rPr>
          <w:ins w:id="3389" w:author="Steve Hanson" w:date="2012-08-06T14:22:00Z"/>
          <w:rFonts w:cs="Arial"/>
          <w:color w:val="000000"/>
        </w:rPr>
      </w:pPr>
      <w:ins w:id="3390" w:author="Steve Hanson" w:date="2012-08-06T14:22:00Z">
        <w:r>
          <w:rPr>
            <w:rFonts w:cs="Arial"/>
            <w:color w:val="000000"/>
          </w:rPr>
          <w:t>the choice has a terminator</w:t>
        </w:r>
      </w:ins>
    </w:p>
    <w:p w14:paraId="1739BEC4" w14:textId="19E12AB1" w:rsidR="005D2633" w:rsidRDefault="005D2633" w:rsidP="005D2633">
      <w:pPr>
        <w:numPr>
          <w:ilvl w:val="0"/>
          <w:numId w:val="169"/>
        </w:numPr>
        <w:autoSpaceDE w:val="0"/>
        <w:autoSpaceDN w:val="0"/>
        <w:adjustRightInd w:val="0"/>
        <w:spacing w:before="0" w:after="0"/>
        <w:rPr>
          <w:ins w:id="3391" w:author="Steve Hanson" w:date="2012-08-06T14:22:00Z"/>
          <w:rFonts w:cs="Arial"/>
          <w:color w:val="000000"/>
        </w:rPr>
      </w:pPr>
      <w:ins w:id="3392" w:author="Steve Hanson" w:date="2012-08-06T14:22:00Z">
        <w:r>
          <w:rPr>
            <w:rFonts w:cs="Arial"/>
            <w:color w:val="000000"/>
          </w:rPr>
          <w:t xml:space="preserve">the </w:t>
        </w:r>
      </w:ins>
      <w:ins w:id="3393" w:author="Steve Hanson" w:date="2012-08-06T14:23:00Z">
        <w:r>
          <w:rPr>
            <w:rFonts w:cs="Arial"/>
            <w:color w:val="000000"/>
          </w:rPr>
          <w:t>choice</w:t>
        </w:r>
      </w:ins>
      <w:ins w:id="3394" w:author="Steve Hanson" w:date="2012-08-06T14:22:00Z">
        <w:r>
          <w:rPr>
            <w:rFonts w:cs="Arial"/>
            <w:color w:val="000000"/>
          </w:rPr>
          <w:t xml:space="preserve"> has a n</w:t>
        </w:r>
        <w:r w:rsidRPr="005F682A">
          <w:rPr>
            <w:rFonts w:cs="Arial"/>
            <w:color w:val="000000"/>
          </w:rPr>
          <w:t>o</w:t>
        </w:r>
        <w:r>
          <w:rPr>
            <w:rFonts w:cs="Arial"/>
            <w:color w:val="000000"/>
          </w:rPr>
          <w:t>n-zero</w:t>
        </w:r>
        <w:r w:rsidRPr="005F682A">
          <w:rPr>
            <w:rFonts w:cs="Arial"/>
            <w:color w:val="000000"/>
          </w:rPr>
          <w:t xml:space="preserve"> trailingSkip</w:t>
        </w:r>
      </w:ins>
      <w:commentRangeEnd w:id="3359"/>
      <w:ins w:id="3395" w:author="Steve Hanson" w:date="2012-08-06T14:26:00Z">
        <w:r>
          <w:rPr>
            <w:rStyle w:val="CommentReference"/>
          </w:rPr>
          <w:commentReference w:id="3359"/>
        </w:r>
      </w:ins>
    </w:p>
    <w:p w14:paraId="7AC08025" w14:textId="62332300" w:rsidR="00471EEF" w:rsidDel="005D2633" w:rsidRDefault="00471EEF" w:rsidP="005D2633">
      <w:pPr>
        <w:pStyle w:val="nobreak"/>
        <w:rPr>
          <w:del w:id="3396" w:author="Steve Hanson" w:date="2012-08-06T14:21:00Z"/>
        </w:rPr>
      </w:pPr>
    </w:p>
    <w:p w14:paraId="460116BC" w14:textId="70FDE6DE" w:rsidR="00DE6BAB" w:rsidRPr="005223F4" w:rsidDel="00916D7B" w:rsidRDefault="00DE6BAB" w:rsidP="00DE6BAB">
      <w:pPr>
        <w:pStyle w:val="nobreak"/>
        <w:rPr>
          <w:del w:id="3397" w:author="mbeckerle" w:date="2012-04-22T18:14:00Z"/>
        </w:rPr>
      </w:pPr>
    </w:p>
    <w:p w14:paraId="32D1F78D" w14:textId="77777777" w:rsidR="001F538C" w:rsidRPr="005223F4" w:rsidRDefault="00776E83" w:rsidP="00C65128">
      <w:pPr>
        <w:pStyle w:val="nobreak"/>
      </w:pPr>
      <w:r w:rsidRPr="005223F4">
        <w:t xml:space="preserve">The </w:t>
      </w:r>
      <w:r w:rsidR="00930011" w:rsidRPr="005223F4">
        <w:t>dfdl</w:t>
      </w:r>
      <w:r w:rsidR="001F538C" w:rsidRPr="005223F4">
        <w:t xml:space="preserve">:lengthKind 'endOfParent' is used when the length of </w:t>
      </w:r>
      <w:r w:rsidR="00C65128">
        <w:t>an</w:t>
      </w:r>
      <w:r w:rsidR="001F538C" w:rsidRPr="005223F4">
        <w:t xml:space="preserve"> element is defined by </w:t>
      </w:r>
      <w:r w:rsidR="002C11A2" w:rsidRPr="005223F4">
        <w:t xml:space="preserve">an enclosing element </w:t>
      </w:r>
      <w:r w:rsidR="00AC6013" w:rsidRPr="005223F4">
        <w:t>. For example</w:t>
      </w:r>
      <w:r w:rsidR="009A052F" w:rsidRPr="005223F4">
        <w:t>,</w:t>
      </w:r>
      <w:r w:rsidR="00AC6013" w:rsidRPr="005223F4">
        <w:t xml:space="preserve"> the </w:t>
      </w:r>
      <w:r w:rsidR="00A01B25" w:rsidRPr="005223F4">
        <w:t>parent is a fixed length</w:t>
      </w:r>
      <w:r w:rsidR="002C11A2" w:rsidRPr="005223F4">
        <w:t xml:space="preserve"> element</w:t>
      </w:r>
      <w:r w:rsidR="00A01B25" w:rsidRPr="005223F4">
        <w:t xml:space="preserve"> then an element with dfdl:lengthKind 'endOfParent' will </w:t>
      </w:r>
      <w:r w:rsidR="00C02CFA" w:rsidRPr="005223F4">
        <w:t>consume</w:t>
      </w:r>
      <w:r w:rsidR="00A01B25" w:rsidRPr="005223F4">
        <w:t xml:space="preserve"> all the remaining data up to the length of the parent. </w:t>
      </w:r>
      <w:r w:rsidR="00B21E31">
        <w:t xml:space="preserve">A </w:t>
      </w:r>
      <w:r w:rsidR="00930011" w:rsidRPr="005223F4">
        <w:t>dfdl</w:t>
      </w:r>
      <w:r w:rsidR="00A01B25" w:rsidRPr="005223F4">
        <w:t>:lengthKind</w:t>
      </w:r>
      <w:r w:rsidR="00B870AF" w:rsidRPr="005223F4">
        <w:t xml:space="preserve"> 'endOfParent'</w:t>
      </w:r>
      <w:r w:rsidR="00A01B25" w:rsidRPr="005223F4">
        <w:t xml:space="preserve"> can also be used to allow the last element to consume the data up to the end of the data stream.</w:t>
      </w:r>
    </w:p>
    <w:p w14:paraId="3C129A1D" w14:textId="77777777" w:rsidR="00A01B25" w:rsidRPr="005223F4" w:rsidRDefault="00A01B25" w:rsidP="00D9443C">
      <w:r w:rsidRPr="005223F4">
        <w:t xml:space="preserve">This is </w:t>
      </w:r>
      <w:r w:rsidR="00C02CFA" w:rsidRPr="005223F4">
        <w:t>distinct</w:t>
      </w:r>
      <w:r w:rsidRPr="005223F4">
        <w:t xml:space="preserve"> from </w:t>
      </w:r>
      <w:r w:rsidR="0069704B" w:rsidRPr="005223F4">
        <w:t xml:space="preserve">situation where the lengths of the elements of a sequence are known but are not sufficient to fill the fixed length parent. In that case the remaining </w:t>
      </w:r>
      <w:r w:rsidR="00F649F5" w:rsidRPr="005223F4">
        <w:t>data are</w:t>
      </w:r>
      <w:r w:rsidR="0069704B" w:rsidRPr="005223F4">
        <w:t xml:space="preserve"> ignored on parsing and filled with </w:t>
      </w:r>
      <w:r w:rsidR="00C02CFA" w:rsidRPr="005223F4">
        <w:t>dfdl:fillByte</w:t>
      </w:r>
      <w:r w:rsidR="0069704B" w:rsidRPr="005223F4">
        <w:t xml:space="preserve"> on unparsing.</w:t>
      </w:r>
    </w:p>
    <w:p w14:paraId="30AF25B9" w14:textId="6A9ED01E" w:rsidR="0062558C" w:rsidDel="003056C3" w:rsidRDefault="00837812" w:rsidP="00837812">
      <w:pPr>
        <w:autoSpaceDE w:val="0"/>
        <w:autoSpaceDN w:val="0"/>
        <w:adjustRightInd w:val="0"/>
        <w:rPr>
          <w:del w:id="3398" w:author="Steve Hanson" w:date="2012-08-06T14:18:00Z"/>
        </w:rPr>
      </w:pPr>
      <w:bookmarkStart w:id="3399" w:name="_Toc322911640"/>
      <w:bookmarkStart w:id="3400" w:name="_Toc322912179"/>
      <w:bookmarkEnd w:id="3399"/>
      <w:bookmarkEnd w:id="3400"/>
      <w:commentRangeStart w:id="3401"/>
      <w:ins w:id="3402" w:author="mbeckerle" w:date="2012-07-03T09:53:00Z">
        <w:del w:id="3403" w:author="Steve Hanson" w:date="2012-08-06T14:18:00Z">
          <w:r w:rsidDel="003056C3">
            <w:delText>Additional constraints include:</w:delText>
          </w:r>
        </w:del>
      </w:ins>
    </w:p>
    <w:p w14:paraId="02E20466" w14:textId="2656AF07" w:rsidR="00837812" w:rsidDel="003056C3" w:rsidRDefault="00837812" w:rsidP="00837812">
      <w:pPr>
        <w:autoSpaceDE w:val="0"/>
        <w:autoSpaceDN w:val="0"/>
        <w:adjustRightInd w:val="0"/>
        <w:rPr>
          <w:ins w:id="3404" w:author="mbeckerle" w:date="2012-07-03T09:54:00Z"/>
          <w:del w:id="3405" w:author="Steve Hanson" w:date="2012-08-06T14:18:00Z"/>
          <w:rFonts w:cs="Arial"/>
          <w:color w:val="000000"/>
        </w:rPr>
      </w:pPr>
      <w:ins w:id="3406" w:author="mbeckerle" w:date="2012-07-03T09:54:00Z">
        <w:del w:id="3407" w:author="Steve Hanson" w:date="2012-08-06T14:18:00Z">
          <w:r w:rsidDel="003056C3">
            <w:rPr>
              <w:rFonts w:cs="Arial"/>
              <w:color w:val="000000"/>
            </w:rPr>
            <w:delText>The p</w:delText>
          </w:r>
          <w:r w:rsidRPr="00E9098C" w:rsidDel="003056C3">
            <w:rPr>
              <w:rFonts w:cs="Arial"/>
              <w:color w:val="000000"/>
            </w:rPr>
            <w:delText>arent element lengthKind must not be 'implicit' or 'delimited'</w:delText>
          </w:r>
          <w:r w:rsidDel="003056C3">
            <w:rPr>
              <w:rFonts w:cs="Arial"/>
              <w:color w:val="000000"/>
            </w:rPr>
            <w:delText>.</w:delText>
          </w:r>
        </w:del>
      </w:ins>
    </w:p>
    <w:p w14:paraId="3764EB5C" w14:textId="61C5B6DF" w:rsidR="00837812" w:rsidRPr="005F682A" w:rsidDel="005D2633" w:rsidRDefault="00837812" w:rsidP="00837812">
      <w:pPr>
        <w:autoSpaceDE w:val="0"/>
        <w:autoSpaceDN w:val="0"/>
        <w:adjustRightInd w:val="0"/>
        <w:rPr>
          <w:ins w:id="3408" w:author="mbeckerle" w:date="2012-07-03T09:54:00Z"/>
          <w:del w:id="3409" w:author="Steve Hanson" w:date="2012-08-06T14:26:00Z"/>
          <w:rFonts w:cs="Arial"/>
          <w:color w:val="000000"/>
        </w:rPr>
      </w:pPr>
      <w:ins w:id="3410" w:author="mbeckerle" w:date="2012-07-03T09:54:00Z">
        <w:del w:id="3411" w:author="Steve Hanson" w:date="2012-08-06T14:15:00Z">
          <w:r w:rsidRPr="00E9098C" w:rsidDel="003056C3">
            <w:rPr>
              <w:rFonts w:cs="Arial"/>
              <w:color w:val="000000"/>
            </w:rPr>
            <w:br/>
          </w:r>
        </w:del>
        <w:r>
          <w:rPr>
            <w:rFonts w:cs="Arial"/>
            <w:color w:val="000000"/>
          </w:rPr>
          <w:t xml:space="preserve">When looking for end of parent, the parser is </w:t>
        </w:r>
        <w:r w:rsidRPr="00E9098C">
          <w:rPr>
            <w:rFonts w:cs="Arial"/>
            <w:color w:val="000000"/>
          </w:rPr>
          <w:t xml:space="preserve">not sensitive to any in-scope </w:t>
        </w:r>
        <w:r>
          <w:rPr>
            <w:rFonts w:cs="Arial"/>
            <w:color w:val="000000"/>
          </w:rPr>
          <w:t>terminating delimiters.</w:t>
        </w:r>
      </w:ins>
    </w:p>
    <w:p w14:paraId="35A5EDA8" w14:textId="3B7E7E35" w:rsidR="00837812" w:rsidRPr="005F682A" w:rsidDel="003056C3" w:rsidRDefault="00837812">
      <w:pPr>
        <w:autoSpaceDE w:val="0"/>
        <w:autoSpaceDN w:val="0"/>
        <w:adjustRightInd w:val="0"/>
        <w:rPr>
          <w:ins w:id="3412" w:author="mbeckerle" w:date="2012-07-03T09:54:00Z"/>
          <w:del w:id="3413" w:author="Steve Hanson" w:date="2012-08-06T14:19:00Z"/>
          <w:rFonts w:cs="Arial"/>
          <w:color w:val="000000"/>
        </w:rPr>
      </w:pPr>
      <w:ins w:id="3414" w:author="mbeckerle" w:date="2012-07-03T09:54:00Z">
        <w:del w:id="3415" w:author="Steve Hanson" w:date="2012-08-06T14:19:00Z">
          <w:r w:rsidRPr="005F682A" w:rsidDel="003056C3">
            <w:rPr>
              <w:rFonts w:cs="Arial"/>
              <w:color w:val="000000"/>
            </w:rPr>
            <w:delText xml:space="preserve">If </w:delText>
          </w:r>
          <w:r w:rsidDel="003056C3">
            <w:rPr>
              <w:rFonts w:cs="Arial"/>
              <w:color w:val="000000"/>
            </w:rPr>
            <w:delText xml:space="preserve">the </w:delText>
          </w:r>
          <w:r w:rsidRPr="005F682A" w:rsidDel="003056C3">
            <w:rPr>
              <w:rFonts w:cs="Arial"/>
              <w:color w:val="000000"/>
            </w:rPr>
            <w:delText xml:space="preserve">element is in a sequence </w:delText>
          </w:r>
          <w:r w:rsidDel="003056C3">
            <w:rPr>
              <w:rFonts w:cs="Arial"/>
              <w:color w:val="000000"/>
            </w:rPr>
            <w:delText>then:</w:delText>
          </w:r>
        </w:del>
      </w:ins>
    </w:p>
    <w:p w14:paraId="399B1994" w14:textId="61494982" w:rsidR="00837812" w:rsidDel="003056C3" w:rsidRDefault="00837812">
      <w:pPr>
        <w:autoSpaceDE w:val="0"/>
        <w:autoSpaceDN w:val="0"/>
        <w:adjustRightInd w:val="0"/>
        <w:spacing w:before="0" w:after="0"/>
        <w:rPr>
          <w:ins w:id="3416" w:author="mbeckerle" w:date="2012-07-03T09:54:00Z"/>
          <w:del w:id="3417" w:author="Steve Hanson" w:date="2012-08-06T14:19:00Z"/>
          <w:rFonts w:cs="Arial"/>
          <w:color w:val="000000"/>
        </w:rPr>
        <w:pPrChange w:id="3418" w:author="Steve Hanson" w:date="2012-08-06T14:26:00Z">
          <w:pPr>
            <w:numPr>
              <w:numId w:val="160"/>
            </w:numPr>
            <w:tabs>
              <w:tab w:val="num" w:pos="360"/>
            </w:tabs>
            <w:autoSpaceDE w:val="0"/>
            <w:autoSpaceDN w:val="0"/>
            <w:adjustRightInd w:val="0"/>
            <w:spacing w:before="0" w:after="0"/>
            <w:ind w:left="360" w:hanging="360"/>
          </w:pPr>
        </w:pPrChange>
      </w:pPr>
      <w:ins w:id="3419" w:author="mbeckerle" w:date="2012-07-03T09:54:00Z">
        <w:del w:id="3420" w:author="Steve Hanson" w:date="2012-08-06T14:19:00Z">
          <w:r w:rsidDel="003056C3">
            <w:rPr>
              <w:rFonts w:cs="Arial"/>
              <w:color w:val="000000"/>
            </w:rPr>
            <w:delText xml:space="preserve">the </w:delText>
          </w:r>
          <w:r w:rsidRPr="005F682A" w:rsidDel="003056C3">
            <w:rPr>
              <w:rFonts w:cs="Arial"/>
              <w:color w:val="000000"/>
            </w:rPr>
            <w:delText>sequence must be the content of a complex type</w:delText>
          </w:r>
        </w:del>
      </w:ins>
    </w:p>
    <w:p w14:paraId="0E310A8D" w14:textId="1F7F741C" w:rsidR="00837812" w:rsidDel="003056C3" w:rsidRDefault="00837812">
      <w:pPr>
        <w:autoSpaceDE w:val="0"/>
        <w:autoSpaceDN w:val="0"/>
        <w:adjustRightInd w:val="0"/>
        <w:spacing w:before="0" w:after="0"/>
        <w:rPr>
          <w:ins w:id="3421" w:author="mbeckerle" w:date="2012-07-03T09:54:00Z"/>
          <w:del w:id="3422" w:author="Steve Hanson" w:date="2012-08-06T14:19:00Z"/>
          <w:rFonts w:cs="Arial"/>
          <w:color w:val="000000"/>
        </w:rPr>
        <w:pPrChange w:id="3423" w:author="Steve Hanson" w:date="2012-08-06T14:26:00Z">
          <w:pPr>
            <w:numPr>
              <w:numId w:val="160"/>
            </w:numPr>
            <w:tabs>
              <w:tab w:val="num" w:pos="360"/>
            </w:tabs>
            <w:autoSpaceDE w:val="0"/>
            <w:autoSpaceDN w:val="0"/>
            <w:adjustRightInd w:val="0"/>
            <w:spacing w:before="0" w:after="0"/>
            <w:ind w:left="360" w:hanging="360"/>
          </w:pPr>
        </w:pPrChange>
      </w:pPr>
      <w:ins w:id="3424" w:author="mbeckerle" w:date="2012-07-03T09:54:00Z">
        <w:del w:id="3425" w:author="Steve Hanson" w:date="2012-08-06T14:19:00Z">
          <w:r w:rsidDel="003056C3">
            <w:rPr>
              <w:rFonts w:cs="Arial"/>
              <w:color w:val="000000"/>
            </w:rPr>
            <w:delText xml:space="preserve">the </w:delText>
          </w:r>
          <w:r w:rsidRPr="005F682A" w:rsidDel="003056C3">
            <w:rPr>
              <w:rFonts w:cs="Arial"/>
              <w:color w:val="000000"/>
            </w:rPr>
            <w:delText xml:space="preserve">separatorPosition of </w:delText>
          </w:r>
          <w:r w:rsidDel="003056C3">
            <w:rPr>
              <w:rFonts w:cs="Arial"/>
              <w:color w:val="000000"/>
            </w:rPr>
            <w:delText xml:space="preserve">the </w:delText>
          </w:r>
          <w:r w:rsidRPr="005F682A" w:rsidDel="003056C3">
            <w:rPr>
              <w:rFonts w:cs="Arial"/>
              <w:color w:val="000000"/>
            </w:rPr>
            <w:delText xml:space="preserve">sequence must not be 'postFix' </w:delText>
          </w:r>
        </w:del>
      </w:ins>
    </w:p>
    <w:p w14:paraId="0A6E7727" w14:textId="78FE504D" w:rsidR="00837812" w:rsidRPr="005F682A" w:rsidDel="003056C3" w:rsidRDefault="00837812">
      <w:pPr>
        <w:autoSpaceDE w:val="0"/>
        <w:autoSpaceDN w:val="0"/>
        <w:adjustRightInd w:val="0"/>
        <w:spacing w:before="0" w:after="0"/>
        <w:rPr>
          <w:ins w:id="3426" w:author="mbeckerle" w:date="2012-07-03T09:54:00Z"/>
          <w:del w:id="3427" w:author="Steve Hanson" w:date="2012-08-06T14:19:00Z"/>
          <w:rFonts w:cs="Arial"/>
          <w:color w:val="000000"/>
        </w:rPr>
        <w:pPrChange w:id="3428" w:author="Steve Hanson" w:date="2012-08-06T14:26:00Z">
          <w:pPr>
            <w:numPr>
              <w:numId w:val="160"/>
            </w:numPr>
            <w:tabs>
              <w:tab w:val="num" w:pos="360"/>
            </w:tabs>
            <w:autoSpaceDE w:val="0"/>
            <w:autoSpaceDN w:val="0"/>
            <w:adjustRightInd w:val="0"/>
            <w:spacing w:before="0" w:after="0"/>
            <w:ind w:left="360" w:hanging="360"/>
          </w:pPr>
        </w:pPrChange>
      </w:pPr>
      <w:ins w:id="3429" w:author="mbeckerle" w:date="2012-07-03T09:54:00Z">
        <w:del w:id="3430" w:author="Steve Hanson" w:date="2012-08-06T14:19:00Z">
          <w:r w:rsidDel="003056C3">
            <w:rPr>
              <w:rFonts w:cs="Arial"/>
              <w:color w:val="000000"/>
            </w:rPr>
            <w:delText xml:space="preserve">the </w:delText>
          </w:r>
          <w:r w:rsidRPr="005F682A" w:rsidDel="003056C3">
            <w:rPr>
              <w:rFonts w:cs="Arial"/>
              <w:color w:val="000000"/>
            </w:rPr>
            <w:delText xml:space="preserve">sequenceKind of </w:delText>
          </w:r>
          <w:r w:rsidDel="003056C3">
            <w:rPr>
              <w:rFonts w:cs="Arial"/>
              <w:color w:val="000000"/>
            </w:rPr>
            <w:delText xml:space="preserve">the </w:delText>
          </w:r>
          <w:r w:rsidRPr="005F682A" w:rsidDel="003056C3">
            <w:rPr>
              <w:rFonts w:cs="Arial"/>
              <w:color w:val="000000"/>
            </w:rPr>
            <w:delText xml:space="preserve">sequence must be 'ordered' </w:delText>
          </w:r>
        </w:del>
      </w:ins>
    </w:p>
    <w:p w14:paraId="4ADDC1EC" w14:textId="77736401" w:rsidR="00837812" w:rsidRPr="005F682A" w:rsidDel="003056C3" w:rsidRDefault="00837812">
      <w:pPr>
        <w:autoSpaceDE w:val="0"/>
        <w:autoSpaceDN w:val="0"/>
        <w:adjustRightInd w:val="0"/>
        <w:spacing w:before="0" w:after="0"/>
        <w:rPr>
          <w:ins w:id="3431" w:author="mbeckerle" w:date="2012-07-03T09:54:00Z"/>
          <w:del w:id="3432" w:author="Steve Hanson" w:date="2012-08-06T14:19:00Z"/>
          <w:rFonts w:cs="Arial"/>
          <w:color w:val="000000"/>
        </w:rPr>
        <w:pPrChange w:id="3433" w:author="Steve Hanson" w:date="2012-08-06T14:26:00Z">
          <w:pPr>
            <w:numPr>
              <w:numId w:val="160"/>
            </w:numPr>
            <w:tabs>
              <w:tab w:val="num" w:pos="360"/>
            </w:tabs>
            <w:autoSpaceDE w:val="0"/>
            <w:autoSpaceDN w:val="0"/>
            <w:adjustRightInd w:val="0"/>
            <w:spacing w:before="0" w:after="0"/>
            <w:ind w:left="360" w:hanging="360"/>
          </w:pPr>
        </w:pPrChange>
      </w:pPr>
      <w:ins w:id="3434" w:author="mbeckerle" w:date="2012-07-03T09:54:00Z">
        <w:del w:id="3435" w:author="Steve Hanson" w:date="2012-08-06T14:19:00Z">
          <w:r w:rsidRPr="005F682A" w:rsidDel="003056C3">
            <w:rPr>
              <w:rFonts w:cs="Arial"/>
              <w:color w:val="000000"/>
            </w:rPr>
            <w:delText xml:space="preserve">no terminator on </w:delText>
          </w:r>
          <w:r w:rsidDel="003056C3">
            <w:rPr>
              <w:rFonts w:cs="Arial"/>
              <w:color w:val="000000"/>
            </w:rPr>
            <w:delText xml:space="preserve">the </w:delText>
          </w:r>
          <w:r w:rsidRPr="005F682A" w:rsidDel="003056C3">
            <w:rPr>
              <w:rFonts w:cs="Arial"/>
              <w:color w:val="000000"/>
            </w:rPr>
            <w:delText>sequence</w:delText>
          </w:r>
        </w:del>
      </w:ins>
    </w:p>
    <w:p w14:paraId="386561C3" w14:textId="669C3038" w:rsidR="00837812" w:rsidDel="003056C3" w:rsidRDefault="00837812">
      <w:pPr>
        <w:autoSpaceDE w:val="0"/>
        <w:autoSpaceDN w:val="0"/>
        <w:adjustRightInd w:val="0"/>
        <w:spacing w:before="0" w:after="0"/>
        <w:rPr>
          <w:ins w:id="3436" w:author="mbeckerle" w:date="2012-07-03T09:54:00Z"/>
          <w:del w:id="3437" w:author="Steve Hanson" w:date="2012-08-06T14:19:00Z"/>
          <w:rFonts w:cs="Arial"/>
          <w:color w:val="000000"/>
        </w:rPr>
        <w:pPrChange w:id="3438" w:author="Steve Hanson" w:date="2012-08-06T14:26:00Z">
          <w:pPr>
            <w:numPr>
              <w:numId w:val="160"/>
            </w:numPr>
            <w:tabs>
              <w:tab w:val="num" w:pos="360"/>
            </w:tabs>
            <w:autoSpaceDE w:val="0"/>
            <w:autoSpaceDN w:val="0"/>
            <w:adjustRightInd w:val="0"/>
            <w:spacing w:before="0" w:after="0"/>
            <w:ind w:left="360" w:hanging="360"/>
          </w:pPr>
        </w:pPrChange>
      </w:pPr>
      <w:ins w:id="3439" w:author="mbeckerle" w:date="2012-07-03T09:54:00Z">
        <w:del w:id="3440" w:author="Steve Hanson" w:date="2012-08-06T14:19:00Z">
          <w:r w:rsidRPr="005F682A" w:rsidDel="003056C3">
            <w:rPr>
              <w:rFonts w:cs="Arial"/>
              <w:color w:val="000000"/>
            </w:rPr>
            <w:delText xml:space="preserve">no trailingSkip on </w:delText>
          </w:r>
          <w:r w:rsidDel="003056C3">
            <w:rPr>
              <w:rFonts w:cs="Arial"/>
              <w:color w:val="000000"/>
            </w:rPr>
            <w:delText xml:space="preserve">the </w:delText>
          </w:r>
          <w:r w:rsidRPr="005F682A" w:rsidDel="003056C3">
            <w:rPr>
              <w:rFonts w:cs="Arial"/>
              <w:color w:val="000000"/>
            </w:rPr>
            <w:delText>sequence</w:delText>
          </w:r>
        </w:del>
      </w:ins>
    </w:p>
    <w:p w14:paraId="24644651" w14:textId="10F2C3FD" w:rsidR="00837812" w:rsidRDefault="00837812" w:rsidP="005D2633">
      <w:pPr>
        <w:autoSpaceDE w:val="0"/>
        <w:autoSpaceDN w:val="0"/>
        <w:adjustRightInd w:val="0"/>
        <w:rPr>
          <w:ins w:id="3441" w:author="mbeckerle" w:date="2012-07-03T09:54:00Z"/>
          <w:rFonts w:cs="Arial"/>
          <w:color w:val="000000"/>
        </w:rPr>
      </w:pPr>
      <w:ins w:id="3442" w:author="mbeckerle" w:date="2012-07-03T09:54:00Z">
        <w:del w:id="3443" w:author="Steve Hanson" w:date="2012-08-06T14:19:00Z">
          <w:r w:rsidRPr="005F682A" w:rsidDel="003056C3">
            <w:rPr>
              <w:rFonts w:cs="Arial"/>
              <w:color w:val="000000"/>
            </w:rPr>
            <w:delText xml:space="preserve">no floating elements in the sequence </w:delText>
          </w:r>
        </w:del>
        <w:del w:id="3444" w:author="Steve Hanson" w:date="2012-08-06T14:24:00Z">
          <w:r w:rsidRPr="005F682A" w:rsidDel="005D2633">
            <w:rPr>
              <w:rFonts w:cs="Arial"/>
              <w:color w:val="000000"/>
            </w:rPr>
            <w:br/>
          </w:r>
        </w:del>
      </w:ins>
    </w:p>
    <w:p w14:paraId="35EA480D" w14:textId="17AEE96A" w:rsidR="00837812" w:rsidRPr="005F682A" w:rsidDel="005D2633" w:rsidRDefault="00837812" w:rsidP="00837812">
      <w:pPr>
        <w:autoSpaceDE w:val="0"/>
        <w:autoSpaceDN w:val="0"/>
        <w:adjustRightInd w:val="0"/>
        <w:rPr>
          <w:ins w:id="3445" w:author="mbeckerle" w:date="2012-07-03T09:54:00Z"/>
          <w:del w:id="3446" w:author="Steve Hanson" w:date="2012-08-06T14:24:00Z"/>
          <w:rFonts w:cs="Arial"/>
          <w:color w:val="000000"/>
        </w:rPr>
      </w:pPr>
      <w:ins w:id="3447" w:author="mbeckerle" w:date="2012-07-03T09:54:00Z">
        <w:del w:id="3448" w:author="Steve Hanson" w:date="2012-08-06T14:24:00Z">
          <w:r w:rsidDel="005D2633">
            <w:rPr>
              <w:rFonts w:cs="Arial"/>
              <w:color w:val="000000"/>
            </w:rPr>
            <w:delText>I</w:delText>
          </w:r>
          <w:r w:rsidRPr="005F682A" w:rsidDel="005D2633">
            <w:rPr>
              <w:rFonts w:cs="Arial"/>
              <w:color w:val="000000"/>
            </w:rPr>
            <w:delText xml:space="preserve">f </w:delText>
          </w:r>
          <w:r w:rsidDel="005D2633">
            <w:rPr>
              <w:rFonts w:cs="Arial"/>
              <w:color w:val="000000"/>
            </w:rPr>
            <w:delText xml:space="preserve">the </w:delText>
          </w:r>
          <w:r w:rsidRPr="005F682A" w:rsidDel="005D2633">
            <w:rPr>
              <w:rFonts w:cs="Arial"/>
              <w:color w:val="000000"/>
            </w:rPr>
            <w:delText xml:space="preserve">element is in a choice </w:delText>
          </w:r>
          <w:r w:rsidDel="005D2633">
            <w:rPr>
              <w:rFonts w:cs="Arial"/>
              <w:color w:val="000000"/>
            </w:rPr>
            <w:delText xml:space="preserve">where </w:delText>
          </w:r>
          <w:r w:rsidRPr="005F682A" w:rsidDel="005D2633">
            <w:rPr>
              <w:rFonts w:cs="Arial"/>
              <w:color w:val="000000"/>
            </w:rPr>
            <w:delText xml:space="preserve">choiceLengthKind is 'implicit' </w:delText>
          </w:r>
          <w:r w:rsidDel="005D2633">
            <w:rPr>
              <w:rFonts w:cs="Arial"/>
              <w:color w:val="000000"/>
            </w:rPr>
            <w:delText>then</w:delText>
          </w:r>
        </w:del>
      </w:ins>
    </w:p>
    <w:p w14:paraId="77DADE28" w14:textId="5D4269D2" w:rsidR="00837812" w:rsidDel="005D2633" w:rsidRDefault="00837812" w:rsidP="00837812">
      <w:pPr>
        <w:numPr>
          <w:ilvl w:val="0"/>
          <w:numId w:val="161"/>
        </w:numPr>
        <w:autoSpaceDE w:val="0"/>
        <w:autoSpaceDN w:val="0"/>
        <w:adjustRightInd w:val="0"/>
        <w:spacing w:before="0" w:after="0"/>
        <w:rPr>
          <w:ins w:id="3449" w:author="mbeckerle" w:date="2012-07-03T09:54:00Z"/>
          <w:del w:id="3450" w:author="Steve Hanson" w:date="2012-08-06T14:24:00Z"/>
          <w:rFonts w:cs="Arial"/>
          <w:color w:val="000000"/>
        </w:rPr>
      </w:pPr>
      <w:ins w:id="3451" w:author="mbeckerle" w:date="2012-07-03T09:54:00Z">
        <w:del w:id="3452" w:author="Steve Hanson" w:date="2012-08-06T14:24:00Z">
          <w:r w:rsidDel="005D2633">
            <w:rPr>
              <w:rFonts w:cs="Arial"/>
              <w:color w:val="000000"/>
            </w:rPr>
            <w:delText xml:space="preserve">the </w:delText>
          </w:r>
          <w:r w:rsidRPr="005F682A" w:rsidDel="005D2633">
            <w:rPr>
              <w:rFonts w:cs="Arial"/>
              <w:color w:val="000000"/>
            </w:rPr>
            <w:delText>choice must be the content of a complex type</w:delText>
          </w:r>
        </w:del>
      </w:ins>
    </w:p>
    <w:p w14:paraId="228990A8" w14:textId="6A0C7958" w:rsidR="00837812" w:rsidDel="005D2633" w:rsidRDefault="00837812" w:rsidP="00837812">
      <w:pPr>
        <w:numPr>
          <w:ilvl w:val="0"/>
          <w:numId w:val="161"/>
        </w:numPr>
        <w:autoSpaceDE w:val="0"/>
        <w:autoSpaceDN w:val="0"/>
        <w:adjustRightInd w:val="0"/>
        <w:spacing w:before="0" w:after="0"/>
        <w:rPr>
          <w:ins w:id="3453" w:author="mbeckerle" w:date="2012-07-03T09:54:00Z"/>
          <w:del w:id="3454" w:author="Steve Hanson" w:date="2012-08-06T14:24:00Z"/>
          <w:rFonts w:cs="Arial"/>
          <w:color w:val="000000"/>
        </w:rPr>
      </w:pPr>
      <w:ins w:id="3455" w:author="mbeckerle" w:date="2012-07-03T09:54:00Z">
        <w:del w:id="3456" w:author="Steve Hanson" w:date="2012-08-06T14:24:00Z">
          <w:r w:rsidRPr="005F682A" w:rsidDel="005D2633">
            <w:rPr>
              <w:rFonts w:cs="Arial"/>
              <w:color w:val="000000"/>
            </w:rPr>
            <w:delText xml:space="preserve">no terminator on </w:delText>
          </w:r>
          <w:r w:rsidDel="005D2633">
            <w:rPr>
              <w:rFonts w:cs="Arial"/>
              <w:color w:val="000000"/>
            </w:rPr>
            <w:delText xml:space="preserve">the </w:delText>
          </w:r>
          <w:r w:rsidRPr="005F682A" w:rsidDel="005D2633">
            <w:rPr>
              <w:rFonts w:cs="Arial"/>
              <w:color w:val="000000"/>
            </w:rPr>
            <w:delText>choice</w:delText>
          </w:r>
        </w:del>
      </w:ins>
    </w:p>
    <w:p w14:paraId="127F34B5" w14:textId="218FACCB" w:rsidR="00837812" w:rsidRPr="005F682A" w:rsidDel="005D2633" w:rsidRDefault="00837812" w:rsidP="00837812">
      <w:pPr>
        <w:numPr>
          <w:ilvl w:val="0"/>
          <w:numId w:val="161"/>
        </w:numPr>
        <w:autoSpaceDE w:val="0"/>
        <w:autoSpaceDN w:val="0"/>
        <w:adjustRightInd w:val="0"/>
        <w:spacing w:before="0" w:after="0"/>
        <w:rPr>
          <w:ins w:id="3457" w:author="mbeckerle" w:date="2012-07-03T09:54:00Z"/>
          <w:del w:id="3458" w:author="Steve Hanson" w:date="2012-08-06T14:24:00Z"/>
          <w:rFonts w:cs="Arial"/>
          <w:color w:val="000000"/>
          <w:lang w:eastAsia="en-GB"/>
        </w:rPr>
      </w:pPr>
      <w:ins w:id="3459" w:author="mbeckerle" w:date="2012-07-03T09:54:00Z">
        <w:del w:id="3460" w:author="Steve Hanson" w:date="2012-08-06T14:24:00Z">
          <w:r w:rsidDel="005D2633">
            <w:rPr>
              <w:rFonts w:cs="Arial"/>
              <w:color w:val="000000"/>
            </w:rPr>
            <w:delText>n</w:delText>
          </w:r>
          <w:r w:rsidRPr="005F682A" w:rsidDel="005D2633">
            <w:rPr>
              <w:rFonts w:cs="Arial"/>
              <w:color w:val="000000"/>
            </w:rPr>
            <w:delText xml:space="preserve">o trailingSkip on </w:delText>
          </w:r>
          <w:r w:rsidDel="005D2633">
            <w:rPr>
              <w:rFonts w:cs="Arial"/>
              <w:color w:val="000000"/>
            </w:rPr>
            <w:delText xml:space="preserve">the </w:delText>
          </w:r>
          <w:r w:rsidRPr="005F682A" w:rsidDel="005D2633">
            <w:rPr>
              <w:rFonts w:cs="Arial"/>
              <w:color w:val="000000"/>
            </w:rPr>
            <w:delText>choice</w:delText>
          </w:r>
        </w:del>
      </w:ins>
    </w:p>
    <w:p w14:paraId="3515B5A8" w14:textId="7905707C" w:rsidR="00837812" w:rsidDel="003056C3" w:rsidRDefault="00837812" w:rsidP="00837812">
      <w:pPr>
        <w:autoSpaceDE w:val="0"/>
        <w:autoSpaceDN w:val="0"/>
        <w:adjustRightInd w:val="0"/>
        <w:rPr>
          <w:ins w:id="3461" w:author="mbeckerle" w:date="2012-07-03T09:54:00Z"/>
          <w:del w:id="3462" w:author="Steve Hanson" w:date="2012-08-06T14:16:00Z"/>
          <w:rFonts w:cs="Arial"/>
          <w:color w:val="000000"/>
          <w:lang w:eastAsia="en-GB"/>
        </w:rPr>
      </w:pPr>
    </w:p>
    <w:p w14:paraId="1CE6C6D3" w14:textId="379FF429" w:rsidR="00837812" w:rsidRDefault="00837812" w:rsidP="00837812">
      <w:pPr>
        <w:autoSpaceDE w:val="0"/>
        <w:autoSpaceDN w:val="0"/>
        <w:adjustRightInd w:val="0"/>
        <w:rPr>
          <w:ins w:id="3463" w:author="mbeckerle" w:date="2012-07-03T09:54:00Z"/>
          <w:rFonts w:cs="Arial"/>
          <w:color w:val="000000"/>
        </w:rPr>
      </w:pPr>
      <w:ins w:id="3464" w:author="mbeckerle" w:date="2012-07-03T09:55:00Z">
        <w:r>
          <w:rPr>
            <w:rFonts w:cs="Arial"/>
            <w:color w:val="000000"/>
          </w:rPr>
          <w:t>A</w:t>
        </w:r>
      </w:ins>
      <w:ins w:id="3465" w:author="mbeckerle" w:date="2012-07-03T09:54:00Z">
        <w:r w:rsidRPr="005F682A">
          <w:rPr>
            <w:rFonts w:cs="Arial"/>
            <w:color w:val="000000"/>
          </w:rPr>
          <w:t xml:space="preserve"> complex element can have 'endOfParent'</w:t>
        </w:r>
        <w:r>
          <w:rPr>
            <w:rFonts w:cs="Arial"/>
            <w:color w:val="000000"/>
          </w:rPr>
          <w:t xml:space="preserve">. If so then </w:t>
        </w:r>
        <w:r w:rsidRPr="005F682A">
          <w:rPr>
            <w:rFonts w:cs="Arial"/>
            <w:color w:val="000000"/>
          </w:rPr>
          <w:t>its last child element can be any lengthKind including 'endOfParent'</w:t>
        </w:r>
        <w:r>
          <w:rPr>
            <w:rFonts w:cs="Arial"/>
            <w:color w:val="000000"/>
          </w:rPr>
          <w:t>.</w:t>
        </w:r>
      </w:ins>
    </w:p>
    <w:p w14:paraId="5C66497E" w14:textId="6E9EC539" w:rsidR="00837812" w:rsidRPr="005F682A" w:rsidDel="005D2633" w:rsidRDefault="00837812" w:rsidP="00837812">
      <w:pPr>
        <w:autoSpaceDE w:val="0"/>
        <w:autoSpaceDN w:val="0"/>
        <w:adjustRightInd w:val="0"/>
        <w:rPr>
          <w:ins w:id="3466" w:author="mbeckerle" w:date="2012-07-03T09:54:00Z"/>
          <w:del w:id="3467" w:author="Steve Hanson" w:date="2012-08-06T14:26:00Z"/>
          <w:rFonts w:cs="Arial"/>
          <w:color w:val="000000"/>
        </w:rPr>
      </w:pPr>
      <w:ins w:id="3468" w:author="mbeckerle" w:date="2012-07-03T09:54:00Z">
        <w:r w:rsidRPr="005F682A">
          <w:rPr>
            <w:rFonts w:cs="Arial"/>
            <w:color w:val="000000"/>
          </w:rPr>
          <w:t xml:space="preserve"> </w:t>
        </w:r>
      </w:ins>
    </w:p>
    <w:p w14:paraId="5B1E537E" w14:textId="30A43676" w:rsidR="00837812" w:rsidRPr="005F682A" w:rsidRDefault="00837812" w:rsidP="00837812">
      <w:pPr>
        <w:autoSpaceDE w:val="0"/>
        <w:autoSpaceDN w:val="0"/>
        <w:adjustRightInd w:val="0"/>
        <w:rPr>
          <w:ins w:id="3469" w:author="mbeckerle" w:date="2012-07-03T09:54:00Z"/>
          <w:rFonts w:cs="Arial"/>
          <w:color w:val="000000"/>
        </w:rPr>
      </w:pPr>
      <w:ins w:id="3470" w:author="mbeckerle" w:date="2012-07-03T09:54:00Z">
        <w:del w:id="3471" w:author="Steve Hanson" w:date="2012-08-06T14:26:00Z">
          <w:r w:rsidDel="005D2633">
            <w:rPr>
              <w:rFonts w:cs="Arial"/>
              <w:color w:val="000000"/>
            </w:rPr>
            <w:delText>A</w:delText>
          </w:r>
        </w:del>
      </w:ins>
      <w:ins w:id="3472" w:author="Steve Hanson" w:date="2012-08-06T14:26:00Z">
        <w:r w:rsidR="005D2633">
          <w:rPr>
            <w:rFonts w:cs="Arial"/>
            <w:color w:val="000000"/>
          </w:rPr>
          <w:t>A</w:t>
        </w:r>
      </w:ins>
      <w:ins w:id="3473" w:author="mbeckerle" w:date="2012-07-03T09:54:00Z">
        <w:r>
          <w:rPr>
            <w:rFonts w:cs="Arial"/>
            <w:color w:val="000000"/>
          </w:rPr>
          <w:t>n</w:t>
        </w:r>
        <w:r w:rsidRPr="005F682A">
          <w:rPr>
            <w:rFonts w:cs="Arial"/>
            <w:color w:val="000000"/>
          </w:rPr>
          <w:t xml:space="preserve"> element </w:t>
        </w:r>
        <w:r>
          <w:rPr>
            <w:rFonts w:cs="Arial"/>
            <w:color w:val="000000"/>
          </w:rPr>
          <w:t xml:space="preserve">with ‘endOfParent’ </w:t>
        </w:r>
        <w:r w:rsidRPr="005F682A">
          <w:rPr>
            <w:rFonts w:cs="Arial"/>
            <w:color w:val="000000"/>
          </w:rPr>
          <w:t xml:space="preserve">must be the last thing in its </w:t>
        </w:r>
        <w:r>
          <w:rPr>
            <w:rFonts w:cs="Arial"/>
            <w:color w:val="000000"/>
          </w:rPr>
          <w:t>‘</w:t>
        </w:r>
        <w:r w:rsidRPr="005F682A">
          <w:rPr>
            <w:rFonts w:cs="Arial"/>
            <w:color w:val="000000"/>
          </w:rPr>
          <w:t>bo</w:t>
        </w:r>
        <w:r>
          <w:rPr>
            <w:rFonts w:cs="Arial"/>
            <w:color w:val="000000"/>
          </w:rPr>
          <w:t>x’. A ‘</w:t>
        </w:r>
        <w:r w:rsidRPr="005F682A">
          <w:rPr>
            <w:rFonts w:cs="Arial"/>
            <w:color w:val="000000"/>
          </w:rPr>
          <w:t>box</w:t>
        </w:r>
        <w:r>
          <w:rPr>
            <w:rFonts w:cs="Arial"/>
            <w:color w:val="000000"/>
          </w:rPr>
          <w:t>’</w:t>
        </w:r>
        <w:r w:rsidRPr="005F682A">
          <w:rPr>
            <w:rFonts w:cs="Arial"/>
            <w:color w:val="000000"/>
          </w:rPr>
          <w:t xml:space="preserve"> is defined as a portion of the data stream that has an established length prior to the parsing of its children</w:t>
        </w:r>
        <w:r>
          <w:rPr>
            <w:rFonts w:cs="Arial"/>
            <w:color w:val="000000"/>
          </w:rPr>
          <w:t>. Specifically a box is either:</w:t>
        </w:r>
      </w:ins>
    </w:p>
    <w:p w14:paraId="3575F81E" w14:textId="77777777" w:rsidR="00837812" w:rsidRPr="005F682A" w:rsidRDefault="00837812" w:rsidP="00837812">
      <w:pPr>
        <w:numPr>
          <w:ilvl w:val="0"/>
          <w:numId w:val="162"/>
        </w:numPr>
        <w:autoSpaceDE w:val="0"/>
        <w:autoSpaceDN w:val="0"/>
        <w:adjustRightInd w:val="0"/>
        <w:spacing w:before="0" w:after="0"/>
        <w:rPr>
          <w:rFonts w:cs="Arial"/>
          <w:color w:val="000000"/>
        </w:rPr>
      </w:pPr>
      <w:r>
        <w:rPr>
          <w:rFonts w:cs="Arial"/>
          <w:color w:val="000000"/>
        </w:rPr>
        <w:t xml:space="preserve">A complex </w:t>
      </w:r>
      <w:r w:rsidRPr="005F682A">
        <w:rPr>
          <w:rFonts w:cs="Arial"/>
          <w:color w:val="000000"/>
        </w:rPr>
        <w:t>element with lengthKind 'explicit', 'prefixed'</w:t>
      </w:r>
      <w:r>
        <w:rPr>
          <w:rFonts w:cs="Arial"/>
          <w:color w:val="000000"/>
        </w:rPr>
        <w:t xml:space="preserve"> or</w:t>
      </w:r>
      <w:r w:rsidRPr="005F682A">
        <w:rPr>
          <w:rFonts w:cs="Arial"/>
          <w:color w:val="000000"/>
        </w:rPr>
        <w:t xml:space="preserve"> 'pattern' </w:t>
      </w:r>
      <w:r>
        <w:rPr>
          <w:rFonts w:cs="Arial"/>
          <w:color w:val="000000"/>
        </w:rPr>
        <w:t>AND</w:t>
      </w:r>
      <w:r w:rsidRPr="005F682A">
        <w:rPr>
          <w:rFonts w:cs="Arial"/>
          <w:color w:val="000000"/>
        </w:rPr>
        <w:t xml:space="preserve"> no (sequence right framing or sequence postfix separator or choice right framing)</w:t>
      </w:r>
    </w:p>
    <w:p w14:paraId="09BC6D98" w14:textId="77777777" w:rsidR="00837812" w:rsidRPr="005F682A" w:rsidRDefault="00837812" w:rsidP="00837812">
      <w:pPr>
        <w:numPr>
          <w:ilvl w:val="0"/>
          <w:numId w:val="162"/>
        </w:numPr>
        <w:autoSpaceDE w:val="0"/>
        <w:autoSpaceDN w:val="0"/>
        <w:adjustRightInd w:val="0"/>
        <w:spacing w:before="0" w:after="0"/>
        <w:rPr>
          <w:rFonts w:cs="Arial"/>
          <w:color w:val="000000"/>
          <w:lang w:eastAsia="en-GB"/>
        </w:rPr>
      </w:pPr>
      <w:r>
        <w:rPr>
          <w:rFonts w:cs="Arial"/>
          <w:color w:val="000000"/>
        </w:rPr>
        <w:t xml:space="preserve">A </w:t>
      </w:r>
      <w:r w:rsidRPr="005F682A">
        <w:rPr>
          <w:rFonts w:cs="Arial"/>
          <w:color w:val="000000"/>
        </w:rPr>
        <w:t xml:space="preserve">choice with choiceLengthKind </w:t>
      </w:r>
      <w:commentRangeStart w:id="3474"/>
      <w:r w:rsidRPr="005F682A">
        <w:rPr>
          <w:rFonts w:cs="Arial"/>
          <w:color w:val="000000"/>
        </w:rPr>
        <w:t>'explicit'</w:t>
      </w:r>
      <w:commentRangeEnd w:id="3401"/>
      <w:r>
        <w:rPr>
          <w:rStyle w:val="CommentReference"/>
        </w:rPr>
        <w:commentReference w:id="3401"/>
      </w:r>
      <w:commentRangeEnd w:id="3474"/>
      <w:r w:rsidR="008356D4">
        <w:rPr>
          <w:rStyle w:val="CommentReference"/>
        </w:rPr>
        <w:commentReference w:id="3474"/>
      </w:r>
    </w:p>
    <w:p w14:paraId="677162E4" w14:textId="0718D5D6" w:rsidR="00837812" w:rsidRPr="005223F4" w:rsidRDefault="00837812" w:rsidP="0062558C"/>
    <w:p w14:paraId="0A42C5B8" w14:textId="6E0FBAEC" w:rsidR="0049193B" w:rsidRPr="005223F4" w:rsidRDefault="00837812" w:rsidP="0058763B">
      <w:pPr>
        <w:pStyle w:val="Heading3"/>
      </w:pPr>
      <w:bookmarkStart w:id="3475" w:name="_Toc322911641"/>
      <w:bookmarkStart w:id="3476" w:name="_Toc322912180"/>
      <w:bookmarkEnd w:id="3475"/>
      <w:bookmarkEnd w:id="3476"/>
      <w:del w:id="3477" w:author="mbeckerle" w:date="2012-08-14T09:57:00Z">
        <w:r w:rsidDel="008356D4">
          <w:rPr>
            <w:rFonts w:ascii="Helv" w:hAnsi="Helv" w:cs="Helv"/>
            <w:color w:val="000000"/>
            <w:lang w:eastAsia="en-GB"/>
          </w:rPr>
          <w:delText>.</w:delText>
        </w:r>
      </w:del>
      <w:bookmarkStart w:id="3478" w:name="_Toc322911642"/>
      <w:bookmarkStart w:id="3479" w:name="_Toc322912181"/>
      <w:bookmarkStart w:id="3480" w:name="_Toc329093030"/>
      <w:bookmarkStart w:id="3481" w:name="_Toc332701543"/>
      <w:bookmarkStart w:id="3482" w:name="_Toc322911643"/>
      <w:bookmarkStart w:id="3483" w:name="_Toc322912182"/>
      <w:bookmarkStart w:id="3484" w:name="_Toc329093031"/>
      <w:bookmarkStart w:id="3485" w:name="_Toc332701544"/>
      <w:bookmarkStart w:id="3486" w:name="_Ref251932750"/>
      <w:bookmarkStart w:id="3487" w:name="_Toc332724469"/>
      <w:bookmarkEnd w:id="3478"/>
      <w:bookmarkEnd w:id="3479"/>
      <w:bookmarkEnd w:id="3480"/>
      <w:bookmarkEnd w:id="3481"/>
      <w:bookmarkEnd w:id="3482"/>
      <w:bookmarkEnd w:id="3483"/>
      <w:bookmarkEnd w:id="3484"/>
      <w:bookmarkEnd w:id="3485"/>
      <w:r w:rsidR="0058763B" w:rsidRPr="005223F4">
        <w:t>E</w:t>
      </w:r>
      <w:r w:rsidR="0049193B" w:rsidRPr="005223F4">
        <w:t>lements of Specified Length</w:t>
      </w:r>
      <w:bookmarkEnd w:id="3486"/>
      <w:bookmarkEnd w:id="3487"/>
    </w:p>
    <w:p w14:paraId="3EA7D632" w14:textId="77777777" w:rsidR="00CF6C3D" w:rsidRPr="005223F4" w:rsidRDefault="00CF6C3D" w:rsidP="007B5FED">
      <w:r w:rsidRPr="005223F4">
        <w:t xml:space="preserve">An element has a specified length when </w:t>
      </w:r>
      <w:r w:rsidR="00314EE6" w:rsidRPr="005223F4">
        <w:t>dfdl:lengthKind is 'explicit'</w:t>
      </w:r>
      <w:r w:rsidR="00776E83" w:rsidRPr="005223F4">
        <w:t>, 'implicit'</w:t>
      </w:r>
      <w:ins w:id="3488" w:author="Steve Hanson" w:date="2012-02-23T15:33:00Z">
        <w:r w:rsidR="00B40487">
          <w:t xml:space="preserve"> (simple type only)</w:t>
        </w:r>
      </w:ins>
      <w:r w:rsidR="00776E83" w:rsidRPr="005223F4">
        <w:t xml:space="preserve"> </w:t>
      </w:r>
      <w:r w:rsidR="00314EE6" w:rsidRPr="005223F4">
        <w:t xml:space="preserve"> or 'prefixed'. The units </w:t>
      </w:r>
      <w:r w:rsidR="004936E6" w:rsidRPr="005223F4">
        <w:t xml:space="preserve">that the length represents </w:t>
      </w:r>
      <w:r w:rsidR="00563988" w:rsidRPr="005223F4">
        <w:t xml:space="preserve">are </w:t>
      </w:r>
      <w:r w:rsidR="004936E6" w:rsidRPr="005223F4">
        <w:t>specified by the dfdl:lengthUnits property</w:t>
      </w:r>
      <w:r w:rsidR="00A47110">
        <w:t xml:space="preserve">, </w:t>
      </w:r>
      <w:del w:id="3489" w:author="mbeckerle" w:date="2012-03-24T13:43:00Z">
        <w:r w:rsidR="00A47110" w:rsidDel="002D45CC">
          <w:delText xml:space="preserve">expect </w:delText>
        </w:r>
      </w:del>
      <w:ins w:id="3490" w:author="mbeckerle" w:date="2012-03-24T13:43:00Z">
        <w:r w:rsidR="002D45CC">
          <w:t xml:space="preserve">except </w:t>
        </w:r>
      </w:ins>
      <w:r w:rsidR="00A47110">
        <w:t xml:space="preserve">when dfdl:lengthKind is 'implicit' and the simpleType is not </w:t>
      </w:r>
      <w:r w:rsidR="00A47110" w:rsidRPr="005223F4">
        <w:t xml:space="preserve">xs:string </w:t>
      </w:r>
      <w:r w:rsidR="007B5FED">
        <w:t>or</w:t>
      </w:r>
      <w:r w:rsidR="00A47110" w:rsidRPr="005223F4">
        <w:t xml:space="preserve"> xs:hexBinary</w:t>
      </w:r>
      <w:r w:rsidR="004936E6" w:rsidRPr="005223F4">
        <w:t xml:space="preserve">. </w:t>
      </w:r>
    </w:p>
    <w:p w14:paraId="47D11867" w14:textId="77777777" w:rsidR="004936E6" w:rsidRPr="005223F4" w:rsidRDefault="004936E6" w:rsidP="00806DBB">
      <w:r w:rsidRPr="005223F4">
        <w:t xml:space="preserve">If </w:t>
      </w:r>
      <w:r w:rsidR="00806DBB" w:rsidRPr="005223F4">
        <w:t>dfdl:</w:t>
      </w:r>
      <w:r w:rsidRPr="005223F4">
        <w:t>lengthUnits='bytes' then the value of the length property gives the exact length in bytes.</w:t>
      </w:r>
    </w:p>
    <w:p w14:paraId="3BA1F1E6" w14:textId="77777777" w:rsidR="004936E6" w:rsidRPr="005223F4" w:rsidRDefault="004936E6" w:rsidP="0062558C">
      <w:r w:rsidRPr="005223F4">
        <w:t xml:space="preserve">If </w:t>
      </w:r>
      <w:r w:rsidR="00806DBB" w:rsidRPr="005223F4">
        <w:t>dfdl:</w:t>
      </w:r>
      <w:r w:rsidRPr="005223F4">
        <w:t>lengthUnits='characters' then the length in bytes will depend on the encoding of the characters. If the encoding property specifies a fixed-width encoding then the length in bytes is (character width*length). If the encoding property specifies a variable-width encoding then the length in bytes will depend on the actual characters in the element's value.</w:t>
      </w:r>
      <w:r w:rsidR="00806DBB" w:rsidRPr="005223F4">
        <w:t xml:space="preserve"> </w:t>
      </w:r>
      <w:r w:rsidR="00776E83" w:rsidRPr="005223F4">
        <w:t>The d</w:t>
      </w:r>
      <w:r w:rsidR="00806DBB" w:rsidRPr="005223F4">
        <w:t>fdl:len</w:t>
      </w:r>
      <w:r w:rsidR="0062558C" w:rsidRPr="005223F4">
        <w:t>gth</w:t>
      </w:r>
      <w:r w:rsidR="00806DBB" w:rsidRPr="005223F4">
        <w:t>Units 'characters' may only be use</w:t>
      </w:r>
      <w:r w:rsidR="00BE0A6A" w:rsidRPr="005223F4">
        <w:t>d</w:t>
      </w:r>
      <w:r w:rsidR="00806DBB" w:rsidRPr="005223F4">
        <w:t xml:space="preserve"> when dfdl:representation is 'text'</w:t>
      </w:r>
      <w:ins w:id="3491" w:author="Steve Hanson" w:date="2012-02-23T15:34:00Z">
        <w:r w:rsidR="00B40487">
          <w:t>, it is a schema definition error otherwise.</w:t>
        </w:r>
      </w:ins>
      <w:del w:id="3492" w:author="Steve Hanson" w:date="2012-02-23T15:34:00Z">
        <w:r w:rsidR="00776E83" w:rsidRPr="005223F4" w:rsidDel="00B40487">
          <w:delText>.</w:delText>
        </w:r>
      </w:del>
    </w:p>
    <w:p w14:paraId="4EC9CD29" w14:textId="77777777" w:rsidR="004936E6" w:rsidRPr="005223F4" w:rsidRDefault="004936E6" w:rsidP="00765416">
      <w:r w:rsidRPr="005223F4">
        <w:t xml:space="preserve">If </w:t>
      </w:r>
      <w:r w:rsidR="00806DBB" w:rsidRPr="005223F4">
        <w:t>dfdl:</w:t>
      </w:r>
      <w:r w:rsidRPr="005223F4">
        <w:t>lengthUnits='bits' then the value of the length property gives the exact length in bits.</w:t>
      </w:r>
      <w:r w:rsidR="00806DBB" w:rsidRPr="005223F4">
        <w:t xml:space="preserve"> 'Bits' may only be used for a limited set of schema types. See section: </w:t>
      </w:r>
      <w:r w:rsidR="00765416" w:rsidRPr="005223F4">
        <w:fldChar w:fldCharType="begin"/>
      </w:r>
      <w:r w:rsidR="00765416" w:rsidRPr="005223F4">
        <w:instrText xml:space="preserve"> REF _Ref254775272 \r \h </w:instrText>
      </w:r>
      <w:r w:rsidR="0062558C" w:rsidRPr="005223F4">
        <w:instrText xml:space="preserve"> \* MERGEFORMAT </w:instrText>
      </w:r>
      <w:r w:rsidR="00765416" w:rsidRPr="005223F4">
        <w:fldChar w:fldCharType="separate"/>
      </w:r>
      <w:r w:rsidR="00D04199">
        <w:rPr>
          <w:cs/>
        </w:rPr>
        <w:t>‎</w:t>
      </w:r>
      <w:r w:rsidR="00D04199">
        <w:t>12.3.7.2</w:t>
      </w:r>
      <w:r w:rsidR="00765416" w:rsidRPr="005223F4">
        <w:fldChar w:fldCharType="end"/>
      </w:r>
      <w:r w:rsidR="00765416" w:rsidRPr="005223F4">
        <w:rPr>
          <w:highlight w:val="yellow"/>
        </w:rPr>
        <w:t xml:space="preserve"> </w:t>
      </w:r>
      <w:r w:rsidR="00765416" w:rsidRPr="005223F4">
        <w:rPr>
          <w:highlight w:val="yellow"/>
        </w:rPr>
        <w:fldChar w:fldCharType="begin"/>
      </w:r>
      <w:r w:rsidR="00765416" w:rsidRPr="005223F4">
        <w:rPr>
          <w:highlight w:val="yellow"/>
        </w:rPr>
        <w:instrText xml:space="preserve"> REF _Ref254775279 \h </w:instrText>
      </w:r>
      <w:r w:rsidR="00765416" w:rsidRPr="005223F4">
        <w:rPr>
          <w:highlight w:val="yellow"/>
        </w:rPr>
      </w:r>
      <w:r w:rsidR="00765416" w:rsidRPr="005223F4">
        <w:rPr>
          <w:highlight w:val="yellow"/>
        </w:rPr>
        <w:fldChar w:fldCharType="separate"/>
      </w:r>
      <w:r w:rsidR="00D04199" w:rsidRPr="005223F4">
        <w:t>Length of Bit Fields</w:t>
      </w:r>
      <w:r w:rsidR="00765416" w:rsidRPr="005223F4">
        <w:rPr>
          <w:highlight w:val="yellow"/>
        </w:rPr>
        <w:fldChar w:fldCharType="end"/>
      </w:r>
    </w:p>
    <w:p w14:paraId="2ED0781C" w14:textId="1C86AF04" w:rsidR="0062558C" w:rsidRPr="005223F4" w:rsidDel="00916D7B" w:rsidRDefault="0062558C" w:rsidP="00765416">
      <w:pPr>
        <w:rPr>
          <w:del w:id="3493" w:author="mbeckerle" w:date="2012-04-22T18:14:00Z"/>
        </w:rPr>
      </w:pPr>
    </w:p>
    <w:p w14:paraId="0E9C9853" w14:textId="77777777" w:rsidR="00397EFF" w:rsidRDefault="0062558C" w:rsidP="000A39BD">
      <w:pPr>
        <w:rPr>
          <w:ins w:id="3494" w:author="mbeckerle" w:date="2012-04-22T18:11:00Z"/>
          <w:rFonts w:cs="Arial"/>
          <w:lang w:eastAsia="ja-JP" w:bidi="he-IL"/>
        </w:rPr>
      </w:pPr>
      <w:r w:rsidRPr="005223F4">
        <w:t xml:space="preserve">Using specified length, it is possible for an element to have representation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 For example</w:t>
      </w:r>
      <w:r w:rsidR="00397EFF" w:rsidRPr="005223F4">
        <w:t>, a simple text element may be padded</w:t>
      </w:r>
      <w:r w:rsidR="00CF04BC" w:rsidRPr="005223F4">
        <w:t xml:space="preserve"> in the </w:t>
      </w:r>
      <w:r w:rsidR="00CF04BC" w:rsidRPr="005223F4">
        <w:rPr>
          <w:rFonts w:cs="Arial"/>
          <w:b/>
          <w:bCs/>
          <w:i/>
          <w:iCs/>
          <w:lang w:eastAsia="ja-JP" w:bidi="he-IL"/>
        </w:rPr>
        <w:t xml:space="preserve">RightPadOrFill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F8D5F66" w:rsidR="00D016C5" w:rsidRDefault="00D016C5" w:rsidP="00D016C5">
      <w:pPr>
        <w:autoSpaceDE w:val="0"/>
        <w:rPr>
          <w:ins w:id="3495" w:author="mbeckerle" w:date="2012-07-03T14:22:00Z"/>
          <w:rFonts w:cs="Arial"/>
        </w:rPr>
      </w:pPr>
      <w:commentRangeStart w:id="3496"/>
      <w:ins w:id="3497" w:author="mbeckerle" w:date="2012-03-24T19:10:00Z">
        <w:r>
          <w:t xml:space="preserve">When </w:t>
        </w:r>
      </w:ins>
      <w:ins w:id="3498" w:author="mbeckerle" w:date="2012-04-22T18:12:00Z">
        <w:r w:rsidR="007A4C11">
          <w:t>an element has specified length</w:t>
        </w:r>
      </w:ins>
      <w:ins w:id="3499" w:author="Steve Hanson" w:date="2012-08-06T14:27:00Z">
        <w:r w:rsidR="005D2633">
          <w:t>,</w:t>
        </w:r>
      </w:ins>
      <w:ins w:id="3500" w:author="mbeckerle" w:date="2012-04-22T18:12:00Z">
        <w:r w:rsidR="007A4C11">
          <w:t xml:space="preserve"> </w:t>
        </w:r>
      </w:ins>
      <w:ins w:id="3501" w:author="Steve Hanson" w:date="2012-04-11T15:53:00Z">
        <w:del w:id="3502" w:author="mbeckerle" w:date="2012-04-22T18:12:00Z">
          <w:r w:rsidR="00B90ABC" w:rsidDel="007A4C11">
            <w:rPr>
              <w:rStyle w:val="CommentReference"/>
            </w:rPr>
            <w:commentReference w:id="3503"/>
          </w:r>
        </w:del>
      </w:ins>
      <w:del w:id="3504" w:author="mbeckerle" w:date="2012-04-22T18:12:00Z">
        <w:r w:rsidR="00B90ABC" w:rsidDel="007A4C11">
          <w:rPr>
            <w:rStyle w:val="CommentReference"/>
          </w:rPr>
          <w:commentReference w:id="3505"/>
        </w:r>
      </w:del>
      <w:ins w:id="3506" w:author="mbeckerle" w:date="2012-03-24T19:10:00Z">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3496"/>
        <w:r>
          <w:rPr>
            <w:rStyle w:val="CommentReference"/>
          </w:rPr>
          <w:commentReference w:id="3496"/>
        </w:r>
      </w:ins>
    </w:p>
    <w:p w14:paraId="79DF73EF" w14:textId="77777777" w:rsidR="00F832C2" w:rsidRDefault="00F832C2" w:rsidP="00D016C5">
      <w:pPr>
        <w:autoSpaceDE w:val="0"/>
        <w:rPr>
          <w:ins w:id="3507" w:author="mbeckerle" w:date="2012-07-03T14:22:00Z"/>
          <w:rFonts w:ascii="Helv" w:hAnsi="Helv" w:cs="Helv"/>
          <w:color w:val="0000FF"/>
        </w:rPr>
      </w:pPr>
      <w:commentRangeStart w:id="3508"/>
      <w:ins w:id="3509" w:author="mbeckerle" w:date="2012-07-03T14:22:00Z">
        <w:r>
          <w:rPr>
            <w:rFonts w:ascii="Helv" w:hAnsi="Helv" w:cs="Helv"/>
            <w:color w:val="0000FF"/>
          </w:rPr>
          <w:t xml:space="preserve">When unparsing a specified length element of type xs:hexBinary, and the simple content region is larger than the length of the element in the Infoset, then the remaining bytes are filled using the fillByte property. </w:t>
        </w:r>
      </w:ins>
    </w:p>
    <w:p w14:paraId="1A5C5035" w14:textId="3C5D6CB7" w:rsidR="00F832C2" w:rsidRDefault="00F832C2" w:rsidP="00D016C5">
      <w:pPr>
        <w:autoSpaceDE w:val="0"/>
        <w:rPr>
          <w:ins w:id="3510" w:author="mbeckerle" w:date="2012-03-24T19:10:00Z"/>
          <w:rFonts w:cs="Arial"/>
        </w:rPr>
      </w:pPr>
      <w:ins w:id="3511" w:author="mbeckerle" w:date="2012-07-03T14:22:00Z">
        <w:r>
          <w:rPr>
            <w:rFonts w:ascii="Helv" w:hAnsi="Helv" w:cs="Helv"/>
            <w:color w:val="0000FF"/>
          </w:rPr>
          <w:t xml:space="preserve">The fillByte is </w:t>
        </w:r>
        <w:r w:rsidRPr="005F682A">
          <w:rPr>
            <w:rFonts w:ascii="Helv" w:hAnsi="Helv" w:cs="Helv"/>
            <w:i/>
            <w:color w:val="0000FF"/>
          </w:rPr>
          <w:t>not</w:t>
        </w:r>
        <w:r>
          <w:rPr>
            <w:rFonts w:ascii="Helv" w:hAnsi="Helv" w:cs="Helv"/>
            <w:color w:val="0000FF"/>
          </w:rPr>
          <w:t xml:space="preserve"> used to trim an element of type xs:hexBinary when parsing.</w:t>
        </w:r>
        <w:commentRangeEnd w:id="3508"/>
        <w:r>
          <w:rPr>
            <w:rStyle w:val="CommentReference"/>
          </w:rPr>
          <w:commentReference w:id="3508"/>
        </w:r>
      </w:ins>
    </w:p>
    <w:p w14:paraId="2E3C034A" w14:textId="75F4FCEC" w:rsidR="00D016C5" w:rsidRPr="005223F4" w:rsidDel="00916D7B" w:rsidRDefault="00D016C5" w:rsidP="000A39BD">
      <w:pPr>
        <w:rPr>
          <w:del w:id="3512" w:author="mbeckerle" w:date="2012-04-22T18:14:00Z"/>
        </w:rPr>
      </w:pPr>
    </w:p>
    <w:p w14:paraId="4F56E807" w14:textId="77777777"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r w:rsidR="00C02CFA" w:rsidRPr="005223F4">
        <w:t xml:space="preserve">dfdl:representation </w:t>
      </w:r>
      <w:r w:rsidR="00776E83" w:rsidRPr="005223F4">
        <w:t>'</w:t>
      </w:r>
      <w:r w:rsidR="008154D8" w:rsidRPr="005223F4">
        <w:t>t</w:t>
      </w:r>
      <w:r w:rsidR="00C02CFA" w:rsidRPr="005223F4">
        <w:t>ext</w:t>
      </w:r>
      <w:bookmarkEnd w:id="3332"/>
      <w:bookmarkEnd w:id="3333"/>
      <w:bookmarkEnd w:id="3334"/>
      <w:bookmarkEnd w:id="3335"/>
      <w:bookmarkEnd w:id="3336"/>
      <w:r w:rsidR="00776E83" w:rsidRPr="005223F4">
        <w:t>'</w:t>
      </w:r>
    </w:p>
    <w:p w14:paraId="54102C95" w14:textId="77777777" w:rsidR="001E08F3" w:rsidRPr="005223F4" w:rsidDel="00916D7B" w:rsidRDefault="001E08F3" w:rsidP="001E08F3">
      <w:pPr>
        <w:pStyle w:val="nobreak"/>
        <w:rPr>
          <w:del w:id="3513" w:author="mbeckerle" w:date="2012-04-22T18:14:00Z"/>
        </w:rPr>
      </w:pPr>
      <w:r w:rsidRPr="005223F4">
        <w:rPr>
          <w:i/>
          <w:iCs/>
        </w:rPr>
        <w:t>Textual data</w:t>
      </w:r>
      <w:r w:rsidRPr="005223F4">
        <w:t xml:space="preserve"> is defined to mean either data of type string</w:t>
      </w:r>
      <w:del w:id="3514" w:author="Steve Hanson" w:date="2012-02-23T15:33:00Z">
        <w:r w:rsidRPr="005223F4" w:rsidDel="00B40487">
          <w:delText xml:space="preserve"> (indepe</w:delText>
        </w:r>
      </w:del>
      <w:del w:id="3515" w:author="Steve Hanson" w:date="2012-02-23T15:34:00Z">
        <w:r w:rsidRPr="005223F4" w:rsidDel="00B40487">
          <w:delText>ndent of representation),</w:delText>
        </w:r>
      </w:del>
      <w:r w:rsidRPr="005223F4">
        <w:t xml:space="preserve"> or data where the representation property is 'text'.</w:t>
      </w:r>
    </w:p>
    <w:p w14:paraId="0B8B3A61" w14:textId="77777777" w:rsidR="001E08F3" w:rsidRPr="005223F4" w:rsidRDefault="001E08F3" w:rsidP="005D2633">
      <w:pPr>
        <w:pStyle w:val="nobreak"/>
      </w:pPr>
      <w:del w:id="3516" w:author="mbeckerle" w:date="2012-04-22T18:14:00Z">
        <w:r w:rsidRPr="005223F4" w:rsidDel="00916D7B">
          <w:delText>.</w:delText>
        </w:r>
      </w:del>
    </w:p>
    <w:p w14:paraId="774B6471" w14:textId="77777777" w:rsidR="001E08F3" w:rsidRPr="005223F4" w:rsidRDefault="001E08F3" w:rsidP="00806DBB">
      <w:pPr>
        <w:pStyle w:val="Heading5"/>
      </w:pPr>
      <w:bookmarkStart w:id="3517" w:name="_Toc177399089"/>
      <w:bookmarkStart w:id="3518" w:name="_Toc175057376"/>
      <w:bookmarkStart w:id="3519" w:name="_Toc199516312"/>
      <w:bookmarkStart w:id="3520" w:name="_Toc194983976"/>
      <w:r w:rsidRPr="005223F4">
        <w:t>Character Width</w:t>
      </w:r>
      <w:bookmarkEnd w:id="3517"/>
      <w:bookmarkEnd w:id="3518"/>
      <w:bookmarkEnd w:id="3519"/>
      <w:bookmarkEnd w:id="3520"/>
    </w:p>
    <w:p w14:paraId="22592EA6" w14:textId="77777777" w:rsidR="001E08F3" w:rsidRPr="005223F4" w:rsidRDefault="001E08F3" w:rsidP="004D3BB6">
      <w:pPr>
        <w:pStyle w:val="nobreak"/>
      </w:pPr>
      <w:r w:rsidRPr="005223F4">
        <w:t xml:space="preserve">The </w:t>
      </w:r>
      <w:r w:rsidRPr="005223F4">
        <w:rPr>
          <w:i/>
          <w:iCs/>
        </w:rPr>
        <w:t>width</w:t>
      </w:r>
      <w:r w:rsidRPr="005223F4">
        <w:t xml:space="preserve"> of a character is the length of its representation in bytes</w:t>
      </w:r>
      <w:r w:rsidR="00BF0C05" w:rsidRPr="005223F4">
        <w:t xml:space="preserve"> and depends on the dfdl:encoding </w:t>
      </w:r>
      <w:r w:rsidR="00C02CFA" w:rsidRPr="005223F4">
        <w:t>property</w:t>
      </w:r>
      <w:r w:rsidR="00073B9D" w:rsidRPr="005223F4">
        <w:t>.</w:t>
      </w:r>
    </w:p>
    <w:p w14:paraId="525F69D9" w14:textId="77777777" w:rsidR="001E08F3" w:rsidRPr="005223F4" w:rsidRDefault="001E08F3" w:rsidP="001E08F3">
      <w:r w:rsidRPr="005223F4">
        <w:t>Character encodings are themselves either intrinsically fixed or variable width, but this is modified by additional properties.</w:t>
      </w:r>
    </w:p>
    <w:p w14:paraId="316C97FA" w14:textId="5297ED15" w:rsidR="001E08F3" w:rsidRPr="005223F4" w:rsidDel="00916D7B" w:rsidRDefault="001E08F3" w:rsidP="004D3BB6">
      <w:pPr>
        <w:rPr>
          <w:del w:id="3521" w:author="mbeckerle" w:date="2012-04-22T18:14:00Z"/>
        </w:rPr>
      </w:pPr>
    </w:p>
    <w:tbl>
      <w:tblPr>
        <w:tblW w:w="87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210"/>
        <w:gridCol w:w="1230"/>
        <w:gridCol w:w="187"/>
        <w:gridCol w:w="1523"/>
        <w:gridCol w:w="4230"/>
      </w:tblGrid>
      <w:tr w:rsidR="001E08F3" w:rsidRPr="005223F4" w14:paraId="6DBB0DE6" w14:textId="77777777" w:rsidTr="002860DC">
        <w:trPr>
          <w:cantSplit/>
          <w:trHeight w:val="625"/>
        </w:trPr>
        <w:tc>
          <w:tcPr>
            <w:tcW w:w="1575" w:type="dxa"/>
            <w:gridSpan w:val="2"/>
            <w:shd w:val="clear" w:color="auto" w:fill="F2F2F2" w:themeFill="background1" w:themeFillShade="F2"/>
            <w:vAlign w:val="center"/>
          </w:tcPr>
          <w:p w14:paraId="2E0F2C1C"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fixed, 1 byte (e.g., ASCII)</w:t>
            </w:r>
          </w:p>
        </w:tc>
        <w:tc>
          <w:tcPr>
            <w:tcW w:w="1417" w:type="dxa"/>
            <w:gridSpan w:val="2"/>
            <w:shd w:val="clear" w:color="auto" w:fill="F2F2F2" w:themeFill="background1" w:themeFillShade="F2"/>
            <w:vAlign w:val="center"/>
          </w:tcPr>
          <w:p w14:paraId="171C034B"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 xml:space="preserve">fixed, 2 byte (e.g., </w:t>
            </w:r>
            <w:r w:rsidR="00994545" w:rsidRPr="005D2633">
              <w:rPr>
                <w:rFonts w:eastAsia="MS Mincho" w:cs="Arial"/>
                <w:b/>
                <w:iCs/>
                <w:lang w:eastAsia="ja-JP"/>
              </w:rPr>
              <w:t>UCS-2</w:t>
            </w:r>
            <w:r w:rsidRPr="005D2633">
              <w:rPr>
                <w:rFonts w:eastAsia="MS Mincho" w:cs="Arial"/>
                <w:b/>
                <w:iCs/>
                <w:lang w:eastAsia="ja-JP"/>
              </w:rPr>
              <w:t>)</w:t>
            </w:r>
          </w:p>
        </w:tc>
        <w:tc>
          <w:tcPr>
            <w:tcW w:w="1523" w:type="dxa"/>
            <w:shd w:val="clear" w:color="auto" w:fill="F2F2F2" w:themeFill="background1" w:themeFillShade="F2"/>
            <w:vAlign w:val="center"/>
          </w:tcPr>
          <w:p w14:paraId="28B714E9"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fixed, 4 byte (e.g., UTF-32)</w:t>
            </w:r>
          </w:p>
        </w:tc>
        <w:tc>
          <w:tcPr>
            <w:tcW w:w="4230" w:type="dxa"/>
            <w:shd w:val="clear" w:color="auto" w:fill="F2F2F2" w:themeFill="background1" w:themeFillShade="F2"/>
            <w:vAlign w:val="center"/>
          </w:tcPr>
          <w:p w14:paraId="12A9FF1F" w14:textId="59D43758" w:rsidR="001E08F3" w:rsidRPr="005D2633" w:rsidDel="0045662B" w:rsidRDefault="001E08F3">
            <w:pPr>
              <w:jc w:val="center"/>
              <w:rPr>
                <w:del w:id="3522" w:author="mbeckerle" w:date="2012-04-22T17:58:00Z"/>
                <w:rFonts w:eastAsia="MS Mincho" w:cs="Arial"/>
                <w:b/>
                <w:iCs/>
                <w:lang w:eastAsia="ja-JP"/>
              </w:rPr>
            </w:pPr>
            <w:r w:rsidRPr="005D2633">
              <w:rPr>
                <w:rFonts w:eastAsia="MS Mincho" w:cs="Arial"/>
                <w:b/>
                <w:iCs/>
                <w:lang w:eastAsia="ja-JP"/>
              </w:rPr>
              <w:t>variable (e.g., Shift_JIS, UTF-8</w:t>
            </w:r>
            <w:r w:rsidR="00994545" w:rsidRPr="005D2633">
              <w:rPr>
                <w:rFonts w:eastAsia="MS Mincho" w:cs="Arial"/>
                <w:b/>
                <w:iCs/>
                <w:lang w:eastAsia="ja-JP"/>
              </w:rPr>
              <w:t>, UTF-16</w:t>
            </w:r>
            <w:r w:rsidRPr="005D2633">
              <w:rPr>
                <w:rFonts w:eastAsia="MS Mincho" w:cs="Arial"/>
                <w:b/>
                <w:iCs/>
                <w:lang w:eastAsia="ja-JP"/>
              </w:rPr>
              <w:t>)</w:t>
            </w:r>
          </w:p>
          <w:p w14:paraId="1EACFEE3" w14:textId="77777777" w:rsidR="001E08F3" w:rsidRPr="005D2633" w:rsidRDefault="001E08F3">
            <w:pPr>
              <w:jc w:val="center"/>
              <w:rPr>
                <w:rFonts w:eastAsia="MS Mincho" w:cs="Arial"/>
                <w:b/>
                <w:iCs/>
                <w:lang w:eastAsia="ja-JP"/>
              </w:rPr>
            </w:pPr>
          </w:p>
        </w:tc>
      </w:tr>
      <w:tr w:rsidR="00BF0C05" w:rsidRPr="005223F4" w14:paraId="171030D5" w14:textId="77777777" w:rsidTr="005D2633">
        <w:trPr>
          <w:cantSplit/>
          <w:trHeight w:val="1500"/>
        </w:trPr>
        <w:tc>
          <w:tcPr>
            <w:tcW w:w="1365" w:type="dxa"/>
            <w:shd w:val="clear" w:color="auto" w:fill="auto"/>
            <w:vAlign w:val="center"/>
          </w:tcPr>
          <w:p w14:paraId="3C111CAD" w14:textId="77777777" w:rsidR="00BF0C05" w:rsidRPr="005223F4" w:rsidRDefault="00BF0C05" w:rsidP="00D67874">
            <w:r w:rsidRPr="005223F4">
              <w:t>1</w:t>
            </w:r>
          </w:p>
        </w:tc>
        <w:tc>
          <w:tcPr>
            <w:tcW w:w="1440" w:type="dxa"/>
            <w:gridSpan w:val="2"/>
            <w:shd w:val="clear" w:color="auto" w:fill="auto"/>
            <w:vAlign w:val="center"/>
          </w:tcPr>
          <w:p w14:paraId="7785F6E1" w14:textId="77777777" w:rsidR="00BF0C05" w:rsidRPr="005223F4" w:rsidRDefault="00BF0C05" w:rsidP="00D67874">
            <w:r w:rsidRPr="005223F4">
              <w:t>2</w:t>
            </w:r>
          </w:p>
        </w:tc>
        <w:tc>
          <w:tcPr>
            <w:tcW w:w="1710" w:type="dxa"/>
            <w:gridSpan w:val="2"/>
            <w:shd w:val="clear" w:color="auto" w:fill="auto"/>
            <w:vAlign w:val="center"/>
          </w:tcPr>
          <w:p w14:paraId="695D145D" w14:textId="77777777" w:rsidR="00BF0C05" w:rsidRPr="005223F4" w:rsidRDefault="00BF0C05" w:rsidP="00D67874">
            <w:r w:rsidRPr="005223F4">
              <w:t>4</w:t>
            </w:r>
          </w:p>
        </w:tc>
        <w:tc>
          <w:tcPr>
            <w:tcW w:w="4230" w:type="dxa"/>
            <w:shd w:val="clear" w:color="auto" w:fill="auto"/>
            <w:vAlign w:val="center"/>
          </w:tcPr>
          <w:p w14:paraId="32E33317" w14:textId="77777777" w:rsidR="00BF0C05" w:rsidRPr="005223F4" w:rsidRDefault="00BF0C05" w:rsidP="00D67874">
            <w:r w:rsidRPr="005223F4">
              <w:t>Variable width</w:t>
            </w:r>
            <w:r w:rsidRPr="005223F4" w:rsidDel="00E65640">
              <w:t>.</w:t>
            </w:r>
          </w:p>
          <w:p w14:paraId="512BC422" w14:textId="77777777" w:rsidR="00BF0C05" w:rsidRPr="005223F4" w:rsidRDefault="00BF0C05" w:rsidP="00D67874">
            <w:r w:rsidRPr="005223F4">
              <w:t>Min = 1,</w:t>
            </w:r>
            <w:r w:rsidR="00A33E05" w:rsidRPr="005223F4">
              <w:t xml:space="preserve"> </w:t>
            </w:r>
            <w:r w:rsidRPr="005223F4">
              <w:t>Max = encoding dependent</w:t>
            </w:r>
            <w:del w:id="3523" w:author="mbeckerle" w:date="2012-03-24T13:43:00Z">
              <w:r w:rsidR="00A33E05" w:rsidRPr="005223F4" w:rsidDel="002D45CC">
                <w:delText xml:space="preserve">, </w:delText>
              </w:r>
              <w:r w:rsidRPr="005223F4" w:rsidDel="002D45CC">
                <w:delText>2</w:delText>
              </w:r>
            </w:del>
          </w:p>
        </w:tc>
      </w:tr>
    </w:tbl>
    <w:p w14:paraId="632E251B" w14:textId="77777777" w:rsidR="001E08F3" w:rsidRPr="005223F4" w:rsidRDefault="00BE0A6A" w:rsidP="00BE0A6A">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17</w:t>
      </w:r>
      <w:r w:rsidR="008356D4">
        <w:rPr>
          <w:noProof/>
        </w:rPr>
        <w:fldChar w:fldCharType="end"/>
      </w:r>
      <w:r w:rsidRPr="005223F4">
        <w:t xml:space="preserve"> Character Widths</w:t>
      </w:r>
    </w:p>
    <w:p w14:paraId="7C5272D1" w14:textId="296F2881" w:rsidR="00BE0A6A" w:rsidRPr="005223F4" w:rsidDel="00916D7B" w:rsidRDefault="00BE0A6A" w:rsidP="001E08F3">
      <w:pPr>
        <w:rPr>
          <w:del w:id="3524" w:author="mbeckerle" w:date="2012-04-22T18:14:00Z"/>
        </w:rPr>
      </w:pPr>
    </w:p>
    <w:p w14:paraId="020BBF5B" w14:textId="77777777" w:rsidR="001E08F3" w:rsidRPr="005223F4" w:rsidRDefault="001E08F3" w:rsidP="001E08F3">
      <w:r w:rsidRPr="005223F4">
        <w:t xml:space="preserve">We define the term </w:t>
      </w:r>
      <w:r w:rsidRPr="005223F4">
        <w:rPr>
          <w:i/>
          <w:iCs/>
        </w:rPr>
        <w:t xml:space="preserve">fixed width encoding </w:t>
      </w:r>
      <w:r w:rsidRPr="005223F4">
        <w:t xml:space="preserve">to mean an encoding and associated other representation properties where the value in the bottom row of the above table is a fixed integer. </w:t>
      </w:r>
    </w:p>
    <w:p w14:paraId="17B8AA40" w14:textId="77777777" w:rsidR="001E08F3" w:rsidRPr="005223F4" w:rsidRDefault="001E08F3" w:rsidP="001E08F3">
      <w:r w:rsidRPr="005223F4">
        <w:t xml:space="preserve">The term </w:t>
      </w:r>
      <w:r w:rsidRPr="005223F4">
        <w:rPr>
          <w:i/>
          <w:iCs/>
        </w:rPr>
        <w:t xml:space="preserve">variable width encoding </w:t>
      </w:r>
      <w:r w:rsidRPr="005223F4">
        <w:t>is the opposite. In a variable width encoding, the characters have a minimum and a maximum length. The maximum depends on the encoding, but is typically either 3 (Shift-JIS), or 4 (UTF-8</w:t>
      </w:r>
      <w:r w:rsidR="00BC5013" w:rsidRPr="005223F4">
        <w:t>).</w:t>
      </w:r>
    </w:p>
    <w:p w14:paraId="226828D4" w14:textId="2871A997" w:rsidR="004D3BB6" w:rsidRPr="005223F4" w:rsidDel="00916D7B" w:rsidRDefault="004D3BB6" w:rsidP="001E08F3">
      <w:pPr>
        <w:rPr>
          <w:del w:id="3525" w:author="mbeckerle" w:date="2012-04-22T18:14:00Z"/>
        </w:rPr>
      </w:pPr>
    </w:p>
    <w:p w14:paraId="10F313C0" w14:textId="77777777" w:rsidR="004D3BB6" w:rsidRPr="005223F4" w:rsidRDefault="004D3BB6" w:rsidP="00351163">
      <w:r w:rsidRPr="005223F4">
        <w:t>UTF-16</w:t>
      </w:r>
      <w:r w:rsidR="00351163" w:rsidRPr="005223F4">
        <w:t>,</w:t>
      </w:r>
      <w:r w:rsidRPr="005223F4">
        <w:t xml:space="preserve"> </w:t>
      </w:r>
      <w:r w:rsidR="005B0FE2" w:rsidRPr="005223F4">
        <w:t>UTF16</w:t>
      </w:r>
      <w:r w:rsidR="00351163" w:rsidRPr="005223F4">
        <w:t>LE and UTF16BE are</w:t>
      </w:r>
      <w:r w:rsidRPr="005223F4">
        <w:t xml:space="preserve"> </w:t>
      </w:r>
      <w:del w:id="3526" w:author="mbeckerle" w:date="2012-03-24T13:43:00Z">
        <w:r w:rsidRPr="005223F4" w:rsidDel="002D45CC">
          <w:delText xml:space="preserve">a </w:delText>
        </w:r>
      </w:del>
      <w:r w:rsidRPr="005223F4">
        <w:t>variable width encoding</w:t>
      </w:r>
      <w:r w:rsidR="00351163" w:rsidRPr="005223F4">
        <w:t>s</w:t>
      </w:r>
      <w:r w:rsidRPr="005223F4">
        <w:t xml:space="preserve">, however when </w:t>
      </w:r>
      <w:r w:rsidR="00050432">
        <w:t>dfdl:</w:t>
      </w:r>
      <w:r w:rsidR="006B48F4" w:rsidRPr="005223F4">
        <w:t xml:space="preserve">utf16Width is 'fixed' </w:t>
      </w:r>
      <w:r w:rsidR="00351163" w:rsidRPr="005223F4">
        <w:t>they are</w:t>
      </w:r>
      <w:r w:rsidR="006B48F4" w:rsidRPr="005223F4">
        <w:t xml:space="preserve"> treated </w:t>
      </w:r>
      <w:r w:rsidR="00351163" w:rsidRPr="005223F4">
        <w:t>as</w:t>
      </w:r>
      <w:r w:rsidR="006B48F4" w:rsidRPr="005223F4">
        <w:t xml:space="preserve"> a 2 byte fixed width encoding.</w:t>
      </w:r>
    </w:p>
    <w:p w14:paraId="58497235" w14:textId="77777777" w:rsidR="001E08F3" w:rsidRPr="005223F4" w:rsidRDefault="001E08F3" w:rsidP="00BC6471">
      <w:pPr>
        <w:pStyle w:val="Heading5"/>
      </w:pPr>
      <w:bookmarkStart w:id="3527" w:name="_Toc146530423"/>
      <w:bookmarkStart w:id="3528" w:name="_Toc177399091"/>
      <w:bookmarkStart w:id="3529" w:name="_Toc175057378"/>
      <w:bookmarkStart w:id="3530" w:name="_Toc199516314"/>
      <w:bookmarkStart w:id="3531" w:name="_Toc194983978"/>
      <w:r w:rsidRPr="005223F4">
        <w:t>Text Length in Characters when Specified in Bytes</w:t>
      </w:r>
      <w:bookmarkEnd w:id="3527"/>
      <w:bookmarkEnd w:id="3528"/>
      <w:bookmarkEnd w:id="3529"/>
      <w:bookmarkEnd w:id="3530"/>
      <w:bookmarkEnd w:id="3531"/>
    </w:p>
    <w:p w14:paraId="14AF43B5" w14:textId="2B83DFB2" w:rsidR="002C11A2" w:rsidRPr="005223F4" w:rsidDel="00916D7B" w:rsidRDefault="002C11A2" w:rsidP="002C11A2">
      <w:pPr>
        <w:rPr>
          <w:del w:id="3532" w:author="mbeckerle" w:date="2012-04-22T18:14:00Z"/>
        </w:rPr>
      </w:pPr>
    </w:p>
    <w:p w14:paraId="22C5322D" w14:textId="77777777" w:rsidR="002C11A2" w:rsidRPr="005223F4" w:rsidRDefault="002C11A2" w:rsidP="002C11A2">
      <w:r w:rsidRPr="005223F4">
        <w:t>If a simple element has dfdl:representation=’text’ but dfdl:lengthUnits=’bytes’ then the following rules apply:</w:t>
      </w:r>
    </w:p>
    <w:p w14:paraId="02229D67" w14:textId="161F44C5" w:rsidR="0062539F" w:rsidRDefault="002C11A2" w:rsidP="0062539F">
      <w:pPr>
        <w:rPr>
          <w:ins w:id="3533" w:author="mbeckerle" w:date="2012-03-24T14:29:00Z"/>
          <w:rFonts w:ascii="Times New Roman" w:hAnsi="Times New Roman"/>
          <w:sz w:val="24"/>
          <w:szCs w:val="24"/>
        </w:rPr>
      </w:pPr>
      <w:r w:rsidRPr="005223F4">
        <w:t xml:space="preserve">The length of the simple content </w:t>
      </w:r>
      <w:ins w:id="3534" w:author="mbeckerle" w:date="2012-03-24T14:29:00Z">
        <w:r w:rsidR="0062539F">
          <w:t>region</w:t>
        </w:r>
        <w:r w:rsidR="0062539F">
          <w:rPr>
            <w:rStyle w:val="CommentReference"/>
            <w:rFonts w:cs="Arial"/>
            <w:lang w:eastAsia="zh-CN"/>
          </w:rPr>
          <w:commentReference w:id="3535"/>
        </w:r>
      </w:ins>
      <w:ins w:id="3536" w:author="Steve Hanson" w:date="2012-08-06T14:32:00Z">
        <w:r w:rsidR="002860DC">
          <w:t xml:space="preserve"> </w:t>
        </w:r>
      </w:ins>
      <w:ins w:id="3537" w:author="mbeckerle" w:date="2012-03-24T14:29:00Z">
        <w:r w:rsidR="0062539F">
          <w:t xml:space="preserve">(i.e., SimpleContent defined in Section </w:t>
        </w:r>
        <w:r w:rsidR="0062539F">
          <w:fldChar w:fldCharType="begin"/>
        </w:r>
        <w:r w:rsidR="0062539F">
          <w:instrText xml:space="preserve"> REF __RefHeading__3549_1503507204 \h </w:instrText>
        </w:r>
      </w:ins>
      <w:ins w:id="3538" w:author="mbeckerle" w:date="2012-03-24T14:29:00Z">
        <w:r w:rsidR="0062539F">
          <w:fldChar w:fldCharType="separate"/>
        </w:r>
        <w:r w:rsidR="0062539F">
          <w:t>9.2</w:t>
        </w:r>
        <w:r w:rsidR="0062539F">
          <w:fldChar w:fldCharType="end"/>
        </w:r>
        <w:r w:rsidR="0062539F">
          <w:t>)</w:t>
        </w:r>
        <w:r w:rsidR="0062539F">
          <w:rPr>
            <w:rFonts w:ascii="Times New Roman" w:hAnsi="Times New Roman"/>
            <w:sz w:val="24"/>
            <w:szCs w:val="24"/>
          </w:rPr>
          <w:t xml:space="preserve"> </w:t>
        </w:r>
      </w:ins>
    </w:p>
    <w:p w14:paraId="04FD1C9D" w14:textId="77777777" w:rsidR="002C11A2" w:rsidRPr="005223F4" w:rsidRDefault="002C11A2" w:rsidP="002860DC">
      <w:pPr>
        <w:pStyle w:val="ListParagraph"/>
        <w:numPr>
          <w:ilvl w:val="0"/>
          <w:numId w:val="143"/>
        </w:numPr>
      </w:pPr>
      <w:del w:id="3539" w:author="mbeckerle" w:date="2012-03-24T14:29:00Z">
        <w:r w:rsidRPr="005223F4" w:rsidDel="0062539F">
          <w:delText xml:space="preserve">region </w:delText>
        </w:r>
      </w:del>
      <w:r w:rsidRPr="005223F4">
        <w:t>is the length in bytes, the length being calculated using the normal rules.</w:t>
      </w:r>
    </w:p>
    <w:p w14:paraId="7D3F5C3F" w14:textId="77777777" w:rsidR="002C11A2" w:rsidRPr="005223F4" w:rsidRDefault="002C11A2" w:rsidP="002860DC">
      <w:pPr>
        <w:pStyle w:val="ListParagraph"/>
        <w:numPr>
          <w:ilvl w:val="0"/>
          <w:numId w:val="143"/>
        </w:numPr>
      </w:pPr>
      <w:r w:rsidRPr="005223F4">
        <w:t>When parsing, as many characters as possible are extracted from the bytes of the simple content region. Any left over bytes are skipped.</w:t>
      </w:r>
    </w:p>
    <w:p w14:paraId="02C2C9FA" w14:textId="77777777" w:rsidR="002C11A2" w:rsidRPr="005223F4" w:rsidRDefault="002C11A2" w:rsidP="002860DC">
      <w:pPr>
        <w:pStyle w:val="ListParagraph"/>
        <w:numPr>
          <w:ilvl w:val="0"/>
          <w:numId w:val="143"/>
        </w:numPr>
      </w:pPr>
      <w:r w:rsidRPr="005223F4">
        <w:t xml:space="preserve">When unparsing, if the simple content region is larger than the encoded length of the element then the remaining bytes are filled with dfdl:fillByte (This is the grammar </w:t>
      </w:r>
      <w:r w:rsidRPr="005223F4">
        <w:rPr>
          <w:b/>
          <w:i/>
        </w:rPr>
        <w:t>RightPadOrFill</w:t>
      </w:r>
      <w:r w:rsidRPr="005223F4">
        <w:t xml:space="preserve"> region.).</w:t>
      </w:r>
    </w:p>
    <w:p w14:paraId="05CB3226" w14:textId="398EFEBF" w:rsidR="002C11A2" w:rsidRPr="005223F4" w:rsidDel="00916D7B" w:rsidRDefault="002C11A2" w:rsidP="002C11A2">
      <w:pPr>
        <w:rPr>
          <w:del w:id="3540" w:author="mbeckerle" w:date="2012-04-22T18:15:00Z"/>
        </w:rPr>
      </w:pPr>
    </w:p>
    <w:p w14:paraId="5F4F835E" w14:textId="77777777" w:rsidR="00DA7E26" w:rsidRPr="00DA7E26" w:rsidRDefault="00BF0C05" w:rsidP="00DA7E26">
      <w:pPr>
        <w:pStyle w:val="Heading5"/>
      </w:pPr>
      <w:r w:rsidRPr="005223F4">
        <w:t>Byte Order Mark</w:t>
      </w:r>
    </w:p>
    <w:p w14:paraId="086F9A63" w14:textId="77777777" w:rsidR="00DA7E26" w:rsidRDefault="00DA7E26" w:rsidP="00BC5013">
      <w:pPr>
        <w:pStyle w:val="Normal1"/>
        <w:ind w:firstLine="0"/>
        <w:jc w:val="left"/>
        <w:rPr>
          <w:ins w:id="3541" w:author="mbeckerle" w:date="2012-03-25T11:14:00Z"/>
          <w:rFonts w:ascii="Helvetica" w:hAnsi="Helvetica" w:cs="Helvetica"/>
        </w:rPr>
      </w:pPr>
      <w:ins w:id="3542" w:author="mbeckerle" w:date="2012-03-25T11:11:00Z">
        <w:r>
          <w:rPr>
            <w:rFonts w:ascii="Arial" w:hAnsi="Arial" w:cs="Arial"/>
          </w:rPr>
          <w:t xml:space="preserve">DFDL only </w:t>
        </w:r>
      </w:ins>
      <w:ins w:id="3543" w:author="mbeckerle" w:date="2012-03-25T11:17:00Z">
        <w:r>
          <w:rPr>
            <w:rFonts w:ascii="Arial" w:hAnsi="Arial" w:cs="Arial"/>
          </w:rPr>
          <w:t>interprets</w:t>
        </w:r>
      </w:ins>
      <w:ins w:id="3544" w:author="mbeckerle" w:date="2012-03-25T11:11:00Z">
        <w:r>
          <w:rPr>
            <w:rFonts w:ascii="Arial" w:hAnsi="Arial" w:cs="Arial"/>
          </w:rPr>
          <w:t xml:space="preserve"> Unicode byte order marks at the document level, that is, at the start of the document information item</w:t>
        </w:r>
      </w:ins>
      <w:ins w:id="3545" w:author="mbeckerle" w:date="2012-03-25T11:18:00Z">
        <w:r>
          <w:rPr>
            <w:rFonts w:ascii="Arial" w:hAnsi="Arial" w:cs="Arial"/>
          </w:rPr>
          <w:t>, and the start of the data stream.</w:t>
        </w:r>
      </w:ins>
      <w:ins w:id="3546" w:author="mbeckerle" w:date="2012-03-25T11:11:00Z">
        <w:r>
          <w:rPr>
            <w:rFonts w:ascii="Arial" w:hAnsi="Arial" w:cs="Arial"/>
          </w:rPr>
          <w:t xml:space="preserve"> See Section</w:t>
        </w:r>
      </w:ins>
      <w:ins w:id="3547" w:author="mbeckerle" w:date="2012-03-25T11:13:00Z">
        <w:r>
          <w:rPr>
            <w:rFonts w:ascii="Arial" w:hAnsi="Arial" w:cs="Arial"/>
          </w:rPr>
          <w:t xml:space="preserve"> </w:t>
        </w:r>
        <w:r>
          <w:rPr>
            <w:rFonts w:ascii="Arial" w:hAnsi="Arial" w:cs="Arial"/>
          </w:rPr>
          <w:fldChar w:fldCharType="begin"/>
        </w:r>
        <w:r>
          <w:rPr>
            <w:rFonts w:ascii="Arial" w:hAnsi="Arial" w:cs="Arial"/>
          </w:rPr>
          <w:instrText xml:space="preserve"> REF _Ref320436132 \w \h </w:instrText>
        </w:r>
      </w:ins>
      <w:r>
        <w:rPr>
          <w:rFonts w:ascii="Arial" w:hAnsi="Arial" w:cs="Arial"/>
        </w:rPr>
      </w:r>
      <w:r>
        <w:rPr>
          <w:rFonts w:ascii="Arial" w:hAnsi="Arial" w:cs="Arial"/>
        </w:rPr>
        <w:fldChar w:fldCharType="separate"/>
      </w:r>
      <w:ins w:id="3548" w:author="mbeckerle" w:date="2012-03-25T11:13:00Z">
        <w:r>
          <w:rPr>
            <w:rFonts w:ascii="Arial" w:hAnsi="Arial" w:cs="Arial"/>
          </w:rPr>
          <w:t>11.1</w:t>
        </w:r>
        <w:r>
          <w:rPr>
            <w:rFonts w:ascii="Arial" w:hAnsi="Arial" w:cs="Arial"/>
          </w:rPr>
          <w:fldChar w:fldCharType="end"/>
        </w:r>
      </w:ins>
      <w:ins w:id="3549" w:author="mbeckerle" w:date="2012-03-25T11:11:00Z">
        <w:r>
          <w:rPr>
            <w:rFonts w:ascii="Arial" w:hAnsi="Arial" w:cs="Arial"/>
          </w:rPr>
          <w:t xml:space="preserve"> </w:t>
        </w:r>
      </w:ins>
      <w:r w:rsidRPr="002860DC">
        <w:rPr>
          <w:rFonts w:ascii="Helvetica" w:hAnsi="Helvetica" w:cs="Helvetica"/>
        </w:rPr>
        <w:fldChar w:fldCharType="begin"/>
      </w:r>
      <w:r w:rsidRPr="002860DC">
        <w:rPr>
          <w:rFonts w:ascii="Helvetica" w:hAnsi="Helvetica" w:cs="Helvetica"/>
        </w:rPr>
        <w:instrText xml:space="preserve"> REF _Ref320436132 \h </w:instrText>
      </w:r>
      <w:r>
        <w:rPr>
          <w:rFonts w:ascii="Helvetica" w:hAnsi="Helvetica" w:cs="Helvetica"/>
        </w:rPr>
        <w:instrText xml:space="preserve"> \* MERGEFORMAT </w:instrText>
      </w:r>
      <w:r w:rsidRPr="002860DC">
        <w:rPr>
          <w:rFonts w:ascii="Helvetica" w:hAnsi="Helvetica" w:cs="Helvetica"/>
        </w:rPr>
      </w:r>
      <w:r w:rsidRPr="002860DC">
        <w:rPr>
          <w:rFonts w:ascii="Helvetica" w:hAnsi="Helvetica" w:cs="Helvetica"/>
        </w:rPr>
        <w:fldChar w:fldCharType="separate"/>
      </w:r>
      <w:ins w:id="3550" w:author="mbeckerle" w:date="2012-03-25T11:12:00Z">
        <w:r w:rsidRPr="002860DC">
          <w:rPr>
            <w:rFonts w:ascii="Helvetica" w:hAnsi="Helvetica" w:cs="Helvetica"/>
          </w:rPr>
          <w:t>Unicode Byte Order Marks (BOM)</w:t>
        </w:r>
        <w:r w:rsidRPr="002860DC">
          <w:rPr>
            <w:rFonts w:ascii="Helvetica" w:hAnsi="Helvetica" w:cs="Helvetica"/>
          </w:rPr>
          <w:fldChar w:fldCharType="end"/>
        </w:r>
      </w:ins>
      <w:ins w:id="3551" w:author="mbeckerle" w:date="2012-03-25T11:14:00Z">
        <w:r>
          <w:rPr>
            <w:rFonts w:ascii="Helvetica" w:hAnsi="Helvetica" w:cs="Helvetica"/>
          </w:rPr>
          <w:t xml:space="preserve"> for details.</w:t>
        </w:r>
      </w:ins>
    </w:p>
    <w:p w14:paraId="77449302" w14:textId="77777777" w:rsidR="00BF0C05" w:rsidRPr="005223F4" w:rsidRDefault="00BF0C05" w:rsidP="00BC5013">
      <w:pPr>
        <w:pStyle w:val="Normal1"/>
        <w:ind w:firstLine="0"/>
        <w:jc w:val="left"/>
      </w:pPr>
      <w:commentRangeStart w:id="3552"/>
      <w:r w:rsidRPr="005223F4">
        <w:rPr>
          <w:rFonts w:ascii="Arial" w:hAnsi="Arial" w:cs="Arial"/>
        </w:rPr>
        <w:t>If a byte-order mark codepoint appears</w:t>
      </w:r>
      <w:ins w:id="3553" w:author="mbeckerle" w:date="2012-03-25T11:14:00Z">
        <w:r w:rsidR="00DA7E26">
          <w:rPr>
            <w:rFonts w:ascii="Arial" w:hAnsi="Arial" w:cs="Arial"/>
          </w:rPr>
          <w:t xml:space="preserve"> within the data</w:t>
        </w:r>
      </w:ins>
      <w:ins w:id="3554" w:author="mbeckerle" w:date="2012-03-25T11:18:00Z">
        <w:r w:rsidR="00DA7E26">
          <w:rPr>
            <w:rFonts w:ascii="Arial" w:hAnsi="Arial" w:cs="Arial"/>
          </w:rPr>
          <w:t>, either within or</w:t>
        </w:r>
      </w:ins>
      <w:r w:rsidRPr="005223F4">
        <w:rPr>
          <w:rFonts w:ascii="Arial" w:hAnsi="Arial" w:cs="Arial"/>
        </w:rPr>
        <w:t xml:space="preserve"> at the start of a UTF-8, UTF-16 or UTF-32 encoded string then the byte-order mark will be included as part of the string payload</w:t>
      </w:r>
      <w:r w:rsidRPr="005223F4">
        <w:rPr>
          <w:rStyle w:val="FootnoteReference"/>
          <w:rFonts w:ascii="Arial" w:hAnsi="Arial" w:cs="Arial"/>
        </w:rPr>
        <w:footnoteReference w:id="15"/>
      </w:r>
      <w:ins w:id="3560" w:author="mbeckerle" w:date="2012-03-25T11:18:00Z">
        <w:r w:rsidR="00DA7E26">
          <w:rPr>
            <w:rFonts w:ascii="Arial" w:hAnsi="Arial" w:cs="Arial"/>
          </w:rPr>
          <w:t xml:space="preserve"> as a character codepoint</w:t>
        </w:r>
      </w:ins>
      <w:r w:rsidRPr="005223F4">
        <w:rPr>
          <w:rFonts w:ascii="Arial" w:hAnsi="Arial" w:cs="Arial"/>
        </w:rPr>
        <w:t>. That is, for the UTF-8, UTF-16 and UTF-32 character encodings, a byte-order-mark codepoint is treated as a character of the string in DFDL and contributes</w:t>
      </w:r>
      <w:ins w:id="3561" w:author="mbeckerle" w:date="2012-03-25T11:19:00Z">
        <w:r w:rsidR="00DA7E26">
          <w:rPr>
            <w:rFonts w:ascii="Arial" w:hAnsi="Arial" w:cs="Arial"/>
          </w:rPr>
          <w:t xml:space="preserve"> 1 character length unit</w:t>
        </w:r>
      </w:ins>
      <w:r w:rsidRPr="005223F4">
        <w:rPr>
          <w:rFonts w:ascii="Arial" w:hAnsi="Arial" w:cs="Arial"/>
        </w:rPr>
        <w:t xml:space="preserve"> to the length.</w:t>
      </w:r>
    </w:p>
    <w:p w14:paraId="1CC8B954" w14:textId="77777777" w:rsidR="00BC5013" w:rsidRPr="005223F4" w:rsidRDefault="00BC5013" w:rsidP="008840FF">
      <w:pPr>
        <w:pStyle w:val="Normal1"/>
        <w:ind w:firstLine="0"/>
        <w:jc w:val="left"/>
      </w:pPr>
      <w:r w:rsidRPr="005223F4">
        <w:rPr>
          <w:rFonts w:ascii="Arial" w:hAnsi="Arial" w:cs="Arial"/>
        </w:rPr>
        <w:t xml:space="preserve">A way of </w:t>
      </w:r>
      <w:r w:rsidR="00A132AF" w:rsidRPr="005223F4">
        <w:rPr>
          <w:rFonts w:ascii="Arial" w:hAnsi="Arial" w:cs="Arial"/>
        </w:rPr>
        <w:t>eliminating</w:t>
      </w:r>
      <w:r w:rsidRPr="005223F4">
        <w:rPr>
          <w:rFonts w:ascii="Arial" w:hAnsi="Arial" w:cs="Arial"/>
        </w:rPr>
        <w:t xml:space="preserve"> the byte-order mark </w:t>
      </w:r>
      <w:ins w:id="3562" w:author="mbeckerle" w:date="2012-03-25T11:16:00Z">
        <w:r w:rsidR="00DA7E26">
          <w:rPr>
            <w:rFonts w:ascii="Arial" w:hAnsi="Arial" w:cs="Arial"/>
          </w:rPr>
          <w:t xml:space="preserve">at the beginning of a string </w:t>
        </w:r>
      </w:ins>
      <w:r w:rsidRPr="005223F4">
        <w:rPr>
          <w:rFonts w:ascii="Arial" w:hAnsi="Arial" w:cs="Arial"/>
        </w:rPr>
        <w:t xml:space="preserve">so that it does not end up in the </w:t>
      </w:r>
      <w:r w:rsidR="008840FF" w:rsidRPr="005223F4">
        <w:rPr>
          <w:rFonts w:ascii="Arial" w:hAnsi="Arial" w:cs="Arial"/>
        </w:rPr>
        <w:t>infoset</w:t>
      </w:r>
      <w:r w:rsidRPr="005223F4">
        <w:rPr>
          <w:rFonts w:ascii="Arial" w:hAnsi="Arial" w:cs="Arial"/>
        </w:rPr>
        <w:t xml:space="preserve"> is that the byte-order mark can be modeled as a separate element before the string. This BOM element can be either required or optional depending on whether </w:t>
      </w:r>
      <w:del w:id="3563" w:author="mbeckerle" w:date="2012-03-25T11:16:00Z">
        <w:r w:rsidRPr="005223F4" w:rsidDel="00DA7E26">
          <w:rPr>
            <w:rFonts w:ascii="Arial" w:hAnsi="Arial" w:cs="Arial"/>
          </w:rPr>
          <w:delText xml:space="preserve">one </w:delText>
        </w:r>
      </w:del>
      <w:ins w:id="3564" w:author="mbeckerle" w:date="2012-03-25T11:16:00Z">
        <w:r w:rsidR="00DA7E26">
          <w:rPr>
            <w:rFonts w:ascii="Arial" w:hAnsi="Arial" w:cs="Arial"/>
          </w:rPr>
          <w:t>a byte order mark</w:t>
        </w:r>
        <w:r w:rsidR="00DA7E26" w:rsidRPr="005223F4">
          <w:rPr>
            <w:rFonts w:ascii="Arial" w:hAnsi="Arial" w:cs="Arial"/>
          </w:rPr>
          <w:t xml:space="preserve"> </w:t>
        </w:r>
      </w:ins>
      <w:r w:rsidRPr="005223F4">
        <w:rPr>
          <w:rFonts w:ascii="Arial" w:hAnsi="Arial" w:cs="Arial"/>
        </w:rPr>
        <w:t xml:space="preserve">is expected or optional at the beginning of the string. </w:t>
      </w:r>
    </w:p>
    <w:p w14:paraId="5B7A79E5" w14:textId="77777777" w:rsidR="00DD3EF8" w:rsidRPr="005223F4" w:rsidRDefault="00E13147" w:rsidP="00DD3EF8">
      <w:pPr>
        <w:pStyle w:val="Heading4"/>
      </w:pPr>
      <w:bookmarkStart w:id="3565" w:name="_Toc177399095"/>
      <w:bookmarkStart w:id="3566" w:name="_Toc175057382"/>
      <w:bookmarkStart w:id="3567" w:name="_Toc199516318"/>
      <w:bookmarkStart w:id="3568" w:name="_Toc194983982"/>
      <w:bookmarkStart w:id="3569" w:name="_Toc243112825"/>
      <w:bookmarkStart w:id="3570" w:name="_Ref254775272"/>
      <w:bookmarkStart w:id="3571" w:name="_Ref254775279"/>
      <w:commentRangeEnd w:id="3552"/>
      <w:r>
        <w:rPr>
          <w:rStyle w:val="CommentReference"/>
          <w:b w:val="0"/>
          <w:bCs w:val="0"/>
        </w:rPr>
        <w:commentReference w:id="3552"/>
      </w:r>
      <w:r w:rsidR="00DD3EF8" w:rsidRPr="005223F4">
        <w:t>Length of Bit Fields</w:t>
      </w:r>
      <w:bookmarkEnd w:id="3565"/>
      <w:bookmarkEnd w:id="3566"/>
      <w:bookmarkEnd w:id="3567"/>
      <w:bookmarkEnd w:id="3568"/>
      <w:bookmarkEnd w:id="3569"/>
      <w:bookmarkEnd w:id="3570"/>
      <w:bookmarkEnd w:id="3571"/>
    </w:p>
    <w:p w14:paraId="04A330BE" w14:textId="3DCFADC5" w:rsidR="00DD3EF8" w:rsidRPr="005223F4" w:rsidDel="00916D7B" w:rsidRDefault="00DD3EF8" w:rsidP="00DD3EF8">
      <w:pPr>
        <w:pStyle w:val="nobreak"/>
        <w:rPr>
          <w:del w:id="3572" w:author="mbeckerle" w:date="2012-04-22T18:15:00Z"/>
        </w:rPr>
      </w:pPr>
    </w:p>
    <w:p w14:paraId="0391A7BE" w14:textId="77777777" w:rsidR="00DD3EF8" w:rsidRPr="005223F4" w:rsidRDefault="00DD3EF8" w:rsidP="00DD3EF8">
      <w:pPr>
        <w:pStyle w:val="nobreak"/>
      </w:pPr>
      <w:r w:rsidRPr="005223F4">
        <w:t xml:space="preserve">A bit field is an element of </w:t>
      </w:r>
      <w:ins w:id="3573" w:author="Steve Hanson" w:date="2012-02-23T15:36:00Z">
        <w:r w:rsidR="00B40487">
          <w:t xml:space="preserve">unsigned </w:t>
        </w:r>
      </w:ins>
      <w:r w:rsidRPr="005223F4">
        <w:t xml:space="preserve">integer </w:t>
      </w:r>
      <w:ins w:id="3574" w:author="Steve Hanson" w:date="2012-02-23T15:35:00Z">
        <w:r w:rsidR="00B40487">
          <w:t xml:space="preserve">or boolean </w:t>
        </w:r>
      </w:ins>
      <w:r w:rsidRPr="005223F4">
        <w:t xml:space="preserve">type where the lengthUnits=’bits’. </w:t>
      </w:r>
    </w:p>
    <w:p w14:paraId="05DCD8C7" w14:textId="77777777" w:rsidR="00DD3EF8" w:rsidRPr="005223F4" w:rsidRDefault="00DD3EF8" w:rsidP="00DD3EF8">
      <w:pPr>
        <w:pStyle w:val="nobreak"/>
      </w:pPr>
      <w:r w:rsidRPr="005223F4">
        <w:t>It is a schema definition error if the length of a bit field is too large for the corresponding integer type, and the length can be statically determined (from the schema only).</w:t>
      </w:r>
    </w:p>
    <w:p w14:paraId="0474F8FA" w14:textId="77777777" w:rsidR="00DD3EF8" w:rsidRPr="005223F4" w:rsidRDefault="00DD3EF8" w:rsidP="00DD3EF8">
      <w:r w:rsidRPr="005223F4">
        <w:t xml:space="preserve">It is a runtime schema definition error if the length of a bit field can only be determined dynamically (for example because it is stored in the data), and the resulting length is too large for the integer type. </w:t>
      </w:r>
    </w:p>
    <w:p w14:paraId="16804885" w14:textId="634A23E0" w:rsidR="006B48F4" w:rsidRPr="005223F4" w:rsidDel="00916D7B" w:rsidRDefault="006B48F4" w:rsidP="00DD3EF8">
      <w:pPr>
        <w:rPr>
          <w:del w:id="3575" w:author="mbeckerle" w:date="2012-04-22T18:16:00Z"/>
        </w:rPr>
      </w:pPr>
    </w:p>
    <w:p w14:paraId="526AC48C" w14:textId="77777777" w:rsidR="00F9048F" w:rsidRPr="005223F4" w:rsidRDefault="00F9048F" w:rsidP="00F9048F">
      <w:r w:rsidRPr="005223F4">
        <w:rPr>
          <w:b/>
          <w:bCs/>
        </w:rPr>
        <w:t>Definition: Bit position</w:t>
      </w:r>
    </w:p>
    <w:p w14:paraId="65030B78" w14:textId="77777777" w:rsidR="00F9048F" w:rsidRPr="005223F4" w:rsidRDefault="00F9048F" w:rsidP="00F9048F">
      <w:r w:rsidRPr="005223F4">
        <w:t>The data stream is assumed to be a collection of consecutively numbered unsigned bytes. Each byte is a numeric value, and bit position within an individual byte is given by numeric behavior.  The bits within each byte are numbered, with the most significant bit having position 1, and the least significant bit having position 8. </w:t>
      </w:r>
    </w:p>
    <w:p w14:paraId="40DBE7EA" w14:textId="77777777" w:rsidR="00F9048F" w:rsidRPr="005223F4" w:rsidRDefault="00F9048F" w:rsidP="006B48F4">
      <w:r w:rsidRPr="005223F4">
        <w:t>This gives every bit in the data stream a specific bit position. Furthermore, the bit position of the least significant bit of byte N is numerically adjacent to the bit position of the most significant bit of byte N</w:t>
      </w:r>
      <w:r w:rsidR="006B48F4" w:rsidRPr="005223F4">
        <w:t>+</w:t>
      </w:r>
      <w:r w:rsidRPr="005223F4">
        <w:t>1. </w:t>
      </w:r>
    </w:p>
    <w:p w14:paraId="4F5CD65F" w14:textId="2E4F22E4" w:rsidR="00F9048F" w:rsidRPr="005223F4" w:rsidRDefault="00F9048F" w:rsidP="00F9048F">
      <w:del w:id="3576" w:author="mbeckerle" w:date="2012-04-22T18:16:00Z">
        <w:r w:rsidRPr="005223F4" w:rsidDel="00916D7B">
          <w:br/>
        </w:r>
      </w:del>
      <w:r w:rsidRPr="005223F4">
        <w:rPr>
          <w:b/>
          <w:bCs/>
        </w:rPr>
        <w:t>Definition: Bit string</w:t>
      </w:r>
    </w:p>
    <w:p w14:paraId="3798D699" w14:textId="77777777" w:rsidR="00F9048F" w:rsidRPr="005223F4" w:rsidRDefault="00F9048F" w:rsidP="002C11A2">
      <w:r w:rsidRPr="005223F4">
        <w:t xml:space="preserve">For types </w:t>
      </w:r>
      <w:r w:rsidR="006B48F4" w:rsidRPr="005223F4">
        <w:t>xs:</w:t>
      </w:r>
      <w:r w:rsidRPr="005223F4">
        <w:t xml:space="preserve">boolean, </w:t>
      </w:r>
      <w:r w:rsidR="006B48F4" w:rsidRPr="005223F4">
        <w:t>xs:</w:t>
      </w:r>
      <w:r w:rsidRPr="005223F4">
        <w:t xml:space="preserve">unsignedByte, </w:t>
      </w:r>
      <w:r w:rsidR="006B48F4" w:rsidRPr="005223F4">
        <w:t>xs:</w:t>
      </w:r>
      <w:r w:rsidRPr="005223F4">
        <w:t xml:space="preserve">unsignedShort, </w:t>
      </w:r>
      <w:r w:rsidR="006B48F4" w:rsidRPr="005223F4">
        <w:t>xs:</w:t>
      </w:r>
      <w:r w:rsidRPr="005223F4">
        <w:t xml:space="preserve">unsignedInt, and </w:t>
      </w:r>
      <w:r w:rsidR="006B48F4" w:rsidRPr="005223F4">
        <w:t>xs:</w:t>
      </w:r>
      <w:r w:rsidRPr="005223F4">
        <w:t>unsignedLong, it is possible to specify dfdl:lengthUnits='bits', dfdl:lengthKind='explicit', and then provide a dfdl:length expressio</w:t>
      </w:r>
      <w:r w:rsidR="00BE3BCB" w:rsidRPr="005223F4">
        <w:t xml:space="preserve">n. </w:t>
      </w:r>
      <w:r w:rsidRPr="005223F4">
        <w:t>This expression must be a literal integer, the value of which is between (inclusively) 1 and 32, 8, 16, 32, and 64 respectively for these types. Such an element is called a bit string for brevity.</w:t>
      </w:r>
    </w:p>
    <w:p w14:paraId="7D6D8E7C" w14:textId="2CFA487D" w:rsidR="00F9048F" w:rsidRPr="005223F4" w:rsidRDefault="00F9048F" w:rsidP="00F9048F">
      <w:del w:id="3577" w:author="mbeckerle" w:date="2012-04-22T18:16:00Z">
        <w:r w:rsidRPr="005223F4" w:rsidDel="00916D7B">
          <w:br/>
        </w:r>
      </w:del>
      <w:r w:rsidRPr="005223F4">
        <w:t>If the dfdl:length expression contains a value out of range then it is a schema definition error.</w:t>
      </w:r>
    </w:p>
    <w:p w14:paraId="6F002241" w14:textId="77777777" w:rsidR="00F9048F" w:rsidRPr="005223F4" w:rsidRDefault="00F9048F" w:rsidP="00F9048F">
      <w:r w:rsidRPr="005223F4">
        <w:t>When parsing, if the data stream ends without enough bits to parse a bit string, that is, N bits are required based on the dfdl:length, but only M &lt; N bits are available, then it is a processing error. </w:t>
      </w:r>
    </w:p>
    <w:p w14:paraId="732F1783" w14:textId="77777777" w:rsidR="00F9048F" w:rsidRPr="005223F4" w:rsidRDefault="00F9048F" w:rsidP="00DC4396">
      <w:r w:rsidRPr="005223F4">
        <w:t xml:space="preserve">(Note: This is not specific to bit strings. Any </w:t>
      </w:r>
      <w:del w:id="3578" w:author="mbeckerle" w:date="2012-03-24T13:44:00Z">
        <w:r w:rsidRPr="005223F4" w:rsidDel="002D45CC">
          <w:delText xml:space="preserve">binary </w:delText>
        </w:r>
      </w:del>
      <w:r w:rsidRPr="005223F4">
        <w:t xml:space="preserve">type whose length cannot be satisfied from the data will cause a processing error. </w:t>
      </w:r>
    </w:p>
    <w:p w14:paraId="70A5FF30" w14:textId="18BBBE13" w:rsidR="00DC4396" w:rsidRPr="005223F4" w:rsidDel="00916D7B" w:rsidRDefault="00DC4396" w:rsidP="00F9048F">
      <w:pPr>
        <w:rPr>
          <w:del w:id="3579" w:author="mbeckerle" w:date="2012-04-22T18:16:00Z"/>
        </w:rPr>
      </w:pPr>
    </w:p>
    <w:p w14:paraId="2B3BC55B" w14:textId="77777777" w:rsidR="00F9048F" w:rsidRPr="005223F4" w:rsidRDefault="00F9048F" w:rsidP="00F9048F">
      <w:r w:rsidRPr="005223F4">
        <w:rPr>
          <w:b/>
          <w:bCs/>
        </w:rPr>
        <w:t>Bit strings, Alignment, and dfdl:fillByte</w:t>
      </w:r>
    </w:p>
    <w:p w14:paraId="2F0F03B5" w14:textId="77777777" w:rsidR="00F9048F" w:rsidRPr="005223F4" w:rsidRDefault="00F9048F" w:rsidP="00F9048F">
      <w:r w:rsidRPr="005223F4">
        <w:t>The dfdl:alignmentUnits=</w:t>
      </w:r>
      <w:r w:rsidR="00CC2406" w:rsidRPr="005223F4">
        <w:t>'</w:t>
      </w:r>
      <w:r w:rsidRPr="005223F4">
        <w:t>bits</w:t>
      </w:r>
      <w:r w:rsidR="00CC2406" w:rsidRPr="005223F4">
        <w:t>'</w:t>
      </w:r>
      <w:r w:rsidRPr="005223F4">
        <w:t>, and dfdl:alignment=</w:t>
      </w:r>
      <w:r w:rsidR="00CC2406" w:rsidRPr="005223F4">
        <w:t>'</w:t>
      </w:r>
      <w:r w:rsidRPr="005223F4">
        <w:t>1</w:t>
      </w:r>
      <w:r w:rsidR="00CC2406" w:rsidRPr="005223F4">
        <w:t>'</w:t>
      </w:r>
      <w:r w:rsidRPr="005223F4">
        <w:t xml:space="preserve"> can be used to position a bit string anywhere in the data stream without regard for any other grouping of bits into bytes. </w:t>
      </w:r>
    </w:p>
    <w:p w14:paraId="6E0E13D0" w14:textId="77777777" w:rsidR="00F9048F" w:rsidRPr="005223F4" w:rsidRDefault="00F9048F" w:rsidP="00F9048F">
      <w:r w:rsidRPr="005223F4">
        <w:t>The numeric value of the unsigned integer represented by a bit string is unaffected by alignment. </w:t>
      </w:r>
    </w:p>
    <w:p w14:paraId="2D1B0355" w14:textId="77777777" w:rsidR="00F9048F" w:rsidRPr="005223F4" w:rsidRDefault="00F9048F" w:rsidP="00F9048F">
      <w:r w:rsidRPr="005223F4">
        <w:t>When unparsing a bit string, alignment may cause the bits of the bit string to occupy only some of the bits within a byte of the data stream. The bits of data in the alignment fill region are unspecified by the elements of the DFDL schema, and are not found in the DFDL infoset.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05B9598" w14:textId="77777777" w:rsidR="00F9048F" w:rsidRDefault="00F9048F" w:rsidP="00F9048F">
      <w:pPr>
        <w:rPr>
          <w:ins w:id="3580" w:author="Steve Hanson" w:date="2012-02-23T15:36:00Z"/>
        </w:rPr>
      </w:pPr>
      <w:r w:rsidRPr="005223F4">
        <w:t>Since the value of any bit string element is unaffected by alignment, the logical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5486A728" w14:textId="7577B07F" w:rsidR="00B40487" w:rsidRPr="005223F4" w:rsidDel="00916D7B" w:rsidRDefault="00B40487" w:rsidP="00F9048F">
      <w:pPr>
        <w:rPr>
          <w:del w:id="3581" w:author="mbeckerle" w:date="2012-04-22T18:16:00Z"/>
        </w:rPr>
      </w:pPr>
    </w:p>
    <w:p w14:paraId="4CC7998D" w14:textId="77777777" w:rsidR="00636A36" w:rsidRPr="005223F4" w:rsidRDefault="00F9048F" w:rsidP="00636A36">
      <w:r w:rsidRPr="005223F4">
        <w:rPr>
          <w:b/>
          <w:bCs/>
        </w:rPr>
        <w:t>Bits within Bit Strings of Length &lt;= 8</w:t>
      </w:r>
    </w:p>
    <w:p w14:paraId="205A8D4B" w14:textId="77777777" w:rsidR="00F9048F" w:rsidRPr="005223F4" w:rsidRDefault="00F9048F" w:rsidP="00636A36">
      <w:r w:rsidRPr="005223F4">
        <w:t>Any time the length in bits is &lt; 8, then when set, the bit at position Z supplies value 2^(M-Z), and the value of the bit string as an integer is the sum of these values for each of its bits. </w:t>
      </w:r>
    </w:p>
    <w:p w14:paraId="4CEB2C45" w14:textId="0BBAF0ED" w:rsidR="00636A36" w:rsidRPr="005223F4" w:rsidDel="00916D7B" w:rsidRDefault="00636A36" w:rsidP="00F9048F">
      <w:pPr>
        <w:rPr>
          <w:del w:id="3582" w:author="mbeckerle" w:date="2012-04-22T18:16:00Z"/>
          <w:b/>
          <w:bCs/>
        </w:rPr>
      </w:pPr>
    </w:p>
    <w:p w14:paraId="750E2B7B" w14:textId="77777777" w:rsidR="00F9048F" w:rsidRPr="005223F4" w:rsidRDefault="00F9048F" w:rsidP="00F9048F">
      <w:r w:rsidRPr="005223F4">
        <w:rPr>
          <w:b/>
          <w:bCs/>
        </w:rPr>
        <w:t>Bits within Bit Strings of Length &gt; 8</w:t>
      </w:r>
    </w:p>
    <w:p w14:paraId="3BA6F469" w14:textId="77777777" w:rsidR="00F9048F" w:rsidRPr="005223F4" w:rsidRDefault="00F9048F" w:rsidP="00593EF3">
      <w:r w:rsidRPr="005223F4">
        <w:t>Call M the length of the bit string element in bits. In general, when M &gt; 8 the contribution of a bit in position i to the numeric value of a bit string is given by a formula specific to the dfdl:byteOrder.</w:t>
      </w:r>
    </w:p>
    <w:p w14:paraId="0EFB3B30" w14:textId="77777777" w:rsidR="00F9048F" w:rsidRPr="005223F4" w:rsidRDefault="00F9048F" w:rsidP="00F9048F">
      <w:r w:rsidRPr="005223F4">
        <w:t>For dfdl:byteOrder='bigEndian' the value of bit i is given by 2^(M - i).</w:t>
      </w:r>
    </w:p>
    <w:p w14:paraId="571A4826" w14:textId="77777777" w:rsidR="00F9048F" w:rsidRPr="005223F4" w:rsidRDefault="00F9048F" w:rsidP="00F9048F">
      <w:r w:rsidRPr="005223F4">
        <w:t>For dfdl:byteOrder='littleEndian'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264EBDFC" w14:textId="77777777" w:rsidR="00F9048F" w:rsidRPr="005223F4" w:rsidRDefault="00F9048F" w:rsidP="00F9048F">
      <w:r w:rsidRPr="005223F4">
        <w:t>In the pseudo code below:</w:t>
      </w:r>
    </w:p>
    <w:p w14:paraId="35DB40C4" w14:textId="77777777" w:rsidR="00F9048F" w:rsidRPr="005223F4" w:rsidRDefault="00F9048F" w:rsidP="00F9048F">
      <w:pPr>
        <w:numPr>
          <w:ilvl w:val="0"/>
          <w:numId w:val="50"/>
        </w:numPr>
      </w:pPr>
      <w:r w:rsidRPr="005223F4">
        <w:t>'%' is modular division (division where remainder is returned)</w:t>
      </w:r>
    </w:p>
    <w:p w14:paraId="37507F56" w14:textId="77777777" w:rsidR="00F9048F" w:rsidRPr="005223F4" w:rsidRDefault="00F9048F" w:rsidP="00F9048F">
      <w:pPr>
        <w:numPr>
          <w:ilvl w:val="0"/>
          <w:numId w:val="50"/>
        </w:numPr>
      </w:pPr>
      <w:r w:rsidRPr="005223F4">
        <w:t>'/' is regular division (quotient is returned)</w:t>
      </w:r>
    </w:p>
    <w:p w14:paraId="2631E1CE" w14:textId="77777777" w:rsidR="00F9048F" w:rsidRPr="005223F4" w:rsidRDefault="00F9048F" w:rsidP="00F9048F">
      <w:pPr>
        <w:numPr>
          <w:ilvl w:val="0"/>
          <w:numId w:val="50"/>
        </w:numPr>
      </w:pPr>
      <w:r w:rsidRPr="005223F4">
        <w:t>the expression 'a ? b : c' means 'if a is true, then the value is b, otherwise the value is c'</w:t>
      </w:r>
    </w:p>
    <w:p w14:paraId="62B07453" w14:textId="66EEDAD4" w:rsidR="00F9048F" w:rsidRPr="005223F4" w:rsidDel="00557A29" w:rsidRDefault="00F9048F" w:rsidP="00F9048F">
      <w:pPr>
        <w:rPr>
          <w:del w:id="3583" w:author="mbeckerle" w:date="2012-04-22T22:01:00Z"/>
        </w:rPr>
      </w:pPr>
    </w:p>
    <w:p w14:paraId="266B81D9" w14:textId="77777777" w:rsidR="00F9048F" w:rsidRPr="005223F4" w:rsidRDefault="00F9048F" w:rsidP="0062558C">
      <w:pPr>
        <w:pStyle w:val="XMLExcerpt"/>
        <w:rPr>
          <w:lang w:val="en-US"/>
        </w:rPr>
      </w:pPr>
      <w:r w:rsidRPr="005223F4">
        <w:rPr>
          <w:lang w:val="en-US"/>
        </w:rPr>
        <w:t xml:space="preserve">    littleEndian</w:t>
      </w:r>
      <w:r w:rsidR="00DC4396" w:rsidRPr="005223F4">
        <w:rPr>
          <w:lang w:val="en-US"/>
        </w:rPr>
        <w:t>BitValue</w:t>
      </w:r>
      <w:r w:rsidRPr="005223F4">
        <w:rPr>
          <w:lang w:val="en-US"/>
        </w:rPr>
        <w:t xml:space="preserve">(bitPosition, bitStringLength) </w:t>
      </w:r>
    </w:p>
    <w:p w14:paraId="056138AE"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bitPosition &gt;= 1;</w:t>
      </w:r>
    </w:p>
    <w:p w14:paraId="7DC80C53"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1;</w:t>
      </w:r>
    </w:p>
    <w:p w14:paraId="7E8DD74A"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bitPosition;</w:t>
      </w:r>
    </w:p>
    <w:p w14:paraId="22893DED" w14:textId="77777777" w:rsidR="00F9048F" w:rsidRPr="005223F4" w:rsidRDefault="00F9048F" w:rsidP="00F9048F">
      <w:pPr>
        <w:pStyle w:val="XMLExcerpt"/>
        <w:rPr>
          <w:lang w:val="en-US"/>
        </w:rPr>
      </w:pPr>
      <w:r w:rsidRPr="005223F4">
        <w:rPr>
          <w:lang w:val="en-US"/>
        </w:rPr>
        <w:t xml:space="preserve">        numBitsInFinalPartialByte = bitStringLength % 8;</w:t>
      </w:r>
    </w:p>
    <w:p w14:paraId="0619734F" w14:textId="77777777" w:rsidR="005B228F" w:rsidRPr="005223F4" w:rsidRDefault="00F9048F" w:rsidP="005B228F">
      <w:pPr>
        <w:pStyle w:val="XMLExcerpt"/>
        <w:rPr>
          <w:lang w:val="en-US"/>
        </w:rPr>
      </w:pPr>
      <w:r w:rsidRPr="005223F4">
        <w:rPr>
          <w:lang w:val="en-US"/>
        </w:rPr>
        <w:t xml:space="preserve">        numBitsInWholeBytes = bitStringLength - </w:t>
      </w:r>
    </w:p>
    <w:p w14:paraId="196958BF" w14:textId="77777777" w:rsidR="005B228F" w:rsidRPr="005223F4" w:rsidRDefault="005B228F" w:rsidP="005B228F">
      <w:pPr>
        <w:pStyle w:val="XMLExcerpt"/>
        <w:rPr>
          <w:lang w:val="en-US"/>
        </w:rPr>
      </w:pPr>
      <w:r w:rsidRPr="005223F4">
        <w:rPr>
          <w:lang w:val="en-US"/>
        </w:rPr>
        <w:t xml:space="preserve">                              </w:t>
      </w:r>
      <w:r w:rsidR="00F9048F" w:rsidRPr="005223F4">
        <w:rPr>
          <w:lang w:val="en-US"/>
        </w:rPr>
        <w:t>numBitsInFinalPartialByte;</w:t>
      </w:r>
    </w:p>
    <w:p w14:paraId="797E4FF4" w14:textId="77777777" w:rsidR="00F9048F" w:rsidRPr="005223F4" w:rsidRDefault="00F9048F" w:rsidP="005B228F">
      <w:pPr>
        <w:pStyle w:val="XMLExcerpt"/>
        <w:rPr>
          <w:lang w:val="en-US"/>
        </w:rPr>
      </w:pPr>
      <w:r w:rsidRPr="005223F4">
        <w:rPr>
          <w:lang w:val="en-US"/>
        </w:rPr>
        <w:t xml:space="preserve">        bitPosInByte = ((bitPosition - 1) % 8) + 1;</w:t>
      </w:r>
    </w:p>
    <w:p w14:paraId="7DCE4929" w14:textId="77777777" w:rsidR="00F9048F" w:rsidRPr="005223F4" w:rsidRDefault="00F9048F" w:rsidP="00F9048F">
      <w:pPr>
        <w:pStyle w:val="XMLExcerpt"/>
        <w:rPr>
          <w:lang w:val="en-US"/>
        </w:rPr>
      </w:pPr>
      <w:r w:rsidRPr="005223F4">
        <w:rPr>
          <w:lang w:val="en-US"/>
        </w:rPr>
        <w:t xml:space="preserve">        widthOfActiveBitsInByte = (bitPosition &lt;= numBitsInWholeBytes) </w:t>
      </w:r>
    </w:p>
    <w:p w14:paraId="6DD99E1B" w14:textId="77777777" w:rsidR="00F9048F" w:rsidRPr="005223F4" w:rsidRDefault="00F9048F" w:rsidP="00F9048F">
      <w:pPr>
        <w:pStyle w:val="XMLExcerpt"/>
        <w:rPr>
          <w:lang w:val="en-US"/>
        </w:rPr>
      </w:pPr>
      <w:r w:rsidRPr="005223F4">
        <w:rPr>
          <w:lang w:val="en-US"/>
        </w:rPr>
        <w:t xml:space="preserve">             ? 8 : numBitsInFinalPartialByte;</w:t>
      </w:r>
    </w:p>
    <w:p w14:paraId="50936785" w14:textId="77777777" w:rsidR="005B228F" w:rsidRPr="005223F4" w:rsidRDefault="00F9048F" w:rsidP="005B228F">
      <w:pPr>
        <w:pStyle w:val="XMLExcerpt"/>
        <w:rPr>
          <w:lang w:val="en-US"/>
        </w:rPr>
      </w:pPr>
      <w:r w:rsidRPr="005223F4">
        <w:rPr>
          <w:lang w:val="en-US"/>
        </w:rPr>
        <w:t xml:space="preserve">        placeValueExponentOfBitInByte = widthOfActiveBitsInByte </w:t>
      </w:r>
      <w:r w:rsidR="005B228F" w:rsidRPr="005223F4">
        <w:rPr>
          <w:lang w:val="en-US"/>
        </w:rPr>
        <w:t xml:space="preserve">– </w:t>
      </w:r>
    </w:p>
    <w:p w14:paraId="41F740F1" w14:textId="77777777" w:rsidR="00F9048F" w:rsidRPr="005223F4" w:rsidRDefault="005B228F" w:rsidP="005B228F">
      <w:pPr>
        <w:pStyle w:val="XMLExcerpt"/>
        <w:rPr>
          <w:lang w:val="en-US"/>
        </w:rPr>
      </w:pPr>
      <w:r w:rsidRPr="005223F4">
        <w:rPr>
          <w:lang w:val="en-US"/>
        </w:rPr>
        <w:t xml:space="preserve">                                        </w:t>
      </w:r>
      <w:r w:rsidR="00F9048F" w:rsidRPr="005223F4">
        <w:rPr>
          <w:lang w:val="en-US"/>
        </w:rPr>
        <w:t>bitPosInByte;</w:t>
      </w:r>
    </w:p>
    <w:p w14:paraId="45833F68" w14:textId="77777777" w:rsidR="00F9048F" w:rsidRPr="005223F4" w:rsidRDefault="00F9048F" w:rsidP="00F9048F">
      <w:pPr>
        <w:pStyle w:val="XMLExcerpt"/>
        <w:rPr>
          <w:lang w:val="en-US"/>
        </w:rPr>
      </w:pPr>
      <w:r w:rsidRPr="005223F4">
        <w:rPr>
          <w:lang w:val="en-US"/>
        </w:rPr>
        <w:t xml:space="preserve">        bitValueInByte = 2^placeValueExponentOfBitInByte;</w:t>
      </w:r>
    </w:p>
    <w:p w14:paraId="57245B29" w14:textId="77777777" w:rsidR="00F9048F" w:rsidRPr="005223F4" w:rsidRDefault="00F9048F" w:rsidP="00F9048F">
      <w:pPr>
        <w:pStyle w:val="XMLExcerpt"/>
        <w:rPr>
          <w:lang w:val="en-US"/>
        </w:rPr>
      </w:pPr>
      <w:r w:rsidRPr="005223F4">
        <w:rPr>
          <w:lang w:val="en-US"/>
        </w:rPr>
        <w:t xml:space="preserve">        byteNumZeroBased = (bitPosition - 1)/8;</w:t>
      </w:r>
    </w:p>
    <w:p w14:paraId="28CA20B1" w14:textId="77777777" w:rsidR="00F9048F" w:rsidRPr="005223F4" w:rsidRDefault="00F9048F" w:rsidP="00F9048F">
      <w:pPr>
        <w:pStyle w:val="XMLExcerpt"/>
        <w:rPr>
          <w:lang w:val="en-US"/>
        </w:rPr>
      </w:pPr>
      <w:r w:rsidRPr="005223F4">
        <w:rPr>
          <w:lang w:val="en-US"/>
        </w:rPr>
        <w:t xml:space="preserve">        scaleFactorForBytePosition = 2^(8 * byteNumZeroBased);</w:t>
      </w:r>
    </w:p>
    <w:p w14:paraId="6D54F63F" w14:textId="77777777" w:rsidR="00F9048F" w:rsidRPr="005223F4" w:rsidRDefault="00F9048F" w:rsidP="00F9048F">
      <w:pPr>
        <w:pStyle w:val="XMLExcerpt"/>
        <w:rPr>
          <w:lang w:val="en-US"/>
        </w:rPr>
      </w:pPr>
      <w:r w:rsidRPr="005223F4">
        <w:rPr>
          <w:lang w:val="en-US"/>
        </w:rPr>
        <w:t xml:space="preserve">        bitValue = bitValueInByte * scaleFactorForBytePosition;</w:t>
      </w:r>
    </w:p>
    <w:p w14:paraId="6F77C7D2" w14:textId="77777777" w:rsidR="00F9048F" w:rsidRPr="005223F4" w:rsidRDefault="00F9048F" w:rsidP="00F9048F">
      <w:pPr>
        <w:pStyle w:val="XMLExcerpt"/>
        <w:rPr>
          <w:lang w:val="en-US"/>
        </w:rPr>
      </w:pPr>
      <w:r w:rsidRPr="005223F4">
        <w:rPr>
          <w:lang w:val="en-US"/>
        </w:rPr>
        <w:t xml:space="preserve">        </w:t>
      </w:r>
      <w:r w:rsidRPr="005223F4">
        <w:rPr>
          <w:b/>
          <w:bCs/>
          <w:lang w:val="en-US"/>
        </w:rPr>
        <w:t>return</w:t>
      </w:r>
      <w:r w:rsidRPr="005223F4">
        <w:rPr>
          <w:lang w:val="en-US"/>
        </w:rPr>
        <w:t xml:space="preserve"> bitValue;</w:t>
      </w:r>
    </w:p>
    <w:p w14:paraId="6139A3B8" w14:textId="77777777" w:rsidR="00F9048F" w:rsidRPr="005223F4" w:rsidRDefault="00F9048F" w:rsidP="005B228F">
      <w:pPr>
        <w:pStyle w:val="Caption"/>
      </w:pPr>
      <w:del w:id="3584" w:author="mbeckerle" w:date="2012-04-22T18:16:00Z">
        <w:r w:rsidRPr="005223F4" w:rsidDel="00916D7B">
          <w:delText xml:space="preserve">    </w:delText>
        </w:r>
      </w:del>
      <w:bookmarkStart w:id="3585" w:name="_Ref254712056"/>
      <w:r w:rsidR="00871B96" w:rsidRPr="005223F4">
        <w:t xml:space="preserve">Figure </w:t>
      </w:r>
      <w:r w:rsidR="008356D4">
        <w:fldChar w:fldCharType="begin"/>
      </w:r>
      <w:r w:rsidR="008356D4">
        <w:instrText xml:space="preserve"> SEQ Figure \* ARABIC </w:instrText>
      </w:r>
      <w:r w:rsidR="008356D4">
        <w:fldChar w:fldCharType="separate"/>
      </w:r>
      <w:r w:rsidR="00D04199">
        <w:rPr>
          <w:noProof/>
        </w:rPr>
        <w:t>4</w:t>
      </w:r>
      <w:r w:rsidR="008356D4">
        <w:rPr>
          <w:noProof/>
        </w:rPr>
        <w:fldChar w:fldCharType="end"/>
      </w:r>
      <w:r w:rsidR="00871B96" w:rsidRPr="005223F4">
        <w:t xml:space="preserve">  Little Endian bit position</w:t>
      </w:r>
      <w:bookmarkEnd w:id="3585"/>
      <w:r w:rsidR="005B228F" w:rsidRPr="005223F4">
        <w:t xml:space="preserve"> and value</w:t>
      </w:r>
    </w:p>
    <w:p w14:paraId="7B4AC15A" w14:textId="1DB96015" w:rsidR="00F9048F" w:rsidRPr="005223F4" w:rsidDel="00916D7B" w:rsidRDefault="00F9048F" w:rsidP="00F9048F">
      <w:pPr>
        <w:rPr>
          <w:del w:id="3586" w:author="mbeckerle" w:date="2012-04-22T18:16:00Z"/>
        </w:rPr>
      </w:pPr>
    </w:p>
    <w:p w14:paraId="7DE88F08" w14:textId="77777777" w:rsidR="00F9048F" w:rsidRPr="005223F4" w:rsidRDefault="00F9048F" w:rsidP="00F9048F">
      <w:r w:rsidRPr="005223F4">
        <w:rPr>
          <w:b/>
          <w:bCs/>
        </w:rPr>
        <w:t>Examples</w:t>
      </w:r>
    </w:p>
    <w:p w14:paraId="5DC41121" w14:textId="77777777" w:rsidR="00F9048F" w:rsidRPr="005223F4" w:rsidRDefault="00F9048F" w:rsidP="00F9048F">
      <w:del w:id="3587" w:author="Steve Hanson" w:date="2012-02-23T15:37:00Z">
        <w:r w:rsidRPr="005223F4" w:rsidDel="00B40487">
          <w:rPr>
            <w:b/>
            <w:bCs/>
            <w:i/>
            <w:iCs/>
            <w:u w:val="single"/>
          </w:rPr>
          <w:delText>Example:</w:delText>
        </w:r>
        <w:r w:rsidRPr="005223F4" w:rsidDel="00B40487">
          <w:delText> c</w:delText>
        </w:r>
      </w:del>
      <w:ins w:id="3588" w:author="Steve Hanson" w:date="2012-02-23T15:37:00Z">
        <w:r w:rsidR="00B40487">
          <w:t>C</w:t>
        </w:r>
      </w:ins>
      <w:r w:rsidRPr="005223F4">
        <w:t xml:space="preserve">onsider the first three bytes of the data stream. Imagine their numeric values as 0x5A 0x92 0x00. </w:t>
      </w:r>
    </w:p>
    <w:p w14:paraId="45D1F621" w14:textId="77777777" w:rsidR="00F9048F" w:rsidRPr="005223F4" w:rsidRDefault="00F9048F" w:rsidP="00F9048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01011010 10010010 00000000</w:t>
      </w:r>
    </w:p>
    <w:p w14:paraId="22DC3358" w14:textId="77777777" w:rsidR="00F9048F" w:rsidRPr="005223F4" w:rsidRDefault="00F9048F" w:rsidP="00F9048F">
      <w:pPr>
        <w:rPr>
          <w:rFonts w:ascii="Courier New" w:hAnsi="Courier New" w:cs="Courier New"/>
        </w:rPr>
      </w:pPr>
      <w:r w:rsidRPr="005223F4">
        <w:rPr>
          <w:rFonts w:ascii="Courier New" w:hAnsi="Courier New" w:cs="Courier New"/>
        </w:rPr>
        <w:t>Hex values</w:t>
      </w:r>
      <w:r w:rsidRPr="005223F4">
        <w:rPr>
          <w:rFonts w:ascii="Courier New" w:hAnsi="Courier New" w:cs="Courier New"/>
        </w:rPr>
        <w:br/>
        <w:t xml:space="preserve">   5   A    9   2    0   0 </w:t>
      </w:r>
    </w:p>
    <w:p w14:paraId="74AA8B43" w14:textId="6A6CC1AE" w:rsidR="00F9048F" w:rsidRPr="005223F4" w:rsidRDefault="00F9048F" w:rsidP="00F9048F">
      <w:del w:id="3589" w:author="mbeckerle" w:date="2012-04-22T18:16:00Z">
        <w:r w:rsidRPr="005223F4" w:rsidDel="00916D7B">
          <w:br/>
        </w:r>
      </w:del>
      <w:r w:rsidRPr="005223F4">
        <w:t xml:space="preserve">Beginning at bit position 1, (the very first bit) if we consider the first two bytes as a bigEndian short, the value will be 0x5A92.  </w:t>
      </w:r>
    </w:p>
    <w:p w14:paraId="4DAD7071" w14:textId="694F1357" w:rsidR="00F9048F" w:rsidRPr="005223F4" w:rsidDel="00916D7B" w:rsidRDefault="00F9048F" w:rsidP="00F9048F">
      <w:pPr>
        <w:rPr>
          <w:del w:id="3590" w:author="mbeckerle" w:date="2012-04-22T18:17:00Z"/>
        </w:rPr>
      </w:pPr>
    </w:p>
    <w:p w14:paraId="11BF767F" w14:textId="77777777" w:rsidR="00F9048F" w:rsidRPr="005223F4" w:rsidRDefault="00F9048F" w:rsidP="00391A26">
      <w:pPr>
        <w:pStyle w:val="XMLExcerpt"/>
        <w:rPr>
          <w:lang w:val="en-US"/>
        </w:rPr>
      </w:pPr>
      <w:r w:rsidRPr="005223F4">
        <w:rPr>
          <w:lang w:val="en-US"/>
        </w:rPr>
        <w:t>  &lt;</w:t>
      </w:r>
      <w:del w:id="3591"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793198A3" w14:textId="77777777" w:rsidR="00F9048F" w:rsidRPr="005223F4" w:rsidRDefault="00F9048F" w:rsidP="00F9048F">
      <w:pPr>
        <w:pStyle w:val="XMLExcerpt"/>
        <w:rPr>
          <w:lang w:val="en-US"/>
        </w:rPr>
      </w:pPr>
      <w:r w:rsidRPr="005223F4">
        <w:rPr>
          <w:lang w:val="en-US"/>
        </w:rPr>
        <w:t>        dfdl:alignment="1"</w:t>
      </w:r>
    </w:p>
    <w:p w14:paraId="7EB98F62" w14:textId="77777777" w:rsidR="00F9048F" w:rsidRPr="005223F4" w:rsidRDefault="00F9048F" w:rsidP="00F9048F">
      <w:pPr>
        <w:pStyle w:val="XMLExcerpt"/>
        <w:rPr>
          <w:lang w:val="en-US"/>
        </w:rPr>
      </w:pPr>
      <w:r w:rsidRPr="005223F4">
        <w:rPr>
          <w:lang w:val="en-US"/>
        </w:rPr>
        <w:t>        dfdl:alignmentUnits="bytes" </w:t>
      </w:r>
    </w:p>
    <w:p w14:paraId="2FBEB1A4" w14:textId="77777777" w:rsidR="00F9048F" w:rsidRPr="005223F4" w:rsidRDefault="00F9048F" w:rsidP="00F9048F">
      <w:pPr>
        <w:pStyle w:val="XMLExcerpt"/>
        <w:rPr>
          <w:lang w:val="en-US"/>
        </w:rPr>
      </w:pPr>
      <w:r w:rsidRPr="005223F4">
        <w:rPr>
          <w:lang w:val="en-US"/>
        </w:rPr>
        <w:t>        dfdl:byteOrder="bigEndian"</w:t>
      </w:r>
    </w:p>
    <w:p w14:paraId="41B1B0FA" w14:textId="77777777" w:rsidR="00F9048F" w:rsidRPr="005223F4" w:rsidRDefault="00F9048F" w:rsidP="00F9048F">
      <w:pPr>
        <w:pStyle w:val="XMLExcerpt"/>
        <w:rPr>
          <w:lang w:val="en-US"/>
        </w:rPr>
      </w:pPr>
      <w:r w:rsidRPr="005223F4">
        <w:rPr>
          <w:lang w:val="en-US"/>
        </w:rPr>
        <w:t>        dfdl:representation="binary"/&gt;</w:t>
      </w:r>
    </w:p>
    <w:p w14:paraId="58DF3CD6" w14:textId="19A5D65C" w:rsidR="00F9048F" w:rsidRPr="005223F4" w:rsidDel="00916D7B" w:rsidRDefault="00F9048F" w:rsidP="00F9048F">
      <w:pPr>
        <w:rPr>
          <w:del w:id="3592" w:author="mbeckerle" w:date="2012-04-22T18:17:00Z"/>
        </w:rPr>
      </w:pPr>
    </w:p>
    <w:p w14:paraId="072DCBAA" w14:textId="77777777" w:rsidR="00F9048F" w:rsidRPr="005223F4" w:rsidRDefault="00F9048F" w:rsidP="00F9048F">
      <w:r w:rsidRPr="005223F4">
        <w:t>As a littleEndian short, the value will be 0x925A.</w:t>
      </w:r>
    </w:p>
    <w:p w14:paraId="02EAFE25" w14:textId="77777777" w:rsidR="00F9048F" w:rsidRPr="005223F4" w:rsidRDefault="00F9048F" w:rsidP="00F9048F">
      <w:pPr>
        <w:pStyle w:val="XMLExcerpt"/>
        <w:rPr>
          <w:lang w:val="en-US"/>
        </w:rPr>
      </w:pPr>
      <w:r w:rsidRPr="005223F4">
        <w:rPr>
          <w:lang w:val="en-US"/>
        </w:rPr>
        <w:t>  &lt;</w:t>
      </w:r>
      <w:del w:id="3593"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0C248C90" w14:textId="77777777" w:rsidR="00F9048F" w:rsidRPr="005223F4" w:rsidRDefault="00F9048F" w:rsidP="00F9048F">
      <w:pPr>
        <w:pStyle w:val="XMLExcerpt"/>
        <w:rPr>
          <w:lang w:val="en-US"/>
        </w:rPr>
      </w:pPr>
      <w:r w:rsidRPr="005223F4">
        <w:rPr>
          <w:lang w:val="en-US"/>
        </w:rPr>
        <w:t>        dfdl:alignment="1"</w:t>
      </w:r>
    </w:p>
    <w:p w14:paraId="71312FDA" w14:textId="77777777" w:rsidR="00F9048F" w:rsidRPr="005223F4" w:rsidRDefault="00F9048F" w:rsidP="00F9048F">
      <w:pPr>
        <w:pStyle w:val="XMLExcerpt"/>
        <w:rPr>
          <w:lang w:val="en-US"/>
        </w:rPr>
      </w:pPr>
      <w:r w:rsidRPr="005223F4">
        <w:rPr>
          <w:lang w:val="en-US"/>
        </w:rPr>
        <w:t>        dfdl:alignmentUnits="bytes" </w:t>
      </w:r>
    </w:p>
    <w:p w14:paraId="0705B03B" w14:textId="77777777" w:rsidR="00F9048F" w:rsidRPr="005223F4" w:rsidRDefault="00F9048F" w:rsidP="00F9048F">
      <w:pPr>
        <w:pStyle w:val="XMLExcerpt"/>
        <w:rPr>
          <w:lang w:val="en-US"/>
        </w:rPr>
      </w:pPr>
      <w:r w:rsidRPr="005223F4">
        <w:rPr>
          <w:lang w:val="en-US"/>
        </w:rPr>
        <w:t>        dfdl:byteOrder="littleEndian"</w:t>
      </w:r>
    </w:p>
    <w:p w14:paraId="00467D50" w14:textId="77777777" w:rsidR="00F9048F" w:rsidRPr="005223F4" w:rsidRDefault="00F9048F" w:rsidP="00F9048F">
      <w:pPr>
        <w:pStyle w:val="XMLExcerpt"/>
        <w:rPr>
          <w:lang w:val="en-US"/>
        </w:rPr>
      </w:pPr>
      <w:r w:rsidRPr="005223F4">
        <w:rPr>
          <w:lang w:val="en-US"/>
        </w:rPr>
        <w:t>        dfdl:representation="binary"/&gt;</w:t>
      </w:r>
    </w:p>
    <w:p w14:paraId="2B420A2E" w14:textId="0A1D5487" w:rsidR="00F9048F" w:rsidRPr="005223F4" w:rsidDel="00916D7B" w:rsidRDefault="00F9048F" w:rsidP="00F9048F">
      <w:pPr>
        <w:rPr>
          <w:del w:id="3594" w:author="mbeckerle" w:date="2012-04-22T18:17:00Z"/>
        </w:rPr>
      </w:pPr>
    </w:p>
    <w:p w14:paraId="1F8D4F52" w14:textId="77777777" w:rsidR="00F9048F" w:rsidRPr="005223F4" w:rsidRDefault="00F9048F" w:rsidP="00F9048F">
      <w:r w:rsidRPr="005223F4">
        <w:t>Now let us examine a bit string of length 13, beginning at position 2.</w:t>
      </w:r>
    </w:p>
    <w:p w14:paraId="0B28BF07" w14:textId="77777777" w:rsidR="00F9048F" w:rsidRPr="005223F4" w:rsidRDefault="00F9048F" w:rsidP="00F9048F">
      <w:pPr>
        <w:pStyle w:val="XMLExcerpt"/>
        <w:rPr>
          <w:lang w:val="en-US"/>
        </w:rPr>
      </w:pPr>
      <w:r w:rsidRPr="005223F4">
        <w:rPr>
          <w:lang w:val="en-US"/>
        </w:rPr>
        <w:t>&lt;</w:t>
      </w:r>
      <w:del w:id="3595"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sequence&gt;</w:t>
      </w:r>
    </w:p>
    <w:p w14:paraId="353538E6" w14:textId="77777777" w:rsidR="00F9048F" w:rsidRPr="005223F4" w:rsidRDefault="00F9048F" w:rsidP="00F9048F">
      <w:pPr>
        <w:pStyle w:val="XMLExcerpt"/>
        <w:rPr>
          <w:lang w:val="en-US"/>
        </w:rPr>
      </w:pPr>
      <w:r w:rsidRPr="005223F4">
        <w:rPr>
          <w:lang w:val="en-US"/>
        </w:rPr>
        <w:t>  &lt;</w:t>
      </w:r>
      <w:del w:id="3596"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name="ignored" type="unsignedByte"</w:t>
      </w:r>
    </w:p>
    <w:p w14:paraId="55D4A2B9" w14:textId="77777777" w:rsidR="00F9048F" w:rsidRPr="005223F4" w:rsidRDefault="00F9048F" w:rsidP="00F9048F">
      <w:pPr>
        <w:pStyle w:val="XMLExcerpt"/>
        <w:rPr>
          <w:lang w:val="en-US"/>
        </w:rPr>
      </w:pPr>
      <w:r w:rsidRPr="005223F4">
        <w:rPr>
          <w:lang w:val="en-US"/>
        </w:rPr>
        <w:t>        dfdl:alignment="1" </w:t>
      </w:r>
    </w:p>
    <w:p w14:paraId="597384DF" w14:textId="77777777" w:rsidR="00F9048F" w:rsidRPr="005223F4" w:rsidRDefault="00F9048F" w:rsidP="00F9048F">
      <w:pPr>
        <w:pStyle w:val="XMLExcerpt"/>
        <w:rPr>
          <w:lang w:val="en-US"/>
        </w:rPr>
      </w:pPr>
      <w:r w:rsidRPr="005223F4">
        <w:rPr>
          <w:lang w:val="en-US"/>
        </w:rPr>
        <w:t>        dfdl:alignmentUnits="bits" </w:t>
      </w:r>
    </w:p>
    <w:p w14:paraId="3FBD4DE8" w14:textId="77777777" w:rsidR="00F9048F" w:rsidRPr="005223F4" w:rsidRDefault="00F9048F" w:rsidP="00F9048F">
      <w:pPr>
        <w:pStyle w:val="XMLExcerpt"/>
        <w:rPr>
          <w:lang w:val="en-US"/>
        </w:rPr>
      </w:pPr>
      <w:r w:rsidRPr="005223F4">
        <w:rPr>
          <w:lang w:val="en-US"/>
        </w:rPr>
        <w:t>        dfdl:lengthUnits="bits" </w:t>
      </w:r>
    </w:p>
    <w:p w14:paraId="5C629086" w14:textId="77777777" w:rsidR="00F9048F" w:rsidRPr="005223F4" w:rsidRDefault="00F9048F" w:rsidP="00F9048F">
      <w:pPr>
        <w:pStyle w:val="XMLExcerpt"/>
        <w:rPr>
          <w:lang w:val="en-US"/>
        </w:rPr>
      </w:pPr>
      <w:r w:rsidRPr="005223F4">
        <w:rPr>
          <w:lang w:val="en-US"/>
        </w:rPr>
        <w:t>        dfdl:length="1" </w:t>
      </w:r>
    </w:p>
    <w:p w14:paraId="4C4F5D50" w14:textId="77777777" w:rsidR="00F9048F" w:rsidRPr="005223F4" w:rsidRDefault="00F9048F" w:rsidP="00F9048F">
      <w:pPr>
        <w:pStyle w:val="XMLExcerpt"/>
        <w:rPr>
          <w:lang w:val="en-US"/>
        </w:rPr>
      </w:pPr>
      <w:r w:rsidRPr="005223F4">
        <w:rPr>
          <w:lang w:val="en-US"/>
        </w:rPr>
        <w:t>        dfdl:representation="binary"/&gt;</w:t>
      </w:r>
    </w:p>
    <w:p w14:paraId="1BBBB0D6" w14:textId="77777777" w:rsidR="00F9048F" w:rsidRPr="005223F4" w:rsidRDefault="00F9048F" w:rsidP="00F9048F">
      <w:pPr>
        <w:pStyle w:val="XMLExcerpt"/>
        <w:rPr>
          <w:lang w:val="en-US"/>
        </w:rPr>
      </w:pPr>
      <w:r w:rsidRPr="005223F4">
        <w:rPr>
          <w:lang w:val="en-US"/>
        </w:rPr>
        <w:t>  &lt;</w:t>
      </w:r>
      <w:del w:id="3597"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name="x" type="unsignedShort" </w:t>
      </w:r>
    </w:p>
    <w:p w14:paraId="0A7BD55E" w14:textId="77777777" w:rsidR="00F9048F" w:rsidRPr="005223F4" w:rsidRDefault="00F9048F" w:rsidP="00F9048F">
      <w:pPr>
        <w:pStyle w:val="XMLExcerpt"/>
        <w:rPr>
          <w:lang w:val="en-US"/>
        </w:rPr>
      </w:pPr>
      <w:r w:rsidRPr="005223F4">
        <w:rPr>
          <w:lang w:val="en-US"/>
        </w:rPr>
        <w:t>        dfdl:alignment="1" </w:t>
      </w:r>
    </w:p>
    <w:p w14:paraId="4BB51F89" w14:textId="77777777" w:rsidR="00F9048F" w:rsidRPr="005223F4" w:rsidRDefault="00F9048F" w:rsidP="00F9048F">
      <w:pPr>
        <w:pStyle w:val="XMLExcerpt"/>
        <w:rPr>
          <w:lang w:val="en-US"/>
        </w:rPr>
      </w:pPr>
      <w:r w:rsidRPr="005223F4">
        <w:rPr>
          <w:lang w:val="en-US"/>
        </w:rPr>
        <w:t>        dfdl:alignmentUnits="bits" </w:t>
      </w:r>
    </w:p>
    <w:p w14:paraId="7E87A0EF" w14:textId="77777777" w:rsidR="00F9048F" w:rsidRPr="005223F4" w:rsidRDefault="00F9048F" w:rsidP="00F9048F">
      <w:pPr>
        <w:pStyle w:val="XMLExcerpt"/>
        <w:rPr>
          <w:lang w:val="en-US"/>
        </w:rPr>
      </w:pPr>
      <w:r w:rsidRPr="005223F4">
        <w:rPr>
          <w:lang w:val="en-US"/>
        </w:rPr>
        <w:t>        dfdl:byteOrder="bigEndian"</w:t>
      </w:r>
    </w:p>
    <w:p w14:paraId="3435ECAF" w14:textId="77777777" w:rsidR="00F9048F" w:rsidRPr="005223F4" w:rsidRDefault="00F9048F" w:rsidP="00F9048F">
      <w:pPr>
        <w:pStyle w:val="XMLExcerpt"/>
        <w:rPr>
          <w:lang w:val="en-US"/>
        </w:rPr>
      </w:pPr>
      <w:r w:rsidRPr="005223F4">
        <w:rPr>
          <w:lang w:val="en-US"/>
        </w:rPr>
        <w:t>        dfdl:lengthUnits="bits" </w:t>
      </w:r>
    </w:p>
    <w:p w14:paraId="13C5B2CB" w14:textId="77777777" w:rsidR="00F9048F" w:rsidRPr="005223F4" w:rsidRDefault="00F9048F" w:rsidP="00F9048F">
      <w:pPr>
        <w:pStyle w:val="XMLExcerpt"/>
        <w:rPr>
          <w:lang w:val="en-US"/>
        </w:rPr>
      </w:pPr>
      <w:r w:rsidRPr="005223F4">
        <w:rPr>
          <w:lang w:val="en-US"/>
        </w:rPr>
        <w:t>        dfdl:length="13" </w:t>
      </w:r>
    </w:p>
    <w:p w14:paraId="2268D896" w14:textId="77777777" w:rsidR="00F9048F" w:rsidRPr="005223F4" w:rsidRDefault="00F9048F" w:rsidP="00F9048F">
      <w:pPr>
        <w:pStyle w:val="XMLExcerpt"/>
        <w:rPr>
          <w:lang w:val="en-US"/>
        </w:rPr>
      </w:pPr>
      <w:r w:rsidRPr="005223F4">
        <w:rPr>
          <w:lang w:val="en-US"/>
        </w:rPr>
        <w:t>        dfdl:representation="binary"/&gt;</w:t>
      </w:r>
    </w:p>
    <w:p w14:paraId="2B49A6DE" w14:textId="77777777" w:rsidR="00F9048F" w:rsidRPr="005223F4" w:rsidRDefault="00F9048F" w:rsidP="00F9048F">
      <w:pPr>
        <w:pStyle w:val="XMLExcerpt"/>
        <w:rPr>
          <w:lang w:val="en-US"/>
        </w:rPr>
      </w:pPr>
      <w:r w:rsidRPr="005223F4">
        <w:rPr>
          <w:lang w:val="en-US"/>
        </w:rPr>
        <w:t>   ...</w:t>
      </w:r>
    </w:p>
    <w:p w14:paraId="43936B37" w14:textId="77777777" w:rsidR="00391A26" w:rsidRPr="005223F4" w:rsidRDefault="00391A26" w:rsidP="00391A26">
      <w:pPr>
        <w:pStyle w:val="XMLExcerpt"/>
        <w:rPr>
          <w:lang w:val="en-US"/>
        </w:rPr>
      </w:pPr>
      <w:r w:rsidRPr="005223F4">
        <w:rPr>
          <w:lang w:val="en-US"/>
        </w:rPr>
        <w:t>&lt;</w:t>
      </w:r>
      <w:r w:rsidRPr="005223F4">
        <w:rPr>
          <w:rFonts w:ascii="Arial" w:hAnsi="Arial" w:cs="Times New Roman"/>
          <w:noProof w:val="0"/>
          <w:lang w:val="en-US" w:eastAsia="en-US"/>
        </w:rPr>
        <w:t xml:space="preserve"> /</w:t>
      </w:r>
      <w:r w:rsidRPr="005223F4">
        <w:rPr>
          <w:lang w:val="en-US"/>
        </w:rPr>
        <w:t>xs:sequence&gt;</w:t>
      </w:r>
    </w:p>
    <w:p w14:paraId="0984EB49" w14:textId="22406F00" w:rsidR="00F9048F" w:rsidRPr="005223F4" w:rsidDel="00916D7B" w:rsidRDefault="00F9048F" w:rsidP="00F9048F">
      <w:pPr>
        <w:rPr>
          <w:del w:id="3598" w:author="mbeckerle" w:date="2012-04-22T18:17:00Z"/>
        </w:rPr>
      </w:pPr>
    </w:p>
    <w:p w14:paraId="4B42FBE0" w14:textId="1CEF1012" w:rsidR="00871B96" w:rsidRPr="005223F4" w:rsidDel="00916D7B" w:rsidRDefault="00871B96" w:rsidP="00F9048F">
      <w:pPr>
        <w:rPr>
          <w:del w:id="3599" w:author="mbeckerle" w:date="2012-04-22T18:17:00Z"/>
        </w:rPr>
      </w:pPr>
    </w:p>
    <w:p w14:paraId="63C5AE98" w14:textId="77777777" w:rsidR="00F9048F" w:rsidRPr="005223F4" w:rsidRDefault="00F9048F" w:rsidP="00F9048F">
      <w:r w:rsidRPr="005223F4">
        <w:t>Let's examine the same data stream and consider the bit positions that make up element 'x', which are the bits at positions 2 through 14 inclusive.</w:t>
      </w:r>
    </w:p>
    <w:p w14:paraId="31C7DE7A" w14:textId="77777777" w:rsidR="00F9048F" w:rsidRPr="005223F4" w:rsidRDefault="00F9048F" w:rsidP="00F9048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 xml:space="preserve"> 1011010 100100 </w:t>
      </w:r>
    </w:p>
    <w:p w14:paraId="5BAEBF51" w14:textId="1A483771" w:rsidR="00F9048F" w:rsidRPr="005223F4" w:rsidDel="00916D7B" w:rsidRDefault="00F9048F" w:rsidP="00F9048F">
      <w:pPr>
        <w:rPr>
          <w:del w:id="3600" w:author="mbeckerle" w:date="2012-04-22T18:17:00Z"/>
        </w:rPr>
      </w:pPr>
    </w:p>
    <w:p w14:paraId="59EE6DD3" w14:textId="77777777" w:rsidR="00F9048F" w:rsidRPr="005223F4" w:rsidRDefault="00F9048F" w:rsidP="00F9048F">
      <w:r w:rsidRPr="005223F4">
        <w:t>Since alignment does not affect logical value, we will obtain the same logical value as if we realigned the bits. That is, the value is the same as if we began the bits of the element's representation with bit position 1.</w:t>
      </w:r>
    </w:p>
    <w:p w14:paraId="2AF82AF8" w14:textId="5F83A6AB" w:rsidR="00F9048F" w:rsidRPr="005223F4" w:rsidDel="00916D7B" w:rsidRDefault="00F9048F" w:rsidP="00F9048F">
      <w:pPr>
        <w:rPr>
          <w:del w:id="3601" w:author="mbeckerle" w:date="2012-04-22T18:17:00Z"/>
        </w:rPr>
      </w:pPr>
    </w:p>
    <w:p w14:paraId="0D95347A" w14:textId="77777777" w:rsidR="00F9048F" w:rsidRPr="005223F4" w:rsidRDefault="00F9048F" w:rsidP="00F9048F">
      <w:pPr>
        <w:rPr>
          <w:rFonts w:ascii="Courier New" w:hAnsi="Courier New" w:cs="Courier New"/>
        </w:rPr>
      </w:pPr>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p>
    <w:p w14:paraId="300AF1A1" w14:textId="77777777" w:rsidR="00F9048F" w:rsidRPr="005223F4" w:rsidRDefault="00F9048F" w:rsidP="00F9048F">
      <w:r w:rsidRPr="005223F4">
        <w:t>The DFDL schema fragment above gives element ‘x’ the dfdl:byteOrder='bigEndian' property. In this case the place value of each position is given by 2^(M – i)</w:t>
      </w:r>
    </w:p>
    <w:p w14:paraId="2EE48801" w14:textId="77777777" w:rsidR="00F9048F" w:rsidRPr="005223F4" w:rsidRDefault="00F9048F" w:rsidP="00F9048F">
      <w:r w:rsidRPr="005223F4">
        <w:t>PlaceValue positions 2^(M - i)</w:t>
      </w:r>
    </w:p>
    <w:p w14:paraId="10425207" w14:textId="77777777" w:rsidR="00F9048F" w:rsidRPr="005223F4" w:rsidRDefault="00F9048F" w:rsidP="00F9048F">
      <w:pPr>
        <w:rPr>
          <w:rFonts w:ascii="Courier New" w:hAnsi="Courier New" w:cs="Courier New"/>
        </w:rPr>
      </w:pPr>
      <w:r w:rsidRPr="005223F4">
        <w:rPr>
          <w:rFonts w:ascii="Courier New" w:hAnsi="Courier New" w:cs="Courier New"/>
        </w:rPr>
        <w:t>...11110 00000000</w:t>
      </w:r>
      <w:r w:rsidRPr="005223F4">
        <w:rPr>
          <w:rFonts w:ascii="Courier New" w:hAnsi="Courier New" w:cs="Courier New"/>
        </w:rPr>
        <w:br/>
        <w:t>...21098 76543210</w:t>
      </w:r>
    </w:p>
    <w:p w14:paraId="5B518AD7"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62485210" w14:textId="77777777" w:rsidR="00F9048F" w:rsidRPr="005223F4" w:rsidRDefault="00F9048F" w:rsidP="00F9048F">
      <w:pPr>
        <w:rPr>
          <w:rFonts w:ascii="Courier New" w:hAnsi="Courier New" w:cs="Courier New"/>
        </w:rPr>
      </w:pPr>
      <w:r w:rsidRPr="005223F4">
        <w:rPr>
          <w:rFonts w:ascii="Courier New" w:hAnsi="Courier New" w:cs="Courier New"/>
        </w:rPr>
        <w:t>...10110 10100100</w:t>
      </w:r>
      <w:r w:rsidRPr="005223F4">
        <w:rPr>
          <w:rFonts w:ascii="Courier New" w:hAnsi="Courier New" w:cs="Courier New"/>
        </w:rPr>
        <w:br/>
        <w:t>Hex values</w:t>
      </w:r>
      <w:r w:rsidRPr="005223F4">
        <w:rPr>
          <w:rFonts w:ascii="Courier New" w:hAnsi="Courier New" w:cs="Courier New"/>
        </w:rPr>
        <w:br/>
        <w:t>   1   6    A   4</w:t>
      </w:r>
    </w:p>
    <w:p w14:paraId="0B81289A" w14:textId="77777777" w:rsidR="00F9048F" w:rsidRPr="005223F4" w:rsidRDefault="00F9048F" w:rsidP="00F9048F">
      <w:r w:rsidRPr="005223F4">
        <w:t>The value of element 'x' is 0x16A4. Notice how it is the most-significant byte -- which is the first byte when big endian -- that becomes the partial byte (having fewer than 8 bits) in the case where the length of the bit string is not a multiple of 8 bits. </w:t>
      </w:r>
    </w:p>
    <w:p w14:paraId="74FF47ED" w14:textId="4FC04253" w:rsidR="00F9048F" w:rsidRPr="005223F4" w:rsidRDefault="00F9048F" w:rsidP="001E4505">
      <w:del w:id="3602" w:author="mbeckerle" w:date="2012-04-22T22:02:00Z">
        <w:r w:rsidRPr="005223F4" w:rsidDel="004C6A53">
          <w:br/>
        </w:r>
      </w:del>
      <w:r w:rsidRPr="005223F4">
        <w:t>For dfdl:byteOrder=</w:t>
      </w:r>
      <w:r w:rsidR="00CC2406" w:rsidRPr="005223F4">
        <w:t>'</w:t>
      </w:r>
      <w:r w:rsidRPr="005223F4">
        <w:t>littleEndian</w:t>
      </w:r>
      <w:r w:rsidR="00CC2406" w:rsidRPr="005223F4">
        <w:t>'</w:t>
      </w:r>
      <w:r w:rsidRPr="005223F4">
        <w:t xml:space="preserve">. The place values of the individual bits are not as easily visualized. However there is still a basic formula (given in the </w:t>
      </w:r>
      <w:r w:rsidR="005B228F" w:rsidRPr="005223F4">
        <w:t xml:space="preserve">pseudo </w:t>
      </w:r>
      <w:r w:rsidRPr="005223F4">
        <w:t>code</w:t>
      </w:r>
      <w:r w:rsidR="00871B96" w:rsidRPr="005223F4">
        <w:t xml:space="preserve"> in </w:t>
      </w:r>
      <w:r w:rsidR="00871B96" w:rsidRPr="005223F4">
        <w:fldChar w:fldCharType="begin"/>
      </w:r>
      <w:r w:rsidR="00871B96" w:rsidRPr="005223F4">
        <w:instrText xml:space="preserve"> REF _Ref254712056 \h </w:instrText>
      </w:r>
      <w:r w:rsidR="00871B96" w:rsidRPr="005223F4">
        <w:fldChar w:fldCharType="separate"/>
      </w:r>
      <w:r w:rsidR="00D04199" w:rsidRPr="005223F4">
        <w:t xml:space="preserve">Figure </w:t>
      </w:r>
      <w:r w:rsidR="00D04199">
        <w:rPr>
          <w:noProof/>
        </w:rPr>
        <w:t>4</w:t>
      </w:r>
      <w:r w:rsidR="00D04199" w:rsidRPr="005223F4">
        <w:t xml:space="preserve">  Little Endian bit position</w:t>
      </w:r>
      <w:r w:rsidR="00871B96" w:rsidRPr="005223F4">
        <w:fldChar w:fldCharType="end"/>
      </w:r>
      <w:r w:rsidR="005B228F" w:rsidRPr="005223F4">
        <w:t xml:space="preserve"> and value</w:t>
      </w:r>
      <w:r w:rsidRPr="005223F4">
        <w:t>.</w:t>
      </w:r>
    </w:p>
    <w:p w14:paraId="007740D8" w14:textId="589DC5F0" w:rsidR="00F9048F" w:rsidRPr="005223F4" w:rsidDel="00916D7B" w:rsidRDefault="00F9048F" w:rsidP="00F9048F">
      <w:pPr>
        <w:rPr>
          <w:del w:id="3603" w:author="mbeckerle" w:date="2012-04-22T18:18:00Z"/>
        </w:rPr>
      </w:pPr>
    </w:p>
    <w:p w14:paraId="79FF47C0" w14:textId="77777777" w:rsidR="00F9048F" w:rsidRPr="005223F4" w:rsidRDefault="00F9048F" w:rsidP="00F9048F">
      <w:r w:rsidRPr="005223F4">
        <w:t>Looking again at our realigned positions:</w:t>
      </w:r>
    </w:p>
    <w:p w14:paraId="5170942D" w14:textId="37BF5D88" w:rsidR="00F9048F" w:rsidRPr="005223F4" w:rsidDel="00916D7B" w:rsidRDefault="00F9048F" w:rsidP="00F9048F">
      <w:pPr>
        <w:rPr>
          <w:del w:id="3604" w:author="mbeckerle" w:date="2012-04-22T18:18:00Z"/>
        </w:rPr>
      </w:pPr>
    </w:p>
    <w:p w14:paraId="66F1584A" w14:textId="4373FFF9" w:rsidR="00F9048F" w:rsidRPr="005223F4" w:rsidDel="00916D7B" w:rsidRDefault="00F9048F" w:rsidP="00F9048F">
      <w:pPr>
        <w:rPr>
          <w:del w:id="3605" w:author="mbeckerle" w:date="2012-04-22T18:18:00Z"/>
          <w:rFonts w:ascii="Courier New" w:hAnsi="Courier New" w:cs="Courier New"/>
        </w:rPr>
      </w:pPr>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r w:rsidR="00636A36" w:rsidRPr="005223F4">
        <w:rPr>
          <w:rFonts w:ascii="Courier New" w:hAnsi="Courier New" w:cs="Courier New"/>
        </w:rPr>
        <w:br/>
      </w:r>
    </w:p>
    <w:p w14:paraId="53D4F5D5" w14:textId="77777777" w:rsidR="00F9048F" w:rsidRPr="005223F4" w:rsidRDefault="00F9048F" w:rsidP="00F9048F">
      <w:r w:rsidRPr="005223F4">
        <w:t>The place values of each of these bits, for little endian byte order can be seen to be:</w:t>
      </w:r>
    </w:p>
    <w:p w14:paraId="2BE7DC40" w14:textId="77777777" w:rsidR="00F9048F" w:rsidRPr="005223F4" w:rsidRDefault="00F9048F" w:rsidP="00F9048F">
      <w:pPr>
        <w:rPr>
          <w:rFonts w:ascii="Courier New" w:hAnsi="Courier New" w:cs="Courier New"/>
        </w:rPr>
      </w:pPr>
      <w:r w:rsidRPr="005223F4">
        <w:rPr>
          <w:rFonts w:ascii="Courier New" w:hAnsi="Courier New" w:cs="Courier New"/>
        </w:rPr>
        <w:t xml:space="preserve">PlaceValue positions </w:t>
      </w:r>
    </w:p>
    <w:p w14:paraId="78F93DFE" w14:textId="77777777" w:rsidR="00F9048F" w:rsidRPr="005223F4" w:rsidRDefault="00F9048F" w:rsidP="00F9048F">
      <w:pPr>
        <w:rPr>
          <w:rFonts w:ascii="Courier New" w:hAnsi="Courier New" w:cs="Courier New"/>
        </w:rPr>
      </w:pPr>
      <w:r w:rsidRPr="005223F4">
        <w:rPr>
          <w:rFonts w:ascii="Courier New" w:hAnsi="Courier New" w:cs="Courier New"/>
        </w:rPr>
        <w:t>00000000 ...11100</w:t>
      </w:r>
      <w:r w:rsidRPr="005223F4">
        <w:rPr>
          <w:rFonts w:ascii="Courier New" w:hAnsi="Courier New" w:cs="Courier New"/>
        </w:rPr>
        <w:br/>
        <w:t>76543210 ...21098</w:t>
      </w:r>
    </w:p>
    <w:p w14:paraId="0CCC22B3"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0E5BF663" w14:textId="77777777" w:rsidR="00F9048F" w:rsidRPr="005223F4" w:rsidRDefault="00F9048F" w:rsidP="00F9048F">
      <w:pPr>
        <w:rPr>
          <w:rFonts w:ascii="Courier New" w:hAnsi="Courier New" w:cs="Courier New"/>
        </w:rPr>
      </w:pPr>
      <w:r w:rsidRPr="005223F4">
        <w:rPr>
          <w:rFonts w:ascii="Courier New" w:hAnsi="Courier New" w:cs="Courier New"/>
        </w:rPr>
        <w:t>10110101 ...00100</w:t>
      </w:r>
      <w:r w:rsidRPr="005223F4">
        <w:rPr>
          <w:rFonts w:ascii="Courier New" w:hAnsi="Courier New" w:cs="Courier New"/>
        </w:rPr>
        <w:br/>
        <w:t>Hex values</w:t>
      </w:r>
      <w:r w:rsidRPr="005223F4">
        <w:rPr>
          <w:rFonts w:ascii="Courier New" w:hAnsi="Courier New" w:cs="Courier New"/>
        </w:rPr>
        <w:br/>
        <w:t>   B   5    0   4   </w:t>
      </w:r>
    </w:p>
    <w:p w14:paraId="7907E0C5" w14:textId="542FDDEE" w:rsidR="00F9048F" w:rsidRPr="005223F4" w:rsidDel="00916D7B" w:rsidRDefault="00F9048F" w:rsidP="00F9048F">
      <w:pPr>
        <w:rPr>
          <w:del w:id="3606" w:author="mbeckerle" w:date="2012-04-22T18:18:00Z"/>
        </w:rPr>
      </w:pPr>
    </w:p>
    <w:p w14:paraId="3E46D73C" w14:textId="77777777" w:rsidR="00F9048F" w:rsidRPr="005223F4" w:rsidRDefault="00F9048F" w:rsidP="00F9048F">
      <w:r w:rsidRPr="005223F4">
        <w: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byte of the unsignedShort integer.</w:t>
      </w:r>
    </w:p>
    <w:p w14:paraId="3EBBE167" w14:textId="77777777" w:rsidR="00F9048F" w:rsidRPr="005223F4" w:rsidRDefault="00F9048F" w:rsidP="00F9048F">
      <w:pPr>
        <w:rPr>
          <w:b/>
          <w:bCs/>
        </w:rPr>
      </w:pPr>
      <w:r w:rsidRPr="005223F4">
        <w:rPr>
          <w:b/>
          <w:bCs/>
        </w:rPr>
        <w:t>Booleans</w:t>
      </w:r>
    </w:p>
    <w:p w14:paraId="48C306A2" w14:textId="77777777" w:rsidR="00F9048F" w:rsidRPr="005223F4" w:rsidRDefault="00F9048F" w:rsidP="00F9048F">
      <w:r w:rsidRPr="005223F4">
        <w:t>The properties dfdl:binaryBooleanTrueRep and dfdl:binaryBooleanFalseRep are unsigned integers. Specifically, their numeric ranges are restricted as if of type xs:unsignedInt, with additional restriction in range when the dfdl:lengthUnits=’bits’ and dfdl:length are used to specify fewer than the maximum of 32 bits.</w:t>
      </w:r>
    </w:p>
    <w:p w14:paraId="7CE24300" w14:textId="4B61D192" w:rsidR="00F9048F" w:rsidRPr="005223F4" w:rsidDel="00916D7B" w:rsidRDefault="00F9048F" w:rsidP="000A251E">
      <w:pPr>
        <w:rPr>
          <w:del w:id="3607" w:author="mbeckerle" w:date="2012-04-22T18:18:00Z"/>
        </w:rPr>
      </w:pPr>
    </w:p>
    <w:p w14:paraId="0F314227" w14:textId="77777777" w:rsidR="00A01383" w:rsidRPr="005223F4" w:rsidRDefault="00A01383" w:rsidP="00A01383">
      <w:pPr>
        <w:pStyle w:val="Heading4"/>
      </w:pPr>
      <w:r w:rsidRPr="005223F4">
        <w:t>Length of Complex Element of Specified Length</w:t>
      </w:r>
    </w:p>
    <w:p w14:paraId="6FC37C0D" w14:textId="02B1AD47" w:rsidR="00A01383" w:rsidRPr="005223F4" w:rsidDel="00916D7B" w:rsidRDefault="00A01383" w:rsidP="00A01383">
      <w:pPr>
        <w:pStyle w:val="nobreak"/>
        <w:rPr>
          <w:del w:id="3608" w:author="mbeckerle" w:date="2012-04-22T18:18:00Z"/>
        </w:rPr>
      </w:pPr>
    </w:p>
    <w:p w14:paraId="397AED2B" w14:textId="77777777" w:rsidR="00A01383" w:rsidRPr="005223F4" w:rsidRDefault="00A01383" w:rsidP="00A01383">
      <w:r w:rsidRPr="005223F4">
        <w:t>A complex element of known length is defining a 'box' in which its child element exist. For example a fixed length record with a variable number of children that may not fill the full length of the record.</w:t>
      </w:r>
      <w:r w:rsidR="00CF04BC" w:rsidRPr="005223F4">
        <w:t xml:space="preserve"> </w:t>
      </w:r>
    </w:p>
    <w:p w14:paraId="3BE95A92" w14:textId="77777777" w:rsidR="00CF04BC" w:rsidRPr="005223F4" w:rsidRDefault="00CF04BC" w:rsidP="00CF04BC">
      <w:r w:rsidRPr="005223F4">
        <w:t xml:space="preserve">For example, an element of complex type may have explicit length of 100 bytes, but contain a sequence of child elements that use up less than 100 bytes of data. In this case the remaining unused data is called the </w:t>
      </w:r>
      <w:commentRangeStart w:id="3609"/>
      <w:del w:id="3610" w:author="Steve Hanson" w:date="2012-02-27T19:40:00Z">
        <w:r w:rsidRPr="005223F4" w:rsidDel="005A5327">
          <w:rPr>
            <w:b/>
            <w:i/>
          </w:rPr>
          <w:delText>Final</w:delText>
        </w:r>
      </w:del>
      <w:ins w:id="3611" w:author="Steve Hanson" w:date="2012-02-27T19:40:00Z">
        <w:r w:rsidR="005A5327">
          <w:rPr>
            <w:b/>
            <w:i/>
          </w:rPr>
          <w:t>Element</w:t>
        </w:r>
      </w:ins>
      <w:r w:rsidRPr="005223F4">
        <w:rPr>
          <w:b/>
          <w:i/>
        </w:rPr>
        <w:t>Unused</w:t>
      </w:r>
      <w:del w:id="3612" w:author="Steve Hanson" w:date="2012-02-27T19:40:00Z">
        <w:r w:rsidRPr="005223F4" w:rsidDel="005A5327">
          <w:rPr>
            <w:b/>
            <w:i/>
          </w:rPr>
          <w:delText>Region</w:delText>
        </w:r>
      </w:del>
      <w:commentRangeEnd w:id="3609"/>
      <w:r w:rsidR="0099163E">
        <w:rPr>
          <w:rStyle w:val="CommentReference"/>
        </w:rPr>
        <w:commentReference w:id="3609"/>
      </w:r>
      <w:r w:rsidRPr="005223F4">
        <w:rPr>
          <w:b/>
          <w:i/>
        </w:rPr>
        <w:t xml:space="preserve">. </w:t>
      </w:r>
      <w:r w:rsidRPr="005223F4">
        <w:t>It is skipped when parsing, and is filled with the dfdl:fillByte on unparsing.</w:t>
      </w:r>
    </w:p>
    <w:p w14:paraId="0244659D" w14:textId="77777777" w:rsidR="000659DE" w:rsidRPr="005223F4" w:rsidRDefault="000659DE" w:rsidP="00CF04BC">
      <w:r w:rsidRPr="005223F4">
        <w:t>When the dfdl:lengthUnits is 'characters' on a complex element of specified length then the dfdl:lengthUnits of all its children must be characters also</w:t>
      </w:r>
      <w:ins w:id="3613" w:author="Steve Hanson" w:date="2012-02-23T15:53:00Z">
        <w:r w:rsidR="0099163E">
          <w:t xml:space="preserve"> with the same encoding, otherwise it is a schema definition error</w:t>
        </w:r>
      </w:ins>
      <w:r w:rsidRPr="005223F4">
        <w:t>.</w:t>
      </w:r>
    </w:p>
    <w:p w14:paraId="14FAF1F5" w14:textId="11B903B8" w:rsidR="00CF04BC" w:rsidRPr="005223F4" w:rsidDel="00916D7B" w:rsidRDefault="001A6AE7" w:rsidP="00A01383">
      <w:pPr>
        <w:rPr>
          <w:del w:id="3614" w:author="mbeckerle" w:date="2012-04-22T18:18:00Z"/>
        </w:rPr>
      </w:pPr>
      <w:bookmarkStart w:id="3615" w:name="_Toc322911645"/>
      <w:bookmarkStart w:id="3616" w:name="_Toc322912184"/>
      <w:bookmarkStart w:id="3617" w:name="_Toc329093033"/>
      <w:bookmarkStart w:id="3618" w:name="_Toc332701546"/>
      <w:bookmarkStart w:id="3619" w:name="_Toc332701850"/>
      <w:bookmarkStart w:id="3620" w:name="_Toc332724470"/>
      <w:bookmarkEnd w:id="3615"/>
      <w:bookmarkEnd w:id="3616"/>
      <w:bookmarkEnd w:id="3617"/>
      <w:bookmarkEnd w:id="3618"/>
      <w:bookmarkEnd w:id="3619"/>
      <w:ins w:id="3621" w:author="mbeckerle" w:date="2012-08-14T12:00:00Z">
        <w:r>
          <w:t>Summary:</w:t>
        </w:r>
        <w:bookmarkEnd w:id="3620"/>
        <w:r>
          <w:t xml:space="preserve"> </w:t>
        </w:r>
      </w:ins>
      <w:commentRangeStart w:id="3622"/>
    </w:p>
    <w:p w14:paraId="7A210724" w14:textId="45EF41AA" w:rsidR="00A01383" w:rsidRPr="005223F4" w:rsidDel="00916D7B" w:rsidRDefault="00A01383" w:rsidP="000A251E">
      <w:pPr>
        <w:rPr>
          <w:del w:id="3623" w:author="mbeckerle" w:date="2012-04-22T18:18:00Z"/>
        </w:rPr>
      </w:pPr>
      <w:bookmarkStart w:id="3624" w:name="_Toc322911646"/>
      <w:bookmarkStart w:id="3625" w:name="_Toc322912185"/>
      <w:bookmarkStart w:id="3626" w:name="_Toc329093034"/>
      <w:bookmarkStart w:id="3627" w:name="_Toc332701547"/>
      <w:bookmarkStart w:id="3628" w:name="_Toc332701851"/>
      <w:bookmarkStart w:id="3629" w:name="_Toc332711645"/>
      <w:bookmarkStart w:id="3630" w:name="_Toc332711953"/>
      <w:bookmarkStart w:id="3631" w:name="_Toc332712255"/>
      <w:bookmarkStart w:id="3632" w:name="_Toc332724171"/>
      <w:bookmarkStart w:id="3633" w:name="_Toc332724471"/>
      <w:bookmarkEnd w:id="3624"/>
      <w:bookmarkEnd w:id="3625"/>
      <w:bookmarkEnd w:id="3626"/>
      <w:bookmarkEnd w:id="3627"/>
      <w:bookmarkEnd w:id="3628"/>
      <w:bookmarkEnd w:id="3629"/>
      <w:bookmarkEnd w:id="3630"/>
      <w:bookmarkEnd w:id="3631"/>
      <w:bookmarkEnd w:id="3632"/>
      <w:bookmarkEnd w:id="3633"/>
    </w:p>
    <w:p w14:paraId="601BD754" w14:textId="77777777" w:rsidR="00BE682C" w:rsidRPr="005223F4" w:rsidRDefault="00BE682C" w:rsidP="00A30743">
      <w:pPr>
        <w:pStyle w:val="Heading3"/>
      </w:pPr>
      <w:bookmarkStart w:id="3634" w:name="_Toc177399094"/>
      <w:bookmarkStart w:id="3635" w:name="_Toc175057381"/>
      <w:bookmarkStart w:id="3636" w:name="_Toc199516317"/>
      <w:bookmarkStart w:id="3637" w:name="_Toc194983981"/>
      <w:bookmarkStart w:id="3638" w:name="_Toc243112824"/>
      <w:bookmarkStart w:id="3639" w:name="_Toc332724472"/>
      <w:r w:rsidRPr="005223F4">
        <w:t>Length of Simple Types with Binary Representations</w:t>
      </w:r>
      <w:bookmarkEnd w:id="3634"/>
      <w:bookmarkEnd w:id="3635"/>
      <w:bookmarkEnd w:id="3636"/>
      <w:bookmarkEnd w:id="3637"/>
      <w:bookmarkEnd w:id="3638"/>
      <w:bookmarkEnd w:id="3639"/>
    </w:p>
    <w:p w14:paraId="2720970C" w14:textId="77777777" w:rsidR="00A30743" w:rsidRDefault="00073B9D" w:rsidP="007C1C77">
      <w:pPr>
        <w:rPr>
          <w:ins w:id="3640" w:author="mbeckerle" w:date="2012-08-14T11:58:00Z"/>
        </w:rPr>
      </w:pPr>
      <w:r w:rsidRPr="005223F4">
        <w:t xml:space="preserve">Elements with dfdl:representation 'binary' and dfdl:binaryNumberRep or dfdl:binaryCalendarRep 'packed' or 'bcd' may be delimited or </w:t>
      </w:r>
      <w:ins w:id="3641" w:author="Steve Hanson" w:date="2012-02-23T15:53:00Z">
        <w:r w:rsidR="0099163E">
          <w:t>specified</w:t>
        </w:r>
      </w:ins>
      <w:del w:id="3642" w:author="Steve Hanson" w:date="2012-02-23T15:53:00Z">
        <w:r w:rsidRPr="005223F4" w:rsidDel="0099163E">
          <w:delText>known</w:delText>
        </w:r>
      </w:del>
      <w:r w:rsidRPr="005223F4">
        <w:t xml:space="preserve"> length. All other e</w:t>
      </w:r>
      <w:r w:rsidR="00A30743" w:rsidRPr="005223F4">
        <w:t xml:space="preserve">lements with </w:t>
      </w:r>
      <w:r w:rsidRPr="005223F4">
        <w:t>dfdl:</w:t>
      </w:r>
      <w:r w:rsidR="00A30743" w:rsidRPr="005223F4">
        <w:t xml:space="preserve">representation </w:t>
      </w:r>
      <w:r w:rsidRPr="005223F4">
        <w:t xml:space="preserve">'binary' </w:t>
      </w:r>
      <w:r w:rsidR="00A30743" w:rsidRPr="005223F4">
        <w:t xml:space="preserve">must be </w:t>
      </w:r>
      <w:ins w:id="3643" w:author="Steve Hanson" w:date="2012-02-23T15:54:00Z">
        <w:r w:rsidR="0099163E">
          <w:t>specified</w:t>
        </w:r>
      </w:ins>
      <w:del w:id="3644" w:author="Steve Hanson" w:date="2012-02-23T15:54:00Z">
        <w:r w:rsidR="00A30743" w:rsidRPr="005223F4" w:rsidDel="0099163E">
          <w:delText>of known</w:delText>
        </w:r>
      </w:del>
      <w:r w:rsidR="00A30743" w:rsidRPr="005223F4">
        <w:t xml:space="preserve"> length</w:t>
      </w:r>
      <w:r w:rsidR="007C1C77" w:rsidRPr="005223F4">
        <w:t xml:space="preserve"> and i</w:t>
      </w:r>
      <w:r w:rsidR="00C02CFA" w:rsidRPr="005223F4">
        <w:t xml:space="preserve">t is a schema definition </w:t>
      </w:r>
      <w:r w:rsidR="0070183F" w:rsidRPr="005223F4">
        <w:t xml:space="preserve">error </w:t>
      </w:r>
      <w:r w:rsidR="00C02CFA" w:rsidRPr="005223F4">
        <w:t>if dfdl:lengthKind 'delimited'</w:t>
      </w:r>
      <w:del w:id="3645" w:author="Steve Hanson" w:date="2012-02-23T15:54:00Z">
        <w:r w:rsidR="00C02CFA" w:rsidRPr="005223F4" w:rsidDel="0099163E">
          <w:delText xml:space="preserve"> </w:delText>
        </w:r>
      </w:del>
      <w:ins w:id="3646" w:author="Steve Hanson" w:date="2012-02-23T15:54:00Z">
        <w:r w:rsidR="0099163E">
          <w:t xml:space="preserve">, </w:t>
        </w:r>
      </w:ins>
      <w:r w:rsidR="00C02CFA" w:rsidRPr="005223F4">
        <w:t>or '</w:t>
      </w:r>
      <w:r w:rsidR="007C1C77" w:rsidRPr="005223F4">
        <w:t>e</w:t>
      </w:r>
      <w:r w:rsidR="00C02CFA" w:rsidRPr="005223F4">
        <w:t>ndOfParent'</w:t>
      </w:r>
      <w:del w:id="3647" w:author="Steve Hanson" w:date="2012-02-23T15:54:00Z">
        <w:r w:rsidR="00C02CFA" w:rsidRPr="005223F4" w:rsidDel="0099163E">
          <w:delText>,</w:delText>
        </w:r>
      </w:del>
      <w:r w:rsidR="00C02CFA" w:rsidRPr="005223F4">
        <w:t xml:space="preserve"> where the parent dfdl:lengthKind is 'delimited'</w:t>
      </w:r>
      <w:commentRangeEnd w:id="3622"/>
      <w:r w:rsidR="002860DC">
        <w:rPr>
          <w:rStyle w:val="CommentReference"/>
        </w:rPr>
        <w:commentReference w:id="3622"/>
      </w:r>
      <w:r w:rsidR="00C02CFA" w:rsidRPr="005223F4">
        <w:t>.</w:t>
      </w:r>
    </w:p>
    <w:p w14:paraId="47230CDB" w14:textId="212FDEB8" w:rsidR="001A6AE7" w:rsidRPr="005223F4" w:rsidRDefault="001A6AE7" w:rsidP="007C1C77">
      <w:ins w:id="3648" w:author="mbeckerle" w:date="2012-08-14T12:00:00Z">
        <w:r>
          <w:t>It is a schema definition error if an e</w:t>
        </w:r>
      </w:ins>
      <w:ins w:id="3649" w:author="mbeckerle" w:date="2012-08-14T11:59:00Z">
        <w:r>
          <w:t xml:space="preserve">lement with dfdl:representation ‘binary’ </w:t>
        </w:r>
      </w:ins>
      <w:ins w:id="3650" w:author="mbeckerle" w:date="2012-08-14T12:00:00Z">
        <w:r>
          <w:t>has</w:t>
        </w:r>
      </w:ins>
      <w:ins w:id="3651" w:author="mbeckerle" w:date="2012-08-14T11:59:00Z">
        <w:r>
          <w:t xml:space="preserve"> dfdl:lengthKind=’pattern’. </w:t>
        </w:r>
      </w:ins>
    </w:p>
    <w:p w14:paraId="284F5F8F" w14:textId="77777777" w:rsidR="002A61DB" w:rsidRPr="005223F4" w:rsidRDefault="006C42F9" w:rsidP="00B81283">
      <w:pPr>
        <w:pStyle w:val="Heading1"/>
      </w:pPr>
      <w:bookmarkStart w:id="3652" w:name="_Toc177399096"/>
      <w:bookmarkStart w:id="3653" w:name="_Toc175057383"/>
      <w:bookmarkStart w:id="3654" w:name="_Toc199516319"/>
      <w:bookmarkStart w:id="3655" w:name="_Toc194983983"/>
      <w:bookmarkStart w:id="3656" w:name="_Toc243112826"/>
      <w:bookmarkStart w:id="3657" w:name="_Ref255476219"/>
      <w:bookmarkStart w:id="3658" w:name="_Toc130873628"/>
      <w:bookmarkStart w:id="3659" w:name="_Toc140549600"/>
      <w:bookmarkStart w:id="3660" w:name="_Toc332724473"/>
      <w:r w:rsidRPr="005223F4">
        <w:t>Simple Type</w:t>
      </w:r>
      <w:r w:rsidR="00B81283" w:rsidRPr="005223F4">
        <w:t>s</w:t>
      </w:r>
      <w:bookmarkEnd w:id="3652"/>
      <w:bookmarkEnd w:id="3653"/>
      <w:bookmarkEnd w:id="3654"/>
      <w:bookmarkEnd w:id="3655"/>
      <w:bookmarkEnd w:id="3656"/>
      <w:bookmarkEnd w:id="3657"/>
      <w:bookmarkEnd w:id="3660"/>
    </w:p>
    <w:p w14:paraId="0811AD45" w14:textId="77777777" w:rsidR="00936F8F" w:rsidRPr="005223F4" w:rsidRDefault="00A70C7E" w:rsidP="00A70C7E">
      <w:pPr>
        <w:pStyle w:val="nobreak"/>
      </w:pPr>
      <w:r w:rsidRPr="005223F4">
        <w:t xml:space="preserve">The ‘representation’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data found in the </w:t>
      </w:r>
      <w:commentRangeStart w:id="3661"/>
      <w:r w:rsidR="00391A26" w:rsidRPr="002860DC">
        <w:t>SimpleContent</w:t>
      </w:r>
      <w:commentRangeEnd w:id="3661"/>
      <w:r w:rsidR="00AD5F33" w:rsidRPr="0045662B">
        <w:rPr>
          <w:rStyle w:val="CommentReference"/>
        </w:rPr>
        <w:commentReference w:id="3661"/>
      </w:r>
      <w:r w:rsidR="00391A26" w:rsidRPr="005223F4">
        <w:rPr>
          <w:b/>
          <w:i/>
        </w:rPr>
        <w:t xml:space="preserve"> </w:t>
      </w:r>
      <w:r w:rsidRPr="005223F4">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p w14:paraId="6DFE91A7" w14:textId="1DBD5C0C" w:rsidR="00F522DC" w:rsidRPr="005223F4" w:rsidDel="004C6A53" w:rsidRDefault="00F522DC" w:rsidP="00F522DC">
      <w:pPr>
        <w:rPr>
          <w:del w:id="3662" w:author="mbeckerle" w:date="2012-04-22T22:0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F522DC" w:rsidRPr="005223F4" w14:paraId="4F5918FC" w14:textId="77777777" w:rsidTr="00240AC5">
        <w:tc>
          <w:tcPr>
            <w:tcW w:w="2448" w:type="dxa"/>
            <w:shd w:val="clear" w:color="auto" w:fill="F3F3F3"/>
          </w:tcPr>
          <w:p w14:paraId="5A26AC3A" w14:textId="77777777" w:rsidR="00F522DC" w:rsidRPr="007223DF" w:rsidRDefault="00F522DC" w:rsidP="00D67874">
            <w:pPr>
              <w:rPr>
                <w:b/>
              </w:rPr>
            </w:pPr>
            <w:r w:rsidRPr="007223DF">
              <w:rPr>
                <w:b/>
              </w:rPr>
              <w:t xml:space="preserve">Logical </w:t>
            </w:r>
            <w:ins w:id="3663" w:author="Steve Hanson" w:date="2012-02-23T15:54:00Z">
              <w:r w:rsidR="0099163E" w:rsidRPr="007223DF">
                <w:rPr>
                  <w:b/>
                </w:rPr>
                <w:t>T</w:t>
              </w:r>
            </w:ins>
            <w:del w:id="3664" w:author="Steve Hanson" w:date="2012-02-23T15:54:00Z">
              <w:r w:rsidRPr="007223DF" w:rsidDel="0099163E">
                <w:rPr>
                  <w:b/>
                </w:rPr>
                <w:delText>t</w:delText>
              </w:r>
            </w:del>
            <w:r w:rsidRPr="007223DF">
              <w:rPr>
                <w:b/>
              </w:rPr>
              <w:t xml:space="preserve">ype </w:t>
            </w:r>
            <w:ins w:id="3665" w:author="Steve Hanson" w:date="2012-02-23T15:54:00Z">
              <w:r w:rsidR="0099163E" w:rsidRPr="007223DF">
                <w:rPr>
                  <w:b/>
                </w:rPr>
                <w:t>G</w:t>
              </w:r>
            </w:ins>
            <w:del w:id="3666" w:author="Steve Hanson" w:date="2012-02-23T15:54:00Z">
              <w:r w:rsidRPr="007223DF" w:rsidDel="0099163E">
                <w:rPr>
                  <w:b/>
                </w:rPr>
                <w:delText>g</w:delText>
              </w:r>
            </w:del>
            <w:r w:rsidRPr="007223DF">
              <w:rPr>
                <w:b/>
              </w:rPr>
              <w:t>roup</w:t>
            </w:r>
          </w:p>
        </w:tc>
        <w:tc>
          <w:tcPr>
            <w:tcW w:w="6660" w:type="dxa"/>
            <w:shd w:val="clear" w:color="auto" w:fill="F3F3F3"/>
          </w:tcPr>
          <w:p w14:paraId="18AA10F4" w14:textId="77777777" w:rsidR="00F522DC" w:rsidRPr="007223DF" w:rsidRDefault="0099163E" w:rsidP="00D67874">
            <w:pPr>
              <w:rPr>
                <w:b/>
              </w:rPr>
            </w:pPr>
            <w:ins w:id="3667" w:author="Steve Hanson" w:date="2012-02-23T15:54:00Z">
              <w:r w:rsidRPr="007223DF">
                <w:rPr>
                  <w:b/>
                </w:rPr>
                <w:t>T</w:t>
              </w:r>
            </w:ins>
            <w:del w:id="3668" w:author="Steve Hanson" w:date="2012-02-23T15:54:00Z">
              <w:r w:rsidR="00F522DC" w:rsidRPr="007223DF" w:rsidDel="0099163E">
                <w:rPr>
                  <w:b/>
                </w:rPr>
                <w:delText>t</w:delText>
              </w:r>
            </w:del>
            <w:r w:rsidR="00F522DC" w:rsidRPr="007223DF">
              <w:rPr>
                <w:b/>
              </w:rPr>
              <w:t>ypes</w:t>
            </w:r>
          </w:p>
        </w:tc>
      </w:tr>
      <w:tr w:rsidR="00F522DC" w:rsidRPr="005223F4" w14:paraId="4DBC6D5E" w14:textId="77777777" w:rsidTr="00240AC5">
        <w:tc>
          <w:tcPr>
            <w:tcW w:w="2448" w:type="dxa"/>
            <w:shd w:val="clear" w:color="auto" w:fill="auto"/>
          </w:tcPr>
          <w:p w14:paraId="28206C2A" w14:textId="77777777" w:rsidR="00F522DC" w:rsidRPr="00240AC5" w:rsidRDefault="00F522DC" w:rsidP="00D67874">
            <w:pPr>
              <w:rPr>
                <w:i/>
                <w:iCs/>
              </w:rPr>
            </w:pPr>
            <w:r w:rsidRPr="005223F4">
              <w:t>Number</w:t>
            </w:r>
          </w:p>
        </w:tc>
        <w:tc>
          <w:tcPr>
            <w:tcW w:w="6660" w:type="dxa"/>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240AC5">
        <w:tc>
          <w:tcPr>
            <w:tcW w:w="2448" w:type="dxa"/>
            <w:shd w:val="clear" w:color="auto" w:fill="auto"/>
          </w:tcPr>
          <w:p w14:paraId="50BC7C40" w14:textId="77777777" w:rsidR="00F522DC" w:rsidRPr="00240AC5" w:rsidRDefault="00F522DC" w:rsidP="00D67874">
            <w:pPr>
              <w:rPr>
                <w:i/>
                <w:iCs/>
              </w:rPr>
            </w:pPr>
            <w:r w:rsidRPr="005223F4">
              <w:t>String</w:t>
            </w:r>
          </w:p>
        </w:tc>
        <w:tc>
          <w:tcPr>
            <w:tcW w:w="6660" w:type="dxa"/>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240AC5">
        <w:tc>
          <w:tcPr>
            <w:tcW w:w="2448" w:type="dxa"/>
            <w:shd w:val="clear" w:color="auto" w:fill="auto"/>
          </w:tcPr>
          <w:p w14:paraId="48BB4E12" w14:textId="77777777" w:rsidR="00F522DC" w:rsidRPr="00240AC5" w:rsidRDefault="00F522DC" w:rsidP="00D67874">
            <w:pPr>
              <w:rPr>
                <w:i/>
                <w:iCs/>
              </w:rPr>
            </w:pPr>
            <w:r w:rsidRPr="005223F4">
              <w:t>Calendar</w:t>
            </w:r>
          </w:p>
        </w:tc>
        <w:tc>
          <w:tcPr>
            <w:tcW w:w="6660" w:type="dxa"/>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240AC5">
        <w:tc>
          <w:tcPr>
            <w:tcW w:w="2448" w:type="dxa"/>
            <w:shd w:val="clear" w:color="auto" w:fill="auto"/>
          </w:tcPr>
          <w:p w14:paraId="49335EB2" w14:textId="77777777" w:rsidR="00F522DC" w:rsidRPr="00240AC5" w:rsidRDefault="00F522DC" w:rsidP="00D67874">
            <w:pPr>
              <w:rPr>
                <w:i/>
                <w:iCs/>
              </w:rPr>
            </w:pPr>
            <w:r w:rsidRPr="005223F4">
              <w:t>Opaque</w:t>
            </w:r>
          </w:p>
        </w:tc>
        <w:tc>
          <w:tcPr>
            <w:tcW w:w="6660" w:type="dxa"/>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240AC5">
        <w:tc>
          <w:tcPr>
            <w:tcW w:w="2448" w:type="dxa"/>
            <w:shd w:val="clear" w:color="auto" w:fill="auto"/>
          </w:tcPr>
          <w:p w14:paraId="312CA764" w14:textId="77777777" w:rsidR="00F522DC" w:rsidRPr="00240AC5" w:rsidRDefault="00F522DC" w:rsidP="00D67874">
            <w:pPr>
              <w:rPr>
                <w:i/>
                <w:iCs/>
              </w:rPr>
            </w:pPr>
            <w:r w:rsidRPr="005223F4">
              <w:t>Boolean</w:t>
            </w:r>
          </w:p>
        </w:tc>
        <w:tc>
          <w:tcPr>
            <w:tcW w:w="6660" w:type="dxa"/>
            <w:shd w:val="clear" w:color="auto" w:fill="auto"/>
          </w:tcPr>
          <w:p w14:paraId="191E8691" w14:textId="77777777" w:rsidR="00F522DC" w:rsidRPr="00240AC5" w:rsidRDefault="00F522DC" w:rsidP="00D67874">
            <w:pPr>
              <w:rPr>
                <w:i/>
                <w:iCs/>
              </w:rPr>
            </w:pPr>
            <w:r w:rsidRPr="005223F4">
              <w:t>xs:</w:t>
            </w:r>
            <w:ins w:id="3669" w:author="Steve Hanson" w:date="2012-02-23T15:55:00Z">
              <w:r w:rsidR="0099163E">
                <w:t>b</w:t>
              </w:r>
            </w:ins>
            <w:del w:id="3670" w:author="Steve Hanson" w:date="2012-02-23T15:55:00Z">
              <w:r w:rsidRPr="005223F4" w:rsidDel="0099163E">
                <w:delText>B</w:delText>
              </w:r>
            </w:del>
            <w:r w:rsidRPr="005223F4">
              <w:t>oolean</w:t>
            </w:r>
          </w:p>
        </w:tc>
      </w:tr>
    </w:tbl>
    <w:p w14:paraId="4E077EC3" w14:textId="77777777" w:rsidR="00A6777A" w:rsidRPr="005223F4" w:rsidRDefault="00391A26" w:rsidP="00391A26">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18</w:t>
      </w:r>
      <w:r w:rsidR="008356D4">
        <w:rPr>
          <w:noProof/>
        </w:rPr>
        <w:fldChar w:fldCharType="end"/>
      </w:r>
      <w:r w:rsidRPr="005223F4">
        <w:t xml:space="preserve"> Logical type groups</w:t>
      </w:r>
    </w:p>
    <w:p w14:paraId="1096E80B" w14:textId="77777777" w:rsidR="00A6777A" w:rsidRPr="005223F4" w:rsidRDefault="00A6777A">
      <w:pPr>
        <w:pStyle w:val="Heading2"/>
      </w:pPr>
      <w:bookmarkStart w:id="3671" w:name="_Toc332724474"/>
      <w:r w:rsidRPr="005223F4">
        <w:t>Properties Common to All Simple Types</w:t>
      </w:r>
      <w:bookmarkEnd w:id="3671"/>
      <w:r w:rsidRPr="005223F4" w:rsidDel="00A6777A">
        <w:t xml:space="preserve"> </w:t>
      </w:r>
    </w:p>
    <w:p w14:paraId="0850A260" w14:textId="06B6F09A" w:rsidR="00A70C7E" w:rsidRPr="005223F4" w:rsidDel="00916D7B" w:rsidRDefault="00A70C7E" w:rsidP="00A6777A">
      <w:pPr>
        <w:rPr>
          <w:del w:id="3672"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A70C7E" w:rsidRPr="005223F4" w14:paraId="6835AD65" w14:textId="77777777" w:rsidTr="00240AC5">
        <w:tc>
          <w:tcPr>
            <w:tcW w:w="2066" w:type="dxa"/>
            <w:shd w:val="clear" w:color="auto" w:fill="F3F3F3"/>
          </w:tcPr>
          <w:p w14:paraId="1871EF14" w14:textId="77777777" w:rsidR="00A70C7E" w:rsidRPr="007223DF" w:rsidRDefault="00A70C7E" w:rsidP="00D67874">
            <w:pPr>
              <w:rPr>
                <w:b/>
              </w:rPr>
            </w:pPr>
            <w:r w:rsidRPr="007223DF">
              <w:rPr>
                <w:b/>
              </w:rPr>
              <w:t>Property Name</w:t>
            </w:r>
          </w:p>
        </w:tc>
        <w:tc>
          <w:tcPr>
            <w:tcW w:w="7042" w:type="dxa"/>
            <w:shd w:val="clear" w:color="auto" w:fill="F3F3F3"/>
          </w:tcPr>
          <w:p w14:paraId="65EDA090" w14:textId="77777777" w:rsidR="00A70C7E" w:rsidRPr="007223DF" w:rsidRDefault="00A70C7E" w:rsidP="00D67874">
            <w:pPr>
              <w:rPr>
                <w:b/>
              </w:rPr>
            </w:pPr>
            <w:r w:rsidRPr="007223DF">
              <w:rPr>
                <w:b/>
              </w:rPr>
              <w:t>Description</w:t>
            </w:r>
          </w:p>
        </w:tc>
      </w:tr>
      <w:tr w:rsidR="00A70C7E" w:rsidRPr="005223F4" w14:paraId="2974F33E" w14:textId="77777777" w:rsidTr="00240AC5">
        <w:trPr>
          <w:trHeight w:val="2094"/>
        </w:trPr>
        <w:tc>
          <w:tcPr>
            <w:tcW w:w="2066" w:type="dxa"/>
            <w:shd w:val="clear" w:color="auto" w:fill="auto"/>
          </w:tcPr>
          <w:p w14:paraId="6E49E9E9" w14:textId="77777777" w:rsidR="00A70C7E" w:rsidRPr="00240AC5" w:rsidRDefault="00A70C7E" w:rsidP="00CD6E8C">
            <w:pPr>
              <w:rPr>
                <w:rFonts w:cs="Arial"/>
              </w:rPr>
            </w:pPr>
            <w:r w:rsidRPr="00240AC5">
              <w:rPr>
                <w:rFonts w:cs="Arial"/>
              </w:rPr>
              <w:t>representation</w:t>
            </w:r>
          </w:p>
        </w:tc>
        <w:tc>
          <w:tcPr>
            <w:tcW w:w="7042" w:type="dxa"/>
            <w:shd w:val="clear" w:color="auto" w:fill="auto"/>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77777777" w:rsidR="00A70C7E" w:rsidRPr="005223F4" w:rsidRDefault="00A70C7E" w:rsidP="00D67874">
            <w:r w:rsidRPr="00240AC5">
              <w:rPr>
                <w:b/>
              </w:rPr>
              <w:t>Number:</w:t>
            </w:r>
            <w:r w:rsidRPr="005223F4">
              <w:t xml:space="preserve"> ‘text, ‘binary’</w:t>
            </w:r>
          </w:p>
          <w:p w14:paraId="7BF702E0" w14:textId="77777777" w:rsidR="00A70C7E" w:rsidRPr="005223F4" w:rsidRDefault="00A70C7E" w:rsidP="00D67874">
            <w:r w:rsidRPr="00240AC5">
              <w:rPr>
                <w:b/>
              </w:rPr>
              <w:t>String:</w:t>
            </w:r>
            <w:r w:rsidRPr="005223F4">
              <w:t xml:space="preserve"> </w:t>
            </w:r>
            <w:r w:rsidR="00922744" w:rsidRPr="005223F4">
              <w:t xml:space="preserve">representation is assumed to be </w:t>
            </w:r>
            <w:r w:rsidRPr="005223F4">
              <w:t>‘text</w:t>
            </w:r>
            <w:r w:rsidR="00F61F5B" w:rsidRPr="005223F4">
              <w:t>'</w:t>
            </w:r>
            <w:r w:rsidR="00922744" w:rsidRPr="005223F4">
              <w:t xml:space="preserve"> and the representation property is not examined</w:t>
            </w:r>
            <w:r w:rsidRPr="005223F4">
              <w:t xml:space="preserve"> </w:t>
            </w:r>
          </w:p>
          <w:p w14:paraId="4E363ADE" w14:textId="77777777" w:rsidR="00A70C7E" w:rsidRPr="005223F4" w:rsidRDefault="00A70C7E" w:rsidP="00D67874">
            <w:r w:rsidRPr="00240AC5">
              <w:rPr>
                <w:b/>
              </w:rPr>
              <w:t>Calendar:</w:t>
            </w:r>
            <w:r w:rsidRPr="005223F4">
              <w:t xml:space="preserve"> ‘text, ‘binary’</w:t>
            </w:r>
          </w:p>
          <w:p w14:paraId="117D3B48" w14:textId="77777777" w:rsidR="00A70C7E" w:rsidRPr="005223F4" w:rsidRDefault="00A70C7E" w:rsidP="00D67874">
            <w:r w:rsidRPr="00240AC5">
              <w:rPr>
                <w:b/>
              </w:rPr>
              <w:t>Boolean:</w:t>
            </w:r>
            <w:r w:rsidRPr="005223F4">
              <w:t xml:space="preserve"> ‘text, ‘binary’</w:t>
            </w:r>
          </w:p>
          <w:p w14:paraId="0C57EA76" w14:textId="77777777" w:rsidR="00F61F5B" w:rsidRPr="005223F4" w:rsidRDefault="00A70C7E" w:rsidP="00D67874">
            <w:r w:rsidRPr="00240AC5">
              <w:rPr>
                <w:b/>
              </w:rPr>
              <w:t>Opaque:</w:t>
            </w:r>
            <w:r w:rsidRPr="005223F4">
              <w:t xml:space="preserve">  </w:t>
            </w:r>
            <w:r w:rsidR="00922744" w:rsidRPr="005223F4">
              <w:t xml:space="preserve">representation is assumed to be </w:t>
            </w:r>
            <w:r w:rsidRPr="005223F4">
              <w:t>‘binary’</w:t>
            </w:r>
            <w:r w:rsidR="00922744" w:rsidRPr="005223F4">
              <w:t xml:space="preserve"> and the representation property is not examined</w:t>
            </w:r>
            <w:r w:rsidR="00F61F5B" w:rsidRPr="005223F4">
              <w:t>.</w:t>
            </w:r>
          </w:p>
          <w:p w14:paraId="23CA7847" w14:textId="77777777" w:rsidR="00A70C7E" w:rsidRPr="005223F4" w:rsidRDefault="00A70C7E" w:rsidP="00D67874">
            <w:r w:rsidRPr="005223F4">
              <w:t>Annotation: dfdl:element</w:t>
            </w:r>
            <w:r w:rsidR="00EE5D95" w:rsidRPr="00240AC5">
              <w:rPr>
                <w:color w:val="000000"/>
              </w:rPr>
              <w:t>, dfdl:simpleType</w:t>
            </w:r>
          </w:p>
        </w:tc>
      </w:tr>
    </w:tbl>
    <w:p w14:paraId="06A454E3" w14:textId="3338EF41" w:rsidR="00A70C7E" w:rsidRPr="005223F4" w:rsidDel="00916D7B" w:rsidRDefault="00A70C7E" w:rsidP="00A70C7E">
      <w:pPr>
        <w:pStyle w:val="nobreak"/>
        <w:rPr>
          <w:del w:id="3673" w:author="mbeckerle" w:date="2012-04-22T18:18:00Z"/>
        </w:rPr>
      </w:pPr>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D04199" w:rsidRPr="005223F4">
        <w:t xml:space="preserve">Table </w:t>
      </w:r>
      <w:r w:rsidR="00D04199">
        <w:rPr>
          <w:noProof/>
        </w:rPr>
        <w:t>19</w:t>
      </w:r>
      <w:r w:rsidR="00D04199" w:rsidRPr="005223F4">
        <w:rPr>
          <w:noProof/>
        </w:rPr>
        <w:t>: Logical Type to Representation properties</w:t>
      </w:r>
      <w:r w:rsidRPr="005223F4">
        <w:fldChar w:fldCharType="end"/>
      </w:r>
    </w:p>
    <w:p w14:paraId="210F6AB2" w14:textId="2A3F6A01" w:rsidR="00A6777A" w:rsidRPr="005223F4" w:rsidDel="00916D7B" w:rsidRDefault="00A6777A" w:rsidP="00BC613A">
      <w:pPr>
        <w:rPr>
          <w:del w:id="3674"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675" w:author="mbeckerle" w:date="2012-04-22T18:0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718"/>
        <w:gridCol w:w="2430"/>
        <w:gridCol w:w="3960"/>
        <w:tblGridChange w:id="3676">
          <w:tblGrid>
            <w:gridCol w:w="2107"/>
            <w:gridCol w:w="2129"/>
            <w:gridCol w:w="3195"/>
          </w:tblGrid>
        </w:tblGridChange>
      </w:tblGrid>
      <w:tr w:rsidR="00BC613A" w:rsidRPr="005223F4" w14:paraId="101CE5FE" w14:textId="77777777" w:rsidTr="0045662B">
        <w:trPr>
          <w:cantSplit/>
          <w:trPrChange w:id="3677" w:author="mbeckerle" w:date="2012-04-22T18:01:00Z">
            <w:trPr>
              <w:cantSplit/>
            </w:trPr>
          </w:trPrChange>
        </w:trPr>
        <w:tc>
          <w:tcPr>
            <w:tcW w:w="2718" w:type="dxa"/>
            <w:shd w:val="clear" w:color="auto" w:fill="F3F3F3"/>
            <w:tcPrChange w:id="3678" w:author="mbeckerle" w:date="2012-04-22T18:01:00Z">
              <w:tcPr>
                <w:tcW w:w="2107" w:type="dxa"/>
                <w:shd w:val="clear" w:color="auto" w:fill="F3F3F3"/>
              </w:tcPr>
            </w:tcPrChange>
          </w:tcPr>
          <w:p w14:paraId="677CFF96" w14:textId="77777777" w:rsidR="00BC613A" w:rsidRPr="00275A32" w:rsidRDefault="00BC613A" w:rsidP="001E08F3">
            <w:pPr>
              <w:rPr>
                <w:b/>
                <w:iCs/>
              </w:rPr>
            </w:pPr>
            <w:r w:rsidRPr="00275A32">
              <w:rPr>
                <w:b/>
                <w:iCs/>
              </w:rPr>
              <w:t>Logical  type</w:t>
            </w:r>
          </w:p>
        </w:tc>
        <w:tc>
          <w:tcPr>
            <w:tcW w:w="2430" w:type="dxa"/>
            <w:tcBorders>
              <w:bottom w:val="single" w:sz="4" w:space="0" w:color="auto"/>
            </w:tcBorders>
            <w:shd w:val="clear" w:color="auto" w:fill="F3F3F3"/>
            <w:tcPrChange w:id="3679" w:author="mbeckerle" w:date="2012-04-22T18:01:00Z">
              <w:tcPr>
                <w:tcW w:w="2129" w:type="dxa"/>
                <w:tcBorders>
                  <w:bottom w:val="single" w:sz="4" w:space="0" w:color="auto"/>
                </w:tcBorders>
                <w:shd w:val="clear" w:color="auto" w:fill="F3F3F3"/>
              </w:tcPr>
            </w:tcPrChange>
          </w:tcPr>
          <w:p w14:paraId="4165FDED" w14:textId="77777777" w:rsidR="00BC613A" w:rsidRPr="005E3B09" w:rsidRDefault="00BC613A" w:rsidP="001E08F3">
            <w:pPr>
              <w:rPr>
                <w:b/>
                <w:iCs/>
              </w:rPr>
            </w:pPr>
            <w:r w:rsidRPr="005E3B09">
              <w:rPr>
                <w:b/>
                <w:iCs/>
              </w:rPr>
              <w:t xml:space="preserve">dfdl:representation </w:t>
            </w:r>
          </w:p>
        </w:tc>
        <w:tc>
          <w:tcPr>
            <w:tcW w:w="3960" w:type="dxa"/>
            <w:shd w:val="clear" w:color="auto" w:fill="F3F3F3"/>
            <w:tcPrChange w:id="3680" w:author="mbeckerle" w:date="2012-04-22T18:01:00Z">
              <w:tcPr>
                <w:tcW w:w="3195" w:type="dxa"/>
                <w:shd w:val="clear" w:color="auto" w:fill="F3F3F3"/>
              </w:tcPr>
            </w:tcPrChange>
          </w:tcPr>
          <w:p w14:paraId="00CB3E2D" w14:textId="77777777" w:rsidR="00BC613A" w:rsidRPr="00F81703" w:rsidRDefault="00BC613A" w:rsidP="001E08F3">
            <w:pPr>
              <w:rPr>
                <w:b/>
                <w:iCs/>
              </w:rPr>
            </w:pPr>
            <w:r w:rsidRPr="00F81703">
              <w:rPr>
                <w:b/>
                <w:iCs/>
              </w:rPr>
              <w:t>Additional representation property</w:t>
            </w:r>
          </w:p>
        </w:tc>
      </w:tr>
      <w:tr w:rsidR="00BC613A" w:rsidRPr="005223F4" w14:paraId="11423B4B" w14:textId="77777777" w:rsidTr="0045662B">
        <w:trPr>
          <w:cantSplit/>
          <w:trPrChange w:id="3681" w:author="mbeckerle" w:date="2012-04-22T18:01:00Z">
            <w:trPr>
              <w:cantSplit/>
            </w:trPr>
          </w:trPrChange>
        </w:trPr>
        <w:tc>
          <w:tcPr>
            <w:tcW w:w="2718" w:type="dxa"/>
            <w:shd w:val="clear" w:color="auto" w:fill="auto"/>
            <w:tcPrChange w:id="3682" w:author="mbeckerle" w:date="2012-04-22T18:01:00Z">
              <w:tcPr>
                <w:tcW w:w="2107" w:type="dxa"/>
                <w:shd w:val="clear" w:color="auto" w:fill="auto"/>
              </w:tcPr>
            </w:tcPrChange>
          </w:tcPr>
          <w:p w14:paraId="3FB00A1B" w14:textId="77777777" w:rsidR="00BC613A" w:rsidRPr="005223F4" w:rsidRDefault="00BC613A" w:rsidP="001E08F3">
            <w:r w:rsidRPr="005223F4">
              <w:t>String</w:t>
            </w:r>
          </w:p>
        </w:tc>
        <w:tc>
          <w:tcPr>
            <w:tcW w:w="2430" w:type="dxa"/>
            <w:shd w:val="clear" w:color="auto" w:fill="auto"/>
            <w:tcPrChange w:id="3683" w:author="mbeckerle" w:date="2012-04-22T18:01:00Z">
              <w:tcPr>
                <w:tcW w:w="2129" w:type="dxa"/>
                <w:shd w:val="clear" w:color="auto" w:fill="auto"/>
              </w:tcPr>
            </w:tcPrChange>
          </w:tcPr>
          <w:p w14:paraId="5F808210" w14:textId="77777777" w:rsidR="00BC613A" w:rsidRPr="005223F4" w:rsidRDefault="00280454" w:rsidP="001E08F3">
            <w:r w:rsidRPr="005223F4">
              <w:t>Assumed to be text</w:t>
            </w:r>
          </w:p>
        </w:tc>
        <w:tc>
          <w:tcPr>
            <w:tcW w:w="3960" w:type="dxa"/>
            <w:shd w:val="clear" w:color="auto" w:fill="auto"/>
            <w:tcPrChange w:id="3684" w:author="mbeckerle" w:date="2012-04-22T18:01:00Z">
              <w:tcPr>
                <w:tcW w:w="3195" w:type="dxa"/>
                <w:shd w:val="clear" w:color="auto" w:fill="auto"/>
              </w:tcPr>
            </w:tcPrChange>
          </w:tcPr>
          <w:p w14:paraId="600A96A6" w14:textId="77777777" w:rsidR="00BC613A" w:rsidRPr="005223F4" w:rsidRDefault="00BC613A" w:rsidP="001E08F3"/>
        </w:tc>
      </w:tr>
      <w:tr w:rsidR="00BC613A" w:rsidRPr="005223F4" w14:paraId="67D7D525" w14:textId="77777777" w:rsidTr="0045662B">
        <w:trPr>
          <w:cantSplit/>
          <w:trPrChange w:id="3685" w:author="mbeckerle" w:date="2012-04-22T18:01:00Z">
            <w:trPr>
              <w:cantSplit/>
            </w:trPr>
          </w:trPrChange>
        </w:trPr>
        <w:tc>
          <w:tcPr>
            <w:tcW w:w="2718" w:type="dxa"/>
            <w:vMerge w:val="restart"/>
            <w:shd w:val="clear" w:color="auto" w:fill="auto"/>
            <w:tcPrChange w:id="3686" w:author="mbeckerle" w:date="2012-04-22T18:01:00Z">
              <w:tcPr>
                <w:tcW w:w="2107" w:type="dxa"/>
                <w:vMerge w:val="restart"/>
                <w:shd w:val="clear" w:color="auto" w:fill="auto"/>
              </w:tcPr>
            </w:tcPrChange>
          </w:tcPr>
          <w:p w14:paraId="34E96FAF" w14:textId="5DD27696" w:rsidR="00BC613A" w:rsidRPr="005223F4" w:rsidDel="00916D7B" w:rsidRDefault="00BC613A">
            <w:pPr>
              <w:rPr>
                <w:del w:id="3687" w:author="mbeckerle" w:date="2012-04-22T18:18:00Z"/>
              </w:rPr>
            </w:pPr>
            <w:r w:rsidRPr="005223F4">
              <w:t>Float, Double</w:t>
            </w:r>
          </w:p>
          <w:p w14:paraId="7A6E5254" w14:textId="77777777" w:rsidR="00BC613A" w:rsidRPr="005223F4" w:rsidRDefault="00BC613A"/>
        </w:tc>
        <w:tc>
          <w:tcPr>
            <w:tcW w:w="2430" w:type="dxa"/>
            <w:shd w:val="clear" w:color="auto" w:fill="auto"/>
            <w:tcPrChange w:id="3688" w:author="mbeckerle" w:date="2012-04-22T18:01:00Z">
              <w:tcPr>
                <w:tcW w:w="2129" w:type="dxa"/>
                <w:shd w:val="clear" w:color="auto" w:fill="auto"/>
              </w:tcPr>
            </w:tcPrChange>
          </w:tcPr>
          <w:p w14:paraId="755964D6" w14:textId="77777777" w:rsidR="00BC613A" w:rsidRPr="005223F4" w:rsidRDefault="00BC613A" w:rsidP="001E08F3">
            <w:r w:rsidRPr="005223F4">
              <w:t>text</w:t>
            </w:r>
          </w:p>
        </w:tc>
        <w:tc>
          <w:tcPr>
            <w:tcW w:w="3960" w:type="dxa"/>
            <w:shd w:val="clear" w:color="auto" w:fill="auto"/>
            <w:tcPrChange w:id="3689" w:author="mbeckerle" w:date="2012-04-22T18:01:00Z">
              <w:tcPr>
                <w:tcW w:w="3195" w:type="dxa"/>
                <w:shd w:val="clear" w:color="auto" w:fill="auto"/>
              </w:tcPr>
            </w:tcPrChange>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45662B">
        <w:trPr>
          <w:cantSplit/>
          <w:trPrChange w:id="3690" w:author="mbeckerle" w:date="2012-04-22T18:01:00Z">
            <w:trPr>
              <w:cantSplit/>
            </w:trPr>
          </w:trPrChange>
        </w:trPr>
        <w:tc>
          <w:tcPr>
            <w:tcW w:w="2718" w:type="dxa"/>
            <w:vMerge/>
            <w:shd w:val="clear" w:color="auto" w:fill="auto"/>
            <w:tcPrChange w:id="3691" w:author="mbeckerle" w:date="2012-04-22T18:01:00Z">
              <w:tcPr>
                <w:tcW w:w="2107" w:type="dxa"/>
                <w:vMerge/>
                <w:shd w:val="clear" w:color="auto" w:fill="auto"/>
              </w:tcPr>
            </w:tcPrChange>
          </w:tcPr>
          <w:p w14:paraId="5E18CDFF" w14:textId="77777777" w:rsidR="00BC613A" w:rsidRPr="005223F4" w:rsidRDefault="00BC613A" w:rsidP="001E08F3"/>
        </w:tc>
        <w:tc>
          <w:tcPr>
            <w:tcW w:w="2430" w:type="dxa"/>
            <w:shd w:val="clear" w:color="auto" w:fill="auto"/>
            <w:tcPrChange w:id="3692" w:author="mbeckerle" w:date="2012-04-22T18:01:00Z">
              <w:tcPr>
                <w:tcW w:w="2129" w:type="dxa"/>
                <w:shd w:val="clear" w:color="auto" w:fill="auto"/>
              </w:tcPr>
            </w:tcPrChange>
          </w:tcPr>
          <w:p w14:paraId="78A3A7F8" w14:textId="77777777" w:rsidR="00BC613A" w:rsidRPr="005223F4" w:rsidRDefault="00BC613A" w:rsidP="001E08F3">
            <w:r w:rsidRPr="005223F4">
              <w:t>binary</w:t>
            </w:r>
          </w:p>
        </w:tc>
        <w:tc>
          <w:tcPr>
            <w:tcW w:w="3960" w:type="dxa"/>
            <w:shd w:val="clear" w:color="auto" w:fill="auto"/>
            <w:tcPrChange w:id="3693" w:author="mbeckerle" w:date="2012-04-22T18:01:00Z">
              <w:tcPr>
                <w:tcW w:w="3195" w:type="dxa"/>
                <w:shd w:val="clear" w:color="auto" w:fill="auto"/>
              </w:tcPr>
            </w:tcPrChange>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45662B">
        <w:trPr>
          <w:cantSplit/>
          <w:trPrChange w:id="3694" w:author="mbeckerle" w:date="2012-04-22T18:01:00Z">
            <w:trPr>
              <w:cantSplit/>
            </w:trPr>
          </w:trPrChange>
        </w:trPr>
        <w:tc>
          <w:tcPr>
            <w:tcW w:w="2718" w:type="dxa"/>
            <w:vMerge w:val="restart"/>
            <w:shd w:val="clear" w:color="auto" w:fill="auto"/>
            <w:tcPrChange w:id="3695" w:author="mbeckerle" w:date="2012-04-22T18:01:00Z">
              <w:tcPr>
                <w:tcW w:w="2107" w:type="dxa"/>
                <w:vMerge w:val="restart"/>
                <w:shd w:val="clear" w:color="auto" w:fill="auto"/>
              </w:tcPr>
            </w:tcPrChange>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2430" w:type="dxa"/>
            <w:shd w:val="clear" w:color="auto" w:fill="auto"/>
            <w:tcPrChange w:id="3696" w:author="mbeckerle" w:date="2012-04-22T18:01:00Z">
              <w:tcPr>
                <w:tcW w:w="2129" w:type="dxa"/>
                <w:shd w:val="clear" w:color="auto" w:fill="auto"/>
              </w:tcPr>
            </w:tcPrChange>
          </w:tcPr>
          <w:p w14:paraId="3E64725F" w14:textId="77777777" w:rsidR="00BC613A" w:rsidRPr="005223F4" w:rsidRDefault="00BC613A" w:rsidP="001E08F3">
            <w:r w:rsidRPr="005223F4">
              <w:t>text</w:t>
            </w:r>
          </w:p>
        </w:tc>
        <w:tc>
          <w:tcPr>
            <w:tcW w:w="3960" w:type="dxa"/>
            <w:tcBorders>
              <w:bottom w:val="single" w:sz="4" w:space="0" w:color="auto"/>
            </w:tcBorders>
            <w:shd w:val="clear" w:color="auto" w:fill="auto"/>
            <w:tcPrChange w:id="3697" w:author="mbeckerle" w:date="2012-04-22T18:01:00Z">
              <w:tcPr>
                <w:tcW w:w="3195" w:type="dxa"/>
                <w:tcBorders>
                  <w:bottom w:val="single" w:sz="4" w:space="0" w:color="auto"/>
                </w:tcBorders>
                <w:shd w:val="clear" w:color="auto" w:fill="auto"/>
              </w:tcPr>
            </w:tcPrChange>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45662B">
        <w:trPr>
          <w:cantSplit/>
          <w:trPrChange w:id="3698" w:author="mbeckerle" w:date="2012-04-22T18:01:00Z">
            <w:trPr>
              <w:cantSplit/>
            </w:trPr>
          </w:trPrChange>
        </w:trPr>
        <w:tc>
          <w:tcPr>
            <w:tcW w:w="2718" w:type="dxa"/>
            <w:vMerge/>
            <w:shd w:val="clear" w:color="auto" w:fill="auto"/>
            <w:tcPrChange w:id="3699" w:author="mbeckerle" w:date="2012-04-22T18:01:00Z">
              <w:tcPr>
                <w:tcW w:w="2107" w:type="dxa"/>
                <w:vMerge/>
                <w:shd w:val="clear" w:color="auto" w:fill="auto"/>
              </w:tcPr>
            </w:tcPrChange>
          </w:tcPr>
          <w:p w14:paraId="1C194907" w14:textId="77777777" w:rsidR="00BC613A" w:rsidRPr="005223F4" w:rsidRDefault="00BC613A" w:rsidP="001E08F3"/>
        </w:tc>
        <w:tc>
          <w:tcPr>
            <w:tcW w:w="2430" w:type="dxa"/>
            <w:shd w:val="clear" w:color="auto" w:fill="auto"/>
            <w:tcPrChange w:id="3700" w:author="mbeckerle" w:date="2012-04-22T18:01:00Z">
              <w:tcPr>
                <w:tcW w:w="2129" w:type="dxa"/>
                <w:shd w:val="clear" w:color="auto" w:fill="auto"/>
              </w:tcPr>
            </w:tcPrChange>
          </w:tcPr>
          <w:p w14:paraId="11134206" w14:textId="77777777" w:rsidR="00BC613A" w:rsidRPr="005223F4" w:rsidRDefault="00BC613A" w:rsidP="001E08F3">
            <w:r w:rsidRPr="005223F4">
              <w:t>binary</w:t>
            </w:r>
          </w:p>
        </w:tc>
        <w:tc>
          <w:tcPr>
            <w:tcW w:w="3960" w:type="dxa"/>
            <w:tcBorders>
              <w:bottom w:val="single" w:sz="4" w:space="0" w:color="auto"/>
            </w:tcBorders>
            <w:shd w:val="clear" w:color="auto" w:fill="auto"/>
            <w:tcPrChange w:id="3701" w:author="mbeckerle" w:date="2012-04-22T18:01:00Z">
              <w:tcPr>
                <w:tcW w:w="3195" w:type="dxa"/>
                <w:tcBorders>
                  <w:bottom w:val="single" w:sz="4" w:space="0" w:color="auto"/>
                </w:tcBorders>
                <w:shd w:val="clear" w:color="auto" w:fill="auto"/>
              </w:tcPr>
            </w:tcPrChange>
          </w:tcPr>
          <w:p w14:paraId="2AD8A7AA" w14:textId="77777777" w:rsidR="00BC613A" w:rsidRPr="005223F4" w:rsidRDefault="00BC613A" w:rsidP="001E08F3">
            <w:r w:rsidRPr="00240AC5">
              <w:rPr>
                <w:b/>
                <w:bCs/>
              </w:rPr>
              <w:t>binaryNumberRep:</w:t>
            </w:r>
            <w:r w:rsidRPr="005223F4">
              <w:br/>
              <w:t xml:space="preserve">packed, </w:t>
            </w:r>
            <w:r w:rsidR="003B4DEB" w:rsidRPr="005223F4">
              <w:t>bcd</w:t>
            </w:r>
            <w:r w:rsidR="00A015D1" w:rsidRPr="005223F4">
              <w:t>, binary</w:t>
            </w:r>
          </w:p>
        </w:tc>
      </w:tr>
      <w:tr w:rsidR="00BC613A" w:rsidRPr="005223F4" w14:paraId="1B23CF8F" w14:textId="77777777" w:rsidTr="0045662B">
        <w:trPr>
          <w:cantSplit/>
          <w:trPrChange w:id="3702" w:author="mbeckerle" w:date="2012-04-22T18:01:00Z">
            <w:trPr>
              <w:cantSplit/>
            </w:trPr>
          </w:trPrChange>
        </w:trPr>
        <w:tc>
          <w:tcPr>
            <w:tcW w:w="2718" w:type="dxa"/>
            <w:vMerge w:val="restart"/>
            <w:shd w:val="clear" w:color="auto" w:fill="auto"/>
            <w:tcPrChange w:id="3703" w:author="mbeckerle" w:date="2012-04-22T18:01:00Z">
              <w:tcPr>
                <w:tcW w:w="2107" w:type="dxa"/>
                <w:vMerge w:val="restart"/>
                <w:shd w:val="clear" w:color="auto" w:fill="auto"/>
              </w:tcPr>
            </w:tcPrChange>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2430" w:type="dxa"/>
            <w:shd w:val="clear" w:color="auto" w:fill="auto"/>
            <w:tcPrChange w:id="3704" w:author="mbeckerle" w:date="2012-04-22T18:01:00Z">
              <w:tcPr>
                <w:tcW w:w="2129" w:type="dxa"/>
                <w:shd w:val="clear" w:color="auto" w:fill="auto"/>
              </w:tcPr>
            </w:tcPrChange>
          </w:tcPr>
          <w:p w14:paraId="63D30405" w14:textId="77777777" w:rsidR="00BC613A" w:rsidRPr="005223F4" w:rsidRDefault="00BC613A" w:rsidP="001E08F3">
            <w:r w:rsidRPr="005223F4">
              <w:t>text</w:t>
            </w:r>
          </w:p>
        </w:tc>
        <w:tc>
          <w:tcPr>
            <w:tcW w:w="3960" w:type="dxa"/>
            <w:shd w:val="clear" w:color="auto" w:fill="auto"/>
            <w:tcPrChange w:id="3705" w:author="mbeckerle" w:date="2012-04-22T18:01:00Z">
              <w:tcPr>
                <w:tcW w:w="3195" w:type="dxa"/>
                <w:shd w:val="clear" w:color="auto" w:fill="auto"/>
              </w:tcPr>
            </w:tcPrChange>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45662B">
        <w:trPr>
          <w:cantSplit/>
          <w:trPrChange w:id="3706" w:author="mbeckerle" w:date="2012-04-22T18:01:00Z">
            <w:trPr>
              <w:cantSplit/>
            </w:trPr>
          </w:trPrChange>
        </w:trPr>
        <w:tc>
          <w:tcPr>
            <w:tcW w:w="2718" w:type="dxa"/>
            <w:vMerge/>
            <w:shd w:val="clear" w:color="auto" w:fill="auto"/>
            <w:tcPrChange w:id="3707" w:author="mbeckerle" w:date="2012-04-22T18:01:00Z">
              <w:tcPr>
                <w:tcW w:w="2107" w:type="dxa"/>
                <w:vMerge/>
                <w:shd w:val="clear" w:color="auto" w:fill="auto"/>
              </w:tcPr>
            </w:tcPrChange>
          </w:tcPr>
          <w:p w14:paraId="47DE5CE4" w14:textId="77777777" w:rsidR="00BC613A" w:rsidRPr="005223F4" w:rsidRDefault="00BC613A" w:rsidP="001E08F3"/>
        </w:tc>
        <w:tc>
          <w:tcPr>
            <w:tcW w:w="2430" w:type="dxa"/>
            <w:shd w:val="clear" w:color="auto" w:fill="auto"/>
            <w:tcPrChange w:id="3708" w:author="mbeckerle" w:date="2012-04-22T18:01:00Z">
              <w:tcPr>
                <w:tcW w:w="2129" w:type="dxa"/>
                <w:shd w:val="clear" w:color="auto" w:fill="auto"/>
              </w:tcPr>
            </w:tcPrChange>
          </w:tcPr>
          <w:p w14:paraId="389E7CA8" w14:textId="77777777" w:rsidR="00BC613A" w:rsidRPr="005223F4" w:rsidRDefault="00BC613A" w:rsidP="001E08F3">
            <w:r w:rsidRPr="005223F4">
              <w:t>binary</w:t>
            </w:r>
          </w:p>
        </w:tc>
        <w:tc>
          <w:tcPr>
            <w:tcW w:w="3960" w:type="dxa"/>
            <w:shd w:val="clear" w:color="auto" w:fill="auto"/>
            <w:tcPrChange w:id="3709" w:author="mbeckerle" w:date="2012-04-22T18:01:00Z">
              <w:tcPr>
                <w:tcW w:w="3195" w:type="dxa"/>
                <w:shd w:val="clear" w:color="auto" w:fill="auto"/>
              </w:tcPr>
            </w:tcPrChange>
          </w:tcPr>
          <w:p w14:paraId="33210D1A" w14:textId="77777777" w:rsidR="00BC613A" w:rsidRPr="005223F4" w:rsidRDefault="00BC613A" w:rsidP="001E08F3">
            <w:r w:rsidRPr="00240AC5">
              <w:rPr>
                <w:b/>
                <w:bCs/>
              </w:rPr>
              <w:t>binaryNumberRep:</w:t>
            </w:r>
            <w:r w:rsidRPr="005223F4">
              <w:br/>
              <w:t xml:space="preserve">packed, </w:t>
            </w:r>
            <w:r w:rsidR="003B4DEB" w:rsidRPr="005223F4">
              <w:t>bcd</w:t>
            </w:r>
            <w:r w:rsidRPr="005223F4">
              <w:t xml:space="preserve">, </w:t>
            </w:r>
            <w:r w:rsidRPr="00240AC5">
              <w:rPr>
                <w:rFonts w:ascii="Helvetica" w:hAnsi="Helvetica" w:cs="Times"/>
              </w:rPr>
              <w:t>binary</w:t>
            </w:r>
          </w:p>
        </w:tc>
      </w:tr>
      <w:tr w:rsidR="00BC613A" w:rsidRPr="005223F4" w14:paraId="28A611A9" w14:textId="77777777" w:rsidTr="0045662B">
        <w:trPr>
          <w:cantSplit/>
          <w:trPrChange w:id="3710" w:author="mbeckerle" w:date="2012-04-22T18:01:00Z">
            <w:trPr>
              <w:cantSplit/>
            </w:trPr>
          </w:trPrChange>
        </w:trPr>
        <w:tc>
          <w:tcPr>
            <w:tcW w:w="2718" w:type="dxa"/>
            <w:vMerge w:val="restart"/>
            <w:shd w:val="clear" w:color="auto" w:fill="auto"/>
            <w:tcPrChange w:id="3711" w:author="mbeckerle" w:date="2012-04-22T18:01:00Z">
              <w:tcPr>
                <w:tcW w:w="2107" w:type="dxa"/>
                <w:vMerge w:val="restart"/>
                <w:shd w:val="clear" w:color="auto" w:fill="auto"/>
              </w:tcPr>
            </w:tcPrChange>
          </w:tcPr>
          <w:p w14:paraId="29EE2762" w14:textId="77777777" w:rsidR="00BC613A" w:rsidRPr="005223F4" w:rsidRDefault="00BC613A" w:rsidP="001E08F3">
            <w:r w:rsidRPr="005223F4">
              <w:t>DateTime, Date, Time</w:t>
            </w:r>
          </w:p>
        </w:tc>
        <w:tc>
          <w:tcPr>
            <w:tcW w:w="2430" w:type="dxa"/>
            <w:shd w:val="clear" w:color="auto" w:fill="auto"/>
            <w:tcPrChange w:id="3712" w:author="mbeckerle" w:date="2012-04-22T18:01:00Z">
              <w:tcPr>
                <w:tcW w:w="2129" w:type="dxa"/>
                <w:shd w:val="clear" w:color="auto" w:fill="auto"/>
              </w:tcPr>
            </w:tcPrChange>
          </w:tcPr>
          <w:p w14:paraId="3069B258" w14:textId="77777777" w:rsidR="00BC613A" w:rsidRPr="005223F4" w:rsidRDefault="00BC613A" w:rsidP="001E08F3">
            <w:r w:rsidRPr="005223F4">
              <w:t>text</w:t>
            </w:r>
          </w:p>
        </w:tc>
        <w:tc>
          <w:tcPr>
            <w:tcW w:w="3960" w:type="dxa"/>
            <w:shd w:val="clear" w:color="auto" w:fill="auto"/>
            <w:tcPrChange w:id="3713" w:author="mbeckerle" w:date="2012-04-22T18:01:00Z">
              <w:tcPr>
                <w:tcW w:w="3195" w:type="dxa"/>
                <w:shd w:val="clear" w:color="auto" w:fill="auto"/>
              </w:tcPr>
            </w:tcPrChange>
          </w:tcPr>
          <w:p w14:paraId="61EBA858" w14:textId="77777777" w:rsidR="00BC613A" w:rsidRPr="005223F4" w:rsidRDefault="00BC613A" w:rsidP="001E08F3"/>
        </w:tc>
      </w:tr>
      <w:tr w:rsidR="00BC613A" w:rsidRPr="005223F4" w14:paraId="1D3172F5" w14:textId="77777777" w:rsidTr="0045662B">
        <w:trPr>
          <w:cantSplit/>
          <w:trPrChange w:id="3714" w:author="mbeckerle" w:date="2012-04-22T18:01:00Z">
            <w:trPr>
              <w:cantSplit/>
            </w:trPr>
          </w:trPrChange>
        </w:trPr>
        <w:tc>
          <w:tcPr>
            <w:tcW w:w="2718" w:type="dxa"/>
            <w:vMerge/>
            <w:shd w:val="clear" w:color="auto" w:fill="auto"/>
            <w:tcPrChange w:id="3715" w:author="mbeckerle" w:date="2012-04-22T18:01:00Z">
              <w:tcPr>
                <w:tcW w:w="2107" w:type="dxa"/>
                <w:vMerge/>
                <w:shd w:val="clear" w:color="auto" w:fill="auto"/>
              </w:tcPr>
            </w:tcPrChange>
          </w:tcPr>
          <w:p w14:paraId="06004422" w14:textId="77777777" w:rsidR="00BC613A" w:rsidRPr="005223F4" w:rsidRDefault="00BC613A" w:rsidP="001E08F3"/>
        </w:tc>
        <w:tc>
          <w:tcPr>
            <w:tcW w:w="2430" w:type="dxa"/>
            <w:shd w:val="clear" w:color="auto" w:fill="auto"/>
            <w:tcPrChange w:id="3716" w:author="mbeckerle" w:date="2012-04-22T18:01:00Z">
              <w:tcPr>
                <w:tcW w:w="2129" w:type="dxa"/>
                <w:shd w:val="clear" w:color="auto" w:fill="auto"/>
              </w:tcPr>
            </w:tcPrChange>
          </w:tcPr>
          <w:p w14:paraId="5342879E" w14:textId="77777777" w:rsidR="00BC613A" w:rsidRPr="005223F4" w:rsidRDefault="00BC613A" w:rsidP="001E08F3">
            <w:r w:rsidRPr="005223F4">
              <w:t>binary</w:t>
            </w:r>
          </w:p>
        </w:tc>
        <w:tc>
          <w:tcPr>
            <w:tcW w:w="3960" w:type="dxa"/>
            <w:shd w:val="clear" w:color="auto" w:fill="auto"/>
            <w:tcPrChange w:id="3717" w:author="mbeckerle" w:date="2012-04-22T18:01:00Z">
              <w:tcPr>
                <w:tcW w:w="3195" w:type="dxa"/>
                <w:shd w:val="clear" w:color="auto" w:fill="auto"/>
              </w:tcPr>
            </w:tcPrChange>
          </w:tcPr>
          <w:p w14:paraId="3A59AC3D" w14:textId="77777777"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 xml:space="preserve">, </w:t>
            </w:r>
            <w:r w:rsidRPr="00240AC5">
              <w:rPr>
                <w:rFonts w:ascii="Helvetica" w:hAnsi="Helvetica" w:cs="Times"/>
              </w:rPr>
              <w:t xml:space="preserve">binarySeconds, </w:t>
            </w:r>
            <w:r w:rsidR="00F91691" w:rsidRPr="00240AC5">
              <w:rPr>
                <w:rFonts w:ascii="Helvetica" w:hAnsi="Helvetica" w:cs="Times"/>
              </w:rPr>
              <w:t>binaryMilliseconds</w:t>
            </w:r>
          </w:p>
        </w:tc>
      </w:tr>
      <w:tr w:rsidR="00BC613A" w:rsidRPr="005223F4" w14:paraId="2EBFD403" w14:textId="77777777" w:rsidTr="0045662B">
        <w:trPr>
          <w:cantSplit/>
          <w:trPrChange w:id="3718" w:author="mbeckerle" w:date="2012-04-22T18:01:00Z">
            <w:trPr>
              <w:cantSplit/>
            </w:trPr>
          </w:trPrChange>
        </w:trPr>
        <w:tc>
          <w:tcPr>
            <w:tcW w:w="2718" w:type="dxa"/>
            <w:vMerge w:val="restart"/>
            <w:shd w:val="clear" w:color="auto" w:fill="auto"/>
            <w:tcPrChange w:id="3719" w:author="mbeckerle" w:date="2012-04-22T18:01:00Z">
              <w:tcPr>
                <w:tcW w:w="2107" w:type="dxa"/>
                <w:vMerge w:val="restart"/>
                <w:shd w:val="clear" w:color="auto" w:fill="auto"/>
              </w:tcPr>
            </w:tcPrChange>
          </w:tcPr>
          <w:p w14:paraId="0D13EFD5" w14:textId="77777777" w:rsidR="00BC613A" w:rsidRPr="005223F4" w:rsidRDefault="00BC613A" w:rsidP="001E08F3">
            <w:r w:rsidRPr="005223F4">
              <w:t>Boolean</w:t>
            </w:r>
          </w:p>
        </w:tc>
        <w:tc>
          <w:tcPr>
            <w:tcW w:w="2430" w:type="dxa"/>
            <w:shd w:val="clear" w:color="auto" w:fill="auto"/>
            <w:tcPrChange w:id="3720" w:author="mbeckerle" w:date="2012-04-22T18:01:00Z">
              <w:tcPr>
                <w:tcW w:w="2129" w:type="dxa"/>
                <w:shd w:val="clear" w:color="auto" w:fill="auto"/>
              </w:tcPr>
            </w:tcPrChange>
          </w:tcPr>
          <w:p w14:paraId="50E47527" w14:textId="77777777" w:rsidR="00BC613A" w:rsidRPr="005223F4" w:rsidRDefault="00BC613A" w:rsidP="001E08F3">
            <w:r w:rsidRPr="005223F4">
              <w:t>text</w:t>
            </w:r>
          </w:p>
        </w:tc>
        <w:tc>
          <w:tcPr>
            <w:tcW w:w="3960" w:type="dxa"/>
            <w:shd w:val="clear" w:color="auto" w:fill="auto"/>
            <w:tcPrChange w:id="3721" w:author="mbeckerle" w:date="2012-04-22T18:01:00Z">
              <w:tcPr>
                <w:tcW w:w="3195" w:type="dxa"/>
                <w:shd w:val="clear" w:color="auto" w:fill="auto"/>
              </w:tcPr>
            </w:tcPrChange>
          </w:tcPr>
          <w:p w14:paraId="676F2A8A" w14:textId="77777777" w:rsidR="00BC613A" w:rsidRPr="005223F4" w:rsidRDefault="00BC613A" w:rsidP="001E08F3"/>
        </w:tc>
      </w:tr>
      <w:tr w:rsidR="00BC613A" w:rsidRPr="005223F4" w14:paraId="00FC1D6F" w14:textId="77777777" w:rsidTr="0045662B">
        <w:trPr>
          <w:cantSplit/>
          <w:trPrChange w:id="3722" w:author="mbeckerle" w:date="2012-04-22T18:01:00Z">
            <w:trPr>
              <w:cantSplit/>
            </w:trPr>
          </w:trPrChange>
        </w:trPr>
        <w:tc>
          <w:tcPr>
            <w:tcW w:w="2718" w:type="dxa"/>
            <w:vMerge/>
            <w:shd w:val="clear" w:color="auto" w:fill="auto"/>
            <w:tcPrChange w:id="3723" w:author="mbeckerle" w:date="2012-04-22T18:01:00Z">
              <w:tcPr>
                <w:tcW w:w="2107" w:type="dxa"/>
                <w:vMerge/>
                <w:shd w:val="clear" w:color="auto" w:fill="auto"/>
              </w:tcPr>
            </w:tcPrChange>
          </w:tcPr>
          <w:p w14:paraId="103555CD" w14:textId="77777777" w:rsidR="00BC613A" w:rsidRPr="005223F4" w:rsidRDefault="00BC613A" w:rsidP="001E08F3"/>
        </w:tc>
        <w:tc>
          <w:tcPr>
            <w:tcW w:w="2430" w:type="dxa"/>
            <w:shd w:val="clear" w:color="auto" w:fill="auto"/>
            <w:tcPrChange w:id="3724" w:author="mbeckerle" w:date="2012-04-22T18:01:00Z">
              <w:tcPr>
                <w:tcW w:w="2129" w:type="dxa"/>
                <w:shd w:val="clear" w:color="auto" w:fill="auto"/>
              </w:tcPr>
            </w:tcPrChange>
          </w:tcPr>
          <w:p w14:paraId="692963B9" w14:textId="77777777" w:rsidR="00BC613A" w:rsidRPr="005223F4" w:rsidRDefault="00BC613A" w:rsidP="001E08F3">
            <w:r w:rsidRPr="005223F4">
              <w:t>binary</w:t>
            </w:r>
          </w:p>
        </w:tc>
        <w:tc>
          <w:tcPr>
            <w:tcW w:w="3960" w:type="dxa"/>
            <w:shd w:val="clear" w:color="auto" w:fill="auto"/>
            <w:tcPrChange w:id="3725" w:author="mbeckerle" w:date="2012-04-22T18:01:00Z">
              <w:tcPr>
                <w:tcW w:w="3195" w:type="dxa"/>
                <w:shd w:val="clear" w:color="auto" w:fill="auto"/>
              </w:tcPr>
            </w:tcPrChange>
          </w:tcPr>
          <w:p w14:paraId="73E3B0A2" w14:textId="77777777" w:rsidR="00BC613A" w:rsidRPr="005223F4" w:rsidRDefault="00BC613A" w:rsidP="001E08F3"/>
        </w:tc>
      </w:tr>
      <w:tr w:rsidR="00BC613A" w:rsidRPr="005223F4" w14:paraId="4B484759" w14:textId="77777777" w:rsidTr="0045662B">
        <w:trPr>
          <w:cantSplit/>
          <w:trPrChange w:id="3726" w:author="mbeckerle" w:date="2012-04-22T18:01:00Z">
            <w:trPr>
              <w:cantSplit/>
            </w:trPr>
          </w:trPrChange>
        </w:trPr>
        <w:tc>
          <w:tcPr>
            <w:tcW w:w="2718" w:type="dxa"/>
            <w:shd w:val="clear" w:color="auto" w:fill="auto"/>
            <w:tcPrChange w:id="3727" w:author="mbeckerle" w:date="2012-04-22T18:01:00Z">
              <w:tcPr>
                <w:tcW w:w="2107" w:type="dxa"/>
                <w:shd w:val="clear" w:color="auto" w:fill="auto"/>
              </w:tcPr>
            </w:tcPrChange>
          </w:tcPr>
          <w:p w14:paraId="6301D20F" w14:textId="77777777" w:rsidR="00BC613A" w:rsidRPr="005223F4" w:rsidRDefault="00BC613A" w:rsidP="001E08F3">
            <w:r w:rsidRPr="005223F4">
              <w:t>HexBinary</w:t>
            </w:r>
          </w:p>
        </w:tc>
        <w:tc>
          <w:tcPr>
            <w:tcW w:w="2430" w:type="dxa"/>
            <w:shd w:val="clear" w:color="auto" w:fill="auto"/>
            <w:tcPrChange w:id="3728" w:author="mbeckerle" w:date="2012-04-22T18:01:00Z">
              <w:tcPr>
                <w:tcW w:w="2129" w:type="dxa"/>
                <w:shd w:val="clear" w:color="auto" w:fill="auto"/>
              </w:tcPr>
            </w:tcPrChange>
          </w:tcPr>
          <w:p w14:paraId="57E48621" w14:textId="77777777" w:rsidR="00BC613A" w:rsidRPr="005223F4" w:rsidRDefault="00280454" w:rsidP="001E08F3">
            <w:r w:rsidRPr="005223F4">
              <w:t xml:space="preserve">Assumed to be </w:t>
            </w:r>
            <w:r w:rsidR="00BC613A" w:rsidRPr="005223F4">
              <w:t>binary</w:t>
            </w:r>
          </w:p>
        </w:tc>
        <w:tc>
          <w:tcPr>
            <w:tcW w:w="3960" w:type="dxa"/>
            <w:shd w:val="clear" w:color="auto" w:fill="auto"/>
            <w:tcPrChange w:id="3729" w:author="mbeckerle" w:date="2012-04-22T18:01:00Z">
              <w:tcPr>
                <w:tcW w:w="3195" w:type="dxa"/>
                <w:shd w:val="clear" w:color="auto" w:fill="auto"/>
              </w:tcPr>
            </w:tcPrChange>
          </w:tcPr>
          <w:p w14:paraId="74FA8EE1" w14:textId="77777777" w:rsidR="00BC613A" w:rsidRPr="005223F4" w:rsidRDefault="00BC613A" w:rsidP="001E08F3"/>
        </w:tc>
      </w:tr>
    </w:tbl>
    <w:p w14:paraId="2EE5F3AE" w14:textId="77777777" w:rsidR="00BC613A" w:rsidRPr="005223F4" w:rsidRDefault="00BC613A" w:rsidP="00BC613A">
      <w:pPr>
        <w:pStyle w:val="Caption"/>
      </w:pPr>
      <w:bookmarkStart w:id="3730" w:name="_Ref247948007"/>
      <w:r w:rsidRPr="005223F4">
        <w:t xml:space="preserve">Table </w:t>
      </w:r>
      <w:r w:rsidR="008356D4">
        <w:fldChar w:fldCharType="begin"/>
      </w:r>
      <w:r w:rsidR="008356D4">
        <w:instrText xml:space="preserve"> SEQ Table \* ARABIC </w:instrText>
      </w:r>
      <w:r w:rsidR="008356D4">
        <w:fldChar w:fldCharType="separate"/>
      </w:r>
      <w:r w:rsidR="00D04199">
        <w:rPr>
          <w:noProof/>
        </w:rPr>
        <w:t>19</w:t>
      </w:r>
      <w:r w:rsidR="008356D4">
        <w:rPr>
          <w:noProof/>
        </w:rPr>
        <w:fldChar w:fldCharType="end"/>
      </w:r>
      <w:r w:rsidRPr="005223F4">
        <w:rPr>
          <w:noProof/>
        </w:rPr>
        <w:t>: Logical Type to Representation properties</w:t>
      </w:r>
      <w:bookmarkEnd w:id="3730"/>
    </w:p>
    <w:p w14:paraId="46C22597" w14:textId="6E1C4A9B" w:rsidR="00BC613A" w:rsidRPr="005223F4" w:rsidDel="00916D7B" w:rsidRDefault="00BC613A">
      <w:pPr>
        <w:pStyle w:val="Heading2"/>
        <w:rPr>
          <w:del w:id="3731" w:author="mbeckerle" w:date="2012-04-22T18:18:00Z"/>
        </w:rPr>
        <w:pPrChange w:id="3732" w:author="mbeckerle" w:date="2012-04-22T21:11:00Z">
          <w:pPr/>
        </w:pPrChange>
      </w:pPr>
      <w:bookmarkStart w:id="3733" w:name="_Toc322911335"/>
      <w:bookmarkStart w:id="3734" w:name="_Toc322911650"/>
      <w:bookmarkStart w:id="3735" w:name="_Toc322911898"/>
      <w:bookmarkStart w:id="3736" w:name="_Toc322912189"/>
      <w:bookmarkStart w:id="3737" w:name="_Toc329093038"/>
      <w:bookmarkStart w:id="3738" w:name="_Toc332701551"/>
      <w:bookmarkStart w:id="3739" w:name="_Toc332701855"/>
      <w:bookmarkStart w:id="3740" w:name="_Toc332711649"/>
      <w:bookmarkStart w:id="3741" w:name="_Toc332711957"/>
      <w:bookmarkStart w:id="3742" w:name="_Toc332712259"/>
      <w:bookmarkStart w:id="3743" w:name="_Toc332724175"/>
      <w:bookmarkStart w:id="3744" w:name="_Toc332724475"/>
      <w:bookmarkEnd w:id="3733"/>
      <w:bookmarkEnd w:id="3734"/>
      <w:bookmarkEnd w:id="3735"/>
      <w:bookmarkEnd w:id="3736"/>
      <w:bookmarkEnd w:id="3737"/>
      <w:bookmarkEnd w:id="3738"/>
      <w:bookmarkEnd w:id="3739"/>
      <w:bookmarkEnd w:id="3740"/>
      <w:bookmarkEnd w:id="3741"/>
      <w:bookmarkEnd w:id="3742"/>
      <w:bookmarkEnd w:id="3743"/>
      <w:bookmarkEnd w:id="3744"/>
    </w:p>
    <w:p w14:paraId="2128E15B" w14:textId="77777777" w:rsidR="00EA1EE4" w:rsidRPr="005223F4" w:rsidRDefault="00A70C7E">
      <w:pPr>
        <w:pStyle w:val="Heading2"/>
      </w:pPr>
      <w:bookmarkStart w:id="3745" w:name="_Toc243112827"/>
      <w:bookmarkStart w:id="3746" w:name="_Toc130873627"/>
      <w:bookmarkStart w:id="3747" w:name="_Toc140549599"/>
      <w:bookmarkStart w:id="3748" w:name="_Toc177399097"/>
      <w:bookmarkStart w:id="3749" w:name="_Toc175057384"/>
      <w:bookmarkStart w:id="3750" w:name="_Toc199516320"/>
      <w:bookmarkStart w:id="3751" w:name="_Toc194983984"/>
      <w:bookmarkStart w:id="3752" w:name="_Toc332724476"/>
      <w:r w:rsidRPr="005223F4">
        <w:t>Properties Common to All Simple Types</w:t>
      </w:r>
      <w:r w:rsidR="007D75BE" w:rsidRPr="005223F4">
        <w:t xml:space="preserve"> with Text representation</w:t>
      </w:r>
      <w:bookmarkEnd w:id="3745"/>
      <w:bookmarkEnd w:id="3752"/>
    </w:p>
    <w:bookmarkEnd w:id="3746"/>
    <w:bookmarkEnd w:id="3747"/>
    <w:bookmarkEnd w:id="3748"/>
    <w:bookmarkEnd w:id="3749"/>
    <w:bookmarkEnd w:id="3750"/>
    <w:bookmarkEnd w:id="3751"/>
    <w:p w14:paraId="385A2F2F" w14:textId="4E670EA6" w:rsidR="007D75BE" w:rsidRPr="005223F4" w:rsidDel="00916D7B" w:rsidRDefault="007D75BE" w:rsidP="007D75BE">
      <w:pPr>
        <w:rPr>
          <w:del w:id="3753" w:author="mbeckerle" w:date="2012-04-22T18:19: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84"/>
        <w:gridCol w:w="6424"/>
      </w:tblGrid>
      <w:tr w:rsidR="007D75BE" w:rsidRPr="00240AC5" w14:paraId="161D4040" w14:textId="77777777" w:rsidTr="00240AC5">
        <w:trPr>
          <w:trHeight w:val="402"/>
        </w:trPr>
        <w:tc>
          <w:tcPr>
            <w:tcW w:w="2684" w:type="dxa"/>
            <w:shd w:val="clear" w:color="auto" w:fill="F3F3F3"/>
          </w:tcPr>
          <w:p w14:paraId="76D0F0B8" w14:textId="77777777" w:rsidR="007D75BE" w:rsidRPr="007223DF" w:rsidRDefault="007D75BE" w:rsidP="00240AC5">
            <w:pPr>
              <w:tabs>
                <w:tab w:val="num" w:pos="360"/>
                <w:tab w:val="num" w:pos="540"/>
              </w:tabs>
              <w:spacing w:before="40" w:after="40"/>
              <w:ind w:left="540" w:hanging="180"/>
              <w:rPr>
                <w:rFonts w:eastAsia="Arial Unicode MS" w:cs="Arial"/>
                <w:b/>
                <w:sz w:val="18"/>
                <w:szCs w:val="18"/>
              </w:rPr>
            </w:pPr>
            <w:r w:rsidRPr="007223DF">
              <w:rPr>
                <w:rFonts w:eastAsia="Arial Unicode MS"/>
                <w:b/>
                <w:szCs w:val="18"/>
              </w:rPr>
              <w:t>Property Name</w:t>
            </w:r>
          </w:p>
        </w:tc>
        <w:tc>
          <w:tcPr>
            <w:tcW w:w="6424" w:type="dxa"/>
            <w:shd w:val="clear" w:color="auto" w:fill="F3F3F3"/>
          </w:tcPr>
          <w:p w14:paraId="48AFAA18" w14:textId="77777777" w:rsidR="007D75BE" w:rsidRPr="007223DF" w:rsidRDefault="007D75BE"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F7715B" w:rsidRPr="00240AC5" w14:paraId="09303950" w14:textId="77777777" w:rsidTr="00240AC5">
        <w:trPr>
          <w:trHeight w:val="402"/>
        </w:trPr>
        <w:tc>
          <w:tcPr>
            <w:tcW w:w="2684" w:type="dxa"/>
            <w:shd w:val="clear" w:color="auto" w:fill="auto"/>
          </w:tcPr>
          <w:p w14:paraId="7B368F71" w14:textId="77777777" w:rsidR="00F7715B" w:rsidRPr="00240AC5" w:rsidRDefault="00F7715B" w:rsidP="00240AC5">
            <w:pPr>
              <w:tabs>
                <w:tab w:val="num" w:pos="360"/>
                <w:tab w:val="num" w:pos="540"/>
              </w:tabs>
              <w:spacing w:before="40" w:after="40"/>
              <w:rPr>
                <w:rFonts w:eastAsia="Arial Unicode MS" w:cs="Arial"/>
              </w:rPr>
            </w:pPr>
            <w:r w:rsidRPr="00240AC5">
              <w:rPr>
                <w:rFonts w:eastAsia="MS Mincho" w:cs="Arial"/>
                <w:color w:val="000000"/>
                <w:lang w:eastAsia="ja-JP" w:bidi="he-IL"/>
              </w:rPr>
              <w:t>textPadKind</w:t>
            </w:r>
          </w:p>
        </w:tc>
        <w:tc>
          <w:tcPr>
            <w:tcW w:w="6424" w:type="dxa"/>
            <w:shd w:val="clear" w:color="auto" w:fill="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77777777" w:rsidR="006E47FB" w:rsidRPr="00240AC5" w:rsidRDefault="006E47FB" w:rsidP="007223DF">
            <w:pPr>
              <w:rPr>
                <w:rFonts w:eastAsia="Arial Unicode MS"/>
              </w:rPr>
            </w:pPr>
            <w:r w:rsidRPr="00240AC5">
              <w:rPr>
                <w:rFonts w:eastAsia="Arial Unicode MS"/>
              </w:rPr>
              <w:t xml:space="preserve">Valid values ‘none’, </w:t>
            </w:r>
            <w:del w:id="3754" w:author="Steve Hanson" w:date="2012-02-23T16:01:00Z">
              <w:r w:rsidRPr="00240AC5" w:rsidDel="0099163E">
                <w:rPr>
                  <w:rFonts w:eastAsia="Arial Unicode MS"/>
                </w:rPr>
                <w:delText xml:space="preserve"> </w:delText>
              </w:r>
            </w:del>
            <w:r w:rsidR="00792603" w:rsidRPr="00240AC5">
              <w:rPr>
                <w:rFonts w:eastAsia="Arial Unicode MS"/>
              </w:rPr>
              <w:t>'</w:t>
            </w:r>
            <w:r w:rsidRPr="00240AC5">
              <w:rPr>
                <w:rFonts w:eastAsia="Arial Unicode MS"/>
              </w:rPr>
              <w:t>padChar</w:t>
            </w:r>
            <w:r w:rsidR="00792603" w:rsidRPr="00240AC5">
              <w:rPr>
                <w:rFonts w:eastAsia="Arial Unicode MS"/>
              </w:rPr>
              <w:t>'.</w:t>
            </w:r>
          </w:p>
          <w:p w14:paraId="39B7DDF4" w14:textId="77777777" w:rsidR="006E47FB" w:rsidRPr="00240AC5" w:rsidRDefault="006E47FB" w:rsidP="007223DF">
            <w:pPr>
              <w:rPr>
                <w:rFonts w:eastAsia="Arial Unicode MS"/>
              </w:rPr>
            </w:pPr>
            <w:r w:rsidRPr="00240AC5">
              <w:rPr>
                <w:rFonts w:eastAsia="Arial Unicode MS"/>
              </w:rPr>
              <w:t>Indicates whether to pad the representation text on unparsing.</w:t>
            </w:r>
          </w:p>
          <w:p w14:paraId="5DCAB08E" w14:textId="77777777" w:rsidR="006E47FB" w:rsidRPr="00240AC5" w:rsidRDefault="006E47FB" w:rsidP="007223DF">
            <w:pPr>
              <w:rPr>
                <w:rFonts w:eastAsia="Arial Unicode MS"/>
              </w:rPr>
            </w:pPr>
            <w:r w:rsidRPr="00240AC5">
              <w:rPr>
                <w:rFonts w:eastAsia="Arial Unicode MS"/>
              </w:rPr>
              <w:t>‘none’: No padding occurs. When lengthKind is 'implicit' or 'explicit' the representation text must match the expected length otherwise it is a processing error.</w:t>
            </w:r>
          </w:p>
          <w:p w14:paraId="43E42C66" w14:textId="77777777" w:rsidR="006E47FB" w:rsidRPr="00240AC5" w:rsidRDefault="006E47FB" w:rsidP="007223DF">
            <w:pPr>
              <w:rPr>
                <w:rFonts w:eastAsia="Arial Unicode MS"/>
              </w:rPr>
            </w:pPr>
            <w:r w:rsidRPr="00240AC5">
              <w:rPr>
                <w:rFonts w:eastAsia="Arial Unicode MS"/>
              </w:rPr>
              <w:t xml:space="preserve">'padChar': The element is padded using the </w:t>
            </w:r>
            <w:r w:rsidR="008F0BD9" w:rsidRPr="00240AC5">
              <w:rPr>
                <w:rFonts w:eastAsia="Arial Unicode MS"/>
              </w:rPr>
              <w:t xml:space="preserve">dfdl:textStringPadCharacter, dfdl:textNumberPadCharacter, dfdl:textBooleanPadCharacter or dfdl:textCalendarPadCharacter </w:t>
            </w:r>
            <w:r w:rsidRPr="00240AC5">
              <w:rPr>
                <w:rFonts w:eastAsia="Arial Unicode MS"/>
              </w:rPr>
              <w:t xml:space="preserve"> </w:t>
            </w:r>
            <w:r w:rsidR="008F0BD9" w:rsidRPr="00240AC5">
              <w:rPr>
                <w:rFonts w:eastAsia="Arial Unicode MS"/>
              </w:rPr>
              <w:t>depending on the type of the element</w:t>
            </w:r>
          </w:p>
          <w:p w14:paraId="238825B7" w14:textId="77777777" w:rsidR="00572A06" w:rsidRPr="00240AC5" w:rsidRDefault="006E47FB" w:rsidP="007223DF">
            <w:pPr>
              <w:rPr>
                <w:rFonts w:eastAsia="Arial Unicode MS"/>
              </w:rPr>
            </w:pPr>
            <w:r w:rsidRPr="00240AC5">
              <w:rPr>
                <w:rFonts w:eastAsia="Arial Unicode MS"/>
              </w:rPr>
              <w:t xml:space="preserve">When lengthKind is 'implicit' the element is padded to the implicit length for the type. </w:t>
            </w:r>
          </w:p>
          <w:p w14:paraId="391B9D18" w14:textId="77777777" w:rsidR="0099163E" w:rsidRPr="00240AC5" w:rsidRDefault="006E47FB" w:rsidP="007223DF">
            <w:pPr>
              <w:rPr>
                <w:ins w:id="3755" w:author="Steve Hanson" w:date="2012-02-23T16:01:00Z"/>
                <w:rFonts w:eastAsia="Arial Unicode MS"/>
              </w:rPr>
            </w:pPr>
            <w:r w:rsidRPr="00240AC5">
              <w:rPr>
                <w:rFonts w:eastAsia="Arial Unicode MS"/>
              </w:rPr>
              <w:t xml:space="preserve">When lengthKind is 'explicit' the element is padded to the length given by the dfdl:length property. </w:t>
            </w:r>
          </w:p>
          <w:p w14:paraId="736683B9" w14:textId="77777777" w:rsidR="006E47FB" w:rsidRPr="00240AC5" w:rsidRDefault="006E47FB" w:rsidP="007223DF">
            <w:pPr>
              <w:rPr>
                <w:rFonts w:eastAsia="Arial Unicode MS"/>
              </w:rPr>
            </w:pPr>
            <w:del w:id="3756" w:author="Steve Hanson" w:date="2012-02-23T16:01:00Z">
              <w:r w:rsidRPr="00240AC5" w:rsidDel="0099163E">
                <w:rPr>
                  <w:rFonts w:eastAsia="Arial Unicode MS"/>
                </w:rPr>
                <w:br/>
              </w:r>
            </w:del>
            <w:r w:rsidRPr="00240AC5">
              <w:rPr>
                <w:rFonts w:eastAsia="Arial Unicode MS"/>
              </w:rPr>
              <w:t>When lengthKind is 'delimited', 'prefixed', 'pattern' or 'endOfParent' the element is padded to the length given by the xs:minLength facet for type '</w:t>
            </w:r>
            <w:r w:rsidR="005C4E8A" w:rsidRPr="00240AC5">
              <w:rPr>
                <w:rFonts w:eastAsia="Arial Unicode MS"/>
              </w:rPr>
              <w:t>xs:</w:t>
            </w:r>
            <w:r w:rsidRPr="00240AC5">
              <w:rPr>
                <w:rFonts w:eastAsia="Arial Unicode MS"/>
              </w:rPr>
              <w:t>string' or  dfdl:</w:t>
            </w:r>
            <w:r w:rsidR="002B3F55" w:rsidRPr="00240AC5">
              <w:rPr>
                <w:rFonts w:eastAsia="Arial Unicode MS"/>
              </w:rPr>
              <w:t>textOutputMinLength</w:t>
            </w:r>
            <w:r w:rsidRPr="00240AC5">
              <w:rPr>
                <w:rFonts w:eastAsia="Arial Unicode MS"/>
              </w:rPr>
              <w:t xml:space="preserve">  property for other types.</w:t>
            </w:r>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240AC5">
        <w:trPr>
          <w:trHeight w:val="402"/>
        </w:trPr>
        <w:tc>
          <w:tcPr>
            <w:tcW w:w="2684" w:type="dxa"/>
            <w:shd w:val="clear" w:color="auto" w:fill="auto"/>
          </w:tcPr>
          <w:p w14:paraId="1A13635E" w14:textId="77777777" w:rsidR="007D75BE" w:rsidRPr="00240AC5" w:rsidRDefault="007D75BE" w:rsidP="00240AC5">
            <w:pPr>
              <w:tabs>
                <w:tab w:val="num" w:pos="360"/>
                <w:tab w:val="num" w:pos="540"/>
              </w:tabs>
              <w:spacing w:before="40" w:after="40"/>
              <w:rPr>
                <w:rFonts w:eastAsia="Arial Unicode MS" w:cs="Arial"/>
              </w:rPr>
            </w:pPr>
            <w:r w:rsidRPr="00240AC5">
              <w:rPr>
                <w:rFonts w:eastAsia="Arial Unicode MS" w:cs="Arial"/>
              </w:rPr>
              <w:t>textTrimKind</w:t>
            </w:r>
          </w:p>
        </w:tc>
        <w:tc>
          <w:tcPr>
            <w:tcW w:w="6424" w:type="dxa"/>
            <w:shd w:val="clear" w:color="auto" w:fill="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77777777" w:rsidR="007D75BE" w:rsidRPr="00240AC5" w:rsidRDefault="007D75BE" w:rsidP="007223DF">
            <w:pPr>
              <w:rPr>
                <w:rFonts w:eastAsia="Arial Unicode MS"/>
              </w:rPr>
            </w:pPr>
            <w:r w:rsidRPr="00240AC5">
              <w:rPr>
                <w:rFonts w:eastAsia="Arial Unicode MS"/>
              </w:rPr>
              <w:t>Valid values ‘none’, ‘padChar’</w:t>
            </w:r>
          </w:p>
          <w:p w14:paraId="48FAF16A" w14:textId="77777777" w:rsidR="007D75BE" w:rsidRPr="00240AC5" w:rsidRDefault="007D75BE" w:rsidP="007223DF">
            <w:pPr>
              <w:rPr>
                <w:rFonts w:eastAsia="Arial Unicode MS"/>
              </w:rPr>
            </w:pPr>
            <w:r w:rsidRPr="00240AC5">
              <w:rPr>
                <w:rFonts w:eastAsia="Arial Unicode MS"/>
              </w:rPr>
              <w:t xml:space="preserve">Indicates whether to trim data on </w:t>
            </w:r>
            <w:r w:rsidR="006E47FB" w:rsidRPr="00240AC5">
              <w:rPr>
                <w:rFonts w:eastAsia="MS Mincho" w:cs="Arial"/>
                <w:color w:val="000000"/>
              </w:rPr>
              <w:t>parsing</w:t>
            </w:r>
            <w:r w:rsidRPr="00240AC5">
              <w:rPr>
                <w:rFonts w:eastAsia="Arial Unicode MS"/>
              </w:rPr>
              <w:t xml:space="preserve">. </w:t>
            </w:r>
          </w:p>
          <w:p w14:paraId="5E0C54A9" w14:textId="77777777" w:rsidR="00CB1E84"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'none' </w:t>
            </w:r>
            <w:r w:rsidR="00392AEF" w:rsidRPr="00240AC5">
              <w:rPr>
                <w:rFonts w:eastAsia="Arial Unicode MS"/>
              </w:rPr>
              <w:t>n</w:t>
            </w:r>
            <w:r w:rsidR="00CB1E84" w:rsidRPr="00240AC5">
              <w:rPr>
                <w:rFonts w:eastAsia="Arial Unicode MS"/>
              </w:rPr>
              <w:t>o trimming takes place</w:t>
            </w:r>
          </w:p>
          <w:p w14:paraId="1A18B97A" w14:textId="77777777" w:rsidR="007D75BE"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'padChar'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7D75BE" w:rsidRPr="00240AC5">
              <w:rPr>
                <w:rFonts w:eastAsia="Arial Unicode MS"/>
              </w:rPr>
              <w:t xml:space="preserve">. </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240AC5">
        <w:trPr>
          <w:trHeight w:val="402"/>
        </w:trPr>
        <w:tc>
          <w:tcPr>
            <w:tcW w:w="2684" w:type="dxa"/>
            <w:shd w:val="clear" w:color="auto" w:fill="auto"/>
          </w:tcPr>
          <w:p w14:paraId="725E0813" w14:textId="77777777" w:rsidR="000126FC" w:rsidRPr="00240AC5" w:rsidRDefault="002B3F55" w:rsidP="00240AC5">
            <w:pPr>
              <w:tabs>
                <w:tab w:val="num" w:pos="360"/>
                <w:tab w:val="num" w:pos="540"/>
              </w:tabs>
              <w:spacing w:before="40" w:after="40"/>
              <w:ind w:left="180" w:hanging="180"/>
              <w:rPr>
                <w:rFonts w:eastAsia="Arial Unicode MS" w:cs="Arial"/>
                <w:sz w:val="18"/>
                <w:szCs w:val="18"/>
              </w:rPr>
            </w:pPr>
            <w:r w:rsidRPr="00240AC5">
              <w:rPr>
                <w:rFonts w:eastAsia="MS Mincho" w:cs="Arial"/>
                <w:color w:val="000000"/>
                <w:lang w:eastAsia="ja-JP" w:bidi="he-IL"/>
              </w:rPr>
              <w:t>textOutputMinLength</w:t>
            </w:r>
          </w:p>
        </w:tc>
        <w:tc>
          <w:tcPr>
            <w:tcW w:w="6424" w:type="dxa"/>
            <w:shd w:val="clear" w:color="auto" w:fill="auto"/>
          </w:tcPr>
          <w:p w14:paraId="1C68AF46" w14:textId="77777777" w:rsidR="000126FC" w:rsidRPr="00240AC5" w:rsidRDefault="00B937D4" w:rsidP="007223DF">
            <w:pPr>
              <w:rPr>
                <w:rFonts w:eastAsia="Arial Unicode MS"/>
              </w:rPr>
            </w:pPr>
            <w:r w:rsidRPr="00240AC5">
              <w:rPr>
                <w:rFonts w:eastAsia="Arial Unicode MS"/>
              </w:rPr>
              <w:t xml:space="preserve">Non-negative </w:t>
            </w:r>
            <w:r w:rsidR="00293086" w:rsidRPr="00240AC5">
              <w:rPr>
                <w:rFonts w:eastAsia="Arial Unicode MS"/>
              </w:rPr>
              <w:t>I</w:t>
            </w:r>
            <w:r w:rsidRPr="00240AC5">
              <w:rPr>
                <w:rFonts w:eastAsia="Arial Unicode MS"/>
              </w:rPr>
              <w:t>nteger</w:t>
            </w:r>
            <w:r w:rsidR="000126FC" w:rsidRPr="00240AC5">
              <w:rPr>
                <w:rFonts w:eastAsia="Arial Unicode MS"/>
              </w:rPr>
              <w:t xml:space="preserve">.   </w:t>
            </w:r>
          </w:p>
          <w:p w14:paraId="7718D955" w14:textId="77777777" w:rsidR="000126FC" w:rsidRPr="00240AC5" w:rsidRDefault="000126FC" w:rsidP="007223DF">
            <w:pPr>
              <w:rPr>
                <w:rFonts w:eastAsia="Arial Unicode MS"/>
              </w:rPr>
            </w:pPr>
            <w:r w:rsidRPr="00240AC5">
              <w:rPr>
                <w:rFonts w:eastAsia="Arial Unicode MS"/>
              </w:rPr>
              <w:t xml:space="preserve">Only used when </w:t>
            </w:r>
            <w:r w:rsidR="0044569C" w:rsidRPr="00240AC5">
              <w:rPr>
                <w:rFonts w:eastAsia="Arial Unicode MS"/>
              </w:rPr>
              <w:t>dfdl:</w:t>
            </w:r>
            <w:r w:rsidRPr="00240AC5">
              <w:rPr>
                <w:rFonts w:eastAsia="Arial Unicode MS"/>
              </w:rPr>
              <w:t xml:space="preserve">textPadKind is </w:t>
            </w:r>
            <w:r w:rsidR="0044569C" w:rsidRPr="00240AC5">
              <w:rPr>
                <w:rFonts w:eastAsia="Arial Unicode MS"/>
              </w:rPr>
              <w:t>'</w:t>
            </w:r>
            <w:r w:rsidRPr="00240AC5">
              <w:rPr>
                <w:rFonts w:eastAsia="Arial Unicode MS"/>
              </w:rPr>
              <w:t>padChar</w:t>
            </w:r>
            <w:r w:rsidR="0044569C" w:rsidRPr="00240AC5">
              <w:rPr>
                <w:rFonts w:eastAsia="Arial Unicode MS"/>
              </w:rPr>
              <w:t>'</w:t>
            </w:r>
            <w:r w:rsidRPr="00240AC5">
              <w:rPr>
                <w:rFonts w:eastAsia="Arial Unicode MS"/>
              </w:rPr>
              <w:t xml:space="preserve"> and </w:t>
            </w:r>
            <w:r w:rsidR="0044569C" w:rsidRPr="00240AC5">
              <w:rPr>
                <w:rFonts w:eastAsia="Arial Unicode MS"/>
              </w:rPr>
              <w:t>dfdl:</w:t>
            </w:r>
            <w:r w:rsidRPr="00240AC5">
              <w:rPr>
                <w:rFonts w:eastAsia="Arial Unicode MS"/>
              </w:rPr>
              <w:t>lengthKind is 'delimited', 'prefixed', 'pattern' or 'endOfParent'</w:t>
            </w:r>
            <w:r w:rsidR="00CC432E" w:rsidRPr="00240AC5">
              <w:rPr>
                <w:rFonts w:eastAsia="Arial Unicode MS"/>
              </w:rPr>
              <w:t xml:space="preserve">, and type is not </w:t>
            </w:r>
            <w:r w:rsidR="00391A26" w:rsidRPr="00240AC5">
              <w:rPr>
                <w:rFonts w:eastAsia="Arial Unicode MS"/>
              </w:rPr>
              <w:t>xs:</w:t>
            </w:r>
            <w:r w:rsidR="00CC432E" w:rsidRPr="00240AC5">
              <w:rPr>
                <w:rFonts w:eastAsia="Arial Unicode MS"/>
              </w:rPr>
              <w:t>string</w:t>
            </w:r>
          </w:p>
          <w:p w14:paraId="0F5687F8" w14:textId="77777777" w:rsidR="000126FC" w:rsidRPr="00240AC5" w:rsidRDefault="000126FC" w:rsidP="007223DF">
            <w:pPr>
              <w:rPr>
                <w:rFonts w:eastAsia="Arial Unicode MS"/>
              </w:rPr>
            </w:pPr>
            <w:r w:rsidRPr="00240AC5">
              <w:rPr>
                <w:rFonts w:eastAsia="Arial Unicode MS"/>
              </w:rPr>
              <w:t xml:space="preserve">Specifies the minimum </w:t>
            </w:r>
            <w:r w:rsidR="00B0797F" w:rsidRPr="00240AC5">
              <w:rPr>
                <w:rFonts w:eastAsia="Arial Unicode MS"/>
              </w:rPr>
              <w:t>representation length</w:t>
            </w:r>
            <w:r w:rsidRPr="00240AC5">
              <w:rPr>
                <w:rFonts w:eastAsia="Arial Unicode MS"/>
              </w:rPr>
              <w:t xml:space="preserve"> during unparsing for simple types that do not allow the xs:minlength fac</w:t>
            </w:r>
            <w:r w:rsidR="00792603" w:rsidRPr="00240AC5">
              <w:rPr>
                <w:rFonts w:eastAsia="Arial Unicode MS"/>
              </w:rPr>
              <w:t>e</w:t>
            </w:r>
            <w:r w:rsidRPr="00240AC5">
              <w:rPr>
                <w:rFonts w:eastAsia="Arial Unicode MS"/>
              </w:rPr>
              <w:t xml:space="preserve">t to be specified. The units are specified by the dfdl:lengthUnits property. </w:t>
            </w:r>
            <w:r w:rsidRPr="00240AC5">
              <w:rPr>
                <w:rFonts w:eastAsia="Arial Unicode MS"/>
              </w:rPr>
              <w:br/>
              <w:t>If dfdl:</w:t>
            </w:r>
            <w:r w:rsidR="002B3F55" w:rsidRPr="00240AC5">
              <w:rPr>
                <w:rFonts w:eastAsia="Arial Unicode MS"/>
              </w:rPr>
              <w:t>textOutputMinLength</w:t>
            </w:r>
            <w:r w:rsidRPr="00240AC5">
              <w:rPr>
                <w:rFonts w:eastAsia="Arial Unicode MS"/>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240AC5">
              <w:rPr>
                <w:rFonts w:eastAsia="Arial Unicode MS"/>
              </w:rPr>
              <w:t>Annotation: dfdl:element, dfdl:simpleType</w:t>
            </w:r>
          </w:p>
        </w:tc>
      </w:tr>
      <w:tr w:rsidR="000126FC" w:rsidRPr="00240AC5" w14:paraId="1A0E2CED" w14:textId="77777777" w:rsidTr="00240AC5">
        <w:trPr>
          <w:trHeight w:val="402"/>
        </w:trPr>
        <w:tc>
          <w:tcPr>
            <w:tcW w:w="2684" w:type="dxa"/>
            <w:shd w:val="clear" w:color="auto" w:fill="auto"/>
          </w:tcPr>
          <w:p w14:paraId="6B0F32A2" w14:textId="77777777" w:rsidR="000126FC" w:rsidRPr="00240AC5" w:rsidRDefault="000126FC" w:rsidP="00240AC5">
            <w:pPr>
              <w:tabs>
                <w:tab w:val="num" w:pos="360"/>
                <w:tab w:val="num" w:pos="540"/>
              </w:tabs>
              <w:spacing w:before="40" w:after="40"/>
              <w:ind w:left="180" w:hanging="180"/>
              <w:rPr>
                <w:rFonts w:eastAsia="Arial Unicode MS" w:cs="Arial"/>
                <w:sz w:val="18"/>
                <w:szCs w:val="18"/>
              </w:rPr>
            </w:pPr>
            <w:r w:rsidRPr="00240AC5">
              <w:rPr>
                <w:rFonts w:eastAsia="Arial Unicode MS"/>
                <w:szCs w:val="18"/>
              </w:rPr>
              <w:t>escapeSchemeRef</w:t>
            </w:r>
          </w:p>
        </w:tc>
        <w:tc>
          <w:tcPr>
            <w:tcW w:w="6424" w:type="dxa"/>
            <w:shd w:val="clear" w:color="auto" w:fill="auto"/>
          </w:tcPr>
          <w:p w14:paraId="41167207" w14:textId="77777777" w:rsidR="000126FC" w:rsidRPr="00240AC5" w:rsidRDefault="00D9071B" w:rsidP="007223DF">
            <w:pPr>
              <w:rPr>
                <w:rFonts w:eastAsia="Arial Unicode MS"/>
              </w:rPr>
            </w:pPr>
            <w:r w:rsidRPr="00240AC5">
              <w:rPr>
                <w:rFonts w:eastAsia="Arial Unicode MS"/>
              </w:rPr>
              <w:t xml:space="preserve">Qname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5001ED87" w:rsidR="000126FC" w:rsidRPr="00240AC5" w:rsidRDefault="000126FC" w:rsidP="007223DF">
            <w:pPr>
              <w:rPr>
                <w:rFonts w:eastAsia="Arial Unicode MS"/>
                <w:szCs w:val="18"/>
              </w:rPr>
            </w:pPr>
            <w:r w:rsidRPr="00240AC5">
              <w:rPr>
                <w:rFonts w:eastAsia="Arial Unicode MS"/>
                <w:szCs w:val="18"/>
              </w:rPr>
              <w:t>See</w:t>
            </w:r>
            <w:ins w:id="3757" w:author="mbeckerle" w:date="2012-04-22T18:03:00Z">
              <w:r w:rsidR="0045662B">
                <w:rPr>
                  <w:rFonts w:eastAsia="Arial Unicode MS"/>
                  <w:szCs w:val="18"/>
                </w:rPr>
                <w:t>:</w:t>
              </w:r>
            </w:ins>
            <w:del w:id="3758" w:author="mbeckerle" w:date="2012-04-22T18:03:00Z">
              <w:r w:rsidRPr="00240AC5" w:rsidDel="0045662B">
                <w:rPr>
                  <w:rFonts w:eastAsia="Arial Unicode MS"/>
                  <w:szCs w:val="18"/>
                </w:rPr>
                <w:delText xml:space="preserve"> </w:delText>
              </w:r>
            </w:del>
            <w:r w:rsidRPr="00240AC5">
              <w:rPr>
                <w:rFonts w:eastAsia="Arial Unicode MS"/>
                <w:szCs w:val="18"/>
              </w:rPr>
              <w:t xml:space="preserve"> </w:t>
            </w:r>
            <w:r w:rsidRPr="00240AC5">
              <w:rPr>
                <w:rFonts w:eastAsia="Arial Unicode MS"/>
                <w:szCs w:val="18"/>
              </w:rPr>
              <w:fldChar w:fldCharType="begin"/>
            </w:r>
            <w:r w:rsidRPr="00240AC5">
              <w:rPr>
                <w:rFonts w:eastAsia="Arial Unicode MS"/>
                <w:szCs w:val="18"/>
              </w:rPr>
              <w:instrText xml:space="preserve"> REF _Ref228949039 \h </w:instrText>
            </w:r>
            <w:r w:rsidR="0045662B">
              <w:rPr>
                <w:rFonts w:eastAsia="Arial Unicode MS"/>
                <w:szCs w:val="18"/>
              </w:rPr>
              <w:instrText xml:space="preserve"> \* MERGEFORMAT </w:instrText>
            </w:r>
            <w:r w:rsidRPr="00240AC5">
              <w:rPr>
                <w:rFonts w:eastAsia="Arial Unicode MS"/>
                <w:szCs w:val="18"/>
              </w:rPr>
            </w:r>
            <w:r w:rsidRPr="00240AC5">
              <w:rPr>
                <w:rFonts w:eastAsia="Arial Unicode MS"/>
                <w:szCs w:val="18"/>
              </w:rPr>
              <w:fldChar w:fldCharType="separate"/>
            </w:r>
            <w:r w:rsidR="00D04199" w:rsidRPr="00240AC5">
              <w:rPr>
                <w:rFonts w:eastAsia="Arial Unicode MS"/>
              </w:rPr>
              <w:t>The dfdl:defineEscapeScheme Annotation Element</w:t>
            </w:r>
            <w:r w:rsidRPr="00240AC5">
              <w:rPr>
                <w:rFonts w:eastAsia="Arial Unicode MS"/>
                <w:szCs w:val="18"/>
              </w:rPr>
              <w:fldChar w:fldCharType="end"/>
            </w:r>
            <w:r w:rsidRPr="00240AC5">
              <w:rPr>
                <w:rFonts w:eastAsia="Arial Unicode MS"/>
                <w:szCs w:val="18"/>
              </w:rPr>
              <w:t xml:space="preserve"> and </w:t>
            </w:r>
            <w:r w:rsidRPr="00240AC5">
              <w:rPr>
                <w:rFonts w:eastAsia="Arial Unicode MS"/>
                <w:szCs w:val="18"/>
              </w:rPr>
              <w:fldChar w:fldCharType="begin"/>
            </w:r>
            <w:r w:rsidRPr="00240AC5">
              <w:rPr>
                <w:rFonts w:eastAsia="Arial Unicode MS"/>
                <w:szCs w:val="18"/>
              </w:rPr>
              <w:instrText xml:space="preserve"> REF _Ref220489733 \h </w:instrText>
            </w:r>
            <w:r w:rsidR="0045662B">
              <w:rPr>
                <w:rFonts w:eastAsia="Arial Unicode MS"/>
                <w:szCs w:val="18"/>
              </w:rPr>
              <w:instrText xml:space="preserve"> \* MERGEFORMAT </w:instrText>
            </w:r>
            <w:r w:rsidRPr="00240AC5">
              <w:rPr>
                <w:rFonts w:eastAsia="Arial Unicode MS"/>
                <w:szCs w:val="18"/>
              </w:rPr>
            </w:r>
            <w:r w:rsidRPr="00240AC5">
              <w:rPr>
                <w:rFonts w:eastAsia="Arial Unicode MS"/>
                <w:szCs w:val="18"/>
              </w:rPr>
              <w:fldChar w:fldCharType="separate"/>
            </w:r>
            <w:r w:rsidR="00D04199" w:rsidRPr="00240AC5">
              <w:rPr>
                <w:rFonts w:eastAsia="Arial Unicode MS"/>
              </w:rPr>
              <w:t>The dfdl:escapeScheme Annotation Element</w:t>
            </w:r>
            <w:r w:rsidRPr="00240AC5">
              <w:rPr>
                <w:rFonts w:eastAsia="Arial Unicode MS"/>
                <w:szCs w:val="18"/>
              </w:rPr>
              <w:fldChar w:fldCharType="end"/>
            </w:r>
          </w:p>
          <w:p w14:paraId="255A7383" w14:textId="77777777" w:rsidR="000126FC" w:rsidRPr="00240AC5" w:rsidRDefault="000126FC" w:rsidP="007223DF">
            <w:pPr>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77777777" w:rsidR="002614BB" w:rsidRPr="005223F4" w:rsidRDefault="002614BB" w:rsidP="002614BB">
      <w:bookmarkStart w:id="3759" w:name="_Toc226450745"/>
      <w:bookmarkStart w:id="3760" w:name="_Ref228950351"/>
    </w:p>
    <w:p w14:paraId="6733349E" w14:textId="77777777" w:rsidR="00B14023" w:rsidRPr="005223F4" w:rsidRDefault="00B14023" w:rsidP="00620562">
      <w:pPr>
        <w:pStyle w:val="Heading3"/>
      </w:pPr>
      <w:bookmarkStart w:id="3761" w:name="_Toc243112828"/>
      <w:bookmarkStart w:id="3762" w:name="_Ref250479270"/>
      <w:bookmarkStart w:id="3763" w:name="_Toc332724477"/>
      <w:r w:rsidRPr="005223F4">
        <w:t xml:space="preserve">The dfdl:escapeScheme </w:t>
      </w:r>
      <w:r w:rsidR="00792603" w:rsidRPr="005223F4">
        <w:t>P</w:t>
      </w:r>
      <w:r w:rsidRPr="005223F4">
        <w:t>roperties</w:t>
      </w:r>
      <w:bookmarkEnd w:id="3759"/>
      <w:bookmarkEnd w:id="3760"/>
      <w:bookmarkEnd w:id="3761"/>
      <w:bookmarkEnd w:id="3762"/>
      <w:bookmarkEnd w:id="3763"/>
    </w:p>
    <w:p w14:paraId="32768D8E" w14:textId="77777777" w:rsidR="00620562" w:rsidRPr="005223F4" w:rsidRDefault="00620562" w:rsidP="00620562">
      <w:pPr>
        <w:pStyle w:val="nobreak"/>
      </w:pPr>
      <w:r w:rsidRPr="005223F4">
        <w:t xml:space="preserve">The </w:t>
      </w:r>
      <w:r w:rsidR="00B704CD">
        <w:t>dfdl:</w:t>
      </w:r>
      <w:r w:rsidRPr="005223F4">
        <w:t>escapeScheme annotation is used within a</w:t>
      </w:r>
      <w:r w:rsidR="00C9289B">
        <w:t xml:space="preserve"> dfdl:defineEscapeScheme </w:t>
      </w:r>
      <w:r w:rsidRPr="005223F4">
        <w:t xml:space="preserve">annotation to group the properties of an escape scheme and allows a common set of attributes to be defined that can be reused. </w:t>
      </w:r>
    </w:p>
    <w:p w14:paraId="0921599B" w14:textId="77777777" w:rsidR="00707537" w:rsidRPr="005223F4" w:rsidRDefault="00707537" w:rsidP="00871B96">
      <w:r w:rsidRPr="005223F4">
        <w:t xml:space="preserve">An escape scheme is needed when the contents of a text element contains sequences of characters that are the same as an in-scope separator or terminator. If the characters are not escaped, a parser scanning for a separator or terminator would erroneously find the </w:t>
      </w:r>
      <w:r w:rsidR="00871B96" w:rsidRPr="005223F4">
        <w:t xml:space="preserve">character </w:t>
      </w:r>
      <w:r w:rsidRPr="005223F4">
        <w:t>sequence in the contents.</w:t>
      </w:r>
    </w:p>
    <w:p w14:paraId="5F773AB1" w14:textId="77777777" w:rsidR="00B3075F" w:rsidRPr="005223F4" w:rsidDel="00916D7B" w:rsidRDefault="00620562" w:rsidP="00FF2DCD">
      <w:pPr>
        <w:pStyle w:val="nobreak"/>
        <w:rPr>
          <w:del w:id="3764" w:author="mbeckerle" w:date="2012-04-22T18:20:00Z"/>
        </w:rPr>
      </w:pPr>
      <w:r w:rsidRPr="005223F4">
        <w:t>An escape scheme defines the properties that describe the text escaping rules</w:t>
      </w:r>
      <w:r w:rsidR="00FF2DCD" w:rsidRPr="005223F4">
        <w:t>.</w:t>
      </w:r>
      <w:r w:rsidRPr="005223F4">
        <w:t xml:space="preserve"> There are two variants on such schemes</w:t>
      </w:r>
      <w:r w:rsidR="00B3075F" w:rsidRPr="005223F4">
        <w:t>:</w:t>
      </w:r>
    </w:p>
    <w:p w14:paraId="7C1378A8" w14:textId="62A9D756" w:rsidR="00620562" w:rsidRPr="005223F4" w:rsidRDefault="00620562" w:rsidP="00FF2DCD">
      <w:pPr>
        <w:pStyle w:val="nobreak"/>
      </w:pPr>
      <w:del w:id="3765" w:author="mbeckerle" w:date="2012-04-22T18:20:00Z">
        <w:r w:rsidRPr="005223F4" w:rsidDel="00916D7B">
          <w:delText xml:space="preserve"> </w:delText>
        </w:r>
      </w:del>
    </w:p>
    <w:p w14:paraId="1208B580" w14:textId="77777777" w:rsidR="00620562" w:rsidRPr="005223F4" w:rsidRDefault="00620562" w:rsidP="007223DF">
      <w:pPr>
        <w:pStyle w:val="nobreak"/>
        <w:numPr>
          <w:ilvl w:val="0"/>
          <w:numId w:val="144"/>
        </w:numPr>
      </w:pPr>
      <w:r w:rsidRPr="005223F4">
        <w:t>The use of a single escape character to cause the next character to be interpreted literally. The escape character itself is escaped by the escape escape character.</w:t>
      </w:r>
    </w:p>
    <w:p w14:paraId="7327BBB3" w14:textId="77777777" w:rsidR="00620562" w:rsidRPr="005223F4" w:rsidRDefault="00620562" w:rsidP="007223DF">
      <w:pPr>
        <w:pStyle w:val="nobreak"/>
        <w:numPr>
          <w:ilvl w:val="0"/>
          <w:numId w:val="144"/>
        </w:numPr>
      </w:pPr>
      <w:r w:rsidRPr="005223F4">
        <w:t>The use of a pair of escape strings to cause the enclosed group of characters to be interpreted literally. The ending escape string is escaped by the escape escape character.</w:t>
      </w:r>
    </w:p>
    <w:p w14:paraId="5658B7D0" w14:textId="77777777" w:rsidR="00620562" w:rsidRDefault="00620562" w:rsidP="00620562">
      <w:pPr>
        <w:rPr>
          <w:ins w:id="3766" w:author="mbeckerle" w:date="2012-07-03T09:57:00Z"/>
        </w:rPr>
      </w:pPr>
      <w:r w:rsidRPr="005223F4">
        <w:t>On parsing, the escape scheme is applied after padding characters are trimmed and on unparsing before padding characters are added.</w:t>
      </w:r>
    </w:p>
    <w:p w14:paraId="7B5259FE" w14:textId="0548DA15" w:rsidR="007A090D" w:rsidRDefault="007A090D" w:rsidP="007A090D">
      <w:pPr>
        <w:autoSpaceDE w:val="0"/>
        <w:rPr>
          <w:ins w:id="3767" w:author="mbeckerle" w:date="2012-07-03T09:58:00Z"/>
          <w:rFonts w:ascii="Helv" w:hAnsi="Helv" w:cs="Helv"/>
          <w:color w:val="000000"/>
          <w:lang w:eastAsia="en-GB"/>
        </w:rPr>
      </w:pPr>
      <w:commentRangeStart w:id="3768"/>
      <w:ins w:id="3769" w:author="mbeckerle" w:date="2012-07-03T09:57:00Z">
        <w:r>
          <w:t xml:space="preserve">On unparsing, </w:t>
        </w:r>
      </w:ins>
      <w:ins w:id="3770" w:author="mbeckerle" w:date="2012-07-03T09:58:00Z">
        <w:r>
          <w:rPr>
            <w:rFonts w:ascii="Helv" w:hAnsi="Helv" w:cs="Helv"/>
            <w:color w:val="000000"/>
            <w:lang w:eastAsia="en-GB"/>
          </w:rPr>
          <w:t>the application of escape scheme processing takes place before the application of the emptyValueDelimiterPolicy property.</w:t>
        </w:r>
        <w:commentRangeEnd w:id="3768"/>
        <w:r>
          <w:rPr>
            <w:rStyle w:val="CommentReference"/>
          </w:rPr>
          <w:commentReference w:id="3768"/>
        </w:r>
      </w:ins>
    </w:p>
    <w:p w14:paraId="03BD31F1" w14:textId="0C31AFDD" w:rsidR="007A090D" w:rsidRPr="005223F4" w:rsidRDefault="007A090D" w:rsidP="00620562"/>
    <w:p w14:paraId="24909515" w14:textId="77777777" w:rsidR="00620562" w:rsidRPr="005223F4" w:rsidRDefault="00620562" w:rsidP="00620562">
      <w:r w:rsidRPr="005223F4">
        <w:t xml:space="preserve">DFDL does not provide a substitution mechanism similar to XML </w:t>
      </w:r>
      <w:r w:rsidR="00DB742D" w:rsidRPr="005223F4">
        <w:t>that</w:t>
      </w:r>
      <w:r w:rsidRPr="005223F4">
        <w:t xml:space="preserve"> would replace a character entity such as &amp;lt; with its literal value &lt;.</w:t>
      </w:r>
    </w:p>
    <w:p w14:paraId="59B41D65" w14:textId="407B203B" w:rsidR="00B3075F" w:rsidRPr="005223F4" w:rsidDel="00916D7B" w:rsidRDefault="00B3075F" w:rsidP="00620562">
      <w:pPr>
        <w:rPr>
          <w:del w:id="3771" w:author="mbeckerle" w:date="2012-04-22T18:20:00Z"/>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840"/>
      </w:tblGrid>
      <w:tr w:rsidR="00B14023" w:rsidRPr="00240AC5" w14:paraId="2BBEC5A2" w14:textId="77777777" w:rsidTr="00240AC5">
        <w:tc>
          <w:tcPr>
            <w:tcW w:w="2448" w:type="dxa"/>
            <w:shd w:val="clear" w:color="auto" w:fill="F3F3F3"/>
          </w:tcPr>
          <w:p w14:paraId="6DD89291" w14:textId="77777777" w:rsidR="00B14023" w:rsidRPr="00275A32" w:rsidRDefault="00B14023" w:rsidP="00916F90">
            <w:pPr>
              <w:rPr>
                <w:rFonts w:cs="Arial"/>
                <w:b/>
              </w:rPr>
            </w:pPr>
            <w:r w:rsidRPr="00275A32">
              <w:rPr>
                <w:rFonts w:cs="Arial"/>
                <w:b/>
              </w:rPr>
              <w:t>Property Name</w:t>
            </w:r>
          </w:p>
        </w:tc>
        <w:tc>
          <w:tcPr>
            <w:tcW w:w="6840" w:type="dxa"/>
            <w:shd w:val="clear" w:color="auto" w:fill="F3F3F3"/>
          </w:tcPr>
          <w:p w14:paraId="287BAD94" w14:textId="77777777" w:rsidR="00B14023" w:rsidRPr="005E3B09" w:rsidRDefault="00B14023" w:rsidP="00916F90">
            <w:pPr>
              <w:rPr>
                <w:rFonts w:cs="Arial"/>
                <w:b/>
              </w:rPr>
            </w:pPr>
            <w:r w:rsidRPr="005E3B09">
              <w:rPr>
                <w:rFonts w:cs="Arial"/>
                <w:b/>
              </w:rPr>
              <w:t>Description</w:t>
            </w:r>
          </w:p>
        </w:tc>
      </w:tr>
      <w:tr w:rsidR="00B14023" w:rsidRPr="00240AC5" w14:paraId="45DC9A22" w14:textId="77777777" w:rsidTr="00240AC5">
        <w:tc>
          <w:tcPr>
            <w:tcW w:w="2448" w:type="dxa"/>
            <w:shd w:val="clear" w:color="auto" w:fill="auto"/>
          </w:tcPr>
          <w:p w14:paraId="50B09A89" w14:textId="77777777" w:rsidR="00B14023" w:rsidRPr="005223F4" w:rsidRDefault="00B14023" w:rsidP="00D67874">
            <w:r w:rsidRPr="005223F4">
              <w:t>escapeKind</w:t>
            </w:r>
          </w:p>
        </w:tc>
        <w:tc>
          <w:tcPr>
            <w:tcW w:w="6840" w:type="dxa"/>
            <w:shd w:val="clear" w:color="auto" w:fill="auto"/>
          </w:tcPr>
          <w:p w14:paraId="22256CF0" w14:textId="77777777" w:rsidR="00B14023" w:rsidRPr="005223F4" w:rsidRDefault="00B14023" w:rsidP="00D67874">
            <w:r w:rsidRPr="005223F4">
              <w:t>Enum</w:t>
            </w:r>
          </w:p>
          <w:p w14:paraId="10D0EDA3" w14:textId="77777777" w:rsidR="00B14023" w:rsidRPr="005223F4" w:rsidRDefault="00B14023" w:rsidP="00D67874">
            <w:r w:rsidRPr="005223F4">
              <w:t>Valid values ‘escapeCharacter</w:t>
            </w:r>
            <w:r w:rsidR="00D4344E" w:rsidRPr="005223F4">
              <w:t>'</w:t>
            </w:r>
            <w:r w:rsidRPr="005223F4">
              <w:t xml:space="preserve">, </w:t>
            </w:r>
            <w:r w:rsidR="00D4344E" w:rsidRPr="005223F4">
              <w:t>'</w:t>
            </w:r>
            <w:r w:rsidRPr="005223F4">
              <w:t>escapeBlock</w:t>
            </w:r>
            <w:r w:rsidR="00D4344E" w:rsidRPr="005223F4">
              <w:t>'</w:t>
            </w:r>
          </w:p>
          <w:p w14:paraId="3A392D67" w14:textId="77777777" w:rsidR="00B14023" w:rsidRPr="005223F4" w:rsidRDefault="00B14023" w:rsidP="00D67874">
            <w:r w:rsidRPr="005223F4">
              <w:t>The type of escape mechanism defined in the escape scheme</w:t>
            </w:r>
          </w:p>
          <w:p w14:paraId="3E8FA22F" w14:textId="77777777" w:rsidR="00CE4201" w:rsidRPr="005223F4" w:rsidRDefault="00B14023" w:rsidP="00D67874">
            <w:r w:rsidRPr="005223F4">
              <w:t xml:space="preserve">When ‘escapeCharacter’: On unparsing a single character of the data is escaped by adding an </w:t>
            </w:r>
            <w:r w:rsidR="005C4E8A">
              <w:t>dfdl:</w:t>
            </w:r>
            <w:r w:rsidRPr="005223F4">
              <w:t xml:space="preserve">escapeCharacter before it. </w:t>
            </w:r>
            <w:r w:rsidR="00CE4201" w:rsidRPr="005223F4">
              <w:t>The following are escaped</w:t>
            </w:r>
            <w:r w:rsidR="00D142F5" w:rsidRPr="005223F4">
              <w:t xml:space="preserve"> if they are in the data</w:t>
            </w:r>
          </w:p>
          <w:p w14:paraId="274DAFC8" w14:textId="1CF59138" w:rsidR="00CE4201" w:rsidRPr="005223F4" w:rsidRDefault="00CE4201" w:rsidP="007223DF">
            <w:pPr>
              <w:numPr>
                <w:ilvl w:val="0"/>
                <w:numId w:val="147"/>
              </w:numPr>
            </w:pPr>
            <w:del w:id="3772" w:author="mbeckerle" w:date="2012-04-22T19:04:00Z">
              <w:r w:rsidRPr="005223F4" w:rsidDel="007C0867">
                <w:delText xml:space="preserve">    -   </w:delText>
              </w:r>
            </w:del>
            <w:r w:rsidR="00D142F5" w:rsidRPr="005223F4">
              <w:t>A</w:t>
            </w:r>
            <w:r w:rsidRPr="005223F4">
              <w:t>ny in-scope terminating delimiter</w:t>
            </w:r>
            <w:r w:rsidR="00D142F5" w:rsidRPr="005223F4">
              <w:t xml:space="preserve"> by escaping </w:t>
            </w:r>
            <w:r w:rsidR="00572A06" w:rsidRPr="005223F4">
              <w:t>its</w:t>
            </w:r>
            <w:r w:rsidR="00D142F5" w:rsidRPr="005223F4">
              <w:t xml:space="preserve"> first </w:t>
            </w:r>
            <w:r w:rsidR="00563988" w:rsidRPr="005223F4">
              <w:t>character</w:t>
            </w:r>
            <w:r w:rsidRPr="005223F4">
              <w:t xml:space="preserve">. </w:t>
            </w:r>
          </w:p>
          <w:p w14:paraId="6A5D42CD" w14:textId="13D0E03F" w:rsidR="00CE4201" w:rsidRPr="005223F4" w:rsidRDefault="00CE4201" w:rsidP="007223DF">
            <w:pPr>
              <w:numPr>
                <w:ilvl w:val="0"/>
                <w:numId w:val="147"/>
              </w:numPr>
            </w:pPr>
            <w:del w:id="3773" w:author="mbeckerle" w:date="2012-04-22T19:04:00Z">
              <w:r w:rsidRPr="005223F4" w:rsidDel="007C0867">
                <w:delText xml:space="preserve">    -   </w:delText>
              </w:r>
            </w:del>
            <w:r w:rsidR="005C4E8A">
              <w:t>dfdl:</w:t>
            </w:r>
            <w:r w:rsidRPr="005223F4">
              <w:t xml:space="preserve">escapeCharacter </w:t>
            </w:r>
            <w:r w:rsidR="00572A06" w:rsidRPr="005223F4">
              <w:t>(es</w:t>
            </w:r>
            <w:r w:rsidR="00D60F2C" w:rsidRPr="005223F4">
              <w:t>ca</w:t>
            </w:r>
            <w:r w:rsidRPr="005223F4">
              <w:t xml:space="preserve">ped by </w:t>
            </w:r>
            <w:r w:rsidR="001024F1">
              <w:t>dfdl:</w:t>
            </w:r>
            <w:r w:rsidRPr="005223F4">
              <w:t>escapeEscapeCharacter)</w:t>
            </w:r>
          </w:p>
          <w:p w14:paraId="16D8A6B0" w14:textId="4F378EA1" w:rsidR="00CE4201" w:rsidRPr="005223F4" w:rsidRDefault="00CE4201" w:rsidP="007223DF">
            <w:pPr>
              <w:numPr>
                <w:ilvl w:val="0"/>
                <w:numId w:val="147"/>
              </w:numPr>
            </w:pPr>
            <w:del w:id="3774" w:author="mbeckerle" w:date="2012-04-22T19:04:00Z">
              <w:r w:rsidRPr="005223F4" w:rsidDel="007C0867">
                <w:delText xml:space="preserve">    -   </w:delText>
              </w:r>
            </w:del>
            <w:r w:rsidRPr="005223F4">
              <w:t xml:space="preserve">any </w:t>
            </w:r>
            <w:r w:rsidR="005C4E8A">
              <w:t>dfdl:</w:t>
            </w:r>
            <w:r w:rsidRPr="005223F4">
              <w:t xml:space="preserve">extraEscapedCharacters </w:t>
            </w:r>
          </w:p>
          <w:p w14:paraId="107F7D37" w14:textId="4BE59949" w:rsidR="00B14023" w:rsidRPr="005223F4" w:rsidRDefault="00B14023" w:rsidP="00D67874">
            <w:del w:id="3775" w:author="mbeckerle" w:date="2012-04-22T19:04:00Z">
              <w:r w:rsidRPr="005223F4" w:rsidDel="007C0867">
                <w:delText xml:space="preserve"> </w:delText>
              </w:r>
            </w:del>
            <w:r w:rsidR="002A268D" w:rsidRPr="005223F4">
              <w:t xml:space="preserve">On parsing </w:t>
            </w:r>
            <w:r w:rsidR="00D142F5" w:rsidRPr="005223F4">
              <w:t xml:space="preserve">the </w:t>
            </w:r>
            <w:r w:rsidR="005C4E8A">
              <w:t>dfdl:</w:t>
            </w:r>
            <w:r w:rsidR="002A268D" w:rsidRPr="005223F4">
              <w:t>escapeCharacter</w:t>
            </w:r>
            <w:r w:rsidR="00D142F5" w:rsidRPr="005223F4">
              <w:t xml:space="preserve"> and </w:t>
            </w:r>
            <w:r w:rsidR="005C4E8A">
              <w:t>dfdl:</w:t>
            </w:r>
            <w:r w:rsidR="00D142F5" w:rsidRPr="005223F4">
              <w:t>escapeEscapeCharacter</w:t>
            </w:r>
            <w:del w:id="3776" w:author="Steve Hanson" w:date="2012-02-23T16:01:00Z">
              <w:r w:rsidR="00D142F5" w:rsidRPr="005223F4" w:rsidDel="0099163E">
                <w:delText>'</w:delText>
              </w:r>
            </w:del>
            <w:r w:rsidR="00D142F5" w:rsidRPr="005223F4">
              <w:t xml:space="preserve"> are removed from the data</w:t>
            </w:r>
            <w:r w:rsidR="002A268D" w:rsidRPr="005223F4">
              <w:t>, unless</w:t>
            </w:r>
            <w:r w:rsidR="00D142F5" w:rsidRPr="005223F4">
              <w:t xml:space="preserve"> the </w:t>
            </w:r>
            <w:r w:rsidR="005C4E8A">
              <w:t>dfdl:escapeCharacter</w:t>
            </w:r>
            <w:r w:rsidR="002A268D" w:rsidRPr="005223F4">
              <w:t xml:space="preserve"> </w:t>
            </w:r>
            <w:r w:rsidR="00D142F5" w:rsidRPr="005223F4">
              <w:t xml:space="preserve">is </w:t>
            </w:r>
            <w:r w:rsidR="002A268D" w:rsidRPr="005223F4">
              <w:t xml:space="preserve">preceded by the </w:t>
            </w:r>
            <w:r w:rsidR="005C4E8A">
              <w:t>dfdl:</w:t>
            </w:r>
            <w:r w:rsidR="002A268D" w:rsidRPr="005223F4">
              <w:t xml:space="preserve">escapeEscapeCharacter, </w:t>
            </w:r>
            <w:r w:rsidR="00D142F5" w:rsidRPr="005223F4">
              <w:t xml:space="preserve">or the </w:t>
            </w:r>
            <w:r w:rsidR="005C4E8A">
              <w:t>dfdl:</w:t>
            </w:r>
            <w:r w:rsidR="002A268D" w:rsidRPr="005223F4">
              <w:t xml:space="preserve">escapeEscapeCharacter </w:t>
            </w:r>
            <w:r w:rsidR="00D142F5" w:rsidRPr="005223F4">
              <w:t xml:space="preserve">does not </w:t>
            </w:r>
            <w:r w:rsidR="002A268D" w:rsidRPr="005223F4">
              <w:t xml:space="preserve"> </w:t>
            </w:r>
            <w:r w:rsidR="00E148A0" w:rsidRPr="005223F4">
              <w:t>proceed</w:t>
            </w:r>
            <w:r w:rsidR="002A268D" w:rsidRPr="005223F4">
              <w:t xml:space="preserve"> the </w:t>
            </w:r>
            <w:r w:rsidR="005C4E8A">
              <w:t>dfdl:</w:t>
            </w:r>
            <w:r w:rsidR="002A268D" w:rsidRPr="005223F4">
              <w:t>escapeCharacter.</w:t>
            </w:r>
          </w:p>
          <w:p w14:paraId="05F36134" w14:textId="4E9047AE" w:rsidR="00572A06" w:rsidRPr="005223F4" w:rsidDel="00916D7B" w:rsidRDefault="00572A06" w:rsidP="00D67874">
            <w:pPr>
              <w:rPr>
                <w:del w:id="3777" w:author="mbeckerle" w:date="2012-04-22T18:21:00Z"/>
              </w:rPr>
            </w:pPr>
          </w:p>
          <w:p w14:paraId="6B244E30" w14:textId="77777777" w:rsidR="007C0867" w:rsidRDefault="00B14023" w:rsidP="00D67874">
            <w:pPr>
              <w:rPr>
                <w:ins w:id="3778" w:author="mbeckerle" w:date="2012-04-22T19:05:00Z"/>
              </w:rPr>
            </w:pPr>
            <w:r w:rsidRPr="005223F4">
              <w:t xml:space="preserve">When ‘escapeBlock’: On unparsing the entire </w:t>
            </w:r>
            <w:r w:rsidR="00F649F5" w:rsidRPr="005223F4">
              <w:t>data are</w:t>
            </w:r>
            <w:r w:rsidRPr="005223F4">
              <w:t xml:space="preserve"> escaped by adding </w:t>
            </w:r>
            <w:r w:rsidR="005C4E8A">
              <w:t>dfdl:</w:t>
            </w:r>
            <w:r w:rsidRPr="005223F4">
              <w:t xml:space="preserve">escapeBlockStart to the beginning and </w:t>
            </w:r>
            <w:r w:rsidR="005C4E8A">
              <w:t>dfdl:</w:t>
            </w:r>
            <w:r w:rsidRPr="005223F4">
              <w:t>escapeBlockEnd</w:t>
            </w:r>
            <w:r w:rsidR="001024F1">
              <w:t xml:space="preserve"> </w:t>
            </w:r>
            <w:r w:rsidRPr="005223F4">
              <w:t>to the end of the data.</w:t>
            </w:r>
            <w:r w:rsidR="00D60F2C" w:rsidRPr="005223F4">
              <w:t xml:space="preserve"> The data is</w:t>
            </w:r>
            <w:r w:rsidR="0027446C">
              <w:t xml:space="preserve"> either</w:t>
            </w:r>
            <w:r w:rsidR="00D60F2C" w:rsidRPr="005223F4">
              <w:t xml:space="preserve"> always escaped or </w:t>
            </w:r>
            <w:r w:rsidR="0027446C">
              <w:t xml:space="preserve">escaped </w:t>
            </w:r>
            <w:r w:rsidR="00D60F2C" w:rsidRPr="005223F4">
              <w:t>when</w:t>
            </w:r>
            <w:r w:rsidR="0027446C">
              <w:t xml:space="preserve"> n</w:t>
            </w:r>
            <w:r w:rsidR="00D60F2C" w:rsidRPr="005223F4">
              <w:t>eeded as specified by dfdl:generateEscapeBlock.</w:t>
            </w:r>
            <w:r w:rsidRPr="005223F4">
              <w:t xml:space="preserve"> If the data</w:t>
            </w:r>
            <w:r w:rsidR="00D60F2C" w:rsidRPr="005223F4">
              <w:t xml:space="preserve"> is escaped and </w:t>
            </w:r>
            <w:r w:rsidRPr="005223F4">
              <w:t xml:space="preserve">contains the </w:t>
            </w:r>
            <w:r w:rsidR="005C4E8A">
              <w:t>dfdl:</w:t>
            </w:r>
            <w:r w:rsidRPr="005223F4">
              <w:t xml:space="preserve">escapeBlockEnd then first character of each appearance of the </w:t>
            </w:r>
            <w:r w:rsidR="005C4E8A">
              <w:t>dfdl:</w:t>
            </w:r>
            <w:r w:rsidRPr="005223F4">
              <w:t xml:space="preserve">escapeBlockEnd is escaped by the </w:t>
            </w:r>
            <w:r w:rsidR="005C4E8A">
              <w:t>dfdl:</w:t>
            </w:r>
            <w:r w:rsidRPr="005223F4">
              <w:t xml:space="preserve">escapeEscapeCharacter. </w:t>
            </w:r>
          </w:p>
          <w:p w14:paraId="64E4C089" w14:textId="6AD87BF3" w:rsidR="00B14023" w:rsidRPr="005223F4" w:rsidRDefault="00B14023" w:rsidP="00D67874">
            <w:r w:rsidRPr="005223F4">
              <w:t xml:space="preserve">On parsing the </w:t>
            </w:r>
            <w:r w:rsidR="005C4E8A">
              <w:t>dfdl:</w:t>
            </w:r>
            <w:r w:rsidRPr="005223F4">
              <w:t xml:space="preserve">escapeBlockStart is removed from the beginning of the data and </w:t>
            </w:r>
            <w:r w:rsidR="005C4E8A">
              <w:t>dfdl:</w:t>
            </w:r>
            <w:r w:rsidRPr="005223F4">
              <w:t xml:space="preserve">escapeBlockEnd is removed from end of the data and any </w:t>
            </w:r>
            <w:r w:rsidR="005C4E8A">
              <w:t>dfdl:</w:t>
            </w:r>
            <w:r w:rsidRPr="005223F4">
              <w:t xml:space="preserve">escapeEscapeCharacters are removed when they </w:t>
            </w:r>
            <w:r w:rsidR="001D4A47" w:rsidRPr="005223F4">
              <w:t>precede</w:t>
            </w:r>
            <w:r w:rsidRPr="005223F4">
              <w:t xml:space="preserve"> </w:t>
            </w:r>
            <w:r w:rsidR="00E148A0" w:rsidRPr="005223F4">
              <w:t>a</w:t>
            </w:r>
            <w:r w:rsidR="005C4E8A">
              <w:t xml:space="preserve"> dfdl:</w:t>
            </w:r>
            <w:r w:rsidRPr="005223F4">
              <w:t>escapeBlockEnd.</w:t>
            </w:r>
          </w:p>
          <w:p w14:paraId="36BB2DE6" w14:textId="77777777" w:rsidR="00B14023" w:rsidRPr="005223F4" w:rsidRDefault="00B14023" w:rsidP="00D67874">
            <w:r w:rsidRPr="005223F4">
              <w:t>Annotation: dfdl:escapeScheme</w:t>
            </w:r>
          </w:p>
        </w:tc>
      </w:tr>
      <w:tr w:rsidR="00B14023" w:rsidRPr="00240AC5" w14:paraId="511EC798" w14:textId="77777777" w:rsidTr="00240AC5">
        <w:tc>
          <w:tcPr>
            <w:tcW w:w="2448" w:type="dxa"/>
            <w:shd w:val="clear" w:color="auto" w:fill="auto"/>
          </w:tcPr>
          <w:p w14:paraId="3B11F26D" w14:textId="77777777" w:rsidR="00B14023" w:rsidRPr="005223F4" w:rsidRDefault="00B14023" w:rsidP="00D67874">
            <w:r w:rsidRPr="005223F4">
              <w:t>escapeCharacter</w:t>
            </w:r>
          </w:p>
        </w:tc>
        <w:tc>
          <w:tcPr>
            <w:tcW w:w="6840" w:type="dxa"/>
            <w:shd w:val="clear" w:color="auto" w:fill="auto"/>
          </w:tcPr>
          <w:p w14:paraId="3A8E24E7" w14:textId="77777777" w:rsidR="00B14023" w:rsidRPr="005223F4" w:rsidRDefault="00482AC5" w:rsidP="00D67874">
            <w:commentRangeStart w:id="3779"/>
            <w:commentRangeStart w:id="3780"/>
            <w:r w:rsidRPr="005223F4">
              <w:t xml:space="preserve">DFDL String </w:t>
            </w:r>
            <w:r w:rsidR="00293086" w:rsidRPr="005223F4">
              <w:t>L</w:t>
            </w:r>
            <w:r w:rsidRPr="005223F4">
              <w:t xml:space="preserve">iteral </w:t>
            </w:r>
            <w:commentRangeEnd w:id="3779"/>
            <w:r w:rsidR="0055217D" w:rsidRPr="00240AC5">
              <w:rPr>
                <w:rStyle w:val="CommentReference"/>
                <w:bCs/>
              </w:rPr>
              <w:commentReference w:id="3779"/>
            </w:r>
            <w:commentRangeEnd w:id="3780"/>
            <w:r w:rsidR="0062539F" w:rsidRPr="00240AC5">
              <w:rPr>
                <w:rStyle w:val="CommentReference"/>
                <w:bCs/>
              </w:rPr>
              <w:commentReference w:id="3780"/>
            </w:r>
            <w:r w:rsidRPr="005223F4">
              <w:t xml:space="preserve">or DFDL </w:t>
            </w:r>
            <w:r w:rsidR="00293086" w:rsidRPr="005223F4">
              <w:t>E</w:t>
            </w:r>
            <w:r w:rsidRPr="005223F4">
              <w:t>xpression</w:t>
            </w:r>
          </w:p>
          <w:p w14:paraId="7A2A7B92" w14:textId="77777777" w:rsidR="00B14023" w:rsidRPr="005223F4" w:rsidRDefault="00B14023" w:rsidP="00D67874">
            <w:r w:rsidRPr="005223F4">
              <w:t xml:space="preserve">Specifies one character that escapes the subsequent character. </w:t>
            </w:r>
          </w:p>
          <w:p w14:paraId="4AD37F15" w14:textId="77777777" w:rsidR="00B14023" w:rsidRPr="005223F4" w:rsidRDefault="00B14023" w:rsidP="00D67874">
            <w:r w:rsidRPr="005223F4">
              <w:t xml:space="preserve">Used when </w:t>
            </w:r>
            <w:r w:rsidR="0044569C" w:rsidRPr="005223F4">
              <w:t>dfdl:</w:t>
            </w:r>
            <w:r w:rsidRPr="005223F4">
              <w:t xml:space="preserve">escapeKind = ‘escapeCharacter’ </w:t>
            </w:r>
          </w:p>
          <w:p w14:paraId="2EBF29F6" w14:textId="77777777" w:rsidR="00B14023" w:rsidRPr="005223F4" w:rsidRDefault="00B14023" w:rsidP="00D67874">
            <w:r w:rsidRPr="005223F4">
              <w:t xml:space="preserve">It is a schema definition error if </w:t>
            </w:r>
            <w:r w:rsidR="0027446C">
              <w:t>dfdl:</w:t>
            </w:r>
            <w:r w:rsidRPr="005223F4">
              <w:t xml:space="preserve">escapeCharacter is empty when </w:t>
            </w:r>
            <w:r w:rsidR="00B704CD">
              <w:t>dfdl:</w:t>
            </w:r>
            <w:r w:rsidRPr="005223F4">
              <w:t>escapeKind is ‘escapeCharacter’</w:t>
            </w:r>
          </w:p>
          <w:p w14:paraId="76B99A54" w14:textId="77777777" w:rsidR="00A71DF4" w:rsidRDefault="00A71DF4" w:rsidP="00D67874">
            <w:pPr>
              <w:rPr>
                <w:ins w:id="3781" w:author="mbeckerle" w:date="2012-03-24T14:31: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49629229" w14:textId="77777777" w:rsidR="0062539F" w:rsidRDefault="0062539F" w:rsidP="00D67874">
            <w:pPr>
              <w:rPr>
                <w:ins w:id="3782" w:author="mbeckerle" w:date="2012-03-24T14:31:00Z"/>
              </w:rPr>
            </w:pPr>
            <w:ins w:id="3783" w:author="mbeckerle" w:date="2012-03-24T14:31:00Z">
              <w:r w:rsidRPr="00240AC5">
                <w:rPr>
                  <w:i/>
                  <w:iCs/>
                </w:rPr>
                <w:t>Escape and Quoting Character Restrictions:</w:t>
              </w:r>
              <w:r>
                <w:t xml:space="preserve"> The value of the string literal is restricted to allow only certain kinds of content:</w:t>
              </w:r>
            </w:ins>
          </w:p>
          <w:p w14:paraId="658DFC4B" w14:textId="77777777" w:rsidR="0062539F" w:rsidRPr="00240AC5" w:rsidRDefault="0062539F" w:rsidP="007223DF">
            <w:pPr>
              <w:numPr>
                <w:ilvl w:val="0"/>
                <w:numId w:val="148"/>
              </w:numPr>
              <w:suppressAutoHyphens/>
              <w:autoSpaceDE w:val="0"/>
              <w:rPr>
                <w:ins w:id="3784" w:author="mbeckerle" w:date="2012-03-24T14:31:00Z"/>
                <w:rFonts w:cs="Helv"/>
                <w:color w:val="000000"/>
              </w:rPr>
            </w:pPr>
            <w:ins w:id="3785"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entities</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allowed</w:t>
              </w:r>
            </w:ins>
          </w:p>
          <w:p w14:paraId="1314BB71" w14:textId="77777777" w:rsidR="0062539F" w:rsidRPr="00240AC5" w:rsidRDefault="0062539F" w:rsidP="007223DF">
            <w:pPr>
              <w:numPr>
                <w:ilvl w:val="0"/>
                <w:numId w:val="148"/>
              </w:numPr>
              <w:suppressAutoHyphens/>
              <w:autoSpaceDE w:val="0"/>
              <w:rPr>
                <w:ins w:id="3786" w:author="mbeckerle" w:date="2012-03-24T14:31:00Z"/>
                <w:rFonts w:cs="Helv"/>
                <w:color w:val="000000"/>
              </w:rPr>
            </w:pPr>
            <w:ins w:id="3787" w:author="mbeckerle" w:date="2012-03-24T14:31:00Z">
              <w:r w:rsidRPr="00240AC5">
                <w:rPr>
                  <w:rFonts w:cs="Helv"/>
                  <w:color w:val="000000"/>
                </w:rPr>
                <w:t>The</w:t>
              </w:r>
              <w:r w:rsidRPr="00240AC5">
                <w:rPr>
                  <w:rFonts w:eastAsia="Helv" w:cs="Helv"/>
                  <w:color w:val="000000"/>
                </w:rPr>
                <w:t xml:space="preserve"> </w:t>
              </w:r>
              <w:r w:rsidRPr="00240AC5">
                <w:rPr>
                  <w:rFonts w:cs="Helv"/>
                  <w:color w:val="000000"/>
                </w:rPr>
                <w:t>raw</w:t>
              </w:r>
              <w:r w:rsidRPr="00240AC5">
                <w:rPr>
                  <w:rFonts w:eastAsia="Helv" w:cs="Helv"/>
                  <w:color w:val="000000"/>
                </w:rPr>
                <w:t xml:space="preserve"> </w:t>
              </w:r>
              <w:r w:rsidRPr="00240AC5">
                <w:rPr>
                  <w:rFonts w:cs="Helv"/>
                  <w:color w:val="000000"/>
                </w:rPr>
                <w:t>byte</w:t>
              </w:r>
              <w:r w:rsidRPr="00240AC5">
                <w:rPr>
                  <w:rFonts w:eastAsia="Helv" w:cs="Helv"/>
                  <w:color w:val="000000"/>
                </w:rPr>
                <w:t xml:space="preserve"> </w:t>
              </w:r>
              <w:r w:rsidRPr="00240AC5">
                <w:rPr>
                  <w:rFonts w:cs="Helv"/>
                  <w:color w:val="000000"/>
                </w:rPr>
                <w:t>entity</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%#r</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is</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1D678AA3" w14:textId="77777777" w:rsidR="0062539F" w:rsidRPr="00240AC5" w:rsidRDefault="0062539F" w:rsidP="007223DF">
            <w:pPr>
              <w:numPr>
                <w:ilvl w:val="0"/>
                <w:numId w:val="148"/>
              </w:numPr>
              <w:suppressAutoHyphens/>
              <w:rPr>
                <w:ins w:id="3788" w:author="mbeckerle" w:date="2012-03-24T14:31:00Z"/>
                <w:rFonts w:cs="Arial"/>
              </w:rPr>
            </w:pPr>
            <w:ins w:id="3789"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classes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NL,</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283E459D" w14:textId="77777777" w:rsidR="0062539F" w:rsidRDefault="0062539F" w:rsidP="0062539F">
            <w:pPr>
              <w:rPr>
                <w:ins w:id="3790" w:author="mbeckerle" w:date="2012-03-24T14:31:00Z"/>
              </w:rPr>
            </w:pPr>
            <w:ins w:id="3791" w:author="mbeckerle" w:date="2012-03-24T14:31:00Z">
              <w:r w:rsidRPr="00240AC5">
                <w:rPr>
                  <w:rFonts w:cs="Helv"/>
                  <w:color w:val="000000"/>
                </w:rPr>
                <w:t>It is a schema definition error if the string literal contains any of the disallowed constructs.</w:t>
              </w:r>
            </w:ins>
          </w:p>
          <w:p w14:paraId="78016CED" w14:textId="101ACCA9" w:rsidR="0062539F" w:rsidRPr="005223F4" w:rsidDel="00916D7B" w:rsidRDefault="0062539F" w:rsidP="00D67874">
            <w:pPr>
              <w:rPr>
                <w:del w:id="3792" w:author="mbeckerle" w:date="2012-04-22T18:21:00Z"/>
              </w:rPr>
            </w:pPr>
          </w:p>
          <w:p w14:paraId="69BCB895" w14:textId="77777777" w:rsidR="00B14023" w:rsidRPr="005223F4" w:rsidRDefault="00B14023" w:rsidP="00D67874">
            <w:r w:rsidRPr="005223F4">
              <w:t xml:space="preserve">Escape characters contribute to the </w:t>
            </w:r>
            <w:r w:rsidR="00576E99" w:rsidRPr="005223F4">
              <w:t>representation</w:t>
            </w:r>
            <w:r w:rsidRPr="005223F4">
              <w:t xml:space="preserve"> length of the field</w:t>
            </w:r>
          </w:p>
          <w:p w14:paraId="080208F8" w14:textId="77777777" w:rsidR="00B14023" w:rsidRPr="005223F4" w:rsidRDefault="00B14023" w:rsidP="00D67874">
            <w:r w:rsidRPr="005223F4">
              <w:t>Annotation: dfdl:escapeScheme</w:t>
            </w:r>
          </w:p>
        </w:tc>
      </w:tr>
      <w:tr w:rsidR="00B14023" w:rsidRPr="00240AC5" w14:paraId="4C6F9404" w14:textId="77777777" w:rsidTr="00240AC5">
        <w:tc>
          <w:tcPr>
            <w:tcW w:w="2448" w:type="dxa"/>
            <w:shd w:val="clear" w:color="auto" w:fill="auto"/>
          </w:tcPr>
          <w:p w14:paraId="24DBE039" w14:textId="77777777" w:rsidR="00B14023" w:rsidRPr="005223F4" w:rsidRDefault="00B14023" w:rsidP="00D67874">
            <w:r w:rsidRPr="005223F4">
              <w:t>escapeBlockStart</w:t>
            </w:r>
          </w:p>
        </w:tc>
        <w:tc>
          <w:tcPr>
            <w:tcW w:w="6840" w:type="dxa"/>
            <w:shd w:val="clear" w:color="auto" w:fill="auto"/>
          </w:tcPr>
          <w:p w14:paraId="2235A18F" w14:textId="77777777" w:rsidR="00B14023" w:rsidRPr="00240AC5" w:rsidRDefault="00C27124" w:rsidP="00240AC5">
            <w:pPr>
              <w:autoSpaceDE w:val="0"/>
              <w:autoSpaceDN w:val="0"/>
              <w:adjustRightInd w:val="0"/>
              <w:rPr>
                <w:rFonts w:eastAsia="MS Mincho" w:cs="Arial"/>
                <w:lang w:eastAsia="ja-JP" w:bidi="he-IL"/>
              </w:rPr>
            </w:pPr>
            <w:commentRangeStart w:id="3793"/>
            <w:commentRangeStart w:id="3794"/>
            <w:r w:rsidRPr="00240AC5">
              <w:rPr>
                <w:rFonts w:eastAsia="MS Mincho" w:cs="Arial"/>
                <w:lang w:eastAsia="ja-JP" w:bidi="he-IL"/>
              </w:rPr>
              <w:t xml:space="preserve">DFDL </w:t>
            </w:r>
            <w:r w:rsidR="00293086" w:rsidRPr="00240AC5">
              <w:rPr>
                <w:rFonts w:eastAsia="MS Mincho" w:cs="Arial"/>
                <w:lang w:eastAsia="ja-JP" w:bidi="he-IL"/>
              </w:rPr>
              <w:t>String Literal</w:t>
            </w:r>
            <w:r w:rsidR="00482AC5" w:rsidRPr="00240AC5">
              <w:rPr>
                <w:rFonts w:eastAsia="MS Mincho" w:cs="Arial"/>
                <w:lang w:eastAsia="ja-JP" w:bidi="he-IL"/>
              </w:rPr>
              <w:t xml:space="preserve"> </w:t>
            </w:r>
            <w:commentRangeEnd w:id="3793"/>
            <w:r w:rsidR="0055217D">
              <w:rPr>
                <w:rStyle w:val="CommentReference"/>
              </w:rPr>
              <w:commentReference w:id="3793"/>
            </w:r>
            <w:commentRangeEnd w:id="3794"/>
            <w:r w:rsidR="0062539F">
              <w:rPr>
                <w:rStyle w:val="CommentReference"/>
              </w:rPr>
              <w:commentReference w:id="3794"/>
            </w:r>
          </w:p>
          <w:p w14:paraId="7E839CEC" w14:textId="6F2A18D4" w:rsidR="00482AC5" w:rsidRPr="00240AC5" w:rsidDel="00916D7B" w:rsidRDefault="00482AC5" w:rsidP="00240AC5">
            <w:pPr>
              <w:autoSpaceDE w:val="0"/>
              <w:autoSpaceDN w:val="0"/>
              <w:adjustRightInd w:val="0"/>
              <w:rPr>
                <w:del w:id="3795" w:author="mbeckerle" w:date="2012-04-22T18:21:00Z"/>
                <w:rFonts w:eastAsia="MS Mincho" w:cs="Arial"/>
                <w:lang w:eastAsia="ja-JP" w:bidi="he-IL"/>
              </w:rPr>
            </w:pPr>
          </w:p>
          <w:p w14:paraId="1A280FDC"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The string of characters that denotes the beginning of a sequence of characters escaped by a pair of escape strings.</w:t>
            </w:r>
          </w:p>
          <w:p w14:paraId="0DF523CC" w14:textId="3D076804" w:rsidR="00A71DF4" w:rsidRPr="00240AC5" w:rsidDel="00916D7B" w:rsidRDefault="00A71DF4" w:rsidP="00240AC5">
            <w:pPr>
              <w:autoSpaceDE w:val="0"/>
              <w:autoSpaceDN w:val="0"/>
              <w:adjustRightInd w:val="0"/>
              <w:rPr>
                <w:del w:id="3796" w:author="mbeckerle" w:date="2012-04-22T18:21:00Z"/>
                <w:rFonts w:eastAsia="MS Mincho" w:cs="Arial"/>
                <w:lang w:eastAsia="ja-JP" w:bidi="he-IL"/>
              </w:rPr>
            </w:pPr>
          </w:p>
          <w:p w14:paraId="106AF76B"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r w:rsidRPr="00240AC5">
              <w:rPr>
                <w:rFonts w:eastAsia="MS Mincho" w:cs="Arial"/>
                <w:lang w:eastAsia="ja-JP" w:bidi="he-IL"/>
              </w:rPr>
              <w:t xml:space="preserve">escapeKind = ‘escapeBlock’ </w:t>
            </w:r>
          </w:p>
          <w:p w14:paraId="72A28116" w14:textId="77777777" w:rsidR="00B14023" w:rsidRPr="00240AC5" w:rsidRDefault="00B14023" w:rsidP="00240AC5">
            <w:pPr>
              <w:autoSpaceDE w:val="0"/>
              <w:autoSpaceDN w:val="0"/>
              <w:adjustRightInd w:val="0"/>
              <w:rPr>
                <w:ins w:id="3797" w:author="mbeckerle" w:date="2012-03-24T14:31:00Z"/>
                <w:rFonts w:eastAsia="MS Mincho" w:cs="Arial"/>
                <w:color w:val="000000"/>
                <w:lang w:eastAsia="ja-JP" w:bidi="he-IL"/>
              </w:rPr>
            </w:pPr>
            <w:r w:rsidRPr="00240AC5">
              <w:rPr>
                <w:rFonts w:eastAsia="MS Mincho" w:cs="Arial"/>
                <w:color w:val="000000"/>
                <w:lang w:eastAsia="ja-JP" w:bidi="he-IL"/>
              </w:rPr>
              <w:t xml:space="preserve">It is a schema definition error if escapeBlockStart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11A9BC8B" w14:textId="4B6D3D1E" w:rsidR="0062539F" w:rsidDel="00916D7B" w:rsidRDefault="0062539F" w:rsidP="00240AC5">
            <w:pPr>
              <w:autoSpaceDE w:val="0"/>
              <w:autoSpaceDN w:val="0"/>
              <w:adjustRightInd w:val="0"/>
              <w:rPr>
                <w:del w:id="3798" w:author="mbeckerle" w:date="2012-03-24T14:31:00Z"/>
                <w:rFonts w:eastAsia="Arial"/>
                <w:color w:val="000000"/>
                <w:lang w:eastAsia="ja-JP" w:bidi="he-IL"/>
              </w:rPr>
            </w:pPr>
            <w:ins w:id="3799" w:author="mbeckerle" w:date="2012-03-24T14:31: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xml:space="preserve">” in the description of the escapeCharacter </w:t>
              </w:r>
              <w:commentRangeStart w:id="3800"/>
              <w:r w:rsidRPr="00240AC5">
                <w:rPr>
                  <w:rFonts w:eastAsia="Arial"/>
                  <w:color w:val="000000"/>
                  <w:lang w:eastAsia="ja-JP" w:bidi="he-IL"/>
                </w:rPr>
                <w:t>property</w:t>
              </w:r>
            </w:ins>
            <w:commentRangeEnd w:id="3800"/>
            <w:r w:rsidR="00AD5F33">
              <w:rPr>
                <w:rStyle w:val="CommentReference"/>
              </w:rPr>
              <w:commentReference w:id="3800"/>
            </w:r>
            <w:ins w:id="3801" w:author="mbeckerle" w:date="2012-03-24T14:31:00Z">
              <w:r w:rsidRPr="00240AC5">
                <w:rPr>
                  <w:rFonts w:eastAsia="Arial"/>
                  <w:color w:val="000000"/>
                  <w:lang w:eastAsia="ja-JP" w:bidi="he-IL"/>
                </w:rPr>
                <w:t>.</w:t>
              </w:r>
            </w:ins>
          </w:p>
          <w:p w14:paraId="55735701" w14:textId="77777777" w:rsidR="00916D7B" w:rsidRPr="00240AC5" w:rsidRDefault="00916D7B" w:rsidP="00240AC5">
            <w:pPr>
              <w:autoSpaceDE w:val="0"/>
              <w:rPr>
                <w:ins w:id="3802" w:author="mbeckerle" w:date="2012-04-22T18:21:00Z"/>
                <w:rFonts w:eastAsia="MS Mincho"/>
                <w:lang w:eastAsia="ja-JP" w:bidi="he-IL"/>
              </w:rPr>
            </w:pPr>
          </w:p>
          <w:p w14:paraId="37B2D2B3" w14:textId="77777777" w:rsidR="00B14023" w:rsidRPr="00240AC5" w:rsidDel="0062539F" w:rsidRDefault="00B14023" w:rsidP="00240AC5">
            <w:pPr>
              <w:autoSpaceDE w:val="0"/>
              <w:rPr>
                <w:del w:id="3803" w:author="mbeckerle" w:date="2012-03-24T14:31:00Z"/>
                <w:rFonts w:eastAsia="MS Mincho" w:cs="Arial"/>
                <w:lang w:eastAsia="ja-JP" w:bidi="he-IL"/>
              </w:rPr>
            </w:pPr>
          </w:p>
          <w:p w14:paraId="6249EB53"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An </w:t>
            </w:r>
            <w:r w:rsidR="0044569C" w:rsidRPr="00240AC5">
              <w:rPr>
                <w:rFonts w:eastAsia="MS Mincho" w:cs="Arial"/>
                <w:lang w:eastAsia="ja-JP" w:bidi="he-IL"/>
              </w:rPr>
              <w:t>dfdl:</w:t>
            </w:r>
            <w:r w:rsidRPr="005223F4">
              <w:t xml:space="preserve">escapeBlockStart </w:t>
            </w:r>
            <w:r w:rsidRPr="00240AC5">
              <w:rPr>
                <w:rFonts w:eastAsia="MS Mincho" w:cs="Arial"/>
                <w:lang w:eastAsia="ja-JP" w:bidi="he-IL"/>
              </w:rPr>
              <w:t xml:space="preserve">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48D5C83C" w14:textId="77777777" w:rsidR="00B14023" w:rsidRPr="005223F4" w:rsidRDefault="00B14023" w:rsidP="00D67874">
            <w:r w:rsidRPr="005223F4">
              <w:t>Annotation: dfdl:escapeScheme</w:t>
            </w:r>
          </w:p>
        </w:tc>
      </w:tr>
      <w:tr w:rsidR="00B14023" w:rsidRPr="00240AC5" w14:paraId="2146B5F1" w14:textId="77777777" w:rsidTr="00240AC5">
        <w:tc>
          <w:tcPr>
            <w:tcW w:w="2448" w:type="dxa"/>
            <w:shd w:val="clear" w:color="auto" w:fill="auto"/>
          </w:tcPr>
          <w:p w14:paraId="6F8E3EB5" w14:textId="77777777" w:rsidR="00B14023" w:rsidRPr="005223F4" w:rsidDel="00ED5EAB" w:rsidRDefault="00B14023" w:rsidP="00D67874">
            <w:r w:rsidRPr="005223F4">
              <w:t>escapeBlockEnd</w:t>
            </w:r>
          </w:p>
        </w:tc>
        <w:tc>
          <w:tcPr>
            <w:tcW w:w="6840" w:type="dxa"/>
            <w:shd w:val="clear" w:color="auto" w:fill="auto"/>
          </w:tcPr>
          <w:p w14:paraId="3F089D1D" w14:textId="77777777" w:rsidR="00B14023" w:rsidRPr="00240AC5" w:rsidRDefault="00C27124" w:rsidP="00240AC5">
            <w:pPr>
              <w:autoSpaceDE w:val="0"/>
              <w:autoSpaceDN w:val="0"/>
              <w:adjustRightInd w:val="0"/>
              <w:rPr>
                <w:rFonts w:eastAsia="MS Mincho" w:cs="Arial"/>
                <w:lang w:eastAsia="ja-JP" w:bidi="he-IL"/>
              </w:rPr>
            </w:pPr>
            <w:commentRangeStart w:id="3804"/>
            <w:commentRangeStart w:id="3805"/>
            <w:r w:rsidRPr="00240AC5">
              <w:rPr>
                <w:rFonts w:eastAsia="MS Mincho" w:cs="Arial"/>
                <w:lang w:eastAsia="ja-JP" w:bidi="he-IL"/>
              </w:rPr>
              <w:t xml:space="preserve">DFDL </w:t>
            </w:r>
            <w:r w:rsidR="00293086" w:rsidRPr="00240AC5">
              <w:rPr>
                <w:rFonts w:eastAsia="MS Mincho" w:cs="Arial"/>
                <w:lang w:eastAsia="ja-JP" w:bidi="he-IL"/>
              </w:rPr>
              <w:t>String Literal</w:t>
            </w:r>
            <w:commentRangeEnd w:id="3804"/>
            <w:r w:rsidR="0055217D">
              <w:rPr>
                <w:rStyle w:val="CommentReference"/>
              </w:rPr>
              <w:commentReference w:id="3804"/>
            </w:r>
            <w:commentRangeEnd w:id="3805"/>
            <w:r w:rsidR="0062539F">
              <w:rPr>
                <w:rStyle w:val="CommentReference"/>
              </w:rPr>
              <w:commentReference w:id="3805"/>
            </w:r>
          </w:p>
          <w:p w14:paraId="48804903" w14:textId="602E239D" w:rsidR="00482AC5" w:rsidRPr="00240AC5" w:rsidDel="00916D7B" w:rsidRDefault="00482AC5" w:rsidP="00240AC5">
            <w:pPr>
              <w:autoSpaceDE w:val="0"/>
              <w:autoSpaceDN w:val="0"/>
              <w:adjustRightInd w:val="0"/>
              <w:rPr>
                <w:del w:id="3806" w:author="mbeckerle" w:date="2012-04-22T18:21:00Z"/>
                <w:rFonts w:eastAsia="MS Mincho" w:cs="Arial"/>
                <w:lang w:eastAsia="ja-JP" w:bidi="he-IL"/>
              </w:rPr>
            </w:pPr>
          </w:p>
          <w:p w14:paraId="7C7DCC02"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The string of characters that denotes the end of a sequence of characters escaped by a pair of escape strings. </w:t>
            </w:r>
          </w:p>
          <w:p w14:paraId="0108535B" w14:textId="651926C8" w:rsidR="00A71DF4" w:rsidRPr="00240AC5" w:rsidDel="00916D7B" w:rsidRDefault="00A71DF4" w:rsidP="00240AC5">
            <w:pPr>
              <w:autoSpaceDE w:val="0"/>
              <w:autoSpaceDN w:val="0"/>
              <w:adjustRightInd w:val="0"/>
              <w:rPr>
                <w:del w:id="3807" w:author="mbeckerle" w:date="2012-04-22T18:21:00Z"/>
                <w:rFonts w:eastAsia="MS Mincho" w:cs="Arial"/>
                <w:lang w:eastAsia="ja-JP" w:bidi="he-IL"/>
              </w:rPr>
            </w:pPr>
          </w:p>
          <w:p w14:paraId="37726974"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r w:rsidRPr="00240AC5">
              <w:rPr>
                <w:rFonts w:eastAsia="MS Mincho" w:cs="Arial"/>
                <w:lang w:eastAsia="ja-JP" w:bidi="he-IL"/>
              </w:rPr>
              <w:t xml:space="preserve">escapeKind = ‘escapeBlock’ </w:t>
            </w:r>
            <w:r w:rsidR="0044569C" w:rsidRPr="00240AC5">
              <w:rPr>
                <w:rFonts w:eastAsia="MS Mincho" w:cs="Arial"/>
                <w:lang w:eastAsia="ja-JP" w:bidi="he-IL"/>
              </w:rPr>
              <w:t>.</w:t>
            </w:r>
          </w:p>
          <w:p w14:paraId="3B44651A" w14:textId="77777777" w:rsidR="00B14023" w:rsidRPr="00240AC5" w:rsidRDefault="00B14023" w:rsidP="00240AC5">
            <w:pPr>
              <w:autoSpaceDE w:val="0"/>
              <w:autoSpaceDN w:val="0"/>
              <w:adjustRightInd w:val="0"/>
              <w:rPr>
                <w:ins w:id="3808" w:author="mbeckerle" w:date="2012-03-24T14:32:00Z"/>
                <w:rFonts w:eastAsia="MS Mincho" w:cs="Arial"/>
                <w:color w:val="000000"/>
                <w:lang w:eastAsia="ja-JP" w:bidi="he-IL"/>
              </w:rPr>
            </w:pPr>
            <w:r w:rsidRPr="00240AC5">
              <w:rPr>
                <w:rFonts w:eastAsia="MS Mincho" w:cs="Arial"/>
                <w:color w:val="000000"/>
                <w:lang w:eastAsia="ja-JP" w:bidi="he-IL"/>
              </w:rPr>
              <w:t xml:space="preserve">It is a schema definition error if </w:t>
            </w:r>
            <w:r w:rsidR="00B704CD" w:rsidRPr="00240AC5">
              <w:rPr>
                <w:rFonts w:eastAsia="MS Mincho" w:cs="Arial"/>
                <w:color w:val="000000"/>
                <w:lang w:eastAsia="ja-JP" w:bidi="he-IL"/>
              </w:rPr>
              <w:t>dfdl:</w:t>
            </w:r>
            <w:r w:rsidRPr="00240AC5">
              <w:rPr>
                <w:rFonts w:eastAsia="MS Mincho" w:cs="Arial"/>
                <w:color w:val="000000"/>
                <w:lang w:eastAsia="ja-JP" w:bidi="he-IL"/>
              </w:rPr>
              <w:t xml:space="preserve">escapeBlockEnd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49E77335" w14:textId="77777777" w:rsidR="0062539F" w:rsidRPr="00240AC5" w:rsidRDefault="0062539F" w:rsidP="00240AC5">
            <w:pPr>
              <w:autoSpaceDE w:val="0"/>
              <w:rPr>
                <w:rFonts w:eastAsia="MS Mincho"/>
                <w:lang w:eastAsia="ja-JP" w:bidi="he-IL"/>
              </w:rPr>
            </w:pPr>
            <w:ins w:id="3809"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4F3B8D26" w14:textId="10F1C450" w:rsidR="00B14023" w:rsidRPr="00240AC5" w:rsidDel="00916D7B" w:rsidRDefault="00B14023" w:rsidP="00240AC5">
            <w:pPr>
              <w:autoSpaceDE w:val="0"/>
              <w:autoSpaceDN w:val="0"/>
              <w:adjustRightInd w:val="0"/>
              <w:rPr>
                <w:del w:id="3810" w:author="mbeckerle" w:date="2012-04-22T18:21:00Z"/>
                <w:rFonts w:eastAsia="MS Mincho" w:cs="Arial"/>
                <w:lang w:eastAsia="ja-JP" w:bidi="he-IL"/>
              </w:rPr>
            </w:pPr>
          </w:p>
          <w:p w14:paraId="3AA2BCED"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 </w:t>
            </w:r>
            <w:r w:rsidR="00475EBD" w:rsidRPr="00240AC5">
              <w:rPr>
                <w:rFonts w:eastAsia="MS Mincho" w:cs="Arial"/>
                <w:lang w:eastAsia="ja-JP" w:bidi="he-IL"/>
              </w:rPr>
              <w:t>dfdl:</w:t>
            </w:r>
            <w:r w:rsidRPr="005223F4">
              <w:t>escapeBlockEnd</w:t>
            </w:r>
            <w:r w:rsidRPr="00240AC5">
              <w:rPr>
                <w:rFonts w:eastAsia="MS Mincho" w:cs="Arial"/>
                <w:lang w:eastAsia="ja-JP" w:bidi="he-IL"/>
              </w:rPr>
              <w:t xml:space="preserve"> 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1036ACF0" w14:textId="2604FBFE" w:rsidR="00475EBD" w:rsidRPr="00240AC5" w:rsidDel="00916D7B" w:rsidRDefault="00475EBD" w:rsidP="00916F90">
            <w:pPr>
              <w:rPr>
                <w:del w:id="3811" w:author="mbeckerle" w:date="2012-04-22T18:21:00Z"/>
                <w:rFonts w:eastAsia="MS Mincho" w:cs="Arial"/>
                <w:lang w:eastAsia="ja-JP" w:bidi="he-IL"/>
              </w:rPr>
            </w:pPr>
          </w:p>
          <w:p w14:paraId="1C9528B0" w14:textId="77777777" w:rsidR="00B14023" w:rsidRPr="00240AC5" w:rsidRDefault="00B14023" w:rsidP="00916F90">
            <w:pPr>
              <w:rPr>
                <w:rFonts w:cs="Arial"/>
              </w:rPr>
            </w:pPr>
            <w:r w:rsidRPr="00240AC5">
              <w:rPr>
                <w:rFonts w:eastAsia="MS Mincho" w:cs="Arial"/>
                <w:lang w:eastAsia="ja-JP" w:bidi="he-IL"/>
              </w:rPr>
              <w:t>Annotation: dfdl:escapeScheme</w:t>
            </w:r>
          </w:p>
        </w:tc>
      </w:tr>
      <w:tr w:rsidR="00B14023" w:rsidRPr="00240AC5" w14:paraId="4A0FBB7D" w14:textId="77777777" w:rsidTr="00240AC5">
        <w:tc>
          <w:tcPr>
            <w:tcW w:w="2448" w:type="dxa"/>
            <w:shd w:val="clear" w:color="auto" w:fill="auto"/>
          </w:tcPr>
          <w:p w14:paraId="30BE9566" w14:textId="77777777" w:rsidR="00B14023" w:rsidRPr="00240AC5" w:rsidRDefault="00B14023" w:rsidP="00D67874">
            <w:pPr>
              <w:rPr>
                <w:szCs w:val="18"/>
              </w:rPr>
            </w:pPr>
            <w:r w:rsidRPr="005223F4">
              <w:t>escapeEscapeCharacter</w:t>
            </w:r>
          </w:p>
        </w:tc>
        <w:tc>
          <w:tcPr>
            <w:tcW w:w="6840" w:type="dxa"/>
            <w:shd w:val="clear" w:color="auto" w:fill="auto"/>
          </w:tcPr>
          <w:p w14:paraId="1A764266" w14:textId="77777777" w:rsidR="00B14023" w:rsidRPr="005223F4" w:rsidRDefault="00482AC5" w:rsidP="00D67874">
            <w:commentRangeStart w:id="3812"/>
            <w:commentRangeStart w:id="3813"/>
            <w:r w:rsidRPr="005223F4">
              <w:t xml:space="preserve">DFDL </w:t>
            </w:r>
            <w:r w:rsidR="00293086" w:rsidRPr="005223F4">
              <w:t>String Literal</w:t>
            </w:r>
            <w:r w:rsidR="00A71DF4" w:rsidRPr="005223F4">
              <w:t xml:space="preserve"> </w:t>
            </w:r>
            <w:commentRangeEnd w:id="3812"/>
            <w:r w:rsidR="0055217D" w:rsidRPr="00240AC5">
              <w:rPr>
                <w:rStyle w:val="CommentReference"/>
                <w:bCs/>
              </w:rPr>
              <w:commentReference w:id="3812"/>
            </w:r>
            <w:commentRangeEnd w:id="3813"/>
            <w:r w:rsidR="0062539F" w:rsidRPr="00240AC5">
              <w:rPr>
                <w:rStyle w:val="CommentReference"/>
                <w:bCs/>
              </w:rPr>
              <w:commentReference w:id="3813"/>
            </w:r>
            <w:r w:rsidR="00A71DF4" w:rsidRPr="005223F4">
              <w:t xml:space="preserve">or </w:t>
            </w:r>
            <w:r w:rsidR="00293086" w:rsidRPr="005223F4">
              <w:t>DFDL Expression</w:t>
            </w:r>
            <w:r w:rsidR="00A71DF4" w:rsidRPr="005223F4" w:rsidDel="00482AC5">
              <w:t xml:space="preserve"> </w:t>
            </w:r>
          </w:p>
          <w:p w14:paraId="45DDFC73" w14:textId="77777777" w:rsidR="00B14023" w:rsidRPr="005223F4" w:rsidRDefault="00B14023" w:rsidP="00D67874">
            <w:r w:rsidRPr="005223F4">
              <w:t xml:space="preserve">Specifies one character that escapes the subsequent escape character </w:t>
            </w:r>
            <w:r w:rsidR="001D4A47" w:rsidRPr="005223F4">
              <w:t>or first</w:t>
            </w:r>
            <w:r w:rsidRPr="005223F4">
              <w:t xml:space="preserve"> character of </w:t>
            </w:r>
            <w:r w:rsidR="0027446C">
              <w:t>dfdl:</w:t>
            </w:r>
            <w:r w:rsidRPr="00240AC5">
              <w:rPr>
                <w:rFonts w:eastAsia="MS Mincho" w:cs="Arial"/>
                <w:color w:val="000000"/>
              </w:rPr>
              <w:t>escapeBlockEnd</w:t>
            </w:r>
            <w:r w:rsidRPr="005223F4">
              <w:t xml:space="preserve">. </w:t>
            </w:r>
          </w:p>
          <w:p w14:paraId="702AA6DC" w14:textId="77777777" w:rsidR="00B14023" w:rsidRPr="005223F4" w:rsidRDefault="00B14023" w:rsidP="00D67874">
            <w:r w:rsidRPr="005223F4">
              <w:t xml:space="preserve">Used when </w:t>
            </w:r>
            <w:r w:rsidR="00475EBD" w:rsidRPr="005223F4">
              <w:t>dfdl:</w:t>
            </w:r>
            <w:r w:rsidRPr="005223F4">
              <w:t xml:space="preserve">escapeKind = ‘escapeCharacter’ or ‘escapeBlock’. </w:t>
            </w:r>
          </w:p>
          <w:p w14:paraId="2F503305" w14:textId="77777777" w:rsidR="00B14023" w:rsidRDefault="00A71DF4" w:rsidP="00D67874">
            <w:pPr>
              <w:rPr>
                <w:ins w:id="3814" w:author="mbeckerle" w:date="2012-03-24T14:32: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32C20C47" w14:textId="77777777" w:rsidR="0062539F" w:rsidRPr="00275A32" w:rsidRDefault="0062539F" w:rsidP="00240AC5">
            <w:pPr>
              <w:autoSpaceDE w:val="0"/>
              <w:rPr>
                <w:rFonts w:eastAsia="MS Mincho"/>
                <w:lang w:eastAsia="ja-JP" w:bidi="he-IL"/>
              </w:rPr>
            </w:pPr>
            <w:ins w:id="3815"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595DC1E1" w14:textId="77777777" w:rsidR="00B14023" w:rsidRPr="005223F4" w:rsidRDefault="00B14023" w:rsidP="00D67874">
            <w:r w:rsidRPr="005223F4">
              <w:t>If the empty string is specified then no escaping of escape characters occurs.</w:t>
            </w:r>
          </w:p>
          <w:p w14:paraId="7CE3B684" w14:textId="77777777" w:rsidR="00B14023" w:rsidRPr="005223F4" w:rsidRDefault="00B14023" w:rsidP="00D67874">
            <w:r w:rsidRPr="005223F4">
              <w:t xml:space="preserve">It is explicitly allowed for both the </w:t>
            </w:r>
            <w:r w:rsidR="0027446C">
              <w:t>dfdl:</w:t>
            </w:r>
            <w:r w:rsidRPr="005223F4">
              <w:t xml:space="preserve">escapeCharacter and the </w:t>
            </w:r>
            <w:r w:rsidR="0027446C">
              <w:t>dfdl:</w:t>
            </w:r>
            <w:r w:rsidRPr="005223F4">
              <w:t>escapeEscapeCharacter to be the same character.</w:t>
            </w:r>
            <w:r w:rsidR="00300C9B" w:rsidRPr="005223F4">
              <w:t xml:space="preserve"> In that case processing functions as if the </w:t>
            </w:r>
            <w:r w:rsidR="0027446C">
              <w:t>dfdl:</w:t>
            </w:r>
            <w:r w:rsidR="00300C9B" w:rsidRPr="005223F4">
              <w:t>escapeCharacter escapes itself.</w:t>
            </w:r>
          </w:p>
          <w:p w14:paraId="46DDE7BB" w14:textId="77777777" w:rsidR="00B14023" w:rsidRPr="005223F4" w:rsidRDefault="00B14023" w:rsidP="00D67874">
            <w:r w:rsidRPr="005223F4">
              <w:t>Annotation: dfdl:escapeScheme</w:t>
            </w:r>
          </w:p>
        </w:tc>
      </w:tr>
      <w:tr w:rsidR="00B14023" w:rsidRPr="00240AC5" w14:paraId="1556DD27" w14:textId="77777777" w:rsidTr="00240AC5">
        <w:tc>
          <w:tcPr>
            <w:tcW w:w="2448" w:type="dxa"/>
            <w:shd w:val="clear" w:color="auto" w:fill="auto"/>
          </w:tcPr>
          <w:p w14:paraId="589879FC" w14:textId="77777777" w:rsidR="00B14023" w:rsidRPr="005223F4" w:rsidRDefault="00B14023" w:rsidP="00D67874">
            <w:r w:rsidRPr="005223F4">
              <w:t>extraEscapedCharacters</w:t>
            </w:r>
          </w:p>
        </w:tc>
        <w:tc>
          <w:tcPr>
            <w:tcW w:w="6840" w:type="dxa"/>
            <w:shd w:val="clear" w:color="auto" w:fill="auto"/>
          </w:tcPr>
          <w:p w14:paraId="6C8C8EA3" w14:textId="77777777" w:rsidR="00B14023" w:rsidRPr="00240AC5" w:rsidRDefault="00324F72" w:rsidP="00240AC5">
            <w:pPr>
              <w:autoSpaceDE w:val="0"/>
              <w:autoSpaceDN w:val="0"/>
              <w:adjustRightInd w:val="0"/>
              <w:rPr>
                <w:rFonts w:eastAsia="MS Mincho" w:cs="Arial"/>
                <w:color w:val="000000"/>
                <w:lang w:eastAsia="ja-JP" w:bidi="he-IL"/>
              </w:rPr>
            </w:pPr>
            <w:r w:rsidRPr="00240AC5">
              <w:rPr>
                <w:rFonts w:eastAsia="MS Mincho" w:cs="Arial"/>
                <w:lang w:eastAsia="ja-JP"/>
              </w:rPr>
              <w:t xml:space="preserve">List of </w:t>
            </w:r>
            <w:r w:rsidR="00454BAA" w:rsidRPr="00240AC5">
              <w:rPr>
                <w:rFonts w:eastAsia="MS Mincho" w:cs="Arial"/>
                <w:lang w:eastAsia="ja-JP"/>
              </w:rPr>
              <w:t>DFDL String Literals</w:t>
            </w:r>
          </w:p>
          <w:p w14:paraId="6748F81A" w14:textId="28440B54" w:rsidR="00482AC5" w:rsidRPr="00240AC5" w:rsidDel="00916D7B" w:rsidRDefault="00482AC5" w:rsidP="00240AC5">
            <w:pPr>
              <w:autoSpaceDE w:val="0"/>
              <w:autoSpaceDN w:val="0"/>
              <w:adjustRightInd w:val="0"/>
              <w:rPr>
                <w:del w:id="3816" w:author="mbeckerle" w:date="2012-04-22T18:21:00Z"/>
                <w:rFonts w:eastAsia="MS Mincho" w:cs="Arial"/>
                <w:color w:val="000000"/>
                <w:lang w:eastAsia="ja-JP" w:bidi="he-IL"/>
              </w:rPr>
            </w:pPr>
          </w:p>
          <w:p w14:paraId="7562E511" w14:textId="77777777" w:rsidR="00B14023" w:rsidRPr="00240AC5" w:rsidRDefault="00B14023"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 xml:space="preserve">A space separated list of single characters that must be escaped in addition to </w:t>
            </w:r>
            <w:r w:rsidR="00681EDF" w:rsidRPr="00240AC5">
              <w:rPr>
                <w:rFonts w:eastAsia="MS Mincho" w:cs="Arial"/>
                <w:color w:val="000000"/>
                <w:lang w:eastAsia="ja-JP" w:bidi="he-IL"/>
              </w:rPr>
              <w:t xml:space="preserve">the in-scope </w:t>
            </w:r>
            <w:r w:rsidR="00B11F88" w:rsidRPr="00240AC5">
              <w:rPr>
                <w:rFonts w:eastAsia="MS Mincho" w:cs="Arial"/>
                <w:color w:val="000000"/>
                <w:lang w:eastAsia="ja-JP" w:bidi="he-IL"/>
              </w:rPr>
              <w:t>delimiters</w:t>
            </w:r>
            <w:r w:rsidRPr="00240AC5">
              <w:rPr>
                <w:rFonts w:eastAsia="MS Mincho" w:cs="Arial"/>
                <w:color w:val="000000"/>
                <w:lang w:eastAsia="ja-JP" w:bidi="he-IL"/>
              </w:rPr>
              <w:t>.</w:t>
            </w:r>
            <w:ins w:id="3817" w:author="Steve Hanson" w:date="2012-02-23T16:03:00Z">
              <w:r w:rsidR="00FA089B" w:rsidRPr="00240AC5">
                <w:rPr>
                  <w:rFonts w:eastAsia="MS Mincho" w:cs="Arial"/>
                  <w:color w:val="000000"/>
                  <w:lang w:eastAsia="ja-JP" w:bidi="he-IL"/>
                </w:rPr>
                <w:t xml:space="preserve"> If there are no extra characters to escape the property should be set to “”.</w:t>
              </w:r>
            </w:ins>
          </w:p>
          <w:p w14:paraId="630B0E3C" w14:textId="327394F7" w:rsidR="007223DF" w:rsidRPr="00275A32" w:rsidRDefault="007223DF" w:rsidP="007223DF">
            <w:pPr>
              <w:autoSpaceDE w:val="0"/>
              <w:rPr>
                <w:ins w:id="3818" w:author="Steve Hanson" w:date="2012-08-06T14:41:00Z"/>
                <w:rFonts w:eastAsia="MS Mincho"/>
                <w:lang w:eastAsia="ja-JP" w:bidi="he-IL"/>
              </w:rPr>
            </w:pPr>
            <w:ins w:id="3819" w:author="Steve Hanson" w:date="2012-08-06T14:41:00Z">
              <w:r w:rsidRPr="00240AC5">
                <w:rPr>
                  <w:rFonts w:eastAsia="Arial"/>
                  <w:color w:val="000000"/>
                  <w:lang w:eastAsia="ja-JP" w:bidi="he-IL"/>
                </w:rPr>
                <w:t>The string literal value</w:t>
              </w:r>
              <w:r>
                <w:rPr>
                  <w:rFonts w:eastAsia="Arial"/>
                  <w:color w:val="000000"/>
                  <w:lang w:eastAsia="ja-JP" w:bidi="he-IL"/>
                </w:rPr>
                <w:t>s are</w:t>
              </w:r>
              <w:r w:rsidRPr="00240AC5">
                <w:rPr>
                  <w:rFonts w:eastAsia="Arial"/>
                  <w:color w:val="000000"/>
                  <w:lang w:eastAsia="ja-JP" w:bidi="he-IL"/>
                </w:rPr>
                <w:t xml:space="preserve">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6DFAC565" w14:textId="0BCA1818" w:rsidR="00A801AE" w:rsidRPr="00240AC5" w:rsidRDefault="00A801AE"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This propert</w:t>
            </w:r>
            <w:r w:rsidR="00681EDF" w:rsidRPr="00240AC5">
              <w:rPr>
                <w:rFonts w:eastAsia="MS Mincho" w:cs="Arial"/>
                <w:color w:val="000000"/>
                <w:lang w:eastAsia="ja-JP" w:bidi="he-IL"/>
              </w:rPr>
              <w:t>y</w:t>
            </w:r>
            <w:r w:rsidRPr="00240AC5">
              <w:rPr>
                <w:rFonts w:eastAsia="MS Mincho" w:cs="Arial"/>
                <w:color w:val="000000"/>
                <w:lang w:eastAsia="ja-JP" w:bidi="he-IL"/>
              </w:rPr>
              <w:t xml:space="preserve"> only applies on unparsing</w:t>
            </w:r>
            <w:ins w:id="3820" w:author="Steve Hanson" w:date="2012-08-06T14:40:00Z">
              <w:r w:rsidR="007223DF">
                <w:rPr>
                  <w:rFonts w:eastAsia="MS Mincho" w:cs="Arial"/>
                  <w:color w:val="000000"/>
                  <w:lang w:eastAsia="ja-JP" w:bidi="he-IL"/>
                </w:rPr>
                <w:t>.</w:t>
              </w:r>
            </w:ins>
          </w:p>
          <w:p w14:paraId="48739639" w14:textId="77777777" w:rsidR="00B14023" w:rsidRPr="005223F4" w:rsidRDefault="00B14023" w:rsidP="00D67874">
            <w:r w:rsidRPr="005223F4">
              <w:t>Annotation: dfdl:escapeScheme</w:t>
            </w:r>
          </w:p>
        </w:tc>
      </w:tr>
      <w:tr w:rsidR="00B14023" w:rsidRPr="00240AC5" w14:paraId="355FD0FE" w14:textId="77777777" w:rsidTr="00240AC5">
        <w:tc>
          <w:tcPr>
            <w:tcW w:w="2448" w:type="dxa"/>
            <w:shd w:val="clear" w:color="auto" w:fill="auto"/>
          </w:tcPr>
          <w:p w14:paraId="406EEFD8" w14:textId="77777777" w:rsidR="00B14023" w:rsidRPr="005223F4" w:rsidRDefault="00B14023" w:rsidP="00D67874">
            <w:r w:rsidRPr="005223F4">
              <w:t>generateEscape</w:t>
            </w:r>
            <w:r w:rsidR="000A7F7B" w:rsidRPr="005223F4">
              <w:t>Block</w:t>
            </w:r>
          </w:p>
        </w:tc>
        <w:tc>
          <w:tcPr>
            <w:tcW w:w="6840" w:type="dxa"/>
            <w:shd w:val="clear" w:color="auto" w:fill="auto"/>
          </w:tcPr>
          <w:p w14:paraId="7AF400AA" w14:textId="77777777" w:rsidR="00B14023" w:rsidRPr="00240AC5" w:rsidRDefault="00B14023" w:rsidP="00240AC5">
            <w:pPr>
              <w:autoSpaceDE w:val="0"/>
              <w:autoSpaceDN w:val="0"/>
              <w:adjustRightInd w:val="0"/>
              <w:rPr>
                <w:rFonts w:eastAsia="MS Mincho" w:cs="Arial"/>
                <w:color w:val="000000"/>
                <w:sz w:val="18"/>
                <w:szCs w:val="18"/>
                <w:lang w:eastAsia="ja-JP" w:bidi="he-IL"/>
              </w:rPr>
            </w:pPr>
            <w:r w:rsidRPr="00240AC5">
              <w:rPr>
                <w:rFonts w:eastAsia="MS Mincho" w:cs="Arial"/>
                <w:color w:val="000000"/>
                <w:sz w:val="18"/>
                <w:szCs w:val="18"/>
                <w:lang w:eastAsia="ja-JP" w:bidi="he-IL"/>
              </w:rPr>
              <w:t>Enum</w:t>
            </w:r>
          </w:p>
          <w:p w14:paraId="7DCA79BB" w14:textId="77777777" w:rsidR="00B14023" w:rsidRPr="005223F4" w:rsidRDefault="00B14023" w:rsidP="00D67874">
            <w:r w:rsidRPr="005223F4">
              <w:t>Valid values ‘always’,  ‘whenNeeded’</w:t>
            </w:r>
          </w:p>
          <w:p w14:paraId="5BAD046D" w14:textId="77777777" w:rsidR="00B14023" w:rsidRPr="005223F4" w:rsidRDefault="00B14023" w:rsidP="00D67874">
            <w:r w:rsidRPr="005223F4">
              <w:t>Controls when escaping is used on unparsing</w:t>
            </w:r>
            <w:r w:rsidR="000A7F7B" w:rsidRPr="005223F4">
              <w:t xml:space="preserve"> when dfdl:escapeKind is ‘escapeBlock’</w:t>
            </w:r>
            <w:r w:rsidRPr="005223F4">
              <w:t xml:space="preserve">. </w:t>
            </w:r>
          </w:p>
          <w:p w14:paraId="178FAF6E" w14:textId="77777777" w:rsidR="00B14023" w:rsidRPr="00240AC5" w:rsidRDefault="00B14023" w:rsidP="00D67874">
            <w:pPr>
              <w:rPr>
                <w:color w:val="000000"/>
              </w:rPr>
            </w:pPr>
            <w:r w:rsidRPr="005223F4">
              <w:t xml:space="preserve">If ‘always’ then escaping is always </w:t>
            </w:r>
            <w:r w:rsidR="00513864" w:rsidRPr="005223F4">
              <w:t>occurs</w:t>
            </w:r>
            <w:r w:rsidRPr="005223F4">
              <w:t xml:space="preserve"> </w:t>
            </w:r>
            <w:r w:rsidR="001D4A47" w:rsidRPr="00240AC5">
              <w:rPr>
                <w:rFonts w:ascii="Helv" w:hAnsi="Helv" w:cs="Helv"/>
              </w:rPr>
              <w:t>as</w:t>
            </w:r>
            <w:r w:rsidRPr="00240AC5">
              <w:rPr>
                <w:color w:val="000000"/>
              </w:rPr>
              <w:t xml:space="preserve"> described in </w:t>
            </w:r>
            <w:r w:rsidR="000A7F7B" w:rsidRPr="00240AC5">
              <w:rPr>
                <w:color w:val="000000"/>
              </w:rPr>
              <w:t>dfdl:</w:t>
            </w:r>
            <w:r w:rsidRPr="00240AC5">
              <w:rPr>
                <w:color w:val="000000"/>
              </w:rPr>
              <w:t>escapeKind</w:t>
            </w:r>
            <w:r w:rsidRPr="005223F4">
              <w:t xml:space="preserve">. </w:t>
            </w:r>
            <w:r w:rsidRPr="00240AC5">
              <w:rPr>
                <w:color w:val="000000"/>
              </w:rPr>
              <w:t xml:space="preserve"> </w:t>
            </w:r>
          </w:p>
          <w:p w14:paraId="7E49BCAA" w14:textId="77777777" w:rsidR="00B14023" w:rsidRPr="005223F4" w:rsidRDefault="00B14023" w:rsidP="00D67874">
            <w:r w:rsidRPr="005223F4">
              <w:t>If ‘whenNeeded’ then escaping occurs</w:t>
            </w:r>
            <w:r w:rsidR="000A7F7B" w:rsidRPr="005223F4">
              <w:t xml:space="preserve"> as described in dfdl:escapeKind</w:t>
            </w:r>
            <w:r w:rsidRPr="005223F4">
              <w:t xml:space="preserve"> </w:t>
            </w:r>
            <w:r w:rsidR="00513864" w:rsidRPr="005223F4">
              <w:t>when the data contains any of the following</w:t>
            </w:r>
            <w:del w:id="3821" w:author="mbeckerle" w:date="2012-04-22T18:22:00Z">
              <w:r w:rsidR="00513864" w:rsidRPr="005223F4" w:rsidDel="00916D7B">
                <w:delText xml:space="preserve"> </w:delText>
              </w:r>
            </w:del>
            <w:r w:rsidR="000A7F7B" w:rsidRPr="005223F4">
              <w:t>:</w:t>
            </w:r>
          </w:p>
          <w:p w14:paraId="6DD7BE51" w14:textId="0366D8A6" w:rsidR="00B14023" w:rsidRPr="005223F4" w:rsidRDefault="003D4C17" w:rsidP="007223DF">
            <w:pPr>
              <w:numPr>
                <w:ilvl w:val="0"/>
                <w:numId w:val="145"/>
              </w:numPr>
            </w:pPr>
            <w:del w:id="3822" w:author="mbeckerle" w:date="2012-04-22T18:23:00Z">
              <w:r w:rsidRPr="005223F4" w:rsidDel="00916D7B">
                <w:delText xml:space="preserve">           </w:delText>
              </w:r>
            </w:del>
            <w:r w:rsidR="00B14023" w:rsidRPr="005223F4">
              <w:t xml:space="preserve">any in-scope terminating </w:t>
            </w:r>
            <w:r w:rsidR="00B11F88" w:rsidRPr="005223F4">
              <w:t>delimiter</w:t>
            </w:r>
            <w:del w:id="3823" w:author="mbeckerle" w:date="2012-04-22T18:22:00Z">
              <w:r w:rsidR="00B14023" w:rsidRPr="005223F4" w:rsidDel="00916D7B">
                <w:delText xml:space="preserve">  </w:delText>
              </w:r>
            </w:del>
          </w:p>
          <w:p w14:paraId="08AD0D4F" w14:textId="2C14C2EA" w:rsidR="00B14023" w:rsidRPr="005223F4" w:rsidRDefault="003D4C17" w:rsidP="007223DF">
            <w:pPr>
              <w:numPr>
                <w:ilvl w:val="0"/>
                <w:numId w:val="145"/>
              </w:numPr>
            </w:pPr>
            <w:del w:id="3824" w:author="mbeckerle" w:date="2012-04-22T18:23:00Z">
              <w:r w:rsidRPr="005223F4" w:rsidDel="00916D7B">
                <w:delText xml:space="preserve">           </w:delText>
              </w:r>
              <w:r w:rsidR="0027446C" w:rsidDel="00916D7B">
                <w:delText>d</w:delText>
              </w:r>
            </w:del>
            <w:ins w:id="3825" w:author="mbeckerle" w:date="2012-04-22T18:23:00Z">
              <w:r w:rsidR="00916D7B">
                <w:t>d</w:t>
              </w:r>
            </w:ins>
            <w:r w:rsidR="0027446C">
              <w:t>fdl:</w:t>
            </w:r>
            <w:r w:rsidR="00B14023" w:rsidRPr="005223F4">
              <w:t>escapeBlockStart at the start of the data</w:t>
            </w:r>
          </w:p>
          <w:p w14:paraId="71E4481E" w14:textId="33866167" w:rsidR="00B14023" w:rsidRPr="005223F4" w:rsidRDefault="003D4C17" w:rsidP="007223DF">
            <w:pPr>
              <w:numPr>
                <w:ilvl w:val="0"/>
                <w:numId w:val="145"/>
              </w:numPr>
            </w:pPr>
            <w:del w:id="3826" w:author="mbeckerle" w:date="2012-04-22T18:23:00Z">
              <w:r w:rsidRPr="005223F4" w:rsidDel="00916D7B">
                <w:delText xml:space="preserve">           </w:delText>
              </w:r>
            </w:del>
            <w:r w:rsidR="00B14023" w:rsidRPr="005223F4">
              <w:t xml:space="preserve">any </w:t>
            </w:r>
            <w:r w:rsidR="0027446C">
              <w:t>dfdl:</w:t>
            </w:r>
            <w:r w:rsidR="00B14023" w:rsidRPr="005223F4">
              <w:t>extraEscapedCharacters</w:t>
            </w:r>
            <w:del w:id="3827" w:author="mbeckerle" w:date="2012-04-22T18:22:00Z">
              <w:r w:rsidR="00B14023" w:rsidRPr="005223F4" w:rsidDel="00916D7B">
                <w:delText xml:space="preserve"> </w:delText>
              </w:r>
              <w:r w:rsidR="00B14023" w:rsidRPr="00240AC5" w:rsidDel="00916D7B">
                <w:rPr>
                  <w:rFonts w:eastAsia="MS Mincho" w:cs="Arial"/>
                  <w:color w:val="000000"/>
                </w:rPr>
                <w:delText xml:space="preserve"> </w:delText>
              </w:r>
            </w:del>
          </w:p>
          <w:p w14:paraId="5DAF9E7C" w14:textId="77777777" w:rsidR="00B14023" w:rsidRPr="005223F4" w:rsidRDefault="00B14023" w:rsidP="00D67874">
            <w:r w:rsidRPr="005223F4">
              <w:t>Annotation: dfdl:escapeScheme</w:t>
            </w:r>
          </w:p>
        </w:tc>
      </w:tr>
    </w:tbl>
    <w:p w14:paraId="37E160DD" w14:textId="64F4A833" w:rsidR="00A70C7E" w:rsidRPr="005223F4" w:rsidDel="00916D7B" w:rsidRDefault="00B14023">
      <w:pPr>
        <w:pStyle w:val="Heading2"/>
        <w:rPr>
          <w:del w:id="3828" w:author="mbeckerle" w:date="2012-04-22T18:23:00Z"/>
        </w:rPr>
        <w:pPrChange w:id="3829" w:author="mbeckerle" w:date="2012-04-22T21:11:00Z">
          <w:pPr>
            <w:pStyle w:val="nobreak"/>
          </w:pPr>
        </w:pPrChange>
      </w:pPr>
      <w:r w:rsidRPr="005223F4">
        <w:br w:type="page"/>
      </w:r>
    </w:p>
    <w:p w14:paraId="5C4DC7CA" w14:textId="051AA490" w:rsidR="00B14023" w:rsidRPr="005223F4" w:rsidDel="00916D7B" w:rsidRDefault="00B14023">
      <w:pPr>
        <w:pStyle w:val="Heading2"/>
        <w:rPr>
          <w:del w:id="3830" w:author="mbeckerle" w:date="2012-04-22T18:23:00Z"/>
        </w:rPr>
        <w:pPrChange w:id="3831" w:author="mbeckerle" w:date="2012-04-22T21:11:00Z">
          <w:pPr/>
        </w:pPrChange>
      </w:pPr>
      <w:bookmarkStart w:id="3832" w:name="_Toc322911338"/>
      <w:bookmarkStart w:id="3833" w:name="_Toc322911653"/>
      <w:bookmarkStart w:id="3834" w:name="_Toc322911901"/>
      <w:bookmarkStart w:id="3835" w:name="_Toc322912192"/>
      <w:bookmarkStart w:id="3836" w:name="_Toc329093041"/>
      <w:bookmarkStart w:id="3837" w:name="_Toc332701554"/>
      <w:bookmarkStart w:id="3838" w:name="_Toc332701858"/>
      <w:bookmarkStart w:id="3839" w:name="_Toc332711652"/>
      <w:bookmarkStart w:id="3840" w:name="_Toc332711960"/>
      <w:bookmarkStart w:id="3841" w:name="_Toc332712262"/>
      <w:bookmarkStart w:id="3842" w:name="_Toc332724178"/>
      <w:bookmarkStart w:id="3843" w:name="_Toc332724478"/>
      <w:bookmarkEnd w:id="3832"/>
      <w:bookmarkEnd w:id="3833"/>
      <w:bookmarkEnd w:id="3834"/>
      <w:bookmarkEnd w:id="3835"/>
      <w:bookmarkEnd w:id="3836"/>
      <w:bookmarkEnd w:id="3837"/>
      <w:bookmarkEnd w:id="3838"/>
      <w:bookmarkEnd w:id="3839"/>
      <w:bookmarkEnd w:id="3840"/>
      <w:bookmarkEnd w:id="3841"/>
      <w:bookmarkEnd w:id="3842"/>
      <w:bookmarkEnd w:id="3843"/>
    </w:p>
    <w:p w14:paraId="2EF6717E" w14:textId="77777777" w:rsidR="00013813" w:rsidRPr="005223F4" w:rsidRDefault="00013813">
      <w:pPr>
        <w:pStyle w:val="Heading2"/>
      </w:pPr>
      <w:bookmarkStart w:id="3844" w:name="_Toc243112829"/>
      <w:bookmarkStart w:id="3845" w:name="_Toc177399098"/>
      <w:bookmarkStart w:id="3846" w:name="_Toc175057385"/>
      <w:bookmarkStart w:id="3847" w:name="_Toc199516321"/>
      <w:bookmarkStart w:id="3848" w:name="_Toc194983985"/>
      <w:bookmarkStart w:id="3849" w:name="_Toc332724479"/>
      <w:r w:rsidRPr="005223F4">
        <w:t xml:space="preserve">Properties </w:t>
      </w:r>
      <w:r w:rsidR="0028558F" w:rsidRPr="005223F4">
        <w:t xml:space="preserve">for </w:t>
      </w:r>
      <w:r w:rsidR="002B072E" w:rsidRPr="005223F4">
        <w:t>Bidirectional</w:t>
      </w:r>
      <w:r w:rsidR="0028558F" w:rsidRPr="005223F4">
        <w:t xml:space="preserve"> support for</w:t>
      </w:r>
      <w:r w:rsidRPr="005223F4">
        <w:t xml:space="preserve"> All Simple Types with Text representation</w:t>
      </w:r>
      <w:bookmarkEnd w:id="3844"/>
      <w:bookmarkEnd w:id="3849"/>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77777777" w:rsidR="0028558F" w:rsidRPr="005223F4" w:rsidRDefault="0028558F" w:rsidP="0028558F">
      <w:r w:rsidRPr="005223F4">
        <w:t>Note: the bidirectional properties apply to the value of the element and not to the initiator, terminator or separator if defined.</w:t>
      </w:r>
    </w:p>
    <w:p w14:paraId="3CDF3A62" w14:textId="6A27D531" w:rsidR="0028558F" w:rsidRPr="005223F4" w:rsidDel="00916D7B" w:rsidRDefault="0028558F" w:rsidP="0028558F">
      <w:pPr>
        <w:rPr>
          <w:del w:id="3850" w:author="mbeckerle" w:date="2012-04-22T18:2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660"/>
      </w:tblGrid>
      <w:tr w:rsidR="00FA089B" w:rsidRPr="00240AC5" w14:paraId="36AB86CC" w14:textId="77777777" w:rsidTr="00240AC5">
        <w:trPr>
          <w:trHeight w:val="402"/>
          <w:ins w:id="3851" w:author="Steve Hanson" w:date="2012-02-23T16:04:00Z"/>
        </w:trPr>
        <w:tc>
          <w:tcPr>
            <w:tcW w:w="2448" w:type="dxa"/>
            <w:shd w:val="clear" w:color="auto" w:fill="F3F3F3"/>
          </w:tcPr>
          <w:p w14:paraId="5ACF9106" w14:textId="77777777" w:rsidR="00FA089B" w:rsidRPr="00275A32" w:rsidRDefault="00FA089B" w:rsidP="00240AC5">
            <w:pPr>
              <w:tabs>
                <w:tab w:val="num" w:pos="360"/>
                <w:tab w:val="num" w:pos="540"/>
              </w:tabs>
              <w:spacing w:before="40" w:after="40"/>
              <w:ind w:left="181" w:hanging="181"/>
              <w:rPr>
                <w:ins w:id="3852" w:author="Steve Hanson" w:date="2012-02-23T16:04:00Z"/>
                <w:rFonts w:eastAsia="Arial Unicode MS" w:cs="Arial"/>
                <w:b/>
              </w:rPr>
            </w:pPr>
            <w:ins w:id="3853" w:author="Steve Hanson" w:date="2012-02-23T16:04:00Z">
              <w:r w:rsidRPr="00275A32">
                <w:rPr>
                  <w:rFonts w:eastAsia="Arial Unicode MS" w:cs="Arial"/>
                  <w:b/>
                </w:rPr>
                <w:t>Property name</w:t>
              </w:r>
            </w:ins>
          </w:p>
        </w:tc>
        <w:tc>
          <w:tcPr>
            <w:tcW w:w="6660" w:type="dxa"/>
            <w:shd w:val="clear" w:color="auto" w:fill="F3F3F3"/>
          </w:tcPr>
          <w:p w14:paraId="67FB81B2" w14:textId="77777777" w:rsidR="00FA089B" w:rsidRPr="007223DF" w:rsidRDefault="00FA089B" w:rsidP="00240AC5">
            <w:pPr>
              <w:tabs>
                <w:tab w:val="num" w:pos="360"/>
                <w:tab w:val="num" w:pos="540"/>
              </w:tabs>
              <w:spacing w:before="40" w:after="40"/>
              <w:ind w:left="540" w:hanging="180"/>
              <w:rPr>
                <w:ins w:id="3854" w:author="Steve Hanson" w:date="2012-02-23T16:04:00Z"/>
                <w:rFonts w:eastAsia="Arial Unicode MS"/>
                <w:b/>
              </w:rPr>
            </w:pPr>
            <w:ins w:id="3855" w:author="Steve Hanson" w:date="2012-02-23T16:04:00Z">
              <w:r w:rsidRPr="007223DF">
                <w:rPr>
                  <w:rFonts w:eastAsia="Arial Unicode MS"/>
                  <w:b/>
                </w:rPr>
                <w:t>Description</w:t>
              </w:r>
            </w:ins>
          </w:p>
        </w:tc>
      </w:tr>
      <w:tr w:rsidR="0028558F" w:rsidRPr="00240AC5" w14:paraId="22E4625B" w14:textId="77777777" w:rsidTr="00240AC5">
        <w:trPr>
          <w:trHeight w:val="402"/>
        </w:trPr>
        <w:tc>
          <w:tcPr>
            <w:tcW w:w="2448" w:type="dxa"/>
            <w:shd w:val="clear" w:color="auto" w:fill="auto"/>
          </w:tcPr>
          <w:p w14:paraId="6D5F009F" w14:textId="77777777" w:rsidR="0028558F" w:rsidRPr="00240AC5" w:rsidRDefault="0028558F" w:rsidP="00240AC5">
            <w:pPr>
              <w:tabs>
                <w:tab w:val="num" w:pos="360"/>
                <w:tab w:val="num" w:pos="540"/>
              </w:tabs>
              <w:spacing w:before="40" w:after="40"/>
              <w:rPr>
                <w:rFonts w:eastAsia="Arial Unicode MS" w:cs="Arial"/>
              </w:rPr>
            </w:pPr>
            <w:r w:rsidRPr="00240AC5">
              <w:rPr>
                <w:rFonts w:eastAsia="Arial Unicode MS" w:cs="Arial"/>
              </w:rPr>
              <w:t>textBidi</w:t>
            </w:r>
          </w:p>
        </w:tc>
        <w:tc>
          <w:tcPr>
            <w:tcW w:w="6660" w:type="dxa"/>
            <w:shd w:val="clear" w:color="auto" w:fill="auto"/>
          </w:tcPr>
          <w:p w14:paraId="70A7BCA9" w14:textId="77777777" w:rsidR="0037366D" w:rsidRPr="00240AC5" w:rsidRDefault="0037366D" w:rsidP="007223DF">
            <w:pPr>
              <w:rPr>
                <w:rFonts w:eastAsia="Arial Unicode MS"/>
              </w:rPr>
            </w:pPr>
            <w:r w:rsidRPr="00240AC5">
              <w:rPr>
                <w:rFonts w:eastAsia="Arial Unicode MS"/>
              </w:rPr>
              <w:t>Enum</w:t>
            </w:r>
          </w:p>
          <w:p w14:paraId="6DFD849F" w14:textId="77777777" w:rsidR="0037366D" w:rsidRPr="00240AC5" w:rsidRDefault="001B667E" w:rsidP="007223DF">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31D5B0E3"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Indicates the text value of the element is bidirectional.</w:t>
            </w:r>
          </w:p>
          <w:p w14:paraId="6DEFC84F" w14:textId="77777777" w:rsidR="0028558F" w:rsidRPr="00240AC5" w:rsidRDefault="0028558F" w:rsidP="007223DF">
            <w:pPr>
              <w:rPr>
                <w:rStyle w:val="TableCellCharChar"/>
                <w:sz w:val="20"/>
                <w:szCs w:val="20"/>
              </w:rPr>
            </w:pPr>
            <w:r w:rsidRPr="00240AC5">
              <w:rPr>
                <w:rStyle w:val="TableCellCharChar"/>
                <w:rFonts w:cs="Arial"/>
                <w:sz w:val="20"/>
                <w:szCs w:val="20"/>
              </w:rPr>
              <w:t>Annotation: dfdl:element, dfdl:simpleType (representatio</w:t>
            </w:r>
            <w:r w:rsidRPr="00240AC5">
              <w:rPr>
                <w:rStyle w:val="TableCellCharChar"/>
                <w:sz w:val="20"/>
                <w:szCs w:val="20"/>
              </w:rPr>
              <w:t>n text)</w:t>
            </w:r>
          </w:p>
        </w:tc>
      </w:tr>
      <w:tr w:rsidR="0028558F" w:rsidRPr="00240AC5" w14:paraId="6F795429" w14:textId="77777777" w:rsidTr="00240AC5">
        <w:trPr>
          <w:trHeight w:val="402"/>
        </w:trPr>
        <w:tc>
          <w:tcPr>
            <w:tcW w:w="2448" w:type="dxa"/>
            <w:shd w:val="clear" w:color="auto" w:fill="auto"/>
          </w:tcPr>
          <w:p w14:paraId="2E9E0704" w14:textId="77777777" w:rsidR="0028558F" w:rsidRPr="00240AC5" w:rsidRDefault="0028558F" w:rsidP="00240AC5">
            <w:pPr>
              <w:tabs>
                <w:tab w:val="num" w:pos="360"/>
                <w:tab w:val="num" w:pos="540"/>
              </w:tabs>
              <w:spacing w:before="40" w:after="40"/>
              <w:rPr>
                <w:rFonts w:eastAsia="Arial Unicode MS" w:cs="Arial"/>
              </w:rPr>
            </w:pPr>
            <w:commentRangeStart w:id="3856"/>
            <w:r w:rsidRPr="00240AC5">
              <w:rPr>
                <w:rFonts w:eastAsia="Arial Unicode MS" w:cs="Arial"/>
              </w:rPr>
              <w:t>textBidi</w:t>
            </w:r>
            <w:del w:id="3857" w:author="Steve Hanson" w:date="2012-02-23T16:06:00Z">
              <w:r w:rsidRPr="00240AC5" w:rsidDel="00FA089B">
                <w:rPr>
                  <w:rFonts w:eastAsia="Arial Unicode MS" w:cs="Arial"/>
                </w:rPr>
                <w:delText>Text</w:delText>
              </w:r>
            </w:del>
            <w:r w:rsidRPr="00240AC5">
              <w:rPr>
                <w:rFonts w:eastAsia="Arial Unicode MS" w:cs="Arial"/>
              </w:rPr>
              <w:t>Ordering</w:t>
            </w:r>
            <w:commentRangeEnd w:id="3856"/>
            <w:r w:rsidR="00FA089B">
              <w:rPr>
                <w:rStyle w:val="CommentReference"/>
              </w:rPr>
              <w:commentReference w:id="3856"/>
            </w:r>
          </w:p>
        </w:tc>
        <w:tc>
          <w:tcPr>
            <w:tcW w:w="6660" w:type="dxa"/>
            <w:shd w:val="clear" w:color="auto" w:fill="auto"/>
          </w:tcPr>
          <w:p w14:paraId="7F7FE2A4"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Enum </w:t>
            </w:r>
          </w:p>
          <w:p w14:paraId="6826A4A3"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‘implicit’, ‘visual’. </w:t>
            </w:r>
          </w:p>
          <w:p w14:paraId="2D86F32F"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Defines how bidirectional text is stored in memory.</w:t>
            </w:r>
          </w:p>
          <w:p w14:paraId="2D2C101E" w14:textId="77777777" w:rsidR="0028558F" w:rsidRPr="00240AC5" w:rsidRDefault="0028558F" w:rsidP="00240AC5">
            <w:pPr>
              <w:tabs>
                <w:tab w:val="num" w:pos="360"/>
                <w:tab w:val="num" w:pos="540"/>
              </w:tabs>
              <w:spacing w:before="40" w:after="40"/>
              <w:rPr>
                <w:rStyle w:val="TableCellCharChar"/>
                <w:sz w:val="20"/>
                <w:szCs w:val="20"/>
              </w:rPr>
            </w:pPr>
            <w:r w:rsidRPr="00240AC5">
              <w:rPr>
                <w:rStyle w:val="TableCellCharChar"/>
                <w:rFonts w:cs="Arial"/>
                <w:sz w:val="20"/>
                <w:szCs w:val="20"/>
              </w:rPr>
              <w:t>'Implicit' means that the characters are stored in the order they are read or typed. That is with the first character in the first p</w:t>
            </w:r>
            <w:r w:rsidRPr="00240AC5">
              <w:rPr>
                <w:rStyle w:val="TableCellCharChar"/>
                <w:sz w:val="20"/>
                <w:szCs w:val="20"/>
              </w:rPr>
              <w:t>osition in the data. (This is also called logical). 'Visual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 dfdl:simpleType (representation text) , </w:t>
            </w:r>
          </w:p>
        </w:tc>
      </w:tr>
      <w:tr w:rsidR="0028558F" w:rsidRPr="00240AC5" w14:paraId="0CAEB5A1" w14:textId="77777777" w:rsidTr="00240AC5">
        <w:trPr>
          <w:trHeight w:val="402"/>
        </w:trPr>
        <w:tc>
          <w:tcPr>
            <w:tcW w:w="2448" w:type="dxa"/>
            <w:shd w:val="clear" w:color="auto" w:fill="auto"/>
          </w:tcPr>
          <w:p w14:paraId="1C9EABF2"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textBidiOrientation</w:t>
            </w:r>
          </w:p>
        </w:tc>
        <w:tc>
          <w:tcPr>
            <w:tcW w:w="6660" w:type="dxa"/>
            <w:shd w:val="clear" w:color="auto" w:fill="auto"/>
          </w:tcPr>
          <w:p w14:paraId="0E3730EB"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Enum</w:t>
            </w:r>
          </w:p>
          <w:p w14:paraId="765C5E3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‘LTR’, ‘RTL’, ‘contextual_LTR’, ‘contextual_RTL’. </w:t>
            </w:r>
          </w:p>
          <w:p w14:paraId="509762AF" w14:textId="77777777" w:rsidR="0028558F" w:rsidRPr="00240AC5" w:rsidRDefault="0028558F" w:rsidP="00240AC5">
            <w:pPr>
              <w:tabs>
                <w:tab w:val="num" w:pos="360"/>
                <w:tab w:val="num" w:pos="540"/>
              </w:tabs>
              <w:spacing w:before="40" w:after="40"/>
              <w:ind w:left="180" w:hanging="180"/>
              <w:rPr>
                <w:rStyle w:val="TableCellCharChar"/>
                <w:sz w:val="20"/>
                <w:szCs w:val="20"/>
              </w:rPr>
            </w:pPr>
            <w:r w:rsidRPr="00240AC5">
              <w:rPr>
                <w:rStyle w:val="TableCellCharChar"/>
                <w:rFonts w:cs="Arial"/>
                <w:sz w:val="20"/>
                <w:szCs w:val="20"/>
              </w:rPr>
              <w:t>Indicates how the text sh</w:t>
            </w:r>
            <w:r w:rsidRPr="00240AC5">
              <w:rPr>
                <w:rStyle w:val="TableCellCharChar"/>
                <w:sz w:val="20"/>
                <w:szCs w:val="20"/>
              </w:rPr>
              <w:t>ould be displayed.</w:t>
            </w:r>
          </w:p>
          <w:p w14:paraId="5AB1B368"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'LTR' means left-to-right</w:t>
            </w:r>
          </w:p>
          <w:p w14:paraId="6E3C82D5"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'RTL' mean right to left.</w:t>
            </w:r>
          </w:p>
          <w:p w14:paraId="22740E5B" w14:textId="77777777" w:rsidR="0028558F" w:rsidRPr="00240AC5" w:rsidRDefault="0028558F" w:rsidP="007223DF">
            <w:pPr>
              <w:rPr>
                <w:rFonts w:eastAsia="Arial Unicode MS" w:cs="Arial"/>
                <w:b/>
                <w:bCs/>
                <w:i/>
                <w:iCs/>
                <w:szCs w:val="28"/>
              </w:rPr>
            </w:pPr>
            <w:r w:rsidRPr="00240AC5">
              <w:rPr>
                <w:rFonts w:eastAsia="Arial Unicode MS"/>
              </w:rPr>
              <w:t xml:space="preserve">'contextual_LTR' and 'contextual_RTL' means that the orientation should be taken from the context of the data. The data may contain </w:t>
            </w:r>
            <w:r w:rsidR="00CC2406" w:rsidRPr="00240AC5">
              <w:rPr>
                <w:rFonts w:eastAsia="Arial Unicode MS"/>
              </w:rPr>
              <w:t>'</w:t>
            </w:r>
            <w:r w:rsidRPr="00240AC5">
              <w:rPr>
                <w:rFonts w:eastAsia="Arial Unicode MS"/>
              </w:rPr>
              <w:t>strong</w:t>
            </w:r>
            <w:r w:rsidR="00CC2406" w:rsidRPr="00240AC5">
              <w:rPr>
                <w:rFonts w:eastAsia="Arial Unicode MS"/>
              </w:rPr>
              <w:t>'</w:t>
            </w:r>
            <w:r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Pr="00240AC5">
              <w:rPr>
                <w:rFonts w:eastAsia="Arial Unicode MS"/>
              </w:rPr>
              <w:t xml:space="preserve"> orientation-neutral (i.e. there are no strong characters). </w:t>
            </w:r>
          </w:p>
          <w:p w14:paraId="59577EF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dfdl:simpleType (representation text) </w:t>
            </w:r>
          </w:p>
        </w:tc>
      </w:tr>
      <w:tr w:rsidR="0028558F" w:rsidRPr="00240AC5" w14:paraId="6D70F09E" w14:textId="77777777" w:rsidTr="00240AC5">
        <w:trPr>
          <w:trHeight w:val="402"/>
        </w:trPr>
        <w:tc>
          <w:tcPr>
            <w:tcW w:w="2448" w:type="dxa"/>
            <w:shd w:val="clear" w:color="auto" w:fill="auto"/>
          </w:tcPr>
          <w:p w14:paraId="257AAA8C"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textBidiSymmetric</w:t>
            </w:r>
          </w:p>
        </w:tc>
        <w:tc>
          <w:tcPr>
            <w:tcW w:w="6660" w:type="dxa"/>
            <w:shd w:val="clear" w:color="auto" w:fill="auto"/>
          </w:tcPr>
          <w:p w14:paraId="6DED7427" w14:textId="77777777" w:rsidR="0037366D" w:rsidRPr="00240AC5" w:rsidRDefault="0037366D" w:rsidP="007223DF">
            <w:pPr>
              <w:rPr>
                <w:rFonts w:eastAsia="Arial Unicode MS"/>
              </w:rPr>
            </w:pPr>
            <w:r w:rsidRPr="00240AC5">
              <w:rPr>
                <w:rFonts w:eastAsia="Arial Unicode MS"/>
              </w:rPr>
              <w:t>Enum</w:t>
            </w:r>
          </w:p>
          <w:p w14:paraId="498DFE51"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676256E5" w14:textId="77777777" w:rsidR="0028558F" w:rsidRPr="00240AC5" w:rsidRDefault="0028558F" w:rsidP="007223DF">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Annotation: dfdl:element, dfdl:simpleType (representation text)</w:t>
            </w:r>
          </w:p>
        </w:tc>
      </w:tr>
      <w:tr w:rsidR="0028558F" w:rsidRPr="00240AC5" w14:paraId="76914FF5" w14:textId="77777777" w:rsidTr="00240AC5">
        <w:trPr>
          <w:trHeight w:val="402"/>
        </w:trPr>
        <w:tc>
          <w:tcPr>
            <w:tcW w:w="2448" w:type="dxa"/>
            <w:shd w:val="clear" w:color="auto" w:fill="auto"/>
          </w:tcPr>
          <w:p w14:paraId="20CBC10E" w14:textId="77777777" w:rsidR="0028558F" w:rsidRPr="00240AC5" w:rsidRDefault="0028558F" w:rsidP="00240AC5">
            <w:pPr>
              <w:tabs>
                <w:tab w:val="num" w:pos="360"/>
                <w:tab w:val="num" w:pos="540"/>
              </w:tabs>
              <w:spacing w:before="40" w:after="40"/>
              <w:ind w:left="180" w:hanging="180"/>
              <w:rPr>
                <w:rFonts w:eastAsia="Arial Unicode MS" w:cs="Arial"/>
              </w:rPr>
            </w:pPr>
            <w:bookmarkStart w:id="3858" w:name="OLE_LINK9"/>
            <w:commentRangeStart w:id="3859"/>
            <w:r w:rsidRPr="00240AC5">
              <w:rPr>
                <w:rFonts w:eastAsia="Arial Unicode MS" w:cs="Arial"/>
              </w:rPr>
              <w:t>textBidi</w:t>
            </w:r>
            <w:del w:id="3860" w:author="Steve Hanson" w:date="2012-02-23T16:06:00Z">
              <w:r w:rsidRPr="00240AC5" w:rsidDel="00FA089B">
                <w:rPr>
                  <w:rFonts w:eastAsia="Arial Unicode MS" w:cs="Arial"/>
                </w:rPr>
                <w:delText>Text</w:delText>
              </w:r>
            </w:del>
            <w:r w:rsidRPr="00240AC5">
              <w:rPr>
                <w:rFonts w:eastAsia="Arial Unicode MS" w:cs="Arial"/>
              </w:rPr>
              <w:t>Shaped</w:t>
            </w:r>
            <w:bookmarkEnd w:id="3858"/>
            <w:commentRangeEnd w:id="3859"/>
            <w:r w:rsidR="00FA089B">
              <w:rPr>
                <w:rStyle w:val="CommentReference"/>
              </w:rPr>
              <w:commentReference w:id="3859"/>
            </w:r>
          </w:p>
        </w:tc>
        <w:tc>
          <w:tcPr>
            <w:tcW w:w="6660" w:type="dxa"/>
            <w:shd w:val="clear" w:color="auto" w:fill="auto"/>
          </w:tcPr>
          <w:p w14:paraId="43BA000A" w14:textId="77777777" w:rsidR="0037366D" w:rsidRPr="00240AC5" w:rsidRDefault="0037366D" w:rsidP="007223DF">
            <w:pPr>
              <w:rPr>
                <w:rFonts w:eastAsia="Arial Unicode MS"/>
              </w:rPr>
            </w:pPr>
            <w:r w:rsidRPr="00240AC5">
              <w:rPr>
                <w:rFonts w:eastAsia="Arial Unicode MS"/>
              </w:rPr>
              <w:t>Enum</w:t>
            </w:r>
          </w:p>
          <w:p w14:paraId="51A06430"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11305623" w14:textId="77777777" w:rsidR="0028558F" w:rsidRPr="00240AC5" w:rsidRDefault="0028558F" w:rsidP="007223DF">
            <w:pPr>
              <w:rPr>
                <w:rFonts w:eastAsia="Arial Unicode MS"/>
              </w:rPr>
            </w:pPr>
            <w:r w:rsidRPr="00240AC5">
              <w:rPr>
                <w:rFonts w:eastAsia="Arial Unicode MS"/>
              </w:rPr>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240AC5">
        <w:trPr>
          <w:trHeight w:val="402"/>
        </w:trPr>
        <w:tc>
          <w:tcPr>
            <w:tcW w:w="2448" w:type="dxa"/>
            <w:shd w:val="clear" w:color="auto" w:fill="auto"/>
          </w:tcPr>
          <w:p w14:paraId="3FB55740"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textBidiNumeralShapes</w:t>
            </w:r>
          </w:p>
        </w:tc>
        <w:tc>
          <w:tcPr>
            <w:tcW w:w="6660" w:type="dxa"/>
            <w:shd w:val="clear" w:color="auto" w:fill="auto"/>
          </w:tcPr>
          <w:p w14:paraId="2AE105CC"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Enum</w:t>
            </w:r>
          </w:p>
          <w:p w14:paraId="15A82AE5"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Valid values ‘nominal’, ‘national’.</w:t>
            </w:r>
          </w:p>
          <w:p w14:paraId="6F82471D" w14:textId="139AC05D"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w:t>
            </w:r>
            <w:del w:id="3861" w:author="mbeckerle" w:date="2012-04-22T18:25:00Z">
              <w:r w:rsidRPr="00240AC5" w:rsidDel="00916D7B">
                <w:rPr>
                  <w:rFonts w:eastAsia="Arial Unicode MS"/>
                </w:rPr>
                <w:delText xml:space="preserve"> </w:delText>
              </w:r>
            </w:del>
            <w:r w:rsidRPr="00240AC5">
              <w:rPr>
                <w:rFonts w:eastAsia="Arial Unicode MS"/>
              </w:rPr>
              <w:t xml:space="preserve">or Arabic-Indic ( </w:t>
            </w:r>
            <w:r w:rsidRPr="00240AC5">
              <w:rPr>
                <w:rFonts w:eastAsia="Arial Unicode MS" w:cs="Arial"/>
                <w:rtl/>
              </w:rPr>
              <w:t>٠١٢٣٤٥٦٧٨٩</w:t>
            </w:r>
            <w:r w:rsidRPr="00240AC5">
              <w:rPr>
                <w:rFonts w:eastAsia="Arial Unicode MS"/>
              </w:rPr>
              <w:t xml:space="preserve"> )</w:t>
            </w:r>
          </w:p>
          <w:p w14:paraId="73EF1F04"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ominal</w:t>
            </w:r>
            <w:r w:rsidRPr="00240AC5">
              <w:rPr>
                <w:rFonts w:eastAsia="Arial Unicode MS"/>
              </w:rPr>
              <w:t>'</w:t>
            </w:r>
            <w:r w:rsidR="0028558F" w:rsidRPr="00240AC5">
              <w:rPr>
                <w:rFonts w:eastAsia="Arial Unicode MS"/>
              </w:rPr>
              <w:t>: All numbers are presented using Arabic shapes</w:t>
            </w:r>
          </w:p>
          <w:p w14:paraId="3785C37B"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ational</w:t>
            </w:r>
            <w:r w:rsidRPr="00240AC5">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7223DF">
            <w:pPr>
              <w:rPr>
                <w:rFonts w:eastAsia="Arial Unicode MS"/>
              </w:rPr>
            </w:pPr>
            <w:r w:rsidRPr="00240AC5">
              <w:rPr>
                <w:rFonts w:eastAsia="Arial Unicode MS"/>
              </w:rPr>
              <w:t xml:space="preserve">Annotation: dfdl:element, dfdl:simpleType (number with representation text) </w:t>
            </w:r>
          </w:p>
        </w:tc>
      </w:tr>
    </w:tbl>
    <w:p w14:paraId="58C2F0A4" w14:textId="77777777" w:rsidR="0028558F" w:rsidRPr="005223F4" w:rsidRDefault="0028558F" w:rsidP="0028558F"/>
    <w:p w14:paraId="4996B026" w14:textId="77777777" w:rsidR="00E41F63" w:rsidRPr="005223F4" w:rsidRDefault="00B374FC">
      <w:pPr>
        <w:pStyle w:val="Heading2"/>
      </w:pPr>
      <w:bookmarkStart w:id="3862" w:name="_Toc243112830"/>
      <w:bookmarkStart w:id="3863" w:name="_Toc332724480"/>
      <w:r w:rsidRPr="005223F4">
        <w:t xml:space="preserve">Properties Specific </w:t>
      </w:r>
      <w:r w:rsidR="003F62D1" w:rsidRPr="005223F4">
        <w:t>to</w:t>
      </w:r>
      <w:r w:rsidR="00454AC5" w:rsidRPr="005223F4">
        <w:t xml:space="preserve"> </w:t>
      </w:r>
      <w:bookmarkEnd w:id="3658"/>
      <w:bookmarkEnd w:id="3659"/>
      <w:r w:rsidR="007C6599" w:rsidRPr="005223F4">
        <w:t>String</w:t>
      </w:r>
      <w:bookmarkEnd w:id="3845"/>
      <w:bookmarkEnd w:id="3846"/>
      <w:bookmarkEnd w:id="3847"/>
      <w:bookmarkEnd w:id="3848"/>
      <w:r w:rsidR="00454AC5" w:rsidRPr="005223F4">
        <w:t>s with Text representation</w:t>
      </w:r>
      <w:bookmarkEnd w:id="3862"/>
      <w:bookmarkEnd w:id="3863"/>
    </w:p>
    <w:p w14:paraId="34F08336" w14:textId="77777777" w:rsidR="00035798" w:rsidRPr="005223F4" w:rsidRDefault="00035798" w:rsidP="00035798">
      <w:pPr>
        <w:pStyle w:val="nobreak"/>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88"/>
        <w:gridCol w:w="6120"/>
      </w:tblGrid>
      <w:tr w:rsidR="00E41F63" w:rsidRPr="00240AC5" w14:paraId="3193324E" w14:textId="77777777" w:rsidTr="00240AC5">
        <w:trPr>
          <w:trHeight w:val="402"/>
        </w:trPr>
        <w:tc>
          <w:tcPr>
            <w:tcW w:w="2988" w:type="dxa"/>
            <w:shd w:val="clear" w:color="auto" w:fill="F3F3F3"/>
          </w:tcPr>
          <w:p w14:paraId="09E68D8E"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20" w:type="dxa"/>
            <w:shd w:val="clear" w:color="auto" w:fill="F3F3F3"/>
          </w:tcPr>
          <w:p w14:paraId="6CD13961" w14:textId="77777777" w:rsidR="00E41F63" w:rsidRPr="007223DF" w:rsidRDefault="00E41F63"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E41F63" w:rsidRPr="00240AC5" w14:paraId="3576B8E0" w14:textId="77777777" w:rsidTr="00240AC5">
        <w:trPr>
          <w:trHeight w:val="402"/>
        </w:trPr>
        <w:tc>
          <w:tcPr>
            <w:tcW w:w="2988" w:type="dxa"/>
            <w:shd w:val="clear" w:color="auto" w:fill="auto"/>
          </w:tcPr>
          <w:p w14:paraId="76FD9BBF"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textStringJustification</w:t>
            </w:r>
          </w:p>
        </w:tc>
        <w:tc>
          <w:tcPr>
            <w:tcW w:w="6120" w:type="dxa"/>
            <w:shd w:val="clear" w:color="auto" w:fill="auto"/>
          </w:tcPr>
          <w:p w14:paraId="7A4CDE2D"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Enum</w:t>
            </w:r>
          </w:p>
          <w:p w14:paraId="71F464D9"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Valid values ‘left’, ‘right</w:t>
            </w:r>
            <w:r w:rsidR="00523897" w:rsidRPr="00240AC5">
              <w:rPr>
                <w:rStyle w:val="TableCellCharChar"/>
                <w:rFonts w:cs="Arial"/>
                <w:sz w:val="20"/>
                <w:szCs w:val="20"/>
              </w:rPr>
              <w:t>’</w:t>
            </w:r>
            <w:r w:rsidRPr="00240AC5">
              <w:rPr>
                <w:rStyle w:val="TableCellCharChar"/>
                <w:rFonts w:cs="Arial"/>
                <w:sz w:val="20"/>
                <w:szCs w:val="20"/>
              </w:rPr>
              <w:t>,</w:t>
            </w:r>
            <w:r w:rsidR="00523897" w:rsidRPr="00240AC5">
              <w:rPr>
                <w:rStyle w:val="TableCellCharChar"/>
                <w:rFonts w:cs="Arial"/>
                <w:sz w:val="20"/>
                <w:szCs w:val="20"/>
              </w:rPr>
              <w:t xml:space="preserve"> </w:t>
            </w:r>
            <w:r w:rsidR="001430D1" w:rsidRPr="00240AC5">
              <w:rPr>
                <w:rStyle w:val="TableCellCharChar"/>
                <w:rFonts w:cs="Arial"/>
                <w:sz w:val="20"/>
                <w:szCs w:val="20"/>
              </w:rPr>
              <w:t xml:space="preserve"> </w:t>
            </w:r>
            <w:r w:rsidR="00523897" w:rsidRPr="00240AC5">
              <w:rPr>
                <w:rStyle w:val="TableCellCharChar"/>
                <w:rFonts w:cs="Arial"/>
                <w:sz w:val="20"/>
                <w:szCs w:val="20"/>
              </w:rPr>
              <w:t>‘center’</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77777777" w:rsidR="00CB1E84" w:rsidRPr="00240AC5" w:rsidRDefault="00CB1E84" w:rsidP="007223DF">
            <w:pPr>
              <w:rPr>
                <w:rFonts w:eastAsia="Arial Unicode MS"/>
              </w:rPr>
            </w:pPr>
            <w:r w:rsidRPr="00240AC5">
              <w:rPr>
                <w:rFonts w:eastAsia="Arial Unicode MS"/>
              </w:rPr>
              <w:t xml:space="preserve">'left': Justifies to the left and adds padding chars to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w:t>
            </w:r>
          </w:p>
          <w:p w14:paraId="7632E4EC" w14:textId="77777777" w:rsidR="00CB1E84" w:rsidRPr="00240AC5" w:rsidRDefault="00CB1E84" w:rsidP="007223DF">
            <w:pPr>
              <w:rPr>
                <w:rFonts w:eastAsia="Arial Unicode MS"/>
              </w:rPr>
            </w:pPr>
            <w:r w:rsidRPr="00240AC5">
              <w:rPr>
                <w:rFonts w:eastAsia="Arial Unicode MS"/>
              </w:rPr>
              <w:t xml:space="preserve">'right': Justifies to the right and adds padding chars to the string contents if the string is too short, to the length determined by the </w:t>
            </w:r>
            <w:r w:rsidR="00E46E8F" w:rsidRPr="00240AC5">
              <w:rPr>
                <w:rFonts w:eastAsia="Arial Unicode MS"/>
              </w:rPr>
              <w:t>dfdl:</w:t>
            </w:r>
            <w:r w:rsidRPr="00240AC5">
              <w:rPr>
                <w:rFonts w:eastAsia="Arial Unicode MS"/>
              </w:rPr>
              <w:t>textPadKind property.</w:t>
            </w:r>
          </w:p>
          <w:p w14:paraId="19853862" w14:textId="77777777" w:rsidR="00CB1E84" w:rsidRPr="00240AC5" w:rsidRDefault="00CB1E84" w:rsidP="007223DF">
            <w:pPr>
              <w:rPr>
                <w:rFonts w:eastAsia="Arial Unicode MS"/>
              </w:rPr>
            </w:pPr>
            <w:r w:rsidRPr="00240AC5">
              <w:rPr>
                <w:rFonts w:eastAsia="Arial Unicode MS"/>
              </w:rPr>
              <w:t xml:space="preserve">‘center’: Adds equal padding chars left and right of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It adds one extra padding char </w:t>
            </w:r>
            <w:r w:rsidR="00D43FD8" w:rsidRPr="00240AC5">
              <w:rPr>
                <w:rFonts w:eastAsia="Arial Unicode MS"/>
              </w:rPr>
              <w:t xml:space="preserve">on the left </w:t>
            </w:r>
            <w:r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77777777" w:rsidR="00CB1E84" w:rsidRPr="00240AC5" w:rsidRDefault="00CB1E84" w:rsidP="007223DF">
            <w:pPr>
              <w:rPr>
                <w:rFonts w:eastAsia="Arial Unicode MS"/>
              </w:rPr>
            </w:pPr>
            <w:r w:rsidRPr="00240AC5">
              <w:rPr>
                <w:rFonts w:eastAsia="Arial Unicode MS"/>
              </w:rPr>
              <w:t xml:space="preserve">'left': Trims any padding characters from the right of the string, according to </w:t>
            </w:r>
            <w:r w:rsidR="00C965F1" w:rsidRPr="00240AC5">
              <w:rPr>
                <w:rFonts w:eastAsia="Arial Unicode MS"/>
              </w:rPr>
              <w:t>dfdl:</w:t>
            </w:r>
            <w:r w:rsidRPr="00240AC5">
              <w:rPr>
                <w:rFonts w:eastAsia="Arial Unicode MS"/>
              </w:rPr>
              <w:t>textTrimKind property.</w:t>
            </w:r>
          </w:p>
          <w:p w14:paraId="5784109D" w14:textId="77777777" w:rsidR="00CB1E84" w:rsidRPr="00240AC5" w:rsidRDefault="00CB1E84" w:rsidP="007223DF">
            <w:pPr>
              <w:rPr>
                <w:rFonts w:eastAsia="Arial Unicode MS"/>
              </w:rPr>
            </w:pPr>
            <w:r w:rsidRPr="00240AC5">
              <w:rPr>
                <w:rFonts w:eastAsia="Arial Unicode MS"/>
              </w:rPr>
              <w:t xml:space="preserve">'right': Trims any padding characters from the left of the string, according to </w:t>
            </w:r>
            <w:r w:rsidR="00C965F1" w:rsidRPr="00240AC5">
              <w:rPr>
                <w:rFonts w:eastAsia="Arial Unicode MS"/>
              </w:rPr>
              <w:t>dfdl:</w:t>
            </w:r>
            <w:r w:rsidRPr="00240AC5">
              <w:rPr>
                <w:rFonts w:eastAsia="Arial Unicode MS"/>
              </w:rPr>
              <w:t>textTrimKind property.</w:t>
            </w:r>
          </w:p>
          <w:p w14:paraId="007E4D93" w14:textId="77777777" w:rsidR="00CB1E84" w:rsidRPr="00240AC5" w:rsidRDefault="00CB1E84" w:rsidP="007223DF">
            <w:pPr>
              <w:rPr>
                <w:rFonts w:eastAsia="Arial Unicode MS"/>
              </w:rPr>
            </w:pPr>
            <w:r w:rsidRPr="00240AC5">
              <w:rPr>
                <w:rFonts w:eastAsia="Arial Unicode MS"/>
              </w:rPr>
              <w:t xml:space="preserve">‘center’ Trims any padding characters from the left and right of the string, according to </w:t>
            </w:r>
            <w:r w:rsidR="00C965F1" w:rsidRPr="00240AC5">
              <w:rPr>
                <w:rFonts w:eastAsia="Arial Unicode MS"/>
              </w:rPr>
              <w:t>dfdl:</w:t>
            </w:r>
            <w:r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240AC5">
        <w:trPr>
          <w:trHeight w:val="402"/>
        </w:trPr>
        <w:tc>
          <w:tcPr>
            <w:tcW w:w="2988" w:type="dxa"/>
            <w:shd w:val="clear" w:color="auto" w:fill="auto"/>
          </w:tcPr>
          <w:p w14:paraId="269F3923" w14:textId="77777777" w:rsidR="00753C3C" w:rsidRPr="00240AC5" w:rsidRDefault="00753C3C" w:rsidP="00240AC5">
            <w:pPr>
              <w:tabs>
                <w:tab w:val="num" w:pos="360"/>
                <w:tab w:val="num" w:pos="540"/>
              </w:tabs>
              <w:spacing w:before="40" w:after="40"/>
              <w:ind w:left="180" w:hanging="180"/>
              <w:rPr>
                <w:rFonts w:eastAsia="Arial Unicode MS" w:cs="Arial"/>
              </w:rPr>
            </w:pPr>
            <w:r w:rsidRPr="00240AC5">
              <w:rPr>
                <w:rFonts w:eastAsia="Arial Unicode MS" w:cs="Arial"/>
              </w:rPr>
              <w:t>textStringPadCharacter</w:t>
            </w:r>
          </w:p>
        </w:tc>
        <w:tc>
          <w:tcPr>
            <w:tcW w:w="6120" w:type="dxa"/>
            <w:shd w:val="clear" w:color="auto" w:fill="auto"/>
          </w:tcPr>
          <w:p w14:paraId="455FC816" w14:textId="77777777" w:rsidR="0046691B" w:rsidRPr="00240AC5" w:rsidRDefault="008014ED" w:rsidP="007223DF">
            <w:pPr>
              <w:rPr>
                <w:rStyle w:val="TableCellCharChar"/>
                <w:rFonts w:cs="Arial"/>
                <w:sz w:val="20"/>
                <w:szCs w:val="20"/>
              </w:rPr>
            </w:pPr>
            <w:commentRangeStart w:id="3864"/>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3864"/>
            <w:r w:rsidR="001067C2">
              <w:rPr>
                <w:rStyle w:val="CommentReference"/>
              </w:rPr>
              <w:commentReference w:id="3864"/>
            </w:r>
          </w:p>
          <w:p w14:paraId="61F9CC4C" w14:textId="77777777" w:rsidR="00916D7B" w:rsidRDefault="004F4054" w:rsidP="007223DF">
            <w:pPr>
              <w:rPr>
                <w:ins w:id="3865" w:author="mbeckerle" w:date="2012-04-22T18:27:00Z"/>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240AC5">
              <w:rPr>
                <w:rFonts w:ascii="Tms Rmn" w:eastAsia="Arial Unicode MS" w:hAnsi="Tms Rmn" w:cs="Tms Rmn"/>
              </w:rPr>
              <w:t xml:space="preserve"> </w:t>
            </w:r>
            <w:r w:rsidRPr="00240AC5">
              <w:rPr>
                <w:rFonts w:ascii="Tms Rmn" w:eastAsia="Arial Unicode MS" w:hAnsi="Tms Rmn" w:cs="Tms Rmn"/>
              </w:rPr>
              <w:br/>
            </w:r>
            <w:r w:rsidRPr="00240AC5">
              <w:rPr>
                <w:rFonts w:eastAsia="Arial Unicode MS"/>
              </w:rPr>
              <w:t>The value can be a single character or a single byte.</w:t>
            </w:r>
          </w:p>
          <w:p w14:paraId="1C4F3911" w14:textId="77777777" w:rsidR="00916D7B" w:rsidRDefault="004F4054" w:rsidP="007223DF">
            <w:pPr>
              <w:rPr>
                <w:ins w:id="3866" w:author="mbeckerle" w:date="2012-04-22T18:27:00Z"/>
                <w:rFonts w:ascii="Tms Rmn" w:eastAsia="Arial Unicode MS" w:hAnsi="Tms Rmn" w:cs="Tms Rmn"/>
              </w:rPr>
            </w:pPr>
            <w:del w:id="3867" w:author="mbeckerle" w:date="2012-04-22T18:27:00Z">
              <w:r w:rsidRPr="00240AC5" w:rsidDel="00916D7B">
                <w:rPr>
                  <w:rFonts w:eastAsia="Arial Unicode MS"/>
                </w:rPr>
                <w:br/>
              </w:r>
            </w:del>
            <w:del w:id="3868" w:author="mbeckerle" w:date="2012-04-22T18:26:00Z">
              <w:r w:rsidRPr="00240AC5" w:rsidDel="00916D7B">
                <w:rPr>
                  <w:rFonts w:eastAsia="Arial Unicode MS"/>
                </w:rPr>
                <w:br/>
              </w:r>
            </w:del>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19A19D42" w14:textId="77777777" w:rsidR="00D63A0F" w:rsidRDefault="004F4054" w:rsidP="007223DF">
            <w:pPr>
              <w:rPr>
                <w:ins w:id="3869" w:author="mbeckerle" w:date="2012-04-22T18:27:00Z"/>
                <w:rFonts w:eastAsia="Arial Unicode MS"/>
              </w:rPr>
            </w:pPr>
            <w:del w:id="3870" w:author="mbeckerle" w:date="2012-04-22T18:27:00Z">
              <w:r w:rsidRPr="00240AC5" w:rsidDel="00916D7B">
                <w:rPr>
                  <w:rFonts w:eastAsia="Arial Unicode MS"/>
                </w:rPr>
                <w:br/>
              </w:r>
            </w:del>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del w:id="3871" w:author="mbeckerle" w:date="2012-04-22T18:27:00Z">
              <w:r w:rsidRPr="00240AC5" w:rsidDel="00D63A0F">
                <w:rPr>
                  <w:rFonts w:eastAsia="Arial Unicode MS"/>
                  <w:strike/>
                </w:rPr>
                <w:br/>
              </w:r>
              <w:r w:rsidRPr="00240AC5" w:rsidDel="00D63A0F">
                <w:rPr>
                  <w:rFonts w:eastAsia="Arial Unicode MS"/>
                </w:rPr>
                <w:br/>
              </w:r>
            </w:del>
          </w:p>
          <w:p w14:paraId="1335D574" w14:textId="77777777" w:rsidR="00D63A0F" w:rsidRDefault="004F4054" w:rsidP="007223DF">
            <w:pPr>
              <w:rPr>
                <w:ins w:id="3872" w:author="mbeckerle" w:date="2012-04-22T18:28:00Z"/>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lengthUnits='bytes' then the pad character must be a single-byte character</w:t>
            </w:r>
            <w:del w:id="3873" w:author="mbeckerle" w:date="2012-04-22T18:27:00Z">
              <w:r w:rsidRPr="00240AC5" w:rsidDel="00D63A0F">
                <w:rPr>
                  <w:rFonts w:eastAsia="Arial Unicode MS"/>
                </w:rPr>
                <w:delText>.</w:delText>
              </w:r>
              <w:r w:rsidRPr="00240AC5" w:rsidDel="00D63A0F">
                <w:rPr>
                  <w:rFonts w:ascii="Tms Rmn" w:eastAsia="Arial Unicode MS" w:hAnsi="Tms Rmn" w:cs="Tms Rmn"/>
                </w:rPr>
                <w:delText xml:space="preserve"> </w:delText>
              </w:r>
            </w:del>
            <w:ins w:id="3874" w:author="mbeckerle" w:date="2012-04-22T18:27:00Z">
              <w:r w:rsidR="00D63A0F" w:rsidRPr="00240AC5">
                <w:rPr>
                  <w:rFonts w:eastAsia="Arial Unicode MS"/>
                </w:rPr>
                <w:t>.</w:t>
              </w:r>
            </w:ins>
            <w:del w:id="3875" w:author="mbeckerle" w:date="2012-04-22T18:28:00Z">
              <w:r w:rsidRPr="00240AC5" w:rsidDel="00D63A0F">
                <w:rPr>
                  <w:rFonts w:eastAsia="Arial Unicode MS"/>
                </w:rPr>
                <w:br/>
              </w:r>
            </w:del>
          </w:p>
          <w:p w14:paraId="068BBBB4" w14:textId="134A786B" w:rsidR="004F4054" w:rsidRPr="00240AC5" w:rsidRDefault="004F4054" w:rsidP="007223DF">
            <w:pPr>
              <w:rPr>
                <w:ins w:id="3876" w:author="mbeckerle" w:date="2012-03-24T15:08:00Z"/>
                <w:rFonts w:ascii="Tms Rmn" w:eastAsia="Arial Unicode MS" w:hAnsi="Tms Rmn" w:cs="Tms Rmn"/>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r w:rsidRPr="00240AC5">
              <w:rPr>
                <w:rFonts w:eastAsia="Arial Unicode MS"/>
              </w:rPr>
              <w:br/>
              <w:t>- the encoding must be a fixed-width encoding</w:t>
            </w:r>
            <w:r w:rsidRPr="00240AC5">
              <w:rPr>
                <w:rFonts w:ascii="Tms Rmn" w:eastAsia="Arial Unicode MS" w:hAnsi="Tms Rmn" w:cs="Tms Rmn"/>
                <w:sz w:val="24"/>
                <w:szCs w:val="24"/>
              </w:rPr>
              <w:t xml:space="preserve"> </w:t>
            </w:r>
            <w:r w:rsidRPr="00240AC5">
              <w:rPr>
                <w:rFonts w:eastAsia="Arial Unicode MS"/>
              </w:rPr>
              <w:br/>
              <w:t>- 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39AC9559" w14:textId="500964C4" w:rsidR="00871705" w:rsidRPr="00240AC5" w:rsidRDefault="001674A1" w:rsidP="007223DF">
            <w:pPr>
              <w:rPr>
                <w:ins w:id="3877" w:author="mbeckerle" w:date="2012-03-24T15:09:00Z"/>
                <w:rFonts w:eastAsia="Arial Unicode MS"/>
              </w:rPr>
            </w:pPr>
            <w:ins w:id="3878" w:author="mbeckerle" w:date="2012-04-22T19:06:00Z">
              <w:r>
                <w:rPr>
                  <w:rFonts w:eastAsia="Arial Unicode MS"/>
                  <w:i/>
                </w:rPr>
                <w:t>Padding</w:t>
              </w:r>
            </w:ins>
            <w:commentRangeStart w:id="3879"/>
            <w:commentRangeStart w:id="3880"/>
            <w:ins w:id="3881" w:author="mbeckerle" w:date="2012-03-24T15:09:00Z">
              <w:r w:rsidR="00871705" w:rsidRPr="00240AC5">
                <w:rPr>
                  <w:rFonts w:eastAsia="Arial Unicode MS"/>
                  <w:i/>
                </w:rPr>
                <w:t xml:space="preserve"> </w:t>
              </w:r>
            </w:ins>
            <w:commentRangeEnd w:id="3879"/>
            <w:r w:rsidR="00F14B22">
              <w:rPr>
                <w:rStyle w:val="CommentReference"/>
              </w:rPr>
              <w:commentReference w:id="3879"/>
            </w:r>
            <w:ins w:id="3882" w:author="mbeckerle" w:date="2012-03-24T15:09:00Z">
              <w:r w:rsidR="00871705" w:rsidRPr="00240AC5">
                <w:rPr>
                  <w:rFonts w:eastAsia="Arial Unicode MS"/>
                  <w:i/>
                </w:rPr>
                <w:t>Character Restrictions:</w:t>
              </w:r>
              <w:r w:rsidR="00871705" w:rsidRPr="00240AC5">
                <w:rPr>
                  <w:rFonts w:eastAsia="Arial Unicode MS"/>
                </w:rPr>
                <w:t xml:space="preserve"> The value of the</w:t>
              </w:r>
            </w:ins>
            <w:ins w:id="3883" w:author="mbeckerle" w:date="2012-03-24T15:15:00Z">
              <w:r w:rsidR="00871705" w:rsidRPr="00240AC5">
                <w:rPr>
                  <w:rFonts w:eastAsia="Arial Unicode MS"/>
                </w:rPr>
                <w:t xml:space="preserve"> </w:t>
              </w:r>
            </w:ins>
            <w:ins w:id="3884" w:author="mbeckerle" w:date="2012-03-24T15:09:00Z">
              <w:r w:rsidR="00871705" w:rsidRPr="00240AC5">
                <w:rPr>
                  <w:rFonts w:eastAsia="Arial Unicode MS"/>
                </w:rPr>
                <w:t>string literal is restricted to allow only certain kinds of content:</w:t>
              </w:r>
            </w:ins>
          </w:p>
          <w:p w14:paraId="2CEA5093" w14:textId="77777777" w:rsidR="00871705" w:rsidRPr="00240AC5" w:rsidRDefault="00871705" w:rsidP="007223DF">
            <w:pPr>
              <w:numPr>
                <w:ilvl w:val="0"/>
                <w:numId w:val="146"/>
              </w:numPr>
              <w:rPr>
                <w:ins w:id="3885" w:author="mbeckerle" w:date="2012-03-24T15:09:00Z"/>
                <w:rFonts w:eastAsia="Arial Unicode MS"/>
              </w:rPr>
            </w:pPr>
            <w:ins w:id="3886" w:author="mbeckerle" w:date="2012-03-24T15:09:00Z">
              <w:r w:rsidRPr="00240AC5">
                <w:rPr>
                  <w:rFonts w:eastAsia="Arial Unicode MS"/>
                </w:rPr>
                <w:t>DFDL character entities are allowed</w:t>
              </w:r>
            </w:ins>
          </w:p>
          <w:p w14:paraId="3421D7B1" w14:textId="77777777" w:rsidR="00871705" w:rsidRPr="00240AC5" w:rsidRDefault="00871705" w:rsidP="007223DF">
            <w:pPr>
              <w:numPr>
                <w:ilvl w:val="0"/>
                <w:numId w:val="146"/>
              </w:numPr>
              <w:rPr>
                <w:ins w:id="3887" w:author="mbeckerle" w:date="2012-03-24T15:09:00Z"/>
                <w:rFonts w:eastAsia="Arial Unicode MS"/>
              </w:rPr>
            </w:pPr>
            <w:ins w:id="3888" w:author="mbeckerle" w:date="2012-03-24T15:09:00Z">
              <w:r w:rsidRPr="00240AC5">
                <w:rPr>
                  <w:rFonts w:eastAsia="Arial Unicode MS"/>
                </w:rPr>
                <w:t>The raw byte entity ( %#r ) is allowed.</w:t>
              </w:r>
            </w:ins>
          </w:p>
          <w:p w14:paraId="115C754C" w14:textId="77777777" w:rsidR="00871705" w:rsidRPr="00240AC5" w:rsidRDefault="00871705" w:rsidP="007223DF">
            <w:pPr>
              <w:numPr>
                <w:ilvl w:val="0"/>
                <w:numId w:val="146"/>
              </w:numPr>
              <w:rPr>
                <w:ins w:id="3889" w:author="mbeckerle" w:date="2012-03-24T15:09:00Z"/>
                <w:rFonts w:eastAsia="Arial Unicode MS"/>
              </w:rPr>
            </w:pPr>
            <w:ins w:id="3890" w:author="mbeckerle" w:date="2012-03-24T15:09:00Z">
              <w:r w:rsidRPr="00240AC5">
                <w:rPr>
                  <w:rFonts w:eastAsia="Arial Unicode MS"/>
                </w:rPr>
                <w:t>DFDL Character classes ( NL, WSP, WSP+, WSP*, ES ) are not allowed</w:t>
              </w:r>
            </w:ins>
          </w:p>
          <w:p w14:paraId="230CAFD7" w14:textId="77777777" w:rsidR="00871705" w:rsidRPr="00240AC5" w:rsidRDefault="00871705" w:rsidP="007223DF">
            <w:pPr>
              <w:rPr>
                <w:ins w:id="3891" w:author="mbeckerle" w:date="2012-03-24T15:09:00Z"/>
                <w:rFonts w:eastAsia="Arial Unicode MS"/>
              </w:rPr>
            </w:pPr>
            <w:ins w:id="3892" w:author="mbeckerle" w:date="2012-03-24T15:09:00Z">
              <w:r w:rsidRPr="00240AC5">
                <w:rPr>
                  <w:rFonts w:eastAsia="Arial Unicode MS"/>
                </w:rPr>
                <w:t>It is a schema definition error if the string literal contains any of the disallowed constructs.</w:t>
              </w:r>
            </w:ins>
            <w:commentRangeEnd w:id="3880"/>
            <w:ins w:id="3893" w:author="mbeckerle" w:date="2012-03-24T15:17:00Z">
              <w:r>
                <w:rPr>
                  <w:rStyle w:val="CommentReference"/>
                </w:rPr>
                <w:commentReference w:id="3880"/>
              </w:r>
            </w:ins>
          </w:p>
          <w:p w14:paraId="38C28CAB" w14:textId="77777777" w:rsidR="00871705" w:rsidRPr="00240AC5" w:rsidRDefault="00871705" w:rsidP="007223DF">
            <w:pPr>
              <w:rPr>
                <w:rFonts w:eastAsia="Arial Unicode MS"/>
              </w:rPr>
            </w:pP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240AC5">
        <w:trPr>
          <w:trHeight w:val="402"/>
        </w:trPr>
        <w:tc>
          <w:tcPr>
            <w:tcW w:w="2988" w:type="dxa"/>
            <w:shd w:val="clear" w:color="auto" w:fill="auto"/>
          </w:tcPr>
          <w:p w14:paraId="21B802A2" w14:textId="77777777" w:rsidR="00300C9B" w:rsidRPr="00240AC5" w:rsidRDefault="00300C9B" w:rsidP="007223DF">
            <w:pPr>
              <w:rPr>
                <w:rFonts w:eastAsia="Arial Unicode MS"/>
              </w:rPr>
            </w:pPr>
            <w:r w:rsidRPr="00240AC5">
              <w:rPr>
                <w:rFonts w:eastAsia="Arial Unicode MS"/>
              </w:rPr>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6120" w:type="dxa"/>
            <w:shd w:val="clear" w:color="auto" w:fill="auto"/>
          </w:tcPr>
          <w:p w14:paraId="47BFB35B"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Enum</w:t>
            </w:r>
          </w:p>
          <w:p w14:paraId="205091D6"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 xml:space="preserve">Valid values are </w:t>
            </w:r>
            <w:r w:rsidR="00D43FD8" w:rsidRPr="00240AC5">
              <w:rPr>
                <w:rStyle w:val="TableCellCharChar"/>
                <w:rFonts w:cs="Arial"/>
                <w:sz w:val="20"/>
                <w:szCs w:val="20"/>
              </w:rPr>
              <w:t>'y</w:t>
            </w:r>
            <w:r w:rsidRPr="00240AC5">
              <w:rPr>
                <w:rStyle w:val="TableCellCharChar"/>
                <w:rFonts w:cs="Arial"/>
                <w:sz w:val="20"/>
                <w:szCs w:val="20"/>
              </w:rPr>
              <w:t>es</w:t>
            </w:r>
            <w:r w:rsidR="00D43FD8" w:rsidRPr="00240AC5">
              <w:rPr>
                <w:rStyle w:val="TableCellCharChar"/>
                <w:rFonts w:cs="Arial"/>
                <w:sz w:val="20"/>
                <w:szCs w:val="20"/>
              </w:rPr>
              <w:t>'</w:t>
            </w:r>
            <w:r w:rsidRPr="00240AC5">
              <w:rPr>
                <w:rStyle w:val="TableCellCharChar"/>
                <w:rFonts w:cs="Arial"/>
                <w:sz w:val="20"/>
                <w:szCs w:val="20"/>
              </w:rPr>
              <w:t xml:space="preserve">, </w:t>
            </w:r>
            <w:r w:rsidR="00D43FD8" w:rsidRPr="00240AC5">
              <w:rPr>
                <w:rStyle w:val="TableCellCharChar"/>
                <w:rFonts w:cs="Arial"/>
                <w:sz w:val="20"/>
                <w:szCs w:val="20"/>
              </w:rPr>
              <w:t>'n</w:t>
            </w:r>
            <w:r w:rsidRPr="00240AC5">
              <w:rPr>
                <w:rStyle w:val="TableCellCharChar"/>
                <w:rFonts w:cs="Arial"/>
                <w:sz w:val="20"/>
                <w:szCs w:val="20"/>
              </w:rPr>
              <w:t>o</w:t>
            </w:r>
            <w:r w:rsidR="00D43FD8" w:rsidRPr="00240AC5">
              <w:rPr>
                <w:rStyle w:val="TableCellCharChar"/>
                <w:rFonts w:cs="Arial"/>
                <w:sz w:val="20"/>
                <w:szCs w:val="20"/>
              </w:rPr>
              <w:t>'</w:t>
            </w:r>
          </w:p>
          <w:p w14:paraId="4DF7882C"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Used on unparsing only</w:t>
            </w:r>
          </w:p>
          <w:p w14:paraId="2C2FDA20" w14:textId="543493B4" w:rsidR="00300C9B" w:rsidRPr="00240AC5" w:rsidRDefault="00300C9B" w:rsidP="007223DF">
            <w:pPr>
              <w:rPr>
                <w:rStyle w:val="TableCellCharChar"/>
                <w:rFonts w:cs="Arial"/>
                <w:sz w:val="20"/>
                <w:szCs w:val="20"/>
              </w:rPr>
            </w:pPr>
            <w:del w:id="3894" w:author="mbeckerle" w:date="2012-04-22T18:26:00Z">
              <w:r w:rsidRPr="00240AC5" w:rsidDel="00916D7B">
                <w:rPr>
                  <w:rStyle w:val="TableCellCharChar"/>
                  <w:rFonts w:cs="Arial"/>
                  <w:sz w:val="20"/>
                  <w:szCs w:val="20"/>
                </w:rPr>
                <w:delText xml:space="preserve"> </w:delText>
              </w:r>
            </w:del>
            <w:r w:rsidR="00682090" w:rsidRPr="00240AC5">
              <w:rPr>
                <w:rStyle w:val="TableCellCharChar"/>
                <w:rFonts w:cs="Arial"/>
                <w:sz w:val="20"/>
                <w:szCs w:val="20"/>
              </w:rPr>
              <w:t>'yes'</w:t>
            </w:r>
            <w:r w:rsidRPr="00240AC5">
              <w:rPr>
                <w:rStyle w:val="TableCellCharChar"/>
                <w:rFonts w:cs="Arial"/>
                <w:sz w:val="20"/>
                <w:szCs w:val="20"/>
              </w:rPr>
              <w:t xml:space="preserve"> means if the </w:t>
            </w:r>
            <w:del w:id="3895" w:author="Steve Hanson" w:date="2012-02-23T16:09:00Z">
              <w:r w:rsidRPr="00240AC5" w:rsidDel="00FA089B">
                <w:rPr>
                  <w:rStyle w:val="TableCellCharChar"/>
                  <w:rFonts w:cs="Arial"/>
                  <w:sz w:val="20"/>
                  <w:szCs w:val="20"/>
                </w:rPr>
                <w:delText xml:space="preserve">item is a string (that is, the </w:delText>
              </w:r>
            </w:del>
            <w:r w:rsidRPr="00240AC5">
              <w:rPr>
                <w:rStyle w:val="TableCellCharChar"/>
                <w:rFonts w:cs="Arial"/>
                <w:sz w:val="20"/>
                <w:szCs w:val="20"/>
              </w:rPr>
              <w:t>logical type is xs:string</w:t>
            </w:r>
            <w:ins w:id="3896" w:author="Steve Hanson" w:date="2012-02-23T16:09:00Z">
              <w:r w:rsidR="00FA089B" w:rsidRPr="00240AC5">
                <w:rPr>
                  <w:rStyle w:val="TableCellCharChar"/>
                  <w:rFonts w:cs="Arial"/>
                  <w:sz w:val="20"/>
                  <w:szCs w:val="20"/>
                </w:rPr>
                <w:t xml:space="preserve"> and the value </w:t>
              </w:r>
            </w:ins>
            <w:del w:id="3897" w:author="Steve Hanson" w:date="2012-02-23T16:09:00Z">
              <w:r w:rsidRPr="00240AC5" w:rsidDel="00FA089B">
                <w:rPr>
                  <w:rStyle w:val="TableCellCharChar"/>
                  <w:rFonts w:cs="Arial"/>
                  <w:sz w:val="20"/>
                  <w:szCs w:val="20"/>
                </w:rPr>
                <w:delText xml:space="preserve">) that </w:delText>
              </w:r>
            </w:del>
            <w:r w:rsidRPr="00240AC5">
              <w:rPr>
                <w:rStyle w:val="TableCellCharChar"/>
                <w:rFonts w:cs="Arial"/>
                <w:sz w:val="20"/>
                <w:szCs w:val="20"/>
              </w:rPr>
              <w:t>is longer than the specified length, the string is truncated to this length.</w:t>
            </w:r>
            <w:r w:rsidR="00EB7562" w:rsidRPr="00240AC5">
              <w:rPr>
                <w:rStyle w:val="TableCellCharChar"/>
                <w:rFonts w:cs="Arial"/>
                <w:sz w:val="20"/>
                <w:szCs w:val="20"/>
              </w:rPr>
              <w:t xml:space="preserve"> (See section </w:t>
            </w:r>
            <w:r w:rsidR="00EB7562" w:rsidRPr="00240AC5">
              <w:rPr>
                <w:rStyle w:val="TableCellCharChar"/>
                <w:sz w:val="20"/>
                <w:szCs w:val="20"/>
              </w:rPr>
              <w:fldChar w:fldCharType="begin"/>
            </w:r>
            <w:r w:rsidR="00EB7562" w:rsidRPr="00240AC5">
              <w:rPr>
                <w:rStyle w:val="TableCellCharChar"/>
                <w:sz w:val="20"/>
                <w:szCs w:val="20"/>
              </w:rPr>
              <w:instrText xml:space="preserve"> REF _Ref251932750 \r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D04199" w:rsidRPr="00240AC5">
              <w:rPr>
                <w:rStyle w:val="TableCellCharChar"/>
                <w:sz w:val="20"/>
                <w:szCs w:val="20"/>
                <w:cs/>
              </w:rPr>
              <w:t>‎</w:t>
            </w:r>
            <w:r w:rsidR="00D04199" w:rsidRPr="00240AC5">
              <w:rPr>
                <w:rStyle w:val="TableCellCharChar"/>
                <w:sz w:val="20"/>
                <w:szCs w:val="20"/>
              </w:rPr>
              <w:t>12.3.7</w:t>
            </w:r>
            <w:r w:rsidR="00EB7562" w:rsidRPr="00240AC5">
              <w:rPr>
                <w:rStyle w:val="TableCellCharChar"/>
                <w:sz w:val="20"/>
                <w:szCs w:val="20"/>
              </w:rPr>
              <w:fldChar w:fldCharType="end"/>
            </w:r>
            <w:r w:rsidR="00EB7562" w:rsidRPr="00240AC5">
              <w:rPr>
                <w:rStyle w:val="TableCellCharChar"/>
                <w:rFonts w:cs="Arial"/>
                <w:sz w:val="20"/>
                <w:szCs w:val="20"/>
              </w:rPr>
              <w:t xml:space="preserve"> </w:t>
            </w:r>
            <w:commentRangeStart w:id="3898"/>
            <w:r w:rsidR="00EB7562" w:rsidRPr="00240AC5">
              <w:rPr>
                <w:rStyle w:val="TableCellCharChar"/>
                <w:sz w:val="20"/>
                <w:szCs w:val="20"/>
              </w:rPr>
              <w:fldChar w:fldCharType="begin"/>
            </w:r>
            <w:r w:rsidR="00EB7562" w:rsidRPr="00240AC5">
              <w:rPr>
                <w:rStyle w:val="TableCellCharChar"/>
                <w:sz w:val="20"/>
                <w:szCs w:val="20"/>
              </w:rPr>
              <w:instrText xml:space="preserve"> REF _Ref251932750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D04199" w:rsidRPr="00240AC5">
              <w:rPr>
                <w:rFonts w:eastAsia="Arial Unicode MS"/>
              </w:rPr>
              <w:t>Elements of Specified Length</w:t>
            </w:r>
            <w:r w:rsidR="00EB7562" w:rsidRPr="00240AC5">
              <w:rPr>
                <w:rStyle w:val="TableCellCharChar"/>
                <w:sz w:val="20"/>
                <w:szCs w:val="20"/>
              </w:rPr>
              <w:fldChar w:fldCharType="end"/>
            </w:r>
            <w:commentRangeEnd w:id="3898"/>
            <w:ins w:id="3899" w:author="Steve Hanson" w:date="2012-04-11T15:53:00Z">
              <w:r w:rsidR="0082385A">
                <w:rPr>
                  <w:rStyle w:val="CommentReference"/>
                </w:rPr>
                <w:commentReference w:id="3898"/>
              </w:r>
            </w:ins>
            <w:ins w:id="3900" w:author="mbeckerle" w:date="2012-04-22T19:07:00Z">
              <w:r w:rsidR="001674A1">
                <w:rPr>
                  <w:rStyle w:val="TableCellCharChar"/>
                  <w:sz w:val="20"/>
                  <w:szCs w:val="20"/>
                </w:rPr>
                <w:t>.</w:t>
              </w:r>
            </w:ins>
            <w:ins w:id="3901" w:author="Steve Hanson" w:date="2012-04-11T15:53:00Z">
              <w:r w:rsidR="00EB7562" w:rsidRPr="00240AC5">
                <w:rPr>
                  <w:rStyle w:val="TableCellCharChar"/>
                  <w:rFonts w:cs="Arial"/>
                  <w:sz w:val="20"/>
                  <w:szCs w:val="20"/>
                </w:rPr>
                <w:t>)</w:t>
              </w:r>
            </w:ins>
            <w:del w:id="3902" w:author="Steve Hanson" w:date="2012-04-11T15:53:00Z">
              <w:r w:rsidR="00EB7562" w:rsidRPr="00240AC5">
                <w:rPr>
                  <w:rStyle w:val="TableCellCharChar"/>
                  <w:rFonts w:cs="Arial"/>
                  <w:sz w:val="20"/>
                  <w:szCs w:val="20"/>
                </w:rPr>
                <w:delText>)</w:delText>
              </w:r>
            </w:del>
            <w:r w:rsidRPr="00240AC5">
              <w:rPr>
                <w:rStyle w:val="TableCellCharChar"/>
                <w:rFonts w:cs="Arial"/>
                <w:sz w:val="20"/>
                <w:szCs w:val="20"/>
              </w:rPr>
              <w:t xml:space="preserve"> No </w:t>
            </w:r>
            <w:ins w:id="3903" w:author="Steve Hanson" w:date="2012-02-23T16:13:00Z">
              <w:r w:rsidR="00FA089B" w:rsidRPr="00240AC5">
                <w:rPr>
                  <w:rStyle w:val="TableCellCharChar"/>
                  <w:rFonts w:cs="Arial"/>
                  <w:sz w:val="20"/>
                  <w:szCs w:val="20"/>
                </w:rPr>
                <w:t xml:space="preserve">processing error </w:t>
              </w:r>
            </w:ins>
            <w:del w:id="3904" w:author="Steve Hanson" w:date="2012-02-23T16:13:00Z">
              <w:r w:rsidRPr="00240AC5" w:rsidDel="00FA089B">
                <w:rPr>
                  <w:rStyle w:val="TableCellCharChar"/>
                  <w:rFonts w:cs="Arial"/>
                  <w:sz w:val="20"/>
                  <w:szCs w:val="20"/>
                </w:rPr>
                <w:delText xml:space="preserve">exception </w:delText>
              </w:r>
            </w:del>
            <w:r w:rsidRPr="00240AC5">
              <w:rPr>
                <w:rStyle w:val="TableCellCharChar"/>
                <w:rFonts w:cs="Arial"/>
                <w:sz w:val="20"/>
                <w:szCs w:val="20"/>
              </w:rPr>
              <w:t>is raised</w:t>
            </w:r>
            <w:ins w:id="3905" w:author="Steve Hanson" w:date="2012-02-23T16:13:00Z">
              <w:r w:rsidR="00FA089B" w:rsidRPr="00240AC5">
                <w:rPr>
                  <w:rStyle w:val="TableCellCharChar"/>
                  <w:rFonts w:cs="Arial"/>
                  <w:sz w:val="20"/>
                  <w:szCs w:val="20"/>
                </w:rPr>
                <w:t xml:space="preserve">. </w:t>
              </w:r>
            </w:ins>
            <w:del w:id="3906" w:author="Steve Hanson" w:date="2012-02-23T16:13:00Z">
              <w:r w:rsidRPr="00240AC5" w:rsidDel="00FA089B">
                <w:rPr>
                  <w:rStyle w:val="TableCellCharChar"/>
                  <w:rFonts w:cs="Arial"/>
                  <w:sz w:val="20"/>
                  <w:szCs w:val="20"/>
                </w:rPr>
                <w:delText xml:space="preserve"> </w:delText>
              </w:r>
              <w:r w:rsidR="0079228A" w:rsidRPr="00240AC5" w:rsidDel="00FA089B">
                <w:rPr>
                  <w:rStyle w:val="TableCellCharChar"/>
                  <w:rFonts w:cs="Arial"/>
                  <w:sz w:val="20"/>
                  <w:szCs w:val="20"/>
                </w:rPr>
                <w:delText>on unparsing</w:delText>
              </w:r>
              <w:r w:rsidRPr="00240AC5" w:rsidDel="00FA089B">
                <w:rPr>
                  <w:rStyle w:val="TableCellCharChar"/>
                  <w:rFonts w:cs="Arial"/>
                  <w:sz w:val="20"/>
                  <w:szCs w:val="20"/>
                </w:rPr>
                <w:delText>, unless validation (see Validating messages) is active.</w:delText>
              </w:r>
            </w:del>
          </w:p>
          <w:p w14:paraId="0C90C0E5" w14:textId="77777777" w:rsidR="001674A1" w:rsidRDefault="00300C9B" w:rsidP="007223DF">
            <w:pPr>
              <w:rPr>
                <w:ins w:id="3907" w:author="mbeckerle" w:date="2012-04-22T19:07:00Z"/>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textStringJustification property is '</w:t>
            </w:r>
            <w:r w:rsidR="00907BFA" w:rsidRPr="00240AC5">
              <w:rPr>
                <w:rFonts w:eastAsia="Arial Unicode MS"/>
              </w:rPr>
              <w:t>l</w:t>
            </w:r>
            <w:r w:rsidRPr="00240AC5">
              <w:rPr>
                <w:rFonts w:eastAsia="Arial Unicode MS"/>
              </w:rPr>
              <w:t xml:space="preserve">eft', data is truncated from the right; if the value of the </w:t>
            </w:r>
            <w:r w:rsidR="00907BFA" w:rsidRPr="00240AC5">
              <w:rPr>
                <w:rFonts w:eastAsia="Arial Unicode MS"/>
              </w:rPr>
              <w:t>dfdl:</w:t>
            </w:r>
            <w:r w:rsidRPr="00240AC5">
              <w:rPr>
                <w:rFonts w:eastAsia="Arial Unicode MS"/>
              </w:rPr>
              <w:t>textStringJustification property is '</w:t>
            </w:r>
            <w:r w:rsidR="00907BFA" w:rsidRPr="00240AC5">
              <w:rPr>
                <w:rFonts w:eastAsia="Arial Unicode MS"/>
              </w:rPr>
              <w:t>r</w:t>
            </w:r>
            <w:r w:rsidRPr="00240AC5">
              <w:rPr>
                <w:rFonts w:eastAsia="Arial Unicode MS"/>
              </w:rPr>
              <w:t xml:space="preserve">ight',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textStringJustification property is 'center'</w:t>
            </w:r>
            <w:del w:id="3908" w:author="Steve Hanson" w:date="2012-02-23T16:17:00Z">
              <w:r w:rsidR="00907BFA" w:rsidRPr="00240AC5" w:rsidDel="00FA089B">
                <w:rPr>
                  <w:rFonts w:eastAsia="MS Mincho"/>
                </w:rPr>
                <w:delText xml:space="preserve"> or 'none'</w:delText>
              </w:r>
            </w:del>
            <w:r w:rsidR="00907BFA" w:rsidRPr="00240AC5">
              <w:rPr>
                <w:rFonts w:eastAsia="MS Mincho"/>
              </w:rPr>
              <w:t xml:space="preserve">, truncation does not occur and a processing error occurs if the </w:t>
            </w:r>
            <w:ins w:id="3909" w:author="Steve Hanson" w:date="2012-02-23T16:16:00Z">
              <w:r w:rsidR="00FA089B" w:rsidRPr="00240AC5">
                <w:rPr>
                  <w:rFonts w:eastAsia="MS Mincho"/>
                </w:rPr>
                <w:t>value</w:t>
              </w:r>
            </w:ins>
            <w:del w:id="3910" w:author="Steve Hanson" w:date="2012-02-23T16:16:00Z">
              <w:r w:rsidR="00907BFA" w:rsidRPr="00240AC5" w:rsidDel="00FA089B">
                <w:rPr>
                  <w:rFonts w:eastAsia="MS Mincho"/>
                </w:rPr>
                <w:delText xml:space="preserve">string </w:delText>
              </w:r>
            </w:del>
            <w:ins w:id="3911" w:author="Steve Hanson" w:date="2012-02-23T16:16:00Z">
              <w:r w:rsidR="00FA089B" w:rsidRPr="00240AC5">
                <w:rPr>
                  <w:rFonts w:eastAsia="MS Mincho"/>
                </w:rPr>
                <w:t xml:space="preserve"> </w:t>
              </w:r>
            </w:ins>
            <w:r w:rsidR="00907BFA" w:rsidRPr="00240AC5">
              <w:rPr>
                <w:rFonts w:eastAsia="MS Mincho"/>
              </w:rPr>
              <w:t>is too long.</w:t>
            </w:r>
          </w:p>
          <w:p w14:paraId="42CFC4CF" w14:textId="3A1EDA3E" w:rsidR="00300C9B" w:rsidRPr="00240AC5" w:rsidRDefault="001674A1" w:rsidP="007223DF">
            <w:pPr>
              <w:rPr>
                <w:ins w:id="3912" w:author="Steve Hanson" w:date="2012-02-23T16:13:00Z"/>
                <w:rFonts w:eastAsia="Arial Unicode MS"/>
              </w:rPr>
            </w:pPr>
            <w:ins w:id="3913" w:author="mbeckerle" w:date="2012-04-22T19:07:00Z">
              <w:r>
                <w:rPr>
                  <w:rFonts w:eastAsia="MS Mincho"/>
                </w:rPr>
                <w:t>When unparsing, validation errors cannot be prevented by truncation as validation takes place on the augmented infoset, before any truncation has occurred.</w:t>
              </w:r>
            </w:ins>
            <w:del w:id="3914" w:author="mbeckerle" w:date="2012-04-22T19:07:00Z">
              <w:r w:rsidR="00300C9B" w:rsidRPr="00240AC5" w:rsidDel="001674A1">
                <w:rPr>
                  <w:rFonts w:eastAsia="Arial Unicode MS"/>
                </w:rPr>
                <w:delText xml:space="preserve"> </w:delText>
              </w:r>
            </w:del>
            <w:commentRangeStart w:id="3915"/>
            <w:ins w:id="3916" w:author="Steve Hanson" w:date="2012-02-23T16:14:00Z">
              <w:del w:id="3917" w:author="mbeckerle" w:date="2012-04-22T19:07:00Z">
                <w:r w:rsidR="00FA089B" w:rsidRPr="00240AC5" w:rsidDel="001674A1">
                  <w:rPr>
                    <w:rFonts w:eastAsia="Arial Unicode MS"/>
                  </w:rPr>
                  <w:delText xml:space="preserve">  </w:delText>
                </w:r>
              </w:del>
              <w:commentRangeEnd w:id="3915"/>
              <w:r w:rsidR="00FA089B" w:rsidRPr="00240AC5">
                <w:rPr>
                  <w:rStyle w:val="CommentReference"/>
                  <w:rFonts w:eastAsia="Arial Unicode MS"/>
                  <w:bCs/>
                </w:rPr>
                <w:commentReference w:id="3918"/>
              </w:r>
              <w:r w:rsidR="00FA089B" w:rsidRPr="00240AC5">
                <w:rPr>
                  <w:rStyle w:val="CommentReference"/>
                  <w:rFonts w:eastAsia="Arial Unicode MS"/>
                  <w:bCs/>
                </w:rPr>
                <w:commentReference w:id="3915"/>
              </w:r>
            </w:ins>
          </w:p>
          <w:p w14:paraId="37BE021B" w14:textId="77777777" w:rsidR="00FA089B" w:rsidRPr="00240AC5" w:rsidDel="00FA089B" w:rsidRDefault="00FA089B" w:rsidP="007223DF">
            <w:pPr>
              <w:rPr>
                <w:del w:id="3919" w:author="Steve Hanson" w:date="2012-02-23T16:14:00Z"/>
                <w:rFonts w:eastAsia="Arial Unicode MS"/>
              </w:rPr>
            </w:pPr>
          </w:p>
          <w:p w14:paraId="0F639589" w14:textId="77777777" w:rsidR="00300C9B" w:rsidRPr="00240AC5" w:rsidRDefault="00300C9B" w:rsidP="007223DF">
            <w:pPr>
              <w:rPr>
                <w:rFonts w:eastAsia="Arial Unicode MS"/>
              </w:rPr>
            </w:pPr>
            <w:r w:rsidRPr="00240AC5">
              <w:rPr>
                <w:rFonts w:eastAsia="Arial Unicode MS"/>
                <w:color w:val="000000"/>
              </w:rPr>
              <w:t xml:space="preserve">Annotation: dfdl:element, </w:t>
            </w:r>
            <w:r w:rsidRPr="00240AC5">
              <w:rPr>
                <w:rFonts w:eastAsia="Arial Unicode MS"/>
              </w:rPr>
              <w:t>dfdl:simpleType</w:t>
            </w:r>
            <w:r w:rsidRPr="00240AC5">
              <w:rPr>
                <w:rFonts w:eastAsia="Arial Unicode MS"/>
                <w:color w:val="000000"/>
              </w:rPr>
              <w:t xml:space="preserve"> </w:t>
            </w:r>
            <w:del w:id="3920" w:author="Steve Hanson" w:date="2012-02-23T16:17:00Z">
              <w:r w:rsidRPr="00240AC5" w:rsidDel="00FA089B">
                <w:rPr>
                  <w:rFonts w:eastAsia="Arial Unicode MS"/>
                </w:rPr>
                <w:delText>(string</w:delText>
              </w:r>
            </w:del>
            <w:del w:id="3921" w:author="Steve Hanson" w:date="2012-02-23T16:16:00Z">
              <w:r w:rsidRPr="00240AC5" w:rsidDel="00FA089B">
                <w:rPr>
                  <w:rFonts w:eastAsia="Arial Unicode MS"/>
                </w:rPr>
                <w:delText xml:space="preserve"> simple type</w:delText>
              </w:r>
            </w:del>
            <w:del w:id="3922" w:author="Steve Hanson" w:date="2012-02-23T16:17:00Z">
              <w:r w:rsidRPr="00240AC5" w:rsidDel="00FA089B">
                <w:rPr>
                  <w:rFonts w:eastAsia="Arial Unicode MS"/>
                </w:rPr>
                <w:delText>)</w:delText>
              </w:r>
            </w:del>
          </w:p>
        </w:tc>
      </w:tr>
    </w:tbl>
    <w:p w14:paraId="2BA29CF9" w14:textId="77777777" w:rsidR="006E03A0" w:rsidRPr="005223F4" w:rsidRDefault="006E03A0" w:rsidP="00E17C97">
      <w:bookmarkStart w:id="3923" w:name="_Toc130873629"/>
      <w:bookmarkStart w:id="3924" w:name="_Toc140549601"/>
    </w:p>
    <w:p w14:paraId="186CBE9F" w14:textId="77777777" w:rsidR="00E17C97" w:rsidRPr="005223F4" w:rsidRDefault="006E03A0" w:rsidP="00E17C97">
      <w:r w:rsidRPr="005223F4">
        <w:br w:type="page"/>
      </w:r>
    </w:p>
    <w:p w14:paraId="1ED99C27" w14:textId="77777777" w:rsidR="00E7570F" w:rsidRPr="005223F4" w:rsidRDefault="00E7570F">
      <w:pPr>
        <w:pStyle w:val="Heading2"/>
      </w:pPr>
      <w:bookmarkStart w:id="3925" w:name="_Toc229813808"/>
      <w:bookmarkStart w:id="3926" w:name="_Toc229814002"/>
      <w:bookmarkStart w:id="3927" w:name="_Toc177399100"/>
      <w:bookmarkStart w:id="3928" w:name="_Toc175057387"/>
      <w:bookmarkStart w:id="3929" w:name="_Toc199516324"/>
      <w:bookmarkStart w:id="3930" w:name="_Toc194983987"/>
      <w:bookmarkStart w:id="3931" w:name="_Toc243112831"/>
      <w:bookmarkStart w:id="3932" w:name="_Ref251144933"/>
      <w:bookmarkStart w:id="3933" w:name="_Toc332724481"/>
      <w:bookmarkEnd w:id="3925"/>
      <w:bookmarkEnd w:id="3926"/>
      <w:r w:rsidRPr="005223F4">
        <w:t>Properties Specific to Number with Text or Binary representation</w:t>
      </w:r>
      <w:bookmarkEnd w:id="3933"/>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7"/>
        <w:gridCol w:w="6159"/>
      </w:tblGrid>
      <w:tr w:rsidR="00E7570F" w:rsidRPr="005223F4" w14:paraId="3C5DFE25" w14:textId="77777777" w:rsidTr="00240AC5">
        <w:trPr>
          <w:trHeight w:val="402"/>
        </w:trPr>
        <w:tc>
          <w:tcPr>
            <w:tcW w:w="2697" w:type="dxa"/>
            <w:shd w:val="clear" w:color="auto" w:fill="F3F3F3"/>
          </w:tcPr>
          <w:p w14:paraId="1D483519" w14:textId="77777777" w:rsidR="00E7570F" w:rsidRPr="005E3B09" w:rsidRDefault="00E7570F"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59" w:type="dxa"/>
            <w:shd w:val="clear" w:color="auto" w:fill="F3F3F3"/>
          </w:tcPr>
          <w:p w14:paraId="7629CB02" w14:textId="77777777" w:rsidR="00E7570F" w:rsidRPr="00956598" w:rsidRDefault="00E7570F" w:rsidP="00240AC5">
            <w:pPr>
              <w:tabs>
                <w:tab w:val="num" w:pos="360"/>
                <w:tab w:val="num" w:pos="540"/>
              </w:tabs>
              <w:spacing w:before="40" w:after="40"/>
              <w:ind w:left="540" w:hanging="180"/>
              <w:rPr>
                <w:rFonts w:eastAsia="Arial Unicode MS"/>
                <w:b/>
              </w:rPr>
            </w:pPr>
            <w:r w:rsidRPr="00956598">
              <w:rPr>
                <w:rFonts w:eastAsia="Arial Unicode MS"/>
                <w:b/>
              </w:rPr>
              <w:t>Description</w:t>
            </w:r>
          </w:p>
        </w:tc>
      </w:tr>
      <w:tr w:rsidR="00E7570F" w:rsidRPr="005223F4" w14:paraId="16B6F469" w14:textId="77777777" w:rsidTr="00240AC5">
        <w:trPr>
          <w:trHeight w:val="402"/>
        </w:trPr>
        <w:tc>
          <w:tcPr>
            <w:tcW w:w="2697" w:type="dxa"/>
            <w:shd w:val="clear" w:color="auto" w:fill="auto"/>
          </w:tcPr>
          <w:p w14:paraId="7CEB9300" w14:textId="77777777" w:rsidR="00E7570F" w:rsidRPr="00240AC5" w:rsidRDefault="00E7570F" w:rsidP="00240AC5">
            <w:pPr>
              <w:tabs>
                <w:tab w:val="num" w:pos="360"/>
                <w:tab w:val="num" w:pos="540"/>
              </w:tabs>
              <w:spacing w:before="40" w:after="40"/>
              <w:ind w:left="180" w:hanging="180"/>
              <w:rPr>
                <w:rFonts w:eastAsia="Arial Unicode MS" w:cs="Arial"/>
              </w:rPr>
            </w:pPr>
            <w:r w:rsidRPr="00240AC5">
              <w:rPr>
                <w:rFonts w:eastAsia="Arial Unicode MS" w:cs="Arial"/>
              </w:rPr>
              <w:t>decimalSigned</w:t>
            </w:r>
          </w:p>
        </w:tc>
        <w:tc>
          <w:tcPr>
            <w:tcW w:w="6159" w:type="dxa"/>
            <w:shd w:val="clear" w:color="auto" w:fill="auto"/>
          </w:tcPr>
          <w:p w14:paraId="747364BA" w14:textId="77777777" w:rsidR="00E7570F" w:rsidRPr="00240AC5" w:rsidRDefault="00E7570F" w:rsidP="00240AC5">
            <w:pPr>
              <w:tabs>
                <w:tab w:val="num" w:pos="360"/>
                <w:tab w:val="num" w:pos="540"/>
              </w:tabs>
              <w:autoSpaceDE w:val="0"/>
              <w:autoSpaceDN w:val="0"/>
              <w:adjustRightInd w:val="0"/>
              <w:spacing w:before="40"/>
              <w:ind w:left="180" w:hanging="180"/>
              <w:rPr>
                <w:rFonts w:ascii="Tms Rmn" w:eastAsia="MS Mincho" w:hAnsi="Tms Rmn" w:cs="Tms Rmn"/>
                <w:color w:val="000000"/>
                <w:sz w:val="18"/>
                <w:szCs w:val="18"/>
                <w:lang w:eastAsia="ja-JP" w:bidi="he-IL"/>
              </w:rPr>
            </w:pPr>
            <w:r w:rsidRPr="00240AC5">
              <w:rPr>
                <w:rFonts w:eastAsia="MS Mincho" w:cs="Arial"/>
                <w:color w:val="000000"/>
                <w:sz w:val="18"/>
                <w:szCs w:val="18"/>
                <w:lang w:eastAsia="ja-JP" w:bidi="he-IL"/>
              </w:rPr>
              <w:t>Enum</w:t>
            </w:r>
          </w:p>
          <w:p w14:paraId="09EC2BFC" w14:textId="77777777" w:rsidR="00E7570F" w:rsidRPr="00240AC5" w:rsidRDefault="00E7570F" w:rsidP="00240AC5">
            <w:pPr>
              <w:tabs>
                <w:tab w:val="num" w:pos="360"/>
                <w:tab w:val="num" w:pos="540"/>
              </w:tabs>
              <w:spacing w:before="40" w:after="40"/>
              <w:ind w:left="180" w:hanging="180"/>
              <w:rPr>
                <w:rFonts w:eastAsia="Arial Unicode MS"/>
              </w:rPr>
            </w:pPr>
            <w:r w:rsidRPr="00240AC5">
              <w:rPr>
                <w:rFonts w:eastAsia="Arial Unicode MS"/>
              </w:rPr>
              <w:t>Valid values are 'yes', 'no'</w:t>
            </w:r>
          </w:p>
          <w:p w14:paraId="44601220" w14:textId="77777777" w:rsidR="00E7570F" w:rsidRPr="00240AC5" w:rsidRDefault="00E7570F" w:rsidP="00240AC5">
            <w:pPr>
              <w:tabs>
                <w:tab w:val="num" w:pos="360"/>
                <w:tab w:val="num" w:pos="540"/>
              </w:tabs>
              <w:spacing w:before="40" w:after="40"/>
              <w:rPr>
                <w:rFonts w:eastAsia="Arial Unicode MS" w:cs="Arial"/>
                <w:sz w:val="18"/>
                <w:szCs w:val="18"/>
              </w:rPr>
            </w:pPr>
            <w:r w:rsidRPr="00240AC5">
              <w:rPr>
                <w:rFonts w:eastAsia="Arial Unicode MS"/>
              </w:rPr>
              <w:t>Indicates whether an xs:decimal element is signed</w:t>
            </w:r>
            <w:r w:rsidR="007B22AF" w:rsidRPr="00240AC5">
              <w:rPr>
                <w:rFonts w:eastAsia="Arial Unicode MS"/>
              </w:rPr>
              <w:t xml:space="preserve">. See </w:t>
            </w:r>
            <w:r w:rsidR="007B22AF" w:rsidRPr="00240AC5">
              <w:rPr>
                <w:rFonts w:eastAsia="Arial Unicode MS"/>
              </w:rPr>
              <w:fldChar w:fldCharType="begin"/>
            </w:r>
            <w:r w:rsidR="007B22AF" w:rsidRPr="00240AC5">
              <w:rPr>
                <w:rFonts w:eastAsia="Arial Unicode MS"/>
              </w:rPr>
              <w:instrText xml:space="preserve"> REF _Ref263169391 \r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cs/>
              </w:rPr>
              <w:t>‎</w:t>
            </w:r>
            <w:r w:rsidR="00D04199" w:rsidRPr="00240AC5">
              <w:rPr>
                <w:rFonts w:eastAsia="Arial Unicode MS"/>
              </w:rPr>
              <w:t>13.6.2</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_Ref263169398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rPr>
              <w:t>Converting logical numbers to/from text representation</w:t>
            </w:r>
            <w:r w:rsidR="007B22AF" w:rsidRPr="00240AC5">
              <w:rPr>
                <w:rFonts w:eastAsia="Arial Unicode MS"/>
              </w:rPr>
              <w:fldChar w:fldCharType="end"/>
            </w:r>
            <w:r w:rsidR="00524262" w:rsidRPr="00240AC5">
              <w:rPr>
                <w:rFonts w:eastAsia="Arial Unicode MS"/>
              </w:rPr>
              <w:t xml:space="preserve"> and </w:t>
            </w:r>
            <w:r w:rsidR="007B22AF" w:rsidRPr="00240AC5">
              <w:rPr>
                <w:rFonts w:eastAsia="Arial Unicode MS"/>
              </w:rPr>
              <w:fldChar w:fldCharType="begin"/>
            </w:r>
            <w:r w:rsidR="007B22AF" w:rsidRPr="00240AC5">
              <w:rPr>
                <w:rFonts w:eastAsia="Arial Unicode MS"/>
              </w:rPr>
              <w:instrText xml:space="preserve"> REF _Ref263169411 \r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cs/>
              </w:rPr>
              <w:t>‎</w:t>
            </w:r>
            <w:r w:rsidR="00D04199" w:rsidRPr="00240AC5">
              <w:rPr>
                <w:rFonts w:eastAsia="Arial Unicode MS"/>
              </w:rPr>
              <w:t>13.7.1</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_Ref263169417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rPr>
              <w:t>Converting logical numbers to/from binary representation</w:t>
            </w:r>
            <w:r w:rsidR="007B22AF" w:rsidRPr="00240AC5">
              <w:rPr>
                <w:rFonts w:eastAsia="Arial Unicode MS"/>
              </w:rPr>
              <w:fldChar w:fldCharType="end"/>
            </w:r>
            <w:r w:rsidR="007B22AF" w:rsidRPr="00240AC5">
              <w:rPr>
                <w:rFonts w:eastAsia="Arial Unicode MS"/>
              </w:rPr>
              <w:t xml:space="preserve"> to see how this </w:t>
            </w:r>
            <w:r w:rsidR="00524262" w:rsidRPr="00240AC5">
              <w:rPr>
                <w:rFonts w:eastAsia="Arial Unicode MS"/>
              </w:rPr>
              <w:t>affects</w:t>
            </w:r>
            <w:r w:rsidR="007B22AF" w:rsidRPr="00240AC5">
              <w:rPr>
                <w:rFonts w:eastAsia="Arial Unicode MS"/>
              </w:rPr>
              <w:t xml:space="preserve"> the presence of the sign in the data stream.</w:t>
            </w:r>
          </w:p>
          <w:p w14:paraId="34A43C94" w14:textId="77777777" w:rsidR="00E7570F" w:rsidRPr="00240AC5" w:rsidRDefault="00E7570F" w:rsidP="00956598">
            <w:pPr>
              <w:rPr>
                <w:rFonts w:eastAsia="MS Mincho" w:cs="Arial"/>
                <w:color w:val="000000"/>
              </w:rPr>
            </w:pPr>
            <w:del w:id="3934" w:author="mbeckerle" w:date="2012-04-22T19:09:00Z">
              <w:r w:rsidRPr="00240AC5" w:rsidDel="00F85093">
                <w:rPr>
                  <w:rFonts w:eastAsia="MS Mincho" w:cs="Arial"/>
                  <w:color w:val="000000"/>
                </w:rPr>
                <w:delText xml:space="preserve"> </w:delText>
              </w:r>
            </w:del>
            <w:r w:rsidRPr="00240AC5">
              <w:rPr>
                <w:rFonts w:eastAsia="MS Mincho" w:cs="Arial"/>
                <w:color w:val="000000"/>
              </w:rPr>
              <w:t>‘yes'</w:t>
            </w:r>
            <w:r w:rsidRPr="00240AC5">
              <w:rPr>
                <w:rFonts w:eastAsia="Arial Unicode MS"/>
              </w:rPr>
              <w:t xml:space="preserve"> means that the xs:decimal element is signed</w:t>
            </w:r>
          </w:p>
          <w:p w14:paraId="1BB4C346" w14:textId="77777777" w:rsidR="00E7570F" w:rsidRPr="00240AC5" w:rsidRDefault="00E7570F" w:rsidP="00956598">
            <w:pPr>
              <w:rPr>
                <w:rFonts w:eastAsia="MS Mincho" w:cs="Arial"/>
                <w:color w:val="000000"/>
              </w:rPr>
            </w:pPr>
            <w:r w:rsidRPr="00240AC5">
              <w:rPr>
                <w:rFonts w:eastAsia="MS Mincho" w:cs="Arial"/>
                <w:color w:val="000000"/>
              </w:rPr>
              <w:t>‘no'</w:t>
            </w:r>
            <w:r w:rsidRPr="00240AC5">
              <w:rPr>
                <w:rFonts w:eastAsia="Arial Unicode MS"/>
              </w:rPr>
              <w:t xml:space="preserve"> means that the xs:decimal element is not signed</w:t>
            </w:r>
          </w:p>
          <w:p w14:paraId="00B40F2D" w14:textId="77777777" w:rsidR="00E7570F" w:rsidRPr="00240AC5" w:rsidRDefault="00E7570F" w:rsidP="00956598">
            <w:pPr>
              <w:rPr>
                <w:rStyle w:val="TableCellCharChar"/>
                <w:rFonts w:cs="Arial"/>
                <w:sz w:val="20"/>
                <w:szCs w:val="20"/>
              </w:rPr>
            </w:pPr>
            <w:r w:rsidRPr="00240AC5">
              <w:rPr>
                <w:rStyle w:val="TableCellCharChar"/>
                <w:rFonts w:cs="Arial"/>
                <w:sz w:val="20"/>
                <w:szCs w:val="20"/>
              </w:rPr>
              <w:t>Annotation: dfdl:element, dfdl:simpleType</w:t>
            </w:r>
          </w:p>
        </w:tc>
      </w:tr>
    </w:tbl>
    <w:p w14:paraId="03CB296E" w14:textId="77777777" w:rsidR="00E7570F" w:rsidRPr="005223F4" w:rsidRDefault="00E7570F" w:rsidP="00E7570F">
      <w:pPr>
        <w:pStyle w:val="nobreak"/>
      </w:pPr>
    </w:p>
    <w:p w14:paraId="2401124E" w14:textId="77777777" w:rsidR="007218E8" w:rsidRPr="005223F4" w:rsidRDefault="00AD0447">
      <w:pPr>
        <w:pStyle w:val="Heading2"/>
      </w:pPr>
      <w:bookmarkStart w:id="3935" w:name="_Toc332724482"/>
      <w:r w:rsidRPr="005223F4">
        <w:t>Properties S</w:t>
      </w:r>
      <w:r w:rsidR="00E41F63" w:rsidRPr="005223F4">
        <w:t xml:space="preserve">pecific to </w:t>
      </w:r>
      <w:bookmarkEnd w:id="3923"/>
      <w:bookmarkEnd w:id="3924"/>
      <w:r w:rsidR="00392EE6" w:rsidRPr="005223F4">
        <w:t>Number</w:t>
      </w:r>
      <w:bookmarkEnd w:id="3927"/>
      <w:bookmarkEnd w:id="3928"/>
      <w:r w:rsidR="00454AC5" w:rsidRPr="005223F4">
        <w:t xml:space="preserve"> with Text representation</w:t>
      </w:r>
      <w:bookmarkEnd w:id="3929"/>
      <w:bookmarkEnd w:id="3930"/>
      <w:bookmarkEnd w:id="3931"/>
      <w:bookmarkEnd w:id="3932"/>
      <w:bookmarkEnd w:id="39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169"/>
        <w:gridCol w:w="5687"/>
      </w:tblGrid>
      <w:tr w:rsidR="00E41F63" w:rsidRPr="00240AC5" w14:paraId="5C7B340B" w14:textId="77777777" w:rsidTr="00956598">
        <w:trPr>
          <w:trHeight w:val="402"/>
          <w:jc w:val="center"/>
        </w:trPr>
        <w:tc>
          <w:tcPr>
            <w:tcW w:w="1789" w:type="pct"/>
            <w:shd w:val="clear" w:color="auto" w:fill="F2F2F2" w:themeFill="background1" w:themeFillShade="F2"/>
          </w:tcPr>
          <w:p w14:paraId="5827F20B"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3211" w:type="pct"/>
            <w:shd w:val="clear" w:color="auto" w:fill="F2F2F2" w:themeFill="background1" w:themeFillShade="F2"/>
          </w:tcPr>
          <w:p w14:paraId="0F7D7EEE" w14:textId="77777777" w:rsidR="00E41F63" w:rsidRPr="00956598" w:rsidRDefault="00E41F63" w:rsidP="00956598">
            <w:pPr>
              <w:rPr>
                <w:rFonts w:eastAsia="Arial Unicode MS"/>
                <w:b/>
              </w:rPr>
            </w:pPr>
            <w:r w:rsidRPr="00956598">
              <w:rPr>
                <w:rFonts w:eastAsia="Arial Unicode MS"/>
                <w:b/>
              </w:rPr>
              <w:t>Description</w:t>
            </w:r>
          </w:p>
        </w:tc>
      </w:tr>
      <w:tr w:rsidR="00CD7583" w:rsidRPr="00240AC5" w14:paraId="53DE24A7" w14:textId="77777777" w:rsidTr="00956598">
        <w:trPr>
          <w:trHeight w:val="402"/>
          <w:jc w:val="center"/>
        </w:trPr>
        <w:tc>
          <w:tcPr>
            <w:tcW w:w="1789" w:type="pct"/>
          </w:tcPr>
          <w:p w14:paraId="7D88840D" w14:textId="77777777" w:rsidR="00CD7583" w:rsidRPr="00240AC5" w:rsidRDefault="00DD19E7" w:rsidP="00240AC5">
            <w:pPr>
              <w:tabs>
                <w:tab w:val="num" w:pos="360"/>
                <w:tab w:val="num" w:pos="540"/>
              </w:tabs>
              <w:spacing w:before="40" w:after="40"/>
              <w:ind w:left="180" w:hanging="180"/>
              <w:rPr>
                <w:rFonts w:eastAsia="Arial Unicode MS" w:cs="Arial"/>
              </w:rPr>
            </w:pPr>
            <w:r w:rsidRPr="00240AC5">
              <w:rPr>
                <w:rFonts w:eastAsia="Arial Unicode MS" w:cs="Arial"/>
              </w:rPr>
              <w:t>textNumberRep</w:t>
            </w:r>
          </w:p>
        </w:tc>
        <w:tc>
          <w:tcPr>
            <w:tcW w:w="3211" w:type="pct"/>
          </w:tcPr>
          <w:p w14:paraId="793EE2CD" w14:textId="77777777" w:rsidR="00CD7583" w:rsidRPr="00240AC5" w:rsidRDefault="003E012B" w:rsidP="00956598">
            <w:pPr>
              <w:rPr>
                <w:rFonts w:ascii="Tms Rmn" w:eastAsia="MS Mincho" w:hAnsi="Tms Rmn" w:cs="Tms Rmn"/>
                <w:color w:val="000000"/>
                <w:lang w:eastAsia="ja-JP" w:bidi="he-IL"/>
              </w:rPr>
            </w:pPr>
            <w:r w:rsidRPr="00240AC5">
              <w:rPr>
                <w:rFonts w:eastAsia="MS Mincho" w:cs="Arial"/>
                <w:color w:val="000000"/>
                <w:lang w:eastAsia="ja-JP" w:bidi="he-IL"/>
              </w:rPr>
              <w:t>Enum</w:t>
            </w:r>
          </w:p>
          <w:p w14:paraId="7C8FCAE1" w14:textId="09DCDF7E" w:rsidR="00CD7583" w:rsidRPr="00240AC5" w:rsidRDefault="00CD7583" w:rsidP="00956598">
            <w:pPr>
              <w:rPr>
                <w:rFonts w:eastAsia="MS Mincho" w:cs="Arial"/>
                <w:color w:val="000000"/>
                <w:lang w:eastAsia="ja-JP" w:bidi="he-IL"/>
              </w:rPr>
            </w:pPr>
            <w:r w:rsidRPr="00240AC5">
              <w:rPr>
                <w:rFonts w:eastAsia="MS Mincho" w:cs="Arial"/>
                <w:color w:val="000000"/>
                <w:lang w:eastAsia="ja-JP" w:bidi="he-IL"/>
              </w:rPr>
              <w:t>Valid values are ‘</w:t>
            </w:r>
            <w:r w:rsidR="00AF1C60" w:rsidRPr="00240AC5">
              <w:rPr>
                <w:rFonts w:eastAsia="MS Mincho" w:cs="Arial"/>
                <w:color w:val="000000"/>
                <w:lang w:eastAsia="ja-JP" w:bidi="he-IL"/>
              </w:rPr>
              <w:t>standard'</w:t>
            </w:r>
            <w:r w:rsidRPr="00240AC5">
              <w:rPr>
                <w:rFonts w:eastAsia="MS Mincho" w:cs="Arial"/>
                <w:color w:val="000000"/>
                <w:lang w:eastAsia="ja-JP" w:bidi="he-IL"/>
              </w:rPr>
              <w:t>, ‘zoned’</w:t>
            </w:r>
            <w:del w:id="3936" w:author="mbeckerle" w:date="2012-04-22T19:10:00Z">
              <w:r w:rsidRPr="00240AC5" w:rsidDel="00B32B13">
                <w:rPr>
                  <w:rFonts w:eastAsia="MS Mincho" w:cs="Arial"/>
                  <w:color w:val="000000"/>
                  <w:lang w:eastAsia="ja-JP" w:bidi="he-IL"/>
                </w:rPr>
                <w:delText xml:space="preserve">, </w:delText>
              </w:r>
              <w:r w:rsidRPr="00240AC5" w:rsidDel="00B32B13">
                <w:rPr>
                  <w:rFonts w:eastAsia="MS Mincho" w:cs="Arial"/>
                  <w:color w:val="000000"/>
                  <w:lang w:eastAsia="ja-JP" w:bidi="he-IL"/>
                </w:rPr>
                <w:br/>
              </w:r>
            </w:del>
          </w:p>
          <w:p w14:paraId="3367160C" w14:textId="77777777" w:rsidR="00CD7583" w:rsidRPr="00240AC5" w:rsidRDefault="00CD7583" w:rsidP="00956598">
            <w:pPr>
              <w:rPr>
                <w:rFonts w:eastAsia="MS Mincho" w:cs="Arial"/>
                <w:color w:val="000000"/>
              </w:rPr>
            </w:pPr>
            <w:r w:rsidRPr="00240AC5">
              <w:rPr>
                <w:rFonts w:eastAsia="MS Mincho" w:cs="Arial"/>
                <w:color w:val="000000"/>
              </w:rPr>
              <w:t>‘</w:t>
            </w:r>
            <w:r w:rsidR="00AF1C60" w:rsidRPr="00240AC5">
              <w:rPr>
                <w:rFonts w:eastAsia="MS Mincho" w:cs="Arial"/>
                <w:color w:val="000000"/>
              </w:rPr>
              <w:t>standard'</w:t>
            </w:r>
            <w:r w:rsidR="00AF1C60" w:rsidRPr="00240AC5">
              <w:rPr>
                <w:rFonts w:eastAsia="Arial Unicode MS"/>
              </w:rPr>
              <w:t xml:space="preserve"> </w:t>
            </w:r>
            <w:r w:rsidRPr="00240AC5">
              <w:rPr>
                <w:rFonts w:eastAsia="Arial Unicode MS"/>
              </w:rPr>
              <w:t xml:space="preserve">means </w:t>
            </w:r>
            <w:r w:rsidR="001D4A47" w:rsidRPr="00240AC5">
              <w:rPr>
                <w:rFonts w:eastAsia="Arial Unicode MS"/>
              </w:rPr>
              <w:t>represented</w:t>
            </w:r>
            <w:r w:rsidRPr="00240AC5">
              <w:rPr>
                <w:rFonts w:eastAsia="Arial Unicode MS"/>
              </w:rPr>
              <w:t xml:space="preserve"> as characters in the</w:t>
            </w:r>
            <w:r w:rsidRPr="00240AC5">
              <w:rPr>
                <w:rFonts w:eastAsia="MS Mincho" w:cs="Arial"/>
                <w:color w:val="000000"/>
              </w:rPr>
              <w:t xml:space="preserve"> ‘encoding’ code page</w:t>
            </w:r>
          </w:p>
          <w:p w14:paraId="14C58B07" w14:textId="77777777" w:rsidR="00CD7583" w:rsidRPr="00240AC5" w:rsidRDefault="00CD7583" w:rsidP="00956598">
            <w:pPr>
              <w:rPr>
                <w:rFonts w:eastAsia="Arial Unicode MS"/>
              </w:rPr>
            </w:pPr>
            <w:r w:rsidRPr="00240AC5">
              <w:rPr>
                <w:rFonts w:eastAsia="Arial Unicode MS"/>
              </w:rPr>
              <w:t xml:space="preserve">‘zoned’ means </w:t>
            </w:r>
            <w:r w:rsidR="001D4A47" w:rsidRPr="00240AC5">
              <w:rPr>
                <w:rFonts w:eastAsia="Arial Unicode MS"/>
              </w:rPr>
              <w:t>represented</w:t>
            </w:r>
            <w:r w:rsidRPr="00240AC5">
              <w:rPr>
                <w:rFonts w:eastAsia="Arial Unicode MS"/>
              </w:rPr>
              <w:t xml:space="preserve"> as a zoned decimal in the ‘encoding’ code page</w:t>
            </w:r>
            <w:r w:rsidR="00BD1D22" w:rsidRPr="00240AC5">
              <w:rPr>
                <w:rFonts w:eastAsia="Arial Unicode MS"/>
              </w:rPr>
              <w:t>. Zoned is not supported for float and double numbers</w:t>
            </w:r>
            <w:ins w:id="3937" w:author="Steve Hanson" w:date="2012-02-23T16:18:00Z">
              <w:r w:rsidR="005617C6" w:rsidRPr="00240AC5">
                <w:rPr>
                  <w:rFonts w:eastAsia="Arial Unicode MS"/>
                </w:rPr>
                <w:t xml:space="preserve">. </w:t>
              </w:r>
              <w:commentRangeStart w:id="3938"/>
              <w:r w:rsidR="005617C6" w:rsidRPr="00240AC5">
                <w:rPr>
                  <w:rFonts w:eastAsia="Arial Unicode MS"/>
                </w:rPr>
                <w:t>Base 10 is assumed</w:t>
              </w:r>
            </w:ins>
            <w:commentRangeEnd w:id="3938"/>
            <w:ins w:id="3939" w:author="Steve Hanson" w:date="2012-02-27T19:52:00Z">
              <w:r w:rsidR="006574E4" w:rsidRPr="00240AC5">
                <w:rPr>
                  <w:rStyle w:val="CommentReference"/>
                  <w:rFonts w:eastAsia="Arial Unicode MS"/>
                  <w:bCs/>
                </w:rPr>
                <w:commentReference w:id="3938"/>
              </w:r>
            </w:ins>
            <w:ins w:id="3940" w:author="Steve Hanson" w:date="2012-02-23T16:18:00Z">
              <w:r w:rsidR="005617C6" w:rsidRPr="00240AC5">
                <w:rPr>
                  <w:rFonts w:eastAsia="Arial Unicode MS"/>
                </w:rPr>
                <w:t>.</w:t>
              </w:r>
            </w:ins>
            <w:del w:id="3941" w:author="Steve Hanson" w:date="2012-02-23T16:18:00Z">
              <w:r w:rsidRPr="00240AC5" w:rsidDel="005617C6">
                <w:rPr>
                  <w:rFonts w:eastAsia="Arial Unicode MS"/>
                </w:rPr>
                <w:delText xml:space="preserve"> </w:delText>
              </w:r>
            </w:del>
          </w:p>
          <w:p w14:paraId="797335A6" w14:textId="77777777" w:rsidR="00CD7583" w:rsidRPr="00240AC5" w:rsidRDefault="00CC432E" w:rsidP="00956598">
            <w:pPr>
              <w:rPr>
                <w:rStyle w:val="TableCellCharChar"/>
                <w:rFonts w:cs="Arial"/>
                <w:sz w:val="20"/>
                <w:szCs w:val="20"/>
              </w:rPr>
            </w:pPr>
            <w:r w:rsidRPr="00240AC5">
              <w:rPr>
                <w:rStyle w:val="TableCellCharChar"/>
                <w:rFonts w:cs="Arial"/>
                <w:sz w:val="20"/>
                <w:szCs w:val="20"/>
              </w:rPr>
              <w:t>Annotation: dfdl:element, dfdl:simpleType</w:t>
            </w:r>
          </w:p>
        </w:tc>
      </w:tr>
      <w:tr w:rsidR="00CD7583" w:rsidRPr="00240AC5" w14:paraId="262729FF" w14:textId="77777777" w:rsidTr="00956598">
        <w:trPr>
          <w:trHeight w:val="402"/>
          <w:jc w:val="center"/>
        </w:trPr>
        <w:tc>
          <w:tcPr>
            <w:tcW w:w="1789" w:type="pct"/>
          </w:tcPr>
          <w:p w14:paraId="0C31048C" w14:textId="77777777" w:rsidR="00CD7583" w:rsidRPr="00240AC5" w:rsidRDefault="00CD7583" w:rsidP="00240AC5">
            <w:pPr>
              <w:tabs>
                <w:tab w:val="num" w:pos="360"/>
                <w:tab w:val="num" w:pos="540"/>
              </w:tabs>
              <w:spacing w:before="40" w:after="40"/>
              <w:ind w:left="180" w:hanging="180"/>
              <w:rPr>
                <w:rFonts w:eastAsia="Arial Unicode MS" w:cs="Arial"/>
              </w:rPr>
            </w:pPr>
            <w:r w:rsidRPr="00240AC5">
              <w:rPr>
                <w:rFonts w:eastAsia="Arial Unicode MS" w:cs="Arial"/>
              </w:rPr>
              <w:t>textNumberJustification</w:t>
            </w:r>
          </w:p>
        </w:tc>
        <w:tc>
          <w:tcPr>
            <w:tcW w:w="3211" w:type="pct"/>
          </w:tcPr>
          <w:p w14:paraId="4F881539"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Enum</w:t>
            </w:r>
          </w:p>
          <w:p w14:paraId="32A3058C" w14:textId="79769AA5" w:rsidR="00CD7583" w:rsidRPr="00240AC5" w:rsidRDefault="00CD7583" w:rsidP="00D46C4F">
            <w:pPr>
              <w:rPr>
                <w:rStyle w:val="TableCellCharChar"/>
                <w:rFonts w:cs="Arial"/>
                <w:sz w:val="20"/>
                <w:szCs w:val="20"/>
              </w:rPr>
            </w:pPr>
            <w:r w:rsidRPr="00240AC5">
              <w:rPr>
                <w:rStyle w:val="TableCellCharChar"/>
                <w:rFonts w:cs="Arial"/>
                <w:sz w:val="20"/>
                <w:szCs w:val="20"/>
              </w:rPr>
              <w:t>Valid values ‘left’, ‘right</w:t>
            </w:r>
            <w:r w:rsidR="00CC2406" w:rsidRPr="00240AC5">
              <w:rPr>
                <w:rStyle w:val="TableCellCharChar"/>
                <w:rFonts w:cs="Arial"/>
                <w:sz w:val="20"/>
                <w:szCs w:val="20"/>
              </w:rPr>
              <w:t>'</w:t>
            </w:r>
            <w:r w:rsidRPr="00240AC5">
              <w:rPr>
                <w:rStyle w:val="TableCellCharChar"/>
                <w:rFonts w:cs="Arial"/>
                <w:sz w:val="20"/>
                <w:szCs w:val="20"/>
              </w:rPr>
              <w:t xml:space="preserve">, </w:t>
            </w:r>
            <w:del w:id="3942" w:author="mbeckerle" w:date="2012-04-22T19:10:00Z">
              <w:r w:rsidRPr="00240AC5" w:rsidDel="00B32B13">
                <w:rPr>
                  <w:rStyle w:val="TableCellCharChar"/>
                  <w:rFonts w:cs="Arial"/>
                  <w:sz w:val="20"/>
                  <w:szCs w:val="20"/>
                </w:rPr>
                <w:delText xml:space="preserve"> </w:delText>
              </w:r>
            </w:del>
            <w:r w:rsidRPr="00240AC5">
              <w:rPr>
                <w:rStyle w:val="TableCellCharChar"/>
                <w:rFonts w:cs="Arial"/>
                <w:sz w:val="20"/>
                <w:szCs w:val="20"/>
              </w:rPr>
              <w:t>‘center’</w:t>
            </w:r>
          </w:p>
          <w:p w14:paraId="33189D88"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 xml:space="preserve">Controls </w:t>
            </w:r>
            <w:r w:rsidR="00BF34D2" w:rsidRPr="00240AC5">
              <w:rPr>
                <w:rStyle w:val="TableCellCharChar"/>
                <w:rFonts w:cs="Arial"/>
                <w:sz w:val="20"/>
                <w:szCs w:val="20"/>
              </w:rPr>
              <w:t>how the data</w:t>
            </w:r>
            <w:r w:rsidR="0027446C" w:rsidRPr="00240AC5">
              <w:rPr>
                <w:rStyle w:val="TableCellCharChar"/>
                <w:rFonts w:cs="Arial"/>
                <w:sz w:val="20"/>
                <w:szCs w:val="20"/>
              </w:rPr>
              <w:t xml:space="preserve"> is</w:t>
            </w:r>
            <w:r w:rsidR="00BF34D2" w:rsidRPr="00240AC5">
              <w:rPr>
                <w:rStyle w:val="TableCellCharChar"/>
                <w:rFonts w:cs="Arial"/>
                <w:sz w:val="20"/>
                <w:szCs w:val="20"/>
              </w:rPr>
              <w:t xml:space="preserve"> padded or trimmed </w:t>
            </w:r>
            <w:r w:rsidR="0079228A" w:rsidRPr="00240AC5">
              <w:rPr>
                <w:rStyle w:val="TableCellCharChar"/>
                <w:rFonts w:cs="Arial"/>
                <w:sz w:val="20"/>
                <w:szCs w:val="20"/>
              </w:rPr>
              <w:t xml:space="preserve">on </w:t>
            </w:r>
            <w:r w:rsidR="00BF34D2" w:rsidRPr="00240AC5">
              <w:rPr>
                <w:rStyle w:val="TableCellCharChar"/>
                <w:rFonts w:cs="Arial"/>
                <w:sz w:val="20"/>
                <w:szCs w:val="20"/>
              </w:rPr>
              <w:t xml:space="preserve">parsing and </w:t>
            </w:r>
            <w:r w:rsidR="0079228A" w:rsidRPr="00240AC5">
              <w:rPr>
                <w:rStyle w:val="TableCellCharChar"/>
                <w:rFonts w:cs="Arial"/>
                <w:sz w:val="20"/>
                <w:szCs w:val="20"/>
              </w:rPr>
              <w:t>unparsing</w:t>
            </w:r>
            <w:r w:rsidR="00BF34D2" w:rsidRPr="00240AC5">
              <w:rPr>
                <w:rStyle w:val="TableCellCharChar"/>
                <w:rFonts w:cs="Arial"/>
                <w:sz w:val="20"/>
                <w:szCs w:val="20"/>
              </w:rPr>
              <w:t>.</w:t>
            </w:r>
            <w:r w:rsidRPr="00240AC5">
              <w:rPr>
                <w:rStyle w:val="TableCellCharChar"/>
                <w:rFonts w:cs="Arial"/>
                <w:sz w:val="20"/>
                <w:szCs w:val="20"/>
              </w:rPr>
              <w:t xml:space="preserve"> </w:t>
            </w:r>
          </w:p>
          <w:p w14:paraId="526043CB" w14:textId="77777777" w:rsidR="00CD7583" w:rsidRPr="00240AC5" w:rsidRDefault="001D4A47" w:rsidP="00D46C4F">
            <w:pPr>
              <w:rPr>
                <w:rStyle w:val="TableCellCharChar"/>
                <w:rFonts w:cs="Arial"/>
                <w:sz w:val="20"/>
                <w:szCs w:val="20"/>
              </w:rPr>
            </w:pPr>
            <w:r w:rsidRPr="00240AC5">
              <w:rPr>
                <w:rStyle w:val="TableCellCharChar"/>
                <w:rFonts w:cs="Arial"/>
                <w:sz w:val="20"/>
                <w:szCs w:val="20"/>
              </w:rPr>
              <w:t>Behavior</w:t>
            </w:r>
            <w:r w:rsidR="00CD7583" w:rsidRPr="00240AC5">
              <w:rPr>
                <w:rStyle w:val="TableCellCharChar"/>
                <w:rFonts w:cs="Arial"/>
                <w:sz w:val="20"/>
                <w:szCs w:val="20"/>
              </w:rPr>
              <w:t xml:space="preserve"> as for </w:t>
            </w:r>
            <w:r w:rsidR="00A24AF0" w:rsidRPr="00240AC5">
              <w:rPr>
                <w:rStyle w:val="TableCellCharChar"/>
                <w:rFonts w:cs="Arial"/>
                <w:sz w:val="20"/>
                <w:szCs w:val="20"/>
              </w:rPr>
              <w:t>dfdl:</w:t>
            </w:r>
            <w:r w:rsidR="00CD7583" w:rsidRPr="00240AC5">
              <w:rPr>
                <w:rStyle w:val="TableCellCharChar"/>
                <w:rFonts w:cs="Arial"/>
                <w:sz w:val="20"/>
                <w:szCs w:val="20"/>
              </w:rPr>
              <w:t>textStringJustification.</w:t>
            </w:r>
          </w:p>
          <w:p w14:paraId="5215B755" w14:textId="77777777" w:rsidR="00CD7583" w:rsidRPr="00240AC5" w:rsidRDefault="00CC432E" w:rsidP="00D46C4F">
            <w:pPr>
              <w:rPr>
                <w:rStyle w:val="TableCellCharChar"/>
                <w:sz w:val="20"/>
                <w:szCs w:val="20"/>
              </w:rPr>
            </w:pPr>
            <w:r w:rsidRPr="00240AC5">
              <w:rPr>
                <w:rStyle w:val="TableCellCharChar"/>
                <w:rFonts w:cs="Arial"/>
                <w:sz w:val="20"/>
                <w:szCs w:val="20"/>
              </w:rPr>
              <w:t xml:space="preserve">Annotation: </w:t>
            </w:r>
            <w:r w:rsidRPr="00240AC5">
              <w:rPr>
                <w:rStyle w:val="TableCellCharChar"/>
                <w:sz w:val="20"/>
                <w:szCs w:val="20"/>
              </w:rPr>
              <w:t>dfdl:element, dfdl:simpleType</w:t>
            </w:r>
          </w:p>
        </w:tc>
      </w:tr>
      <w:tr w:rsidR="0046691B" w:rsidRPr="00240AC5" w14:paraId="5D5233CD" w14:textId="77777777" w:rsidTr="00956598">
        <w:trPr>
          <w:trHeight w:val="402"/>
          <w:jc w:val="center"/>
        </w:trPr>
        <w:tc>
          <w:tcPr>
            <w:tcW w:w="1789" w:type="pct"/>
          </w:tcPr>
          <w:p w14:paraId="4782E79D" w14:textId="77777777" w:rsidR="0046691B" w:rsidRPr="00240AC5" w:rsidRDefault="0046691B" w:rsidP="00240AC5">
            <w:pPr>
              <w:tabs>
                <w:tab w:val="num" w:pos="360"/>
                <w:tab w:val="num" w:pos="540"/>
              </w:tabs>
              <w:spacing w:before="40" w:after="40"/>
              <w:ind w:left="180" w:hanging="180"/>
              <w:rPr>
                <w:rFonts w:eastAsia="Arial Unicode MS" w:cs="Arial"/>
              </w:rPr>
            </w:pPr>
            <w:r w:rsidRPr="00240AC5">
              <w:rPr>
                <w:rFonts w:eastAsia="Arial Unicode MS" w:cs="Arial"/>
              </w:rPr>
              <w:t>textNumberPadCharacter</w:t>
            </w:r>
          </w:p>
        </w:tc>
        <w:tc>
          <w:tcPr>
            <w:tcW w:w="3211" w:type="pct"/>
          </w:tcPr>
          <w:p w14:paraId="03FC52EC" w14:textId="77777777" w:rsidR="0046691B" w:rsidRPr="00240AC5" w:rsidRDefault="008014ED" w:rsidP="00D46C4F">
            <w:pPr>
              <w:rPr>
                <w:rStyle w:val="TableCellCharChar"/>
                <w:rFonts w:cs="Arial"/>
                <w:sz w:val="20"/>
                <w:szCs w:val="20"/>
              </w:rPr>
            </w:pPr>
            <w:commentRangeStart w:id="3943"/>
            <w:commentRangeStart w:id="3944"/>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3943"/>
            <w:r w:rsidR="001067C2">
              <w:rPr>
                <w:rStyle w:val="CommentReference"/>
              </w:rPr>
              <w:commentReference w:id="3943"/>
            </w:r>
            <w:commentRangeEnd w:id="3944"/>
            <w:r w:rsidR="005964FC">
              <w:rPr>
                <w:rStyle w:val="CommentReference"/>
              </w:rPr>
              <w:commentReference w:id="3944"/>
            </w:r>
          </w:p>
          <w:p w14:paraId="0205D5E5" w14:textId="77777777" w:rsidR="00343885" w:rsidRPr="00240AC5" w:rsidRDefault="004F4054" w:rsidP="00D46C4F">
            <w:pPr>
              <w:rPr>
                <w:ins w:id="3945" w:author="mbeckerle" w:date="2012-03-24T15:46:00Z"/>
                <w:rFonts w:eastAsia="Arial Unicode MS"/>
              </w:rPr>
            </w:pPr>
            <w:r w:rsidRPr="00240AC5">
              <w:rPr>
                <w:rFonts w:eastAsia="Arial Unicode MS"/>
              </w:rPr>
              <w:t xml:space="preserve">The value that is used when </w:t>
            </w:r>
            <w:r w:rsidR="000C3D61" w:rsidRPr="00240AC5">
              <w:rPr>
                <w:rFonts w:eastAsia="Arial Unicode MS"/>
              </w:rPr>
              <w:t xml:space="preserve">padding </w:t>
            </w:r>
            <w:r w:rsidRPr="00240AC5">
              <w:rPr>
                <w:rFonts w:eastAsia="Arial Unicode MS"/>
              </w:rPr>
              <w:t xml:space="preserve">or trimming </w:t>
            </w:r>
            <w:r w:rsidR="0079228A" w:rsidRPr="00240AC5">
              <w:rPr>
                <w:rFonts w:eastAsia="Arial Unicode MS"/>
              </w:rPr>
              <w:t>number</w:t>
            </w:r>
            <w:r w:rsidRPr="00240AC5">
              <w:rPr>
                <w:rFonts w:eastAsia="Arial Unicode MS"/>
              </w:rPr>
              <w:t xml:space="preserve"> elements.</w:t>
            </w:r>
          </w:p>
          <w:p w14:paraId="62E693C6" w14:textId="77777777" w:rsidR="00B32B13" w:rsidRDefault="004F4054" w:rsidP="00D46C4F">
            <w:pPr>
              <w:rPr>
                <w:ins w:id="3946" w:author="mbeckerle" w:date="2012-04-22T19:10:00Z"/>
                <w:rFonts w:eastAsia="Arial Unicode MS"/>
              </w:rPr>
            </w:pPr>
            <w:del w:id="3947" w:author="mbeckerle" w:date="2012-03-24T15:46:00Z">
              <w:r w:rsidRPr="00240AC5" w:rsidDel="00343885">
                <w:rPr>
                  <w:rFonts w:ascii="Tms Rmn" w:eastAsia="Arial Unicode MS" w:hAnsi="Tms Rmn" w:cs="Tms Rmn"/>
                </w:rPr>
                <w:delText xml:space="preserve"> </w:delText>
              </w:r>
            </w:del>
            <w:r w:rsidRPr="00240AC5">
              <w:rPr>
                <w:rFonts w:eastAsia="Arial Unicode MS"/>
              </w:rPr>
              <w:t>The value can be a single character or a single byte.</w:t>
            </w:r>
            <w:del w:id="3948" w:author="mbeckerle" w:date="2012-04-22T19:10:00Z">
              <w:r w:rsidRPr="00240AC5" w:rsidDel="00B32B13">
                <w:rPr>
                  <w:rFonts w:eastAsia="Arial Unicode MS"/>
                </w:rPr>
                <w:br/>
              </w:r>
            </w:del>
          </w:p>
          <w:p w14:paraId="6D359A2C" w14:textId="77777777" w:rsidR="00B32B13" w:rsidRDefault="004F4054" w:rsidP="00D46C4F">
            <w:pPr>
              <w:rPr>
                <w:ins w:id="3949" w:author="mbeckerle" w:date="2012-04-22T19:10:00Z"/>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r w:rsidRPr="00240AC5">
              <w:rPr>
                <w:rFonts w:eastAsia="Arial Unicode MS"/>
              </w:rPr>
              <w:br/>
              <w:t xml:space="preserve">If a byte, then it must be specified using a single </w:t>
            </w:r>
            <w:r w:rsidR="00653D83" w:rsidRPr="00240AC5">
              <w:rPr>
                <w:rFonts w:eastAsia="Arial Unicode MS"/>
              </w:rPr>
              <w:t>byte value</w:t>
            </w:r>
            <w:r w:rsidRPr="00240AC5">
              <w:rPr>
                <w:rFonts w:eastAsia="Arial Unicode MS"/>
              </w:rPr>
              <w:t xml:space="preserve"> entity</w:t>
            </w:r>
            <w:del w:id="3950" w:author="mbeckerle" w:date="2012-04-22T19:10:00Z">
              <w:r w:rsidRPr="00240AC5" w:rsidDel="00B32B13">
                <w:rPr>
                  <w:rFonts w:eastAsia="Arial Unicode MS"/>
                  <w:strike/>
                </w:rPr>
                <w:br/>
              </w:r>
              <w:r w:rsidRPr="00240AC5" w:rsidDel="00B32B13">
                <w:rPr>
                  <w:rFonts w:eastAsia="Arial Unicode MS"/>
                </w:rPr>
                <w:br/>
              </w:r>
            </w:del>
          </w:p>
          <w:p w14:paraId="73CB54B9" w14:textId="77777777" w:rsidR="00B32B13" w:rsidRDefault="004F4054" w:rsidP="00D46C4F">
            <w:pPr>
              <w:rPr>
                <w:ins w:id="3951" w:author="mbeckerle" w:date="2012-04-22T19:10:00Z"/>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lengthUnits='bytes' then the pad character must be a single-byte character.</w:t>
            </w:r>
            <w:r w:rsidRPr="00240AC5">
              <w:rPr>
                <w:rFonts w:ascii="Tms Rmn" w:eastAsia="Arial Unicode MS" w:hAnsi="Tms Rmn" w:cs="Tms Rmn"/>
              </w:rPr>
              <w:t xml:space="preserve"> </w:t>
            </w:r>
            <w:del w:id="3952" w:author="mbeckerle" w:date="2012-04-22T19:10:00Z">
              <w:r w:rsidRPr="00240AC5" w:rsidDel="00B32B13">
                <w:rPr>
                  <w:rFonts w:eastAsia="Arial Unicode MS"/>
                </w:rPr>
                <w:br/>
              </w:r>
            </w:del>
          </w:p>
          <w:p w14:paraId="46BD96EF" w14:textId="77777777" w:rsidR="00B32B13" w:rsidRDefault="004F4054" w:rsidP="00D46C4F">
            <w:pPr>
              <w:rPr>
                <w:ins w:id="3953" w:author="mbeckerle" w:date="2012-04-22T19:10:00Z"/>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del w:id="3954" w:author="mbeckerle" w:date="2012-04-22T19:10:00Z">
              <w:r w:rsidRPr="00240AC5" w:rsidDel="00B32B13">
                <w:rPr>
                  <w:rFonts w:eastAsia="Arial Unicode MS"/>
                </w:rPr>
                <w:br/>
                <w:delText xml:space="preserve">- </w:delText>
              </w:r>
            </w:del>
          </w:p>
          <w:p w14:paraId="136C445C" w14:textId="77777777" w:rsidR="00B32B13" w:rsidRDefault="004F4054" w:rsidP="00D46C4F">
            <w:pPr>
              <w:numPr>
                <w:ilvl w:val="0"/>
                <w:numId w:val="149"/>
              </w:numPr>
              <w:rPr>
                <w:ins w:id="3955" w:author="mbeckerle" w:date="2012-04-22T19:11:00Z"/>
                <w:rFonts w:eastAsia="Arial Unicode MS"/>
              </w:rPr>
            </w:pPr>
            <w:r w:rsidRPr="00240AC5">
              <w:rPr>
                <w:rFonts w:eastAsia="Arial Unicode MS"/>
              </w:rPr>
              <w:t>the encoding must be a fixed-width encoding</w:t>
            </w:r>
          </w:p>
          <w:p w14:paraId="34EB6179" w14:textId="3B87408F" w:rsidR="004F4054" w:rsidRPr="00240AC5" w:rsidRDefault="004F4054" w:rsidP="00D46C4F">
            <w:pPr>
              <w:numPr>
                <w:ilvl w:val="0"/>
                <w:numId w:val="149"/>
              </w:numPr>
              <w:rPr>
                <w:rFonts w:ascii="Tms Rmn" w:eastAsia="Arial Unicode MS" w:hAnsi="Tms Rmn" w:cs="Tms Rmn"/>
              </w:rPr>
            </w:pPr>
            <w:del w:id="3956" w:author="mbeckerle" w:date="2012-04-22T19:11:00Z">
              <w:r w:rsidRPr="00240AC5" w:rsidDel="00B32B13">
                <w:rPr>
                  <w:rFonts w:ascii="Tms Rmn" w:eastAsia="Arial Unicode MS" w:hAnsi="Tms Rmn" w:cs="Tms Rmn"/>
                  <w:sz w:val="24"/>
                  <w:szCs w:val="24"/>
                </w:rPr>
                <w:delText xml:space="preserve"> </w:delText>
              </w:r>
            </w:del>
            <w:del w:id="3957" w:author="mbeckerle" w:date="2012-04-22T19:10:00Z">
              <w:r w:rsidRPr="00240AC5" w:rsidDel="00B32B13">
                <w:rPr>
                  <w:rFonts w:eastAsia="Arial Unicode MS"/>
                </w:rPr>
                <w:br/>
                <w:delText xml:space="preserve">- </w:delText>
              </w:r>
            </w:del>
            <w:r w:rsidRPr="00240AC5">
              <w:rPr>
                <w:rFonts w:eastAsia="Arial Unicode MS"/>
              </w:rPr>
              <w:t>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45072A0A" w14:textId="7F3DC160" w:rsidR="00343885" w:rsidRPr="00240AC5" w:rsidDel="00B32B13" w:rsidRDefault="00343885" w:rsidP="00D46C4F">
            <w:pPr>
              <w:rPr>
                <w:del w:id="3958" w:author="mbeckerle" w:date="2012-04-22T19:11:00Z"/>
                <w:rFonts w:ascii="Helv" w:eastAsia="Arial Unicode MS" w:hAnsi="Helv" w:cs="Helv"/>
                <w:color w:val="000000"/>
              </w:rPr>
            </w:pPr>
          </w:p>
          <w:p w14:paraId="3EE48C43" w14:textId="77777777" w:rsidR="00343885" w:rsidRPr="00275A32" w:rsidRDefault="00343885" w:rsidP="00D46C4F">
            <w:pPr>
              <w:rPr>
                <w:rFonts w:ascii="Helv" w:eastAsia="Arial Unicode MS" w:hAnsi="Helv" w:cs="Helv"/>
                <w:color w:val="000000"/>
              </w:rPr>
            </w:pPr>
            <w:commentRangeStart w:id="3959"/>
            <w:r w:rsidRPr="00240AC5">
              <w:rPr>
                <w:rFonts w:ascii="Helv" w:eastAsia="Arial Unicode MS" w:hAnsi="Helv" w:cs="Helv"/>
                <w:color w:val="000000"/>
              </w:rPr>
              <w:t>When trimming, the</w:t>
            </w:r>
            <w:r w:rsidRPr="00240AC5">
              <w:rPr>
                <w:rFonts w:ascii="Helv" w:eastAsia="Helv" w:hAnsi="Helv" w:cs="Helv"/>
                <w:color w:val="000000"/>
              </w:rPr>
              <w:t xml:space="preserve"> </w:t>
            </w:r>
            <w:r w:rsidRPr="00240AC5">
              <w:rPr>
                <w:rFonts w:ascii="Helv" w:eastAsia="Arial Unicode MS" w:hAnsi="Helv" w:cs="Helv"/>
                <w:color w:val="000000"/>
              </w:rPr>
              <w:t>last</w:t>
            </w:r>
            <w:r w:rsidRPr="00240AC5">
              <w:rPr>
                <w:rFonts w:ascii="Helv" w:eastAsia="Helv" w:hAnsi="Helv" w:cs="Helv"/>
                <w:color w:val="000000"/>
              </w:rPr>
              <w:t xml:space="preserve"> </w:t>
            </w:r>
            <w:r w:rsidRPr="00240AC5">
              <w:rPr>
                <w:rFonts w:ascii="Helv" w:eastAsia="Arial Unicode MS" w:hAnsi="Helv" w:cs="Helv"/>
                <w:color w:val="000000"/>
              </w:rPr>
              <w:t>remaining</w:t>
            </w:r>
            <w:r w:rsidRPr="00240AC5">
              <w:rPr>
                <w:rFonts w:ascii="Helv" w:eastAsia="Helv" w:hAnsi="Helv" w:cs="Helv"/>
                <w:color w:val="000000"/>
              </w:rPr>
              <w:t xml:space="preserve"> </w:t>
            </w:r>
            <w:r w:rsidRPr="00240AC5">
              <w:rPr>
                <w:rFonts w:ascii="Helv" w:eastAsia="Arial Unicode MS" w:hAnsi="Helv" w:cs="Helv"/>
                <w:color w:val="000000"/>
              </w:rPr>
              <w:t>digit</w:t>
            </w:r>
            <w:r w:rsidRPr="00240AC5">
              <w:rPr>
                <w:rFonts w:ascii="Helv" w:eastAsia="Helv" w:hAnsi="Helv" w:cs="Helv"/>
                <w:color w:val="000000"/>
              </w:rPr>
              <w:t xml:space="preserve"> </w:t>
            </w:r>
            <w:r w:rsidRPr="00240AC5">
              <w:rPr>
                <w:rFonts w:ascii="Helv" w:eastAsia="Arial Unicode MS" w:hAnsi="Helv" w:cs="Helv"/>
                <w:color w:val="000000"/>
              </w:rPr>
              <w:t>is</w:t>
            </w:r>
            <w:r w:rsidRPr="00240AC5">
              <w:rPr>
                <w:rFonts w:ascii="Helv" w:eastAsia="Helv" w:hAnsi="Helv" w:cs="Helv"/>
                <w:color w:val="000000"/>
              </w:rPr>
              <w:t xml:space="preserve"> </w:t>
            </w:r>
            <w:r w:rsidRPr="00240AC5">
              <w:rPr>
                <w:rFonts w:ascii="Helv" w:eastAsia="Arial Unicode MS" w:hAnsi="Helv" w:cs="Helv"/>
                <w:color w:val="000000"/>
              </w:rPr>
              <w:t>never</w:t>
            </w:r>
            <w:r w:rsidRPr="00240AC5">
              <w:rPr>
                <w:rFonts w:ascii="Helv" w:eastAsia="Helv" w:hAnsi="Helv" w:cs="Helv"/>
                <w:color w:val="000000"/>
              </w:rPr>
              <w:t xml:space="preserve"> </w:t>
            </w:r>
            <w:r w:rsidRPr="00240AC5">
              <w:rPr>
                <w:rFonts w:ascii="Helv" w:eastAsia="Arial Unicode MS" w:hAnsi="Helv" w:cs="Helv"/>
                <w:color w:val="000000"/>
              </w:rPr>
              <w:t>trimmed</w:t>
            </w:r>
            <w:r w:rsidRPr="00240AC5">
              <w:rPr>
                <w:rFonts w:ascii="Helv" w:eastAsia="Helv" w:hAnsi="Helv" w:cs="Helv"/>
                <w:color w:val="000000"/>
              </w:rPr>
              <w:t xml:space="preserve"> </w:t>
            </w:r>
            <w:r w:rsidRPr="00240AC5">
              <w:rPr>
                <w:rFonts w:ascii="Helv" w:eastAsia="Arial Unicode MS" w:hAnsi="Helv" w:cs="Helv"/>
                <w:color w:val="000000"/>
              </w:rPr>
              <w:t>for</w:t>
            </w:r>
            <w:r w:rsidRPr="00240AC5">
              <w:rPr>
                <w:rFonts w:ascii="Helv" w:eastAsia="Helv" w:hAnsi="Helv" w:cs="Helv"/>
                <w:color w:val="000000"/>
              </w:rPr>
              <w:t xml:space="preserve"> </w:t>
            </w:r>
            <w:r w:rsidRPr="00240AC5">
              <w:rPr>
                <w:rFonts w:ascii="Helv" w:eastAsia="Arial Unicode MS" w:hAnsi="Helv" w:cs="Helv"/>
                <w:color w:val="000000"/>
              </w:rPr>
              <w:t>text</w:t>
            </w:r>
            <w:r w:rsidRPr="00240AC5">
              <w:rPr>
                <w:rFonts w:ascii="Helv" w:eastAsia="Helv" w:hAnsi="Helv" w:cs="Helv"/>
                <w:color w:val="000000"/>
              </w:rPr>
              <w:t xml:space="preserve"> </w:t>
            </w:r>
            <w:r w:rsidRPr="00240AC5">
              <w:rPr>
                <w:rFonts w:ascii="Helv" w:eastAsia="Arial Unicode MS" w:hAnsi="Helv" w:cs="Helv"/>
                <w:color w:val="000000"/>
              </w:rPr>
              <w:t>numbers</w:t>
            </w:r>
            <w:r w:rsidRPr="00240AC5">
              <w:rPr>
                <w:rFonts w:ascii="Helv" w:eastAsia="Helv" w:hAnsi="Helv" w:cs="Helv"/>
                <w:color w:val="000000"/>
              </w:rPr>
              <w:t xml:space="preserve"> </w:t>
            </w:r>
            <w:r w:rsidRPr="00240AC5">
              <w:rPr>
                <w:rFonts w:ascii="Helv" w:eastAsia="Arial Unicode MS" w:hAnsi="Helv" w:cs="Helv"/>
                <w:color w:val="000000"/>
              </w:rPr>
              <w:t>regardless</w:t>
            </w:r>
            <w:r w:rsidRPr="00240AC5">
              <w:rPr>
                <w:rFonts w:ascii="Helv" w:eastAsia="Helv" w:hAnsi="Helv" w:cs="Helv"/>
                <w:color w:val="000000"/>
              </w:rPr>
              <w:t xml:space="preserve"> </w:t>
            </w:r>
            <w:r w:rsidRPr="00240AC5">
              <w:rPr>
                <w:rFonts w:ascii="Helv" w:eastAsia="Arial Unicode MS" w:hAnsi="Helv" w:cs="Helv"/>
                <w:color w:val="000000"/>
              </w:rPr>
              <w:t>of</w:t>
            </w:r>
            <w:r w:rsidRPr="00240AC5">
              <w:rPr>
                <w:rFonts w:ascii="Helv" w:eastAsia="Helv" w:hAnsi="Helv" w:cs="Helv"/>
                <w:color w:val="000000"/>
              </w:rPr>
              <w:t xml:space="preserve"> </w:t>
            </w:r>
            <w:r w:rsidRPr="00240AC5">
              <w:rPr>
                <w:rFonts w:ascii="Helv" w:eastAsia="Arial Unicode MS" w:hAnsi="Helv" w:cs="Helv"/>
                <w:color w:val="000000"/>
              </w:rPr>
              <w:t>its</w:t>
            </w:r>
            <w:r w:rsidRPr="00240AC5">
              <w:rPr>
                <w:rFonts w:ascii="Helv" w:eastAsia="Helv" w:hAnsi="Helv" w:cs="Helv"/>
                <w:color w:val="000000"/>
              </w:rPr>
              <w:t xml:space="preserve"> </w:t>
            </w:r>
            <w:r w:rsidRPr="00240AC5">
              <w:rPr>
                <w:rFonts w:ascii="Helv" w:eastAsia="Arial Unicode MS" w:hAnsi="Helv" w:cs="Helv"/>
                <w:color w:val="000000"/>
              </w:rPr>
              <w:t>value (so even if the textNumberPadCharacter is 0, data containing 0000 will be trimmed to 0, not empty string.</w:t>
            </w:r>
            <w:commentRangeEnd w:id="3959"/>
            <w:r w:rsidRPr="00240AC5">
              <w:rPr>
                <w:rStyle w:val="CommentReference"/>
                <w:rFonts w:eastAsia="Arial Unicode MS"/>
              </w:rPr>
              <w:commentReference w:id="3959"/>
            </w:r>
          </w:p>
          <w:p w14:paraId="60E5BCE1" w14:textId="46CF9561" w:rsidR="00871705" w:rsidRPr="00240AC5" w:rsidRDefault="0025238D" w:rsidP="00D46C4F">
            <w:pPr>
              <w:rPr>
                <w:rFonts w:eastAsia="Arial Unicode MS"/>
              </w:rPr>
            </w:pPr>
            <w:ins w:id="3960" w:author="mbeckerle" w:date="2012-04-22T19:12:00Z">
              <w:r w:rsidRPr="00240AC5">
                <w:rPr>
                  <w:rFonts w:eastAsia="Arial Unicode MS"/>
                </w:rPr>
                <w:t>The string literal value is restricted in the same way as described in “</w:t>
              </w:r>
              <w:r>
                <w:rPr>
                  <w:rFonts w:eastAsia="Arial Unicode MS"/>
                </w:rPr>
                <w:t>Padding</w:t>
              </w:r>
              <w:commentRangeStart w:id="3961"/>
              <w:r w:rsidRPr="00240AC5">
                <w:rPr>
                  <w:rFonts w:eastAsia="Arial Unicode MS"/>
                </w:rPr>
                <w:t xml:space="preserve"> Character Restrictions</w:t>
              </w:r>
              <w:commentRangeEnd w:id="3961"/>
              <w:r>
                <w:rPr>
                  <w:rStyle w:val="CommentReference"/>
                </w:rPr>
                <w:commentReference w:id="3961"/>
              </w:r>
              <w:r w:rsidRPr="00240AC5">
                <w:rPr>
                  <w:rFonts w:eastAsia="Arial Unicode MS"/>
                </w:rPr>
                <w:t xml:space="preserve">” in the description of the </w:t>
              </w:r>
              <w:commentRangeStart w:id="3962"/>
              <w:r w:rsidRPr="00240AC5">
                <w:rPr>
                  <w:rFonts w:eastAsia="Arial"/>
                </w:rPr>
                <w:t>textStringPadCharacter</w:t>
              </w:r>
              <w:commentRangeEnd w:id="3962"/>
              <w:r w:rsidRPr="00240AC5">
                <w:rPr>
                  <w:rStyle w:val="CommentReference"/>
                  <w:rFonts w:eastAsia="Arial Unicode MS"/>
                </w:rPr>
                <w:commentReference w:id="3962"/>
              </w:r>
              <w:r w:rsidRPr="00240AC5">
                <w:rPr>
                  <w:rFonts w:eastAsia="Arial Unicode MS"/>
                </w:rPr>
                <w:t xml:space="preserve"> property.</w:t>
              </w:r>
            </w:ins>
            <w:commentRangeStart w:id="3963"/>
            <w:del w:id="3964" w:author="mbeckerle" w:date="2012-04-22T19:12:00Z">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commentRangeEnd w:id="3963"/>
              <w:r w:rsidR="008E09C0" w:rsidDel="0025238D">
                <w:rPr>
                  <w:rStyle w:val="CommentReference"/>
                </w:rPr>
                <w:commentReference w:id="3963"/>
              </w:r>
            </w:del>
          </w:p>
          <w:p w14:paraId="688BFC12" w14:textId="77777777" w:rsidR="0046691B" w:rsidRPr="00240AC5" w:rsidRDefault="0046691B" w:rsidP="00D46C4F">
            <w:pPr>
              <w:rPr>
                <w:rFonts w:eastAsia="Arial Unicode MS"/>
              </w:rPr>
            </w:pPr>
            <w:r w:rsidRPr="00240AC5">
              <w:rPr>
                <w:rFonts w:eastAsia="Arial Unicode MS"/>
              </w:rPr>
              <w:t>Annotation: dfdl:element, dfdl:simpleType</w:t>
            </w:r>
          </w:p>
        </w:tc>
      </w:tr>
      <w:tr w:rsidR="006E03A0" w:rsidRPr="00240AC5" w14:paraId="67B3F69F" w14:textId="77777777" w:rsidTr="00956598">
        <w:trPr>
          <w:trHeight w:val="402"/>
          <w:jc w:val="center"/>
        </w:trPr>
        <w:tc>
          <w:tcPr>
            <w:tcW w:w="1789" w:type="pct"/>
          </w:tcPr>
          <w:p w14:paraId="359A2394" w14:textId="77777777" w:rsidR="006E03A0" w:rsidRPr="00240AC5" w:rsidRDefault="00824D18" w:rsidP="00240AC5">
            <w:pPr>
              <w:tabs>
                <w:tab w:val="num" w:pos="360"/>
                <w:tab w:val="num" w:pos="540"/>
              </w:tabs>
              <w:spacing w:before="40" w:after="40"/>
              <w:ind w:left="180" w:hanging="180"/>
              <w:rPr>
                <w:rFonts w:eastAsia="Arial Unicode MS" w:cs="Arial"/>
              </w:rPr>
            </w:pPr>
            <w:r w:rsidRPr="00240AC5">
              <w:rPr>
                <w:rFonts w:eastAsia="Arial Unicode MS"/>
              </w:rPr>
              <w:t>textNumberPattern</w:t>
            </w:r>
          </w:p>
        </w:tc>
        <w:tc>
          <w:tcPr>
            <w:tcW w:w="3211" w:type="pct"/>
          </w:tcPr>
          <w:p w14:paraId="7553B204" w14:textId="77777777" w:rsidR="006E03A0" w:rsidRPr="00240AC5" w:rsidRDefault="00293086" w:rsidP="00D46C4F">
            <w:pPr>
              <w:rPr>
                <w:rStyle w:val="TableCellCharChar"/>
                <w:rFonts w:cs="Arial"/>
                <w:sz w:val="20"/>
                <w:szCs w:val="20"/>
              </w:rPr>
            </w:pPr>
            <w:r w:rsidRPr="00240AC5">
              <w:rPr>
                <w:rStyle w:val="TableCellCharChar"/>
                <w:rFonts w:cs="Arial"/>
                <w:sz w:val="20"/>
                <w:szCs w:val="20"/>
              </w:rPr>
              <w:t xml:space="preserve">String </w:t>
            </w:r>
          </w:p>
          <w:p w14:paraId="26E127B6" w14:textId="77777777" w:rsidR="006E03A0" w:rsidRPr="00240AC5" w:rsidRDefault="006E03A0" w:rsidP="00D46C4F">
            <w:pPr>
              <w:rPr>
                <w:rStyle w:val="TableCellCharChar"/>
                <w:sz w:val="20"/>
                <w:szCs w:val="20"/>
              </w:rPr>
            </w:pPr>
            <w:r w:rsidRPr="00240AC5">
              <w:rPr>
                <w:rStyle w:val="TableCellCharChar"/>
                <w:rFonts w:cs="Arial"/>
                <w:sz w:val="20"/>
                <w:szCs w:val="20"/>
              </w:rPr>
              <w:t>Defines the ICU-like pattern that describes the format of the text number. The pattern defines where grouping separators, decimal separators, implied decimal points, exponents, positive signs and negative signs appear. It permi</w:t>
            </w:r>
            <w:r w:rsidRPr="00240AC5">
              <w:rPr>
                <w:rStyle w:val="TableCellCharChar"/>
                <w:sz w:val="20"/>
                <w:szCs w:val="20"/>
              </w:rPr>
              <w:t>ts definition by either digits/fractions or significant digits. Allows rounding.</w:t>
            </w:r>
          </w:p>
          <w:p w14:paraId="26BD2618" w14:textId="77777777" w:rsidR="007E0EA2" w:rsidRPr="00240AC5" w:rsidRDefault="007E0EA2" w:rsidP="00D46C4F">
            <w:pPr>
              <w:rPr>
                <w:rStyle w:val="TableCellCharChar"/>
                <w:rFonts w:cs="Arial"/>
                <w:sz w:val="20"/>
                <w:szCs w:val="20"/>
              </w:rPr>
            </w:pPr>
            <w:r w:rsidRPr="00240AC5">
              <w:rPr>
                <w:rFonts w:eastAsia="Arial Unicode MS"/>
              </w:rPr>
              <w:t>When dfdl:textNumberRep is 'standard' this property only applie</w:t>
            </w:r>
            <w:r w:rsidR="00563988" w:rsidRPr="00240AC5">
              <w:rPr>
                <w:rFonts w:eastAsia="Arial Unicode MS"/>
              </w:rPr>
              <w:t>s</w:t>
            </w:r>
            <w:r w:rsidRPr="00240AC5">
              <w:rPr>
                <w:rFonts w:eastAsia="Arial Unicode MS"/>
              </w:rPr>
              <w:t xml:space="preserve"> when  dfdl:textStandardBase is 10</w:t>
            </w:r>
            <w:r w:rsidR="00516F57" w:rsidRPr="00240AC5">
              <w:rPr>
                <w:rFonts w:eastAsia="Arial Unicode MS"/>
              </w:rPr>
              <w:t>. When</w:t>
            </w:r>
            <w:r w:rsidR="00DA0257" w:rsidRPr="00240AC5">
              <w:rPr>
                <w:rFonts w:eastAsia="Arial Unicode MS"/>
              </w:rPr>
              <w:t xml:space="preserve"> dfdl:textNumberRep is 'standard' and </w:t>
            </w:r>
            <w:r w:rsidR="00516F57" w:rsidRPr="00240AC5">
              <w:rPr>
                <w:rFonts w:eastAsia="Arial Unicode MS"/>
              </w:rPr>
              <w:t xml:space="preserve">dfdl:textStandardBase is not 10 </w:t>
            </w:r>
            <w:r w:rsidR="00DA0257" w:rsidRPr="00240AC5">
              <w:rPr>
                <w:rFonts w:eastAsia="Arial Unicode MS"/>
              </w:rPr>
              <w:t xml:space="preserve">the number is </w:t>
            </w:r>
            <w:r w:rsidR="004E2460" w:rsidRPr="00240AC5">
              <w:rPr>
                <w:rFonts w:eastAsia="Arial Unicode MS"/>
              </w:rPr>
              <w:t>represented as t</w:t>
            </w:r>
            <w:r w:rsidR="00DA0257" w:rsidRPr="00240AC5">
              <w:rPr>
                <w:rFonts w:eastAsia="Arial Unicode MS"/>
              </w:rPr>
              <w:t xml:space="preserve">he  minimum number of characters to represent the digits. </w:t>
            </w:r>
            <w:r w:rsidR="004E2460" w:rsidRPr="00240AC5">
              <w:rPr>
                <w:rFonts w:eastAsia="Arial Unicode MS"/>
              </w:rPr>
              <w:t>There is no sign or virtual decimal point.</w:t>
            </w:r>
          </w:p>
          <w:p w14:paraId="416B2A4E" w14:textId="77777777" w:rsidR="00224B81" w:rsidRPr="00240AC5" w:rsidRDefault="00224B81" w:rsidP="00D46C4F">
            <w:pPr>
              <w:rPr>
                <w:rStyle w:val="TableCellCharChar"/>
                <w:rFonts w:cs="Arial"/>
                <w:sz w:val="20"/>
                <w:szCs w:val="20"/>
              </w:rPr>
            </w:pPr>
            <w:r w:rsidRPr="00240AC5">
              <w:rPr>
                <w:rStyle w:val="TableCellCharChar"/>
                <w:rFonts w:cs="Arial"/>
                <w:sz w:val="20"/>
                <w:szCs w:val="20"/>
              </w:rPr>
              <w:t xml:space="preserve">The syntax of </w:t>
            </w:r>
            <w:r w:rsidR="00C965F1" w:rsidRPr="00240AC5">
              <w:rPr>
                <w:rFonts w:eastAsia="Arial Unicode MS"/>
              </w:rPr>
              <w:t>dfdl:</w:t>
            </w:r>
            <w:r w:rsidR="00824D18" w:rsidRPr="00240AC5">
              <w:rPr>
                <w:rStyle w:val="TableCellCharChar"/>
                <w:rFonts w:cs="Arial"/>
                <w:sz w:val="20"/>
                <w:szCs w:val="20"/>
              </w:rPr>
              <w:t>textNumberPattern</w:t>
            </w:r>
            <w:r w:rsidRPr="00240AC5">
              <w:rPr>
                <w:rStyle w:val="TableCellCharChar"/>
                <w:rFonts w:cs="Arial"/>
                <w:sz w:val="20"/>
                <w:szCs w:val="20"/>
              </w:rPr>
              <w:t xml:space="preserve"> is </w:t>
            </w:r>
            <w:r w:rsidR="00563988" w:rsidRPr="00240AC5">
              <w:rPr>
                <w:rStyle w:val="TableCellCharChar"/>
                <w:rFonts w:cs="Arial"/>
                <w:sz w:val="20"/>
                <w:szCs w:val="20"/>
              </w:rPr>
              <w:t>described</w:t>
            </w:r>
            <w:r w:rsidRPr="00240AC5">
              <w:rPr>
                <w:rStyle w:val="TableCellCharChar"/>
                <w:rFonts w:cs="Arial"/>
                <w:sz w:val="20"/>
                <w:szCs w:val="20"/>
              </w:rPr>
              <w:t xml:space="preserve"> in section </w:t>
            </w:r>
            <w:r w:rsidRPr="00240AC5">
              <w:rPr>
                <w:rStyle w:val="TableCellCharChar"/>
                <w:sz w:val="20"/>
                <w:szCs w:val="20"/>
              </w:rPr>
              <w:fldChar w:fldCharType="begin"/>
            </w:r>
            <w:r w:rsidRPr="00240AC5">
              <w:rPr>
                <w:rStyle w:val="TableCellCharChar"/>
                <w:sz w:val="20"/>
                <w:szCs w:val="20"/>
              </w:rPr>
              <w:instrText xml:space="preserve"> REF _Ref254704660 \r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r w:rsidR="00D04199" w:rsidRPr="00240AC5">
              <w:rPr>
                <w:rStyle w:val="TableCellCharChar"/>
                <w:sz w:val="20"/>
                <w:szCs w:val="20"/>
                <w:cs/>
              </w:rPr>
              <w:t>‎</w:t>
            </w:r>
            <w:r w:rsidR="00D04199" w:rsidRPr="00240AC5">
              <w:rPr>
                <w:rStyle w:val="TableCellCharChar"/>
                <w:sz w:val="20"/>
                <w:szCs w:val="20"/>
              </w:rPr>
              <w:t>13.6.1</w:t>
            </w:r>
            <w:r w:rsidRPr="00240AC5">
              <w:rPr>
                <w:rStyle w:val="TableCellCharChar"/>
                <w:sz w:val="20"/>
                <w:szCs w:val="20"/>
              </w:rPr>
              <w:fldChar w:fldCharType="end"/>
            </w:r>
            <w:r w:rsidRPr="00240AC5">
              <w:rPr>
                <w:rStyle w:val="TableCellCharChar"/>
                <w:rFonts w:cs="Arial"/>
                <w:sz w:val="20"/>
                <w:szCs w:val="20"/>
              </w:rPr>
              <w:t xml:space="preserve"> </w:t>
            </w:r>
            <w:r w:rsidRPr="00240AC5">
              <w:rPr>
                <w:rStyle w:val="TableCellCharChar"/>
                <w:sz w:val="20"/>
                <w:szCs w:val="20"/>
              </w:rPr>
              <w:fldChar w:fldCharType="begin"/>
            </w:r>
            <w:r w:rsidRPr="00240AC5">
              <w:rPr>
                <w:rStyle w:val="TableCellCharChar"/>
                <w:sz w:val="20"/>
                <w:szCs w:val="20"/>
              </w:rPr>
              <w:instrText xml:space="preserve"> REF _Ref254704660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r w:rsidR="00D04199" w:rsidRPr="00240AC5">
              <w:rPr>
                <w:rFonts w:eastAsia="Arial Unicode MS"/>
              </w:rPr>
              <w:t>The textNumberPattern Property</w:t>
            </w:r>
            <w:r w:rsidRPr="00240AC5">
              <w:rPr>
                <w:rStyle w:val="TableCellCharChar"/>
                <w:sz w:val="20"/>
                <w:szCs w:val="20"/>
              </w:rPr>
              <w:fldChar w:fldCharType="end"/>
            </w:r>
          </w:p>
          <w:p w14:paraId="4742C608" w14:textId="77777777" w:rsidR="006E03A0" w:rsidRPr="00240AC5" w:rsidRDefault="006E03A0"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7D580C" w:rsidRPr="00240AC5" w14:paraId="4C46BE19" w14:textId="77777777" w:rsidTr="00956598">
        <w:trPr>
          <w:trHeight w:val="402"/>
          <w:jc w:val="center"/>
        </w:trPr>
        <w:tc>
          <w:tcPr>
            <w:tcW w:w="1789" w:type="pct"/>
          </w:tcPr>
          <w:p w14:paraId="7E092A2B" w14:textId="77777777" w:rsidR="007D580C" w:rsidRPr="00240AC5" w:rsidRDefault="007F135D" w:rsidP="00240AC5">
            <w:pPr>
              <w:tabs>
                <w:tab w:val="num" w:pos="360"/>
                <w:tab w:val="num" w:pos="540"/>
              </w:tabs>
              <w:spacing w:before="40" w:after="40"/>
              <w:rPr>
                <w:rStyle w:val="TableCellCharChar"/>
                <w:sz w:val="20"/>
                <w:szCs w:val="20"/>
              </w:rPr>
            </w:pPr>
            <w:r w:rsidRPr="00240AC5">
              <w:rPr>
                <w:rFonts w:eastAsia="Arial Unicode MS"/>
              </w:rPr>
              <w:t>textNumberRounding</w:t>
            </w:r>
          </w:p>
        </w:tc>
        <w:tc>
          <w:tcPr>
            <w:tcW w:w="3211" w:type="pct"/>
          </w:tcPr>
          <w:p w14:paraId="40A3AFDA" w14:textId="77777777" w:rsidR="007F135D" w:rsidRPr="00240AC5" w:rsidRDefault="007F135D" w:rsidP="00D46C4F">
            <w:pPr>
              <w:rPr>
                <w:rFonts w:eastAsia="Arial Unicode MS"/>
              </w:rPr>
            </w:pPr>
            <w:r w:rsidRPr="00240AC5">
              <w:rPr>
                <w:rFonts w:eastAsia="Arial Unicode MS"/>
              </w:rPr>
              <w:t>Enum</w:t>
            </w:r>
          </w:p>
          <w:p w14:paraId="629E1E54" w14:textId="77777777" w:rsidR="007F135D" w:rsidRPr="00240AC5" w:rsidRDefault="007F135D" w:rsidP="00D46C4F">
            <w:pPr>
              <w:rPr>
                <w:rFonts w:eastAsia="Arial Unicode MS"/>
              </w:rPr>
            </w:pPr>
            <w:r w:rsidRPr="00240AC5">
              <w:rPr>
                <w:rFonts w:eastAsia="Arial Unicode MS"/>
              </w:rPr>
              <w:t>Specifies how rounding is controlled during unparsing.</w:t>
            </w:r>
          </w:p>
          <w:p w14:paraId="66FE5813" w14:textId="77777777" w:rsidR="007F135D" w:rsidRPr="00240AC5" w:rsidRDefault="007F135D" w:rsidP="00D46C4F">
            <w:pPr>
              <w:rPr>
                <w:rFonts w:eastAsia="Arial Unicode MS"/>
              </w:rPr>
            </w:pPr>
            <w:r w:rsidRPr="00240AC5">
              <w:rPr>
                <w:rFonts w:eastAsia="Arial Unicode MS"/>
              </w:rPr>
              <w:t>Valid values ‘pattern' 'explicit'</w:t>
            </w:r>
          </w:p>
          <w:p w14:paraId="4685CFC2" w14:textId="77777777" w:rsidR="00AF0AE1" w:rsidRPr="00240AC5" w:rsidRDefault="00AF0AE1" w:rsidP="00D46C4F">
            <w:pPr>
              <w:rPr>
                <w:rFonts w:eastAsia="Arial Unicode MS"/>
              </w:rPr>
            </w:pPr>
            <w:r w:rsidRPr="00240AC5">
              <w:rPr>
                <w:rFonts w:eastAsia="Arial Unicode MS"/>
              </w:rPr>
              <w:t>When dfdl:textNumberRep is 'standard' this property only applies when  dfdl:textStandardBase is 10.</w:t>
            </w:r>
          </w:p>
          <w:p w14:paraId="16800CD0" w14:textId="77777777" w:rsidR="007F135D" w:rsidRPr="00240AC5" w:rsidRDefault="007F135D" w:rsidP="00D46C4F">
            <w:pPr>
              <w:rPr>
                <w:rFonts w:eastAsia="Arial Unicode MS"/>
              </w:rPr>
            </w:pPr>
            <w:r w:rsidRPr="00240AC5">
              <w:rPr>
                <w:rFonts w:eastAsia="Arial Unicode MS"/>
              </w:rPr>
              <w:t>If 'pattern' then the rounding increment is specified in the dfdl:textNumberPattern using digits '1' though '9'. The rounding mode is always 'roundHalfEven'. To switch off rounding, do not use digits '1' through '9'.</w:t>
            </w:r>
          </w:p>
          <w:p w14:paraId="4978380A" w14:textId="77777777" w:rsidR="007F135D" w:rsidRPr="00240AC5" w:rsidRDefault="007F135D" w:rsidP="00D46C4F">
            <w:pPr>
              <w:rPr>
                <w:rFonts w:eastAsia="Arial Unicode MS"/>
              </w:rPr>
            </w:pPr>
            <w:r w:rsidRPr="00240AC5">
              <w:rPr>
                <w:rFonts w:eastAsia="Arial Unicode MS"/>
              </w:rPr>
              <w:t xml:space="preserve">If 'explicit' then the rounding increment is specified by the dfdl:textNumberRoundingIncrement property, and any digits '1' through '9' in the dfdl:textNumberPattern are </w:t>
            </w:r>
            <w:r w:rsidR="00DC6DC8" w:rsidRPr="00240AC5">
              <w:rPr>
                <w:rFonts w:eastAsia="Arial Unicode MS"/>
              </w:rPr>
              <w:t>treated as digit '0'</w:t>
            </w:r>
            <w:r w:rsidRPr="00240AC5">
              <w:rPr>
                <w:rFonts w:eastAsia="Arial Unicode MS"/>
              </w:rPr>
              <w:t xml:space="preserve">. The rounding mode is specified by the dfdl:textRoundingMode property. To switch off rounding, use 0.0 for the </w:t>
            </w:r>
            <w:r w:rsidR="00C965F1" w:rsidRPr="00240AC5">
              <w:rPr>
                <w:rFonts w:eastAsia="Arial Unicode MS"/>
              </w:rPr>
              <w:t>dfdl:</w:t>
            </w:r>
            <w:r w:rsidRPr="00240AC5">
              <w:rPr>
                <w:rFonts w:eastAsia="Arial Unicode MS"/>
              </w:rPr>
              <w:t xml:space="preserve">textNumberRoundingIncrement. </w:t>
            </w:r>
          </w:p>
          <w:p w14:paraId="240AC57B" w14:textId="77777777" w:rsidR="007D580C" w:rsidRPr="00240AC5" w:rsidRDefault="007F135D" w:rsidP="00D46C4F">
            <w:pPr>
              <w:rPr>
                <w:rFonts w:eastAsia="Arial Unicode MS"/>
              </w:rPr>
            </w:pPr>
            <w:r w:rsidRPr="00240AC5">
              <w:rPr>
                <w:rFonts w:eastAsia="Arial Unicode MS"/>
              </w:rPr>
              <w:t>Annotation: dfdl:element, dfdl:simpleType</w:t>
            </w:r>
          </w:p>
        </w:tc>
      </w:tr>
      <w:tr w:rsidR="00587F66" w:rsidRPr="00240AC5" w14:paraId="6177258A" w14:textId="77777777" w:rsidTr="00956598">
        <w:trPr>
          <w:trHeight w:val="402"/>
          <w:jc w:val="center"/>
        </w:trPr>
        <w:tc>
          <w:tcPr>
            <w:tcW w:w="1789" w:type="pct"/>
          </w:tcPr>
          <w:p w14:paraId="50F7AAAF" w14:textId="77777777" w:rsidR="00587F66" w:rsidRPr="00240AC5" w:rsidRDefault="00587F66"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textNumberRoundingMode</w:t>
            </w:r>
          </w:p>
        </w:tc>
        <w:tc>
          <w:tcPr>
            <w:tcW w:w="3211" w:type="pct"/>
          </w:tcPr>
          <w:p w14:paraId="485BE11A" w14:textId="77777777" w:rsidR="00587F66" w:rsidRPr="00240AC5" w:rsidRDefault="00587F66" w:rsidP="00D46C4F">
            <w:pPr>
              <w:rPr>
                <w:rFonts w:eastAsia="Arial Unicode MS"/>
              </w:rPr>
            </w:pPr>
            <w:r w:rsidRPr="00240AC5">
              <w:rPr>
                <w:rFonts w:eastAsia="Arial Unicode MS"/>
              </w:rPr>
              <w:t>Enum</w:t>
            </w:r>
          </w:p>
          <w:p w14:paraId="07D78102" w14:textId="77777777" w:rsidR="007F135D" w:rsidRPr="00240AC5" w:rsidRDefault="007F135D" w:rsidP="00D46C4F">
            <w:pPr>
              <w:rPr>
                <w:rFonts w:eastAsia="Arial Unicode MS"/>
              </w:rPr>
            </w:pPr>
            <w:r w:rsidRPr="00240AC5">
              <w:rPr>
                <w:rFonts w:eastAsia="Arial Unicode MS"/>
              </w:rPr>
              <w:t>Specifies how rounding occurs during unparsing, when dfdl:textNumberRounding is 'explicit'.</w:t>
            </w:r>
          </w:p>
          <w:p w14:paraId="717CE60B" w14:textId="77777777" w:rsidR="00AF0AE1" w:rsidRPr="00240AC5" w:rsidRDefault="00AF0AE1" w:rsidP="00D46C4F">
            <w:pPr>
              <w:rPr>
                <w:rFonts w:eastAsia="Arial Unicode MS"/>
              </w:rPr>
            </w:pPr>
            <w:r w:rsidRPr="00240AC5">
              <w:rPr>
                <w:rFonts w:eastAsia="Arial Unicode MS"/>
              </w:rPr>
              <w:t>When dfdl:textNumberRep is 'standard' this property only applies when  dfdl:textStandardBase is 10.</w:t>
            </w:r>
          </w:p>
          <w:p w14:paraId="5F92164D" w14:textId="77777777" w:rsidR="007F135D" w:rsidRPr="00240AC5" w:rsidRDefault="007F135D" w:rsidP="00D46C4F">
            <w:pPr>
              <w:rPr>
                <w:rFonts w:eastAsia="Arial Unicode MS"/>
              </w:rPr>
            </w:pPr>
            <w:r w:rsidRPr="00240AC5">
              <w:rPr>
                <w:rFonts w:eastAsia="Arial Unicode MS"/>
              </w:rPr>
              <w:t>Valid values ‘roundCeiling’,  ‘roundFloor’, ‘roundDown’, ‘roundUp’, ‘roundHalfEven’,  ‘roundHalfDown’, ‘roundHalfUp'</w:t>
            </w:r>
          </w:p>
          <w:p w14:paraId="026E6DCE" w14:textId="77777777" w:rsidR="00587F66" w:rsidRPr="00240AC5" w:rsidRDefault="00587F66" w:rsidP="00D46C4F">
            <w:pPr>
              <w:rPr>
                <w:rFonts w:eastAsia="Arial Unicode MS" w:cs="Arial"/>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7F135D" w:rsidRPr="00240AC5" w14:paraId="4B49D2B9" w14:textId="77777777" w:rsidTr="00956598">
        <w:trPr>
          <w:trHeight w:val="402"/>
          <w:jc w:val="center"/>
        </w:trPr>
        <w:tc>
          <w:tcPr>
            <w:tcW w:w="1789" w:type="pct"/>
          </w:tcPr>
          <w:p w14:paraId="32E817B2" w14:textId="77777777" w:rsidR="007F135D" w:rsidRPr="00240AC5" w:rsidRDefault="007F135D" w:rsidP="00240AC5">
            <w:pPr>
              <w:tabs>
                <w:tab w:val="num" w:pos="360"/>
                <w:tab w:val="num" w:pos="540"/>
              </w:tabs>
              <w:spacing w:before="40" w:after="40"/>
              <w:rPr>
                <w:rStyle w:val="TableCellCharChar"/>
                <w:sz w:val="20"/>
                <w:szCs w:val="20"/>
              </w:rPr>
            </w:pPr>
            <w:r w:rsidRPr="00240AC5">
              <w:rPr>
                <w:rFonts w:eastAsia="Arial Unicode MS"/>
              </w:rPr>
              <w:t>textNumberRoundingIncrement</w:t>
            </w:r>
          </w:p>
        </w:tc>
        <w:tc>
          <w:tcPr>
            <w:tcW w:w="3211" w:type="pct"/>
          </w:tcPr>
          <w:p w14:paraId="0CE1DC1D" w14:textId="77777777" w:rsidR="007F135D" w:rsidRPr="00240AC5" w:rsidRDefault="007F135D" w:rsidP="00D46C4F">
            <w:pPr>
              <w:rPr>
                <w:rFonts w:eastAsia="Arial Unicode MS"/>
              </w:rPr>
            </w:pPr>
            <w:r w:rsidRPr="00240AC5">
              <w:rPr>
                <w:rFonts w:eastAsia="Arial Unicode MS"/>
              </w:rPr>
              <w:t>Double</w:t>
            </w:r>
          </w:p>
          <w:p w14:paraId="4FC5ECD9" w14:textId="77777777" w:rsidR="007F135D" w:rsidRPr="00240AC5" w:rsidRDefault="007F135D" w:rsidP="00D46C4F">
            <w:pPr>
              <w:rPr>
                <w:rFonts w:eastAsia="Arial Unicode MS"/>
              </w:rPr>
            </w:pPr>
            <w:r w:rsidRPr="00240AC5">
              <w:rPr>
                <w:rFonts w:eastAsia="Arial Unicode MS"/>
              </w:rPr>
              <w:t>Specifies the rounding increment to use during unparsing, when dfdl:textNumberRounding is 'explicit'.</w:t>
            </w:r>
          </w:p>
          <w:p w14:paraId="771C1007" w14:textId="77777777" w:rsidR="00AF0AE1" w:rsidRPr="00240AC5" w:rsidRDefault="00AF0AE1" w:rsidP="00D46C4F">
            <w:pPr>
              <w:rPr>
                <w:rFonts w:eastAsia="Arial Unicode MS"/>
              </w:rPr>
            </w:pPr>
            <w:r w:rsidRPr="00240AC5">
              <w:rPr>
                <w:rFonts w:eastAsia="Arial Unicode MS"/>
              </w:rPr>
              <w:t>When dfdl:textNumberRep is 'standard' this property only applies when  dfdl:textStandardBase is 10.</w:t>
            </w:r>
          </w:p>
          <w:p w14:paraId="0A9FDC86" w14:textId="77777777" w:rsidR="007F135D" w:rsidRPr="00240AC5" w:rsidRDefault="007F135D" w:rsidP="00D46C4F">
            <w:pPr>
              <w:rPr>
                <w:rFonts w:eastAsia="Arial Unicode MS"/>
              </w:rPr>
            </w:pPr>
            <w:r w:rsidRPr="00240AC5">
              <w:rPr>
                <w:rFonts w:eastAsia="Arial Unicode MS"/>
              </w:rPr>
              <w:t xml:space="preserve">To switch off rounding, use 0.0. </w:t>
            </w:r>
          </w:p>
          <w:p w14:paraId="31DBBD73" w14:textId="77777777" w:rsidR="007F135D" w:rsidRPr="00240AC5" w:rsidRDefault="007F135D" w:rsidP="00D46C4F">
            <w:pPr>
              <w:rPr>
                <w:rFonts w:eastAsia="Arial Unicode MS"/>
              </w:rPr>
            </w:pPr>
            <w:r w:rsidRPr="00240AC5">
              <w:rPr>
                <w:rFonts w:eastAsia="Arial Unicode MS"/>
              </w:rPr>
              <w:t>A negative value is a schema definition error.</w:t>
            </w:r>
          </w:p>
          <w:p w14:paraId="55FFA42A" w14:textId="77777777" w:rsidR="007F135D" w:rsidRPr="00240AC5" w:rsidRDefault="007F135D" w:rsidP="00D46C4F">
            <w:pPr>
              <w:rPr>
                <w:rFonts w:eastAsia="Arial Unicode MS"/>
              </w:rPr>
            </w:pPr>
            <w:r w:rsidRPr="00240AC5">
              <w:rPr>
                <w:rFonts w:eastAsia="Arial Unicode MS"/>
              </w:rPr>
              <w:t>Annotation: dfdl:element, dfdl:simpleType</w:t>
            </w:r>
          </w:p>
        </w:tc>
      </w:tr>
      <w:tr w:rsidR="00961D06" w:rsidRPr="00240AC5" w14:paraId="3990ACF9" w14:textId="77777777" w:rsidTr="00956598">
        <w:trPr>
          <w:trHeight w:val="402"/>
          <w:jc w:val="center"/>
        </w:trPr>
        <w:tc>
          <w:tcPr>
            <w:tcW w:w="1789" w:type="pct"/>
          </w:tcPr>
          <w:p w14:paraId="6A25D986" w14:textId="77777777" w:rsidR="00961D06" w:rsidRPr="00240AC5" w:rsidRDefault="00961D06"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textNumberCheckPolicy</w:t>
            </w:r>
          </w:p>
        </w:tc>
        <w:tc>
          <w:tcPr>
            <w:tcW w:w="3211" w:type="pct"/>
          </w:tcPr>
          <w:p w14:paraId="4916CD1C" w14:textId="77777777" w:rsidR="00961D06" w:rsidRPr="00240AC5" w:rsidRDefault="00961D06" w:rsidP="00D46C4F">
            <w:pPr>
              <w:rPr>
                <w:rFonts w:eastAsia="Arial Unicode MS"/>
              </w:rPr>
            </w:pPr>
            <w:r w:rsidRPr="00240AC5">
              <w:rPr>
                <w:rFonts w:eastAsia="Arial Unicode MS"/>
              </w:rPr>
              <w:t>Enum</w:t>
            </w:r>
          </w:p>
          <w:p w14:paraId="0AC78670" w14:textId="77777777" w:rsidR="00961D06" w:rsidRPr="00240AC5" w:rsidRDefault="00961D06" w:rsidP="00D46C4F">
            <w:pPr>
              <w:rPr>
                <w:rFonts w:eastAsia="Arial Unicode MS"/>
              </w:rPr>
            </w:pPr>
            <w:r w:rsidRPr="00240AC5">
              <w:rPr>
                <w:rFonts w:eastAsia="Arial Unicode MS"/>
              </w:rPr>
              <w:t xml:space="preserve">Values are 'strict' and 'lax'. </w:t>
            </w:r>
          </w:p>
          <w:p w14:paraId="237D334E" w14:textId="77777777" w:rsidR="00961D06" w:rsidRPr="00240AC5" w:rsidRDefault="00961D06" w:rsidP="00D46C4F">
            <w:pPr>
              <w:rPr>
                <w:rFonts w:eastAsia="Arial Unicode MS"/>
              </w:rPr>
            </w:pPr>
            <w:r w:rsidRPr="00240AC5">
              <w:rPr>
                <w:rFonts w:eastAsia="Arial Unicode MS"/>
              </w:rPr>
              <w:t xml:space="preserve">Indicates how lenient to be when parsing against the pattern. </w:t>
            </w:r>
          </w:p>
          <w:p w14:paraId="15260F28" w14:textId="77777777" w:rsidR="00AF0AE1" w:rsidRPr="00240AC5" w:rsidRDefault="00AF0AE1" w:rsidP="00D46C4F">
            <w:pPr>
              <w:rPr>
                <w:rFonts w:eastAsia="Arial Unicode MS"/>
              </w:rPr>
            </w:pPr>
            <w:r w:rsidRPr="00240AC5">
              <w:rPr>
                <w:rFonts w:eastAsia="Arial Unicode MS"/>
              </w:rPr>
              <w:t>When dfdl:textNumberRep is 'standard' this property only applies when  dfdl:textStandardBase is 10.</w:t>
            </w:r>
          </w:p>
          <w:p w14:paraId="70202082" w14:textId="1E72AFDE" w:rsidR="00961D06" w:rsidRPr="00240AC5" w:rsidDel="00057EF1" w:rsidRDefault="00057EF1">
            <w:pPr>
              <w:rPr>
                <w:del w:id="3965" w:author="mbeckerle" w:date="2012-03-24T15:42:00Z"/>
                <w:rFonts w:eastAsia="MS Mincho"/>
                <w:color w:val="000000"/>
              </w:rPr>
              <w:pPrChange w:id="3966" w:author="mbeckerle" w:date="2012-04-22T19:09:00Z">
                <w:pPr>
                  <w:numPr>
                    <w:numId w:val="8"/>
                  </w:numPr>
                  <w:tabs>
                    <w:tab w:val="num" w:pos="360"/>
                    <w:tab w:val="num" w:pos="540"/>
                    <w:tab w:val="num" w:pos="1080"/>
                  </w:tabs>
                  <w:spacing w:before="40" w:after="40"/>
                  <w:ind w:left="540" w:hanging="180"/>
                </w:pPr>
              </w:pPrChange>
            </w:pPr>
            <w:ins w:id="3967" w:author="mbeckerle" w:date="2012-03-24T15:42: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lax'</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dfdl:textNumberRep</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'standard'</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grouping</w:t>
              </w:r>
              <w:r w:rsidRPr="00240AC5">
                <w:rPr>
                  <w:rFonts w:eastAsia="Arial" w:cs="Arial"/>
                  <w:color w:val="000000"/>
                </w:rPr>
                <w:t xml:space="preserve"> </w:t>
              </w:r>
              <w:r w:rsidRPr="00240AC5">
                <w:rPr>
                  <w:rFonts w:eastAsia="Arial Unicode MS" w:cs="Arial"/>
                  <w:color w:val="000000"/>
                </w:rPr>
                <w:t>separators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trailing</w:t>
              </w:r>
              <w:r w:rsidRPr="00240AC5">
                <w:rPr>
                  <w:rFonts w:eastAsia="Arial" w:cs="Arial"/>
                  <w:color w:val="000000"/>
                </w:rPr>
                <w:t xml:space="preserve"> </w:t>
              </w:r>
              <w:r w:rsidRPr="00240AC5">
                <w:rPr>
                  <w:rFonts w:eastAsia="Arial Unicode MS" w:cs="Arial"/>
                  <w:color w:val="000000"/>
                </w:rPr>
                <w:t>whitespace</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zeros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ins>
            <w:ins w:id="3968" w:author="mbeckerle" w:date="2012-08-14T12:02:00Z">
              <w:r w:rsidR="001A6AE7">
                <w:rPr>
                  <w:rFonts w:eastAsia="Arial Unicode MS" w:cs="Arial"/>
                  <w:color w:val="000000"/>
                </w:rPr>
                <w:t xml:space="preserve"> </w:t>
              </w:r>
            </w:ins>
            <w:commentRangeStart w:id="3969"/>
            <w:del w:id="3970" w:author="mbeckerle" w:date="2012-03-24T15:42:00Z">
              <w:r w:rsidR="00961D06" w:rsidRPr="00240AC5" w:rsidDel="00057EF1">
                <w:rPr>
                  <w:rFonts w:eastAsia="Arial Unicode MS"/>
                </w:rPr>
                <w:delText xml:space="preserve">If ‘lax' and </w:delText>
              </w:r>
              <w:r w:rsidR="00563988" w:rsidRPr="00240AC5" w:rsidDel="00057EF1">
                <w:rPr>
                  <w:rFonts w:eastAsia="Arial Unicode MS"/>
                </w:rPr>
                <w:delText>dfdl:</w:delText>
              </w:r>
              <w:r w:rsidR="00961D06" w:rsidRPr="00240AC5" w:rsidDel="00057EF1">
                <w:rPr>
                  <w:rFonts w:eastAsia="MS Mincho"/>
                  <w:color w:val="000000"/>
                </w:rPr>
                <w:delText>textNumberRep is 'standard'</w:delText>
              </w:r>
              <w:r w:rsidR="00961D06" w:rsidRPr="00240AC5" w:rsidDel="00057EF1">
                <w:rPr>
                  <w:rFonts w:eastAsia="Arial Unicode MS"/>
                </w:rPr>
                <w:delText xml:space="preserve"> then grouping separators can be omitted, decimal separator can be either ‘.’ or ‘,’ (as long as this is unambiguous), leading positive sign can be omitted, all whitespace is treated as zero, and leading and trailing whitespace is ignored. Also the </w:delText>
              </w:r>
              <w:r w:rsidR="00961D06" w:rsidRPr="00240AC5" w:rsidDel="00057EF1">
                <w:rPr>
                  <w:rFonts w:eastAsia="MS Mincho"/>
                  <w:color w:val="000000"/>
                </w:rPr>
                <w:delText>exponent is also optional and assumed to be '1' if not supplied</w:delText>
              </w:r>
              <w:commentRangeEnd w:id="3969"/>
              <w:r w:rsidR="0085331E" w:rsidRPr="00240AC5" w:rsidDel="00057EF1">
                <w:rPr>
                  <w:rStyle w:val="CommentReference"/>
                  <w:rFonts w:eastAsia="Arial Unicode MS"/>
                  <w:bCs/>
                </w:rPr>
                <w:commentReference w:id="3971"/>
              </w:r>
            </w:del>
            <w:r w:rsidR="005964FC">
              <w:rPr>
                <w:rStyle w:val="CommentReference"/>
              </w:rPr>
              <w:commentReference w:id="3972"/>
            </w:r>
            <w:del w:id="3973" w:author="mbeckerle" w:date="2012-03-24T15:42:00Z">
              <w:r w:rsidR="0085331E" w:rsidRPr="00240AC5" w:rsidDel="00057EF1">
                <w:rPr>
                  <w:rStyle w:val="CommentReference"/>
                  <w:rFonts w:eastAsia="Arial Unicode MS"/>
                  <w:bCs/>
                </w:rPr>
                <w:commentReference w:id="3969"/>
              </w:r>
            </w:del>
          </w:p>
          <w:p w14:paraId="1B8C1729" w14:textId="77777777" w:rsidR="00961D06" w:rsidRPr="00240AC5" w:rsidRDefault="00961D06" w:rsidP="00D46C4F">
            <w:pPr>
              <w:rPr>
                <w:rFonts w:eastAsia="Arial Unicode MS"/>
              </w:rPr>
            </w:pPr>
            <w:r w:rsidRPr="00240AC5">
              <w:rPr>
                <w:rFonts w:eastAsia="Arial Unicode MS"/>
              </w:rPr>
              <w:t xml:space="preserve">If 'lax' and </w:t>
            </w:r>
            <w:r w:rsidR="00E76101" w:rsidRPr="00240AC5">
              <w:rPr>
                <w:rFonts w:eastAsia="Arial Unicode MS"/>
              </w:rPr>
              <w:t>dfdl:</w:t>
            </w:r>
            <w:r w:rsidRPr="00240AC5">
              <w:rPr>
                <w:rFonts w:eastAsia="Arial Unicode MS"/>
              </w:rPr>
              <w:t>textNumberRep is 'zoned' then positive punched data is accepted when parsing an unsigned type, and unpunched data is accepted when parsing a signed type</w:t>
            </w:r>
          </w:p>
          <w:p w14:paraId="68614427" w14:textId="48F5697E" w:rsidR="00961D06" w:rsidRPr="00240AC5" w:rsidRDefault="00961D06" w:rsidP="00D46C4F">
            <w:pPr>
              <w:rPr>
                <w:rFonts w:eastAsia="Arial Unicode MS"/>
              </w:rPr>
            </w:pPr>
            <w:r w:rsidRPr="00240AC5">
              <w:rPr>
                <w:rFonts w:eastAsia="Arial Unicode MS"/>
              </w:rPr>
              <w:t>On unparsing the pattern is always followed</w:t>
            </w:r>
            <w:r w:rsidR="002C5D3A" w:rsidRPr="00240AC5">
              <w:rPr>
                <w:rFonts w:eastAsia="Arial Unicode MS"/>
              </w:rPr>
              <w:t xml:space="preserve"> and follow the rules in </w:t>
            </w:r>
            <w:r w:rsidR="002C5D3A" w:rsidRPr="00240AC5">
              <w:rPr>
                <w:rFonts w:eastAsia="Arial Unicode MS"/>
              </w:rPr>
              <w:fldChar w:fldCharType="begin"/>
            </w:r>
            <w:r w:rsidR="002C5D3A" w:rsidRPr="00240AC5">
              <w:rPr>
                <w:rFonts w:eastAsia="Arial Unicode MS"/>
              </w:rPr>
              <w:instrText xml:space="preserve"> REF _Ref263169391 \r \h </w:instrText>
            </w:r>
            <w:r w:rsidR="00B32B13">
              <w:rPr>
                <w:rFonts w:eastAsia="Arial Unicode MS"/>
              </w:rPr>
              <w:instrText xml:space="preserve"> \* MERGEFORMAT </w:instrText>
            </w:r>
            <w:r w:rsidR="002C5D3A" w:rsidRPr="00240AC5">
              <w:rPr>
                <w:rFonts w:eastAsia="Arial Unicode MS"/>
              </w:rPr>
            </w:r>
            <w:r w:rsidR="002C5D3A" w:rsidRPr="00240AC5">
              <w:rPr>
                <w:rFonts w:eastAsia="Arial Unicode MS"/>
              </w:rPr>
              <w:fldChar w:fldCharType="separate"/>
            </w:r>
            <w:r w:rsidR="00D04199" w:rsidRPr="00240AC5">
              <w:rPr>
                <w:rFonts w:eastAsia="Arial Unicode MS"/>
                <w:cs/>
              </w:rPr>
              <w:t>‎</w:t>
            </w:r>
            <w:r w:rsidR="00D04199" w:rsidRPr="00240AC5">
              <w:rPr>
                <w:rFonts w:eastAsia="Arial Unicode MS"/>
              </w:rPr>
              <w:t>13.6.2</w:t>
            </w:r>
            <w:r w:rsidR="002C5D3A" w:rsidRPr="00240AC5">
              <w:rPr>
                <w:rFonts w:eastAsia="Arial Unicode MS"/>
              </w:rPr>
              <w:fldChar w:fldCharType="end"/>
            </w:r>
            <w:r w:rsidR="002C5D3A" w:rsidRPr="00240AC5">
              <w:rPr>
                <w:rFonts w:eastAsia="Arial Unicode MS"/>
              </w:rPr>
              <w:t xml:space="preserve"> </w:t>
            </w:r>
            <w:r w:rsidR="002C5D3A" w:rsidRPr="00240AC5">
              <w:rPr>
                <w:rFonts w:eastAsia="Arial Unicode MS"/>
              </w:rPr>
              <w:fldChar w:fldCharType="begin"/>
            </w:r>
            <w:r w:rsidR="002C5D3A" w:rsidRPr="00240AC5">
              <w:rPr>
                <w:rFonts w:eastAsia="Arial Unicode MS"/>
              </w:rPr>
              <w:instrText xml:space="preserve"> REF _Ref263169391 \h </w:instrText>
            </w:r>
            <w:r w:rsidR="00B32B13">
              <w:rPr>
                <w:rFonts w:eastAsia="Arial Unicode MS"/>
              </w:rPr>
              <w:instrText xml:space="preserve"> \* MERGEFORMAT </w:instrText>
            </w:r>
            <w:r w:rsidR="002C5D3A" w:rsidRPr="00240AC5">
              <w:rPr>
                <w:rFonts w:eastAsia="Arial Unicode MS"/>
              </w:rPr>
            </w:r>
            <w:r w:rsidR="002C5D3A" w:rsidRPr="00240AC5">
              <w:rPr>
                <w:rFonts w:eastAsia="Arial Unicode MS"/>
              </w:rPr>
              <w:fldChar w:fldCharType="separate"/>
            </w:r>
            <w:r w:rsidR="00D04199" w:rsidRPr="00240AC5">
              <w:rPr>
                <w:rFonts w:eastAsia="Arial Unicode MS"/>
              </w:rPr>
              <w:t>Converting logical numbers to/from text representation</w:t>
            </w:r>
            <w:r w:rsidR="002C5D3A" w:rsidRPr="00240AC5">
              <w:rPr>
                <w:rFonts w:eastAsia="Arial Unicode MS"/>
              </w:rPr>
              <w:fldChar w:fldCharType="end"/>
            </w:r>
            <w:r w:rsidRPr="00240AC5">
              <w:rPr>
                <w:rFonts w:eastAsia="Arial Unicode MS"/>
              </w:rPr>
              <w:t>.</w:t>
            </w:r>
          </w:p>
          <w:p w14:paraId="76807836" w14:textId="77777777" w:rsidR="00961D06" w:rsidRPr="00240AC5" w:rsidRDefault="00961D06"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589DEF2C" w14:textId="77777777" w:rsidTr="00956598">
        <w:trPr>
          <w:trHeight w:val="402"/>
          <w:jc w:val="center"/>
        </w:trPr>
        <w:tc>
          <w:tcPr>
            <w:tcW w:w="1789" w:type="pct"/>
          </w:tcPr>
          <w:p w14:paraId="7E48A1F2" w14:textId="77777777" w:rsidR="006E03A0" w:rsidRPr="005223F4" w:rsidRDefault="00824D18" w:rsidP="00240AC5">
            <w:pPr>
              <w:tabs>
                <w:tab w:val="num" w:pos="360"/>
                <w:tab w:val="num" w:pos="540"/>
              </w:tabs>
              <w:spacing w:before="40" w:after="40"/>
              <w:ind w:left="180" w:hanging="180"/>
              <w:rPr>
                <w:rStyle w:val="TableCellCharChar"/>
              </w:rPr>
            </w:pPr>
            <w:r w:rsidRPr="00240AC5">
              <w:rPr>
                <w:rStyle w:val="TableCellCharChar"/>
                <w:rFonts w:cs="Arial"/>
                <w:sz w:val="20"/>
                <w:szCs w:val="20"/>
              </w:rPr>
              <w:t>text</w:t>
            </w:r>
            <w:r w:rsidR="00820532" w:rsidRPr="00240AC5">
              <w:rPr>
                <w:rFonts w:ascii="Helv" w:eastAsia="MS Mincho" w:hAnsi="Helv" w:cs="Helv"/>
                <w:color w:val="000000"/>
                <w:lang w:eastAsia="ja-JP"/>
              </w:rPr>
              <w:t>Standard</w:t>
            </w:r>
            <w:r w:rsidRPr="00240AC5">
              <w:rPr>
                <w:rStyle w:val="TableCellCharChar"/>
                <w:rFonts w:cs="Arial"/>
                <w:sz w:val="20"/>
                <w:szCs w:val="20"/>
              </w:rPr>
              <w:t>DecimalSeparator</w:t>
            </w:r>
          </w:p>
        </w:tc>
        <w:tc>
          <w:tcPr>
            <w:tcW w:w="3211" w:type="pct"/>
          </w:tcPr>
          <w:p w14:paraId="4379CAC8" w14:textId="5C1F9BCD" w:rsidR="006E03A0" w:rsidRPr="00240AC5" w:rsidRDefault="0025238D" w:rsidP="00D46C4F">
            <w:pPr>
              <w:rPr>
                <w:rFonts w:eastAsia="Arial Unicode MS"/>
              </w:rPr>
            </w:pPr>
            <w:ins w:id="3974" w:author="mbeckerle" w:date="2012-04-22T19:13:00Z">
              <w:r>
                <w:rPr>
                  <w:rFonts w:eastAsia="Arial Unicode MS"/>
                </w:rPr>
                <w:t xml:space="preserve">List of </w:t>
              </w:r>
            </w:ins>
            <w:commentRangeStart w:id="3975"/>
            <w:commentRangeStart w:id="3976"/>
            <w:r w:rsidR="008014ED" w:rsidRPr="00240AC5">
              <w:rPr>
                <w:rFonts w:eastAsia="Arial Unicode MS"/>
              </w:rPr>
              <w:t xml:space="preserve">DFDL </w:t>
            </w:r>
            <w:r w:rsidR="00293086" w:rsidRPr="00240AC5">
              <w:rPr>
                <w:rFonts w:eastAsia="Arial Unicode MS"/>
              </w:rPr>
              <w:t>String Literal</w:t>
            </w:r>
            <w:ins w:id="3977" w:author="mbeckerle" w:date="2012-04-22T19:13:00Z">
              <w:r>
                <w:rPr>
                  <w:rFonts w:eastAsia="Arial Unicode MS"/>
                </w:rPr>
                <w:t>s</w:t>
              </w:r>
            </w:ins>
            <w:del w:id="3978" w:author="mbeckerle" w:date="2012-04-22T19:13:00Z">
              <w:r w:rsidR="006E03A0" w:rsidRPr="00240AC5" w:rsidDel="0025238D">
                <w:rPr>
                  <w:rFonts w:eastAsia="Arial Unicode MS"/>
                </w:rPr>
                <w:delText xml:space="preserve"> </w:delText>
              </w:r>
            </w:del>
            <w:r w:rsidR="00F35F85" w:rsidRPr="00240AC5">
              <w:rPr>
                <w:rFonts w:eastAsia="Arial Unicode MS"/>
              </w:rPr>
              <w:t xml:space="preserve"> </w:t>
            </w:r>
            <w:commentRangeEnd w:id="3975"/>
            <w:r w:rsidR="001067C2" w:rsidRPr="00240AC5">
              <w:rPr>
                <w:rStyle w:val="CommentReference"/>
                <w:rFonts w:eastAsia="Arial Unicode MS"/>
                <w:bCs/>
              </w:rPr>
              <w:commentReference w:id="3975"/>
            </w:r>
            <w:r w:rsidR="00F35F85" w:rsidRPr="00240AC5">
              <w:rPr>
                <w:rFonts w:eastAsia="Arial Unicode MS"/>
                <w:szCs w:val="18"/>
              </w:rPr>
              <w:t>o</w:t>
            </w:r>
            <w:commentRangeEnd w:id="3976"/>
            <w:r w:rsidR="0085331E" w:rsidRPr="00240AC5">
              <w:rPr>
                <w:rStyle w:val="CommentReference"/>
                <w:rFonts w:eastAsia="Arial Unicode MS"/>
                <w:bCs/>
              </w:rPr>
              <w:commentReference w:id="3976"/>
            </w:r>
            <w:r w:rsidR="00F35F85" w:rsidRPr="00240AC5">
              <w:rPr>
                <w:rFonts w:eastAsia="Arial Unicode MS"/>
                <w:szCs w:val="18"/>
              </w:rPr>
              <w:t>r</w:t>
            </w:r>
            <w:r w:rsidR="00F35F85" w:rsidRPr="00240AC5">
              <w:rPr>
                <w:rFonts w:eastAsia="Arial Unicode MS"/>
              </w:rPr>
              <w:t xml:space="preserve"> </w:t>
            </w:r>
            <w:r w:rsidR="00293086" w:rsidRPr="00240AC5">
              <w:rPr>
                <w:rFonts w:eastAsia="Arial Unicode MS"/>
                <w:szCs w:val="18"/>
              </w:rPr>
              <w:t>DFDL Expression</w:t>
            </w:r>
          </w:p>
          <w:p w14:paraId="32653CE3" w14:textId="29729F84" w:rsidR="006E03A0" w:rsidRPr="00240AC5" w:rsidRDefault="006E03A0" w:rsidP="00D46C4F">
            <w:pPr>
              <w:rPr>
                <w:rFonts w:eastAsia="Arial Unicode MS"/>
              </w:rPr>
            </w:pPr>
            <w:r w:rsidRPr="00240AC5">
              <w:rPr>
                <w:rFonts w:eastAsia="Arial Unicode MS"/>
              </w:rPr>
              <w:t xml:space="preserve">Defines </w:t>
            </w:r>
            <w:del w:id="3979" w:author="mbeckerle" w:date="2012-04-22T19:13:00Z">
              <w:r w:rsidRPr="00240AC5" w:rsidDel="0025238D">
                <w:rPr>
                  <w:rFonts w:eastAsia="Arial Unicode MS"/>
                </w:rPr>
                <w:delText xml:space="preserve">the </w:delText>
              </w:r>
            </w:del>
            <w:ins w:id="3980" w:author="mbeckerle" w:date="2012-04-22T19:13:00Z">
              <w:r w:rsidR="0025238D">
                <w:rPr>
                  <w:rFonts w:eastAsia="Arial Unicode MS"/>
                </w:rPr>
                <w:t>a whitespace separated list of</w:t>
              </w:r>
              <w:r w:rsidR="0025238D" w:rsidRPr="00240AC5">
                <w:rPr>
                  <w:rFonts w:eastAsia="Arial Unicode MS"/>
                </w:rPr>
                <w:t xml:space="preserve"> </w:t>
              </w:r>
            </w:ins>
            <w:r w:rsidR="003727BC" w:rsidRPr="00240AC5">
              <w:rPr>
                <w:rFonts w:eastAsia="Arial Unicode MS"/>
              </w:rPr>
              <w:t xml:space="preserve">single </w:t>
            </w:r>
            <w:r w:rsidRPr="00240AC5">
              <w:rPr>
                <w:rFonts w:eastAsia="Arial Unicode MS"/>
              </w:rPr>
              <w:t>character</w:t>
            </w:r>
            <w:ins w:id="3981" w:author="mbeckerle" w:date="2012-04-22T19:13:00Z">
              <w:r w:rsidR="0025238D">
                <w:rPr>
                  <w:rFonts w:eastAsia="Arial Unicode MS"/>
                </w:rPr>
                <w:t>s</w:t>
              </w:r>
            </w:ins>
            <w:r w:rsidRPr="00240AC5">
              <w:rPr>
                <w:rFonts w:eastAsia="Arial Unicode MS"/>
              </w:rPr>
              <w:t xml:space="preserve"> that </w:t>
            </w:r>
            <w:del w:id="3982" w:author="mbeckerle" w:date="2012-04-22T19:13:00Z">
              <w:r w:rsidRPr="00240AC5" w:rsidDel="0025238D">
                <w:rPr>
                  <w:rFonts w:eastAsia="Arial Unicode MS"/>
                </w:rPr>
                <w:delText xml:space="preserve">will </w:delText>
              </w:r>
            </w:del>
            <w:r w:rsidRPr="00240AC5">
              <w:rPr>
                <w:rFonts w:eastAsia="Arial Unicode MS"/>
              </w:rPr>
              <w:t>appear</w:t>
            </w:r>
            <w:ins w:id="3983" w:author="mbeckerle" w:date="2012-04-22T19:13:00Z">
              <w:r w:rsidR="0025238D">
                <w:rPr>
                  <w:rFonts w:eastAsia="Arial Unicode MS"/>
                </w:rPr>
                <w:t xml:space="preserve"> (individually)</w:t>
              </w:r>
            </w:ins>
            <w:r w:rsidRPr="00240AC5">
              <w:rPr>
                <w:rFonts w:eastAsia="Arial Unicode MS"/>
              </w:rPr>
              <w:t xml:space="preserve"> in the data as the decimal separator. </w:t>
            </w:r>
          </w:p>
          <w:p w14:paraId="70DDAF52" w14:textId="140486FF" w:rsidR="0085331E" w:rsidRPr="00240AC5" w:rsidRDefault="006E03A0" w:rsidP="00D46C4F">
            <w:pPr>
              <w:rPr>
                <w:ins w:id="3984" w:author="Steve Hanson" w:date="2012-02-29T10:53:00Z"/>
                <w:rFonts w:eastAsia="Arial Unicode MS"/>
              </w:rPr>
            </w:pPr>
            <w:r w:rsidRPr="00240AC5">
              <w:rPr>
                <w:rFonts w:eastAsia="Arial Unicode MS"/>
              </w:rPr>
              <w:t xml:space="preserve">This property is applicable when </w:t>
            </w:r>
            <w:ins w:id="3985" w:author="Steve Hanson" w:date="2012-02-29T10:59:00Z">
              <w:r w:rsidR="0085331E" w:rsidRPr="00240AC5">
                <w:rPr>
                  <w:rFonts w:eastAsia="Arial Unicode MS"/>
                </w:rPr>
                <w:t xml:space="preserve">type is </w:t>
              </w:r>
              <w:commentRangeStart w:id="3986"/>
              <w:r w:rsidR="0085331E" w:rsidRPr="00240AC5">
                <w:rPr>
                  <w:rFonts w:eastAsia="Arial Unicode MS"/>
                </w:rPr>
                <w:t>xs:decimal, xs:float or xs:double</w:t>
              </w:r>
            </w:ins>
            <w:commentRangeEnd w:id="3986"/>
            <w:ins w:id="3987" w:author="Steve Hanson" w:date="2012-02-29T11:00:00Z">
              <w:r w:rsidR="002431C2" w:rsidRPr="00240AC5">
                <w:rPr>
                  <w:rStyle w:val="CommentReference"/>
                  <w:rFonts w:eastAsia="Arial Unicode MS"/>
                  <w:bCs/>
                </w:rPr>
                <w:commentReference w:id="3986"/>
              </w:r>
            </w:ins>
            <w:ins w:id="3988" w:author="Steve Hanson" w:date="2012-02-29T10:59:00Z">
              <w:r w:rsidR="0085331E" w:rsidRPr="00240AC5">
                <w:rPr>
                  <w:rFonts w:eastAsia="Arial Unicode MS"/>
                </w:rPr>
                <w:t xml:space="preserve"> </w:t>
              </w:r>
            </w:ins>
            <w:ins w:id="3989" w:author="Steve Hanson" w:date="2012-02-29T11:00:00Z">
              <w:r w:rsidR="0085331E" w:rsidRPr="00240AC5">
                <w:rPr>
                  <w:rFonts w:eastAsia="Arial Unicode MS"/>
                </w:rPr>
                <w:t xml:space="preserve">and </w:t>
              </w:r>
            </w:ins>
            <w:r w:rsidRPr="00240AC5">
              <w:rPr>
                <w:rFonts w:eastAsia="Arial Unicode MS"/>
              </w:rPr>
              <w:t>dfdl:</w:t>
            </w:r>
            <w:r w:rsidR="00DD19E7" w:rsidRPr="00240AC5">
              <w:rPr>
                <w:rFonts w:eastAsia="Arial Unicode MS"/>
              </w:rPr>
              <w:t>textNumberRep</w:t>
            </w:r>
            <w:r w:rsidRPr="00240AC5">
              <w:rPr>
                <w:rFonts w:eastAsia="Arial Unicode MS"/>
              </w:rPr>
              <w:t xml:space="preserve"> is 'standard'</w:t>
            </w:r>
            <w:r w:rsidR="00D636EE" w:rsidRPr="00240AC5">
              <w:rPr>
                <w:rFonts w:eastAsia="Arial Unicode MS"/>
              </w:rPr>
              <w:t xml:space="preserve"> and dfdl:textStandardBase is 10.</w:t>
            </w:r>
            <w:ins w:id="3990" w:author="Steve Hanson" w:date="2012-02-29T10:53:00Z">
              <w:r w:rsidR="0085331E" w:rsidRPr="00240AC5">
                <w:rPr>
                  <w:rFonts w:eastAsia="Arial Unicode MS"/>
                </w:rPr>
                <w:t xml:space="preserve"> </w:t>
              </w:r>
              <w:commentRangeStart w:id="3991"/>
              <w:r w:rsidR="0085331E" w:rsidRPr="00240AC5">
                <w:rPr>
                  <w:rFonts w:eastAsia="Arial Unicode MS"/>
                </w:rPr>
                <w:t>It must be set if</w:t>
              </w:r>
            </w:ins>
            <w:ins w:id="3992" w:author="Steve Hanson" w:date="2012-02-29T10:54:00Z">
              <w:r w:rsidR="0085331E" w:rsidRPr="00240AC5">
                <w:rPr>
                  <w:rFonts w:eastAsia="Arial Unicode MS"/>
                </w:rPr>
                <w:t xml:space="preserve"> </w:t>
              </w:r>
            </w:ins>
            <w:ins w:id="3993" w:author="Steve Hanson" w:date="2012-02-29T10:53:00Z">
              <w:r w:rsidR="0085331E" w:rsidRPr="00240AC5">
                <w:rPr>
                  <w:rFonts w:eastAsia="Arial Unicode MS"/>
                </w:rPr>
                <w:t xml:space="preserve"> dfdl:textNumberPattern contains a decimal separator symbol</w:t>
              </w:r>
            </w:ins>
            <w:ins w:id="3994" w:author="mbeckerle" w:date="2012-04-23T01:02:00Z">
              <w:r w:rsidR="00163AF4">
                <w:rPr>
                  <w:rFonts w:eastAsia="Arial Unicode MS"/>
                </w:rPr>
                <w:t xml:space="preserve"> ("."</w:t>
              </w:r>
            </w:ins>
            <w:ins w:id="3995" w:author="mbeckerle" w:date="2012-04-23T01:03:00Z">
              <w:r w:rsidR="00163AF4">
                <w:rPr>
                  <w:rFonts w:eastAsia="Arial Unicode MS"/>
                </w:rPr>
                <w:t>)</w:t>
              </w:r>
            </w:ins>
            <w:ins w:id="3996" w:author="mbeckerle" w:date="2012-04-23T01:02:00Z">
              <w:r w:rsidR="00163AF4">
                <w:rPr>
                  <w:rFonts w:eastAsia="Arial Unicode MS"/>
                </w:rPr>
                <w:t xml:space="preserve">, or the </w:t>
              </w:r>
            </w:ins>
            <w:ins w:id="3997" w:author="mbeckerle" w:date="2012-04-23T01:03:00Z">
              <w:r w:rsidR="00163AF4">
                <w:rPr>
                  <w:rFonts w:eastAsia="Arial Unicode MS"/>
                </w:rPr>
                <w:t>E</w:t>
              </w:r>
            </w:ins>
            <w:ins w:id="3998" w:author="mbeckerle" w:date="2012-04-23T01:02:00Z">
              <w:r w:rsidR="00163AF4">
                <w:rPr>
                  <w:rFonts w:eastAsia="Arial Unicode MS"/>
                </w:rPr>
                <w:t xml:space="preserve"> or @ symbols.</w:t>
              </w:r>
            </w:ins>
            <w:ins w:id="3999" w:author="Steve Hanson" w:date="2012-02-29T10:54:00Z">
              <w:r w:rsidR="0085331E" w:rsidRPr="00240AC5">
                <w:rPr>
                  <w:rFonts w:eastAsia="Arial Unicode MS"/>
                </w:rPr>
                <w:t xml:space="preserve"> (schema definition error </w:t>
              </w:r>
              <w:commentRangeStart w:id="4000"/>
              <w:r w:rsidR="0085331E" w:rsidRPr="00240AC5">
                <w:rPr>
                  <w:rFonts w:eastAsia="Arial Unicode MS"/>
                </w:rPr>
                <w:t>otherwise</w:t>
              </w:r>
            </w:ins>
            <w:commentRangeEnd w:id="4000"/>
            <w:ins w:id="4001" w:author="Steve Hanson" w:date="2012-04-11T13:24:00Z">
              <w:r w:rsidR="0082385A">
                <w:rPr>
                  <w:rStyle w:val="CommentReference"/>
                </w:rPr>
                <w:commentReference w:id="4000"/>
              </w:r>
            </w:ins>
            <w:ins w:id="4002" w:author="mbeckerle" w:date="2012-04-22T19:14:00Z">
              <w:r w:rsidR="0025238D">
                <w:rPr>
                  <w:rFonts w:eastAsia="Arial Unicode MS"/>
                </w:rPr>
                <w:t>.</w:t>
              </w:r>
            </w:ins>
            <w:ins w:id="4003" w:author="Steve Hanson" w:date="2012-02-29T10:54:00Z">
              <w:r w:rsidR="0085331E" w:rsidRPr="00240AC5">
                <w:rPr>
                  <w:rFonts w:eastAsia="Arial Unicode MS"/>
                </w:rPr>
                <w:t>)</w:t>
              </w:r>
            </w:ins>
            <w:ins w:id="4004" w:author="Steve Hanson" w:date="2012-02-29T10:53:00Z">
              <w:r w:rsidR="0085331E" w:rsidRPr="00240AC5">
                <w:rPr>
                  <w:rFonts w:eastAsia="Arial Unicode MS"/>
                </w:rPr>
                <w:t xml:space="preserve"> Empty string is not an allowable value. </w:t>
              </w:r>
            </w:ins>
            <w:commentRangeEnd w:id="3991"/>
            <w:ins w:id="4005" w:author="Steve Hanson" w:date="2012-02-29T10:56:00Z">
              <w:r w:rsidR="0085331E" w:rsidRPr="00240AC5">
                <w:rPr>
                  <w:rStyle w:val="CommentReference"/>
                  <w:rFonts w:eastAsia="Arial Unicode MS"/>
                  <w:bCs/>
                </w:rPr>
                <w:commentReference w:id="3991"/>
              </w:r>
            </w:ins>
          </w:p>
          <w:p w14:paraId="039BDB59" w14:textId="77777777" w:rsidR="006E03A0" w:rsidRPr="00240AC5" w:rsidDel="0085331E" w:rsidRDefault="006E03A0" w:rsidP="00D46C4F">
            <w:pPr>
              <w:rPr>
                <w:del w:id="4006" w:author="Steve Hanson" w:date="2012-02-29T10:54:00Z"/>
                <w:rFonts w:eastAsia="Arial Unicode MS"/>
              </w:rPr>
            </w:pPr>
          </w:p>
          <w:p w14:paraId="0D3A90DE" w14:textId="77777777" w:rsidR="006E03A0" w:rsidRPr="00240AC5" w:rsidRDefault="006E03A0" w:rsidP="00D46C4F">
            <w:pPr>
              <w:rPr>
                <w:ins w:id="4007" w:author="mbeckerle" w:date="2012-03-24T15:21:00Z"/>
                <w:rFonts w:eastAsia="Arial Unicode MS"/>
              </w:rPr>
            </w:pPr>
            <w:r w:rsidRPr="00240AC5">
              <w:rPr>
                <w:rFonts w:eastAsia="Arial Unicode MS"/>
              </w:rPr>
              <w:t>This property can be computed by way of an expression which returns a character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AD45C95" w14:textId="3DC8FE45" w:rsidR="00D67874" w:rsidRPr="00240AC5" w:rsidRDefault="0025238D" w:rsidP="00D46C4F">
            <w:pPr>
              <w:rPr>
                <w:ins w:id="4008" w:author="mbeckerle" w:date="2012-03-24T15:21:00Z"/>
                <w:rFonts w:eastAsia="Arial Unicode MS"/>
              </w:rPr>
            </w:pPr>
            <w:ins w:id="4009" w:author="mbeckerle" w:date="2012-04-22T19:14:00Z">
              <w:r>
                <w:rPr>
                  <w:rFonts w:eastAsia="Arial Unicode MS"/>
                  <w:i/>
                </w:rPr>
                <w:t>Text Number</w:t>
              </w:r>
            </w:ins>
            <w:commentRangeStart w:id="4010"/>
            <w:ins w:id="4011" w:author="mbeckerle" w:date="2012-03-24T15:21:00Z">
              <w:r w:rsidR="00D67874" w:rsidRPr="00240AC5">
                <w:rPr>
                  <w:rFonts w:eastAsia="Arial Unicode MS"/>
                  <w:i/>
                </w:rPr>
                <w:t xml:space="preserve"> </w:t>
              </w:r>
            </w:ins>
            <w:commentRangeEnd w:id="4010"/>
            <w:r w:rsidR="008E09C0">
              <w:rPr>
                <w:rStyle w:val="CommentReference"/>
              </w:rPr>
              <w:commentReference w:id="4010"/>
            </w:r>
            <w:ins w:id="4012" w:author="mbeckerle" w:date="2012-03-24T15:21:00Z">
              <w:r w:rsidR="00D67874" w:rsidRPr="00240AC5">
                <w:rPr>
                  <w:rFonts w:eastAsia="Arial Unicode MS"/>
                  <w:i/>
                </w:rPr>
                <w:t>Character Restrictions:</w:t>
              </w:r>
              <w:r w:rsidR="00D67874" w:rsidRPr="00240AC5">
                <w:rPr>
                  <w:rFonts w:eastAsia="Arial Unicode MS"/>
                </w:rPr>
                <w:t xml:space="preserve"> The value of the string </w:t>
              </w:r>
              <w:commentRangeStart w:id="4013"/>
              <w:r w:rsidR="00D67874" w:rsidRPr="00240AC5">
                <w:rPr>
                  <w:rFonts w:eastAsia="Arial Unicode MS"/>
                </w:rPr>
                <w:t>literal</w:t>
              </w:r>
              <w:commentRangeEnd w:id="4013"/>
              <w:r w:rsidR="00D67874">
                <w:rPr>
                  <w:rStyle w:val="CommentReference"/>
                </w:rPr>
                <w:commentReference w:id="4013"/>
              </w:r>
              <w:r w:rsidR="00D67874" w:rsidRPr="00240AC5">
                <w:rPr>
                  <w:rFonts w:eastAsia="Arial Unicode MS"/>
                </w:rPr>
                <w:t xml:space="preserve"> is restricted to allow only certain kinds of content:</w:t>
              </w:r>
            </w:ins>
          </w:p>
          <w:p w14:paraId="5FF081FD" w14:textId="77777777" w:rsidR="00D67874" w:rsidRPr="00240AC5" w:rsidRDefault="00D67874" w:rsidP="00D46C4F">
            <w:pPr>
              <w:numPr>
                <w:ilvl w:val="0"/>
                <w:numId w:val="150"/>
              </w:numPr>
              <w:rPr>
                <w:ins w:id="4014" w:author="mbeckerle" w:date="2012-03-24T15:21:00Z"/>
                <w:rFonts w:eastAsia="Arial Unicode MS"/>
              </w:rPr>
            </w:pPr>
            <w:ins w:id="4015" w:author="mbeckerle" w:date="2012-03-24T15:21:00Z">
              <w:r w:rsidRPr="00240AC5">
                <w:rPr>
                  <w:rFonts w:eastAsia="Arial Unicode MS"/>
                </w:rPr>
                <w:t>DFDL character entities are allowed</w:t>
              </w:r>
            </w:ins>
          </w:p>
          <w:p w14:paraId="28B7BA27" w14:textId="77777777" w:rsidR="00D67874" w:rsidRPr="00240AC5" w:rsidRDefault="00D67874" w:rsidP="00D46C4F">
            <w:pPr>
              <w:numPr>
                <w:ilvl w:val="0"/>
                <w:numId w:val="150"/>
              </w:numPr>
              <w:rPr>
                <w:ins w:id="4016" w:author="mbeckerle" w:date="2012-03-24T15:21:00Z"/>
                <w:rFonts w:eastAsia="Arial Unicode MS"/>
              </w:rPr>
            </w:pPr>
            <w:ins w:id="4017" w:author="mbeckerle" w:date="2012-03-24T15:21:00Z">
              <w:r w:rsidRPr="00240AC5">
                <w:rPr>
                  <w:rFonts w:eastAsia="Arial Unicode MS"/>
                </w:rPr>
                <w:t>The raw byte entity ( %#r ) is not allowed.</w:t>
              </w:r>
            </w:ins>
          </w:p>
          <w:p w14:paraId="2B6D2B95" w14:textId="77777777" w:rsidR="00D67874" w:rsidRPr="00240AC5" w:rsidRDefault="00D67874" w:rsidP="00D46C4F">
            <w:pPr>
              <w:numPr>
                <w:ilvl w:val="0"/>
                <w:numId w:val="150"/>
              </w:numPr>
              <w:rPr>
                <w:ins w:id="4018" w:author="mbeckerle" w:date="2012-03-24T15:21:00Z"/>
                <w:rFonts w:eastAsia="Arial Unicode MS"/>
              </w:rPr>
            </w:pPr>
            <w:ins w:id="4019" w:author="mbeckerle" w:date="2012-03-24T15:21:00Z">
              <w:r w:rsidRPr="00240AC5">
                <w:rPr>
                  <w:rFonts w:eastAsia="Arial Unicode MS"/>
                </w:rPr>
                <w:t>DFDL Character classes ( NL, WSP, WSP+, WSP*, ES ) are not allowed</w:t>
              </w:r>
            </w:ins>
          </w:p>
          <w:p w14:paraId="162DBC90" w14:textId="77777777" w:rsidR="00D67874" w:rsidRPr="00240AC5" w:rsidRDefault="00D67874" w:rsidP="00D46C4F">
            <w:pPr>
              <w:rPr>
                <w:ins w:id="4020" w:author="mbeckerle" w:date="2012-03-24T15:21:00Z"/>
                <w:rFonts w:eastAsia="Arial Unicode MS"/>
              </w:rPr>
            </w:pPr>
            <w:ins w:id="4021" w:author="mbeckerle" w:date="2012-03-24T15:21:00Z">
              <w:r w:rsidRPr="00240AC5">
                <w:rPr>
                  <w:rFonts w:eastAsia="Arial Unicode MS"/>
                </w:rPr>
                <w:t>It is a schema definition error if the string literal contains any of the disallowed constructs.</w:t>
              </w:r>
            </w:ins>
          </w:p>
          <w:p w14:paraId="73A79416" w14:textId="07AB9E70" w:rsidR="00D67874" w:rsidRPr="00240AC5" w:rsidDel="0025238D" w:rsidRDefault="00D67874" w:rsidP="00D46C4F">
            <w:pPr>
              <w:rPr>
                <w:ins w:id="4022" w:author="Steve Hanson" w:date="2012-02-29T10:52:00Z"/>
                <w:del w:id="4023" w:author="mbeckerle" w:date="2012-04-22T19:15:00Z"/>
                <w:rFonts w:eastAsia="Arial Unicode MS"/>
              </w:rPr>
            </w:pPr>
          </w:p>
          <w:p w14:paraId="7EE8FD89" w14:textId="3EE9D543" w:rsidR="005617C6" w:rsidRPr="00240AC5" w:rsidDel="0025238D" w:rsidRDefault="005617C6" w:rsidP="00D46C4F">
            <w:pPr>
              <w:rPr>
                <w:del w:id="4024" w:author="mbeckerle" w:date="2012-04-22T19:15:00Z"/>
                <w:rFonts w:eastAsia="Arial Unicode MS"/>
              </w:rPr>
            </w:pPr>
            <w:commentRangeStart w:id="4025"/>
            <w:ins w:id="4026" w:author="Steve Hanson" w:date="2012-02-23T16:20:00Z">
              <w:del w:id="4027" w:author="mbeckerle" w:date="2012-04-22T19:15:00Z">
                <w:r w:rsidRPr="00240AC5" w:rsidDel="0025238D">
                  <w:rPr>
                    <w:rFonts w:eastAsia="Arial Unicode MS"/>
                  </w:rPr>
                  <w:delText>Only applies if</w:delText>
                </w:r>
              </w:del>
            </w:ins>
            <w:ins w:id="4028" w:author="Steve Hanson" w:date="2012-02-23T16:21:00Z">
              <w:del w:id="4029" w:author="mbeckerle" w:date="2012-04-22T19:15:00Z">
                <w:r w:rsidRPr="00240AC5" w:rsidDel="0025238D">
                  <w:rPr>
                    <w:rFonts w:eastAsia="Arial Unicode MS"/>
                  </w:rPr>
                  <w:delText>.</w:delText>
                </w:r>
              </w:del>
            </w:ins>
            <w:commentRangeEnd w:id="4025"/>
            <w:del w:id="4030" w:author="mbeckerle" w:date="2012-04-22T19:15:00Z">
              <w:r w:rsidR="008E09C0" w:rsidDel="0025238D">
                <w:rPr>
                  <w:rStyle w:val="CommentReference"/>
                </w:rPr>
                <w:commentReference w:id="4025"/>
              </w:r>
            </w:del>
          </w:p>
          <w:p w14:paraId="4B536030"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72D36" w:rsidRPr="00240AC5" w:rsidDel="007E748B" w14:paraId="5FDEE710" w14:textId="77777777" w:rsidTr="00956598">
        <w:trPr>
          <w:trHeight w:val="402"/>
          <w:jc w:val="center"/>
        </w:trPr>
        <w:tc>
          <w:tcPr>
            <w:tcW w:w="1789" w:type="pct"/>
          </w:tcPr>
          <w:p w14:paraId="3DED4DBE" w14:textId="77777777" w:rsidR="00672D36" w:rsidRPr="00240AC5" w:rsidDel="00824D18" w:rsidRDefault="00820532"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textStandardGroupingSeparator</w:t>
            </w:r>
          </w:p>
        </w:tc>
        <w:tc>
          <w:tcPr>
            <w:tcW w:w="3211" w:type="pct"/>
          </w:tcPr>
          <w:p w14:paraId="53CC34EF" w14:textId="77777777" w:rsidR="00672D36" w:rsidRPr="00240AC5" w:rsidRDefault="008014ED" w:rsidP="00D46C4F">
            <w:pPr>
              <w:rPr>
                <w:rFonts w:eastAsia="Arial Unicode MS"/>
              </w:rPr>
            </w:pPr>
            <w:commentRangeStart w:id="4031"/>
            <w:r w:rsidRPr="00240AC5">
              <w:rPr>
                <w:rFonts w:eastAsia="Arial Unicode MS"/>
              </w:rPr>
              <w:t xml:space="preserve">DFDL </w:t>
            </w:r>
            <w:r w:rsidR="00293086" w:rsidRPr="00240AC5">
              <w:rPr>
                <w:rFonts w:eastAsia="Arial Unicode MS"/>
              </w:rPr>
              <w:t>String Literal</w:t>
            </w:r>
            <w:r w:rsidR="00672D36" w:rsidRPr="00240AC5">
              <w:rPr>
                <w:rFonts w:eastAsia="Arial Unicode MS"/>
              </w:rPr>
              <w:t xml:space="preserve"> </w:t>
            </w:r>
            <w:commentRangeEnd w:id="4031"/>
            <w:r w:rsidR="001067C2" w:rsidRPr="00240AC5">
              <w:rPr>
                <w:rStyle w:val="CommentReference"/>
                <w:rFonts w:eastAsia="Arial Unicode MS"/>
                <w:bCs/>
              </w:rPr>
              <w:commentReference w:id="4031"/>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5C179688" w14:textId="77777777" w:rsidR="00672D36" w:rsidRPr="00240AC5" w:rsidRDefault="00672D36" w:rsidP="00D46C4F">
            <w:pPr>
              <w:rPr>
                <w:rFonts w:eastAsia="Arial Unicode MS"/>
              </w:rPr>
            </w:pPr>
            <w:r w:rsidRPr="00240AC5">
              <w:rPr>
                <w:rFonts w:eastAsia="Arial Unicode MS"/>
              </w:rPr>
              <w:t xml:space="preserve">Defines the </w:t>
            </w:r>
            <w:r w:rsidR="003727BC" w:rsidRPr="00240AC5">
              <w:rPr>
                <w:rFonts w:eastAsia="Arial Unicode MS"/>
              </w:rPr>
              <w:t>single</w:t>
            </w:r>
            <w:r w:rsidRPr="00240AC5">
              <w:rPr>
                <w:rFonts w:eastAsia="Arial Unicode MS"/>
              </w:rPr>
              <w:t xml:space="preserve"> character that will appear in the data as the group</w:t>
            </w:r>
            <w:r w:rsidR="000C3D61" w:rsidRPr="00240AC5">
              <w:rPr>
                <w:rFonts w:eastAsia="Arial Unicode MS"/>
              </w:rPr>
              <w:t>ing</w:t>
            </w:r>
            <w:r w:rsidRPr="00240AC5">
              <w:rPr>
                <w:rFonts w:eastAsia="Arial Unicode MS"/>
              </w:rPr>
              <w:t xml:space="preserve"> separator. </w:t>
            </w:r>
          </w:p>
          <w:p w14:paraId="0FF6B3DB" w14:textId="6EA45403" w:rsidR="00672D36" w:rsidRPr="00240AC5" w:rsidRDefault="00672D36" w:rsidP="00D46C4F">
            <w:pPr>
              <w:rPr>
                <w:rFonts w:eastAsia="Arial Unicode MS"/>
              </w:rPr>
            </w:pPr>
            <w:r w:rsidRPr="00240AC5">
              <w:rPr>
                <w:rFonts w:eastAsia="Arial Unicode MS"/>
              </w:rPr>
              <w:t>This property is applicable when dfdl:textNumberRep is 'standard'</w:t>
            </w:r>
            <w:r w:rsidR="00D636EE" w:rsidRPr="00240AC5">
              <w:rPr>
                <w:rFonts w:eastAsia="Arial Unicode MS"/>
              </w:rPr>
              <w:t xml:space="preserve"> and dfdl:textStandardBase is 10.</w:t>
            </w:r>
            <w:ins w:id="4032" w:author="Steve Hanson" w:date="2012-02-29T10:54:00Z">
              <w:r w:rsidR="0085331E" w:rsidRPr="00240AC5">
                <w:rPr>
                  <w:rFonts w:eastAsia="Arial Unicode MS"/>
                </w:rPr>
                <w:t xml:space="preserve"> </w:t>
              </w:r>
            </w:ins>
            <w:commentRangeStart w:id="4033"/>
            <w:ins w:id="4034" w:author="Steve Hanson" w:date="2012-02-29T10:55:00Z">
              <w:r w:rsidR="0085331E" w:rsidRPr="00240AC5">
                <w:rPr>
                  <w:rFonts w:eastAsia="Arial Unicode MS"/>
                </w:rPr>
                <w:t xml:space="preserve">It must be set if  dfdl:textNumberPattern contains a grouping separator symbol (schema definition error </w:t>
              </w:r>
              <w:commentRangeStart w:id="4035"/>
              <w:r w:rsidR="0085331E" w:rsidRPr="00240AC5">
                <w:rPr>
                  <w:rFonts w:eastAsia="Arial Unicode MS"/>
                </w:rPr>
                <w:t>otherwise</w:t>
              </w:r>
            </w:ins>
            <w:commentRangeEnd w:id="4035"/>
            <w:ins w:id="4036" w:author="Steve Hanson" w:date="2012-04-11T13:24:00Z">
              <w:r w:rsidR="0082385A">
                <w:rPr>
                  <w:rStyle w:val="CommentReference"/>
                </w:rPr>
                <w:commentReference w:id="4035"/>
              </w:r>
            </w:ins>
            <w:ins w:id="4037" w:author="mbeckerle" w:date="2012-04-22T19:16:00Z">
              <w:r w:rsidR="000F0762">
                <w:rPr>
                  <w:rFonts w:eastAsia="Arial Unicode MS"/>
                </w:rPr>
                <w:t>.</w:t>
              </w:r>
            </w:ins>
            <w:ins w:id="4038" w:author="Steve Hanson" w:date="2012-02-29T10:55:00Z">
              <w:r w:rsidR="0085331E" w:rsidRPr="00240AC5">
                <w:rPr>
                  <w:rFonts w:eastAsia="Arial Unicode MS"/>
                </w:rPr>
                <w:t>) Empty string is not an allowable value.</w:t>
              </w:r>
            </w:ins>
            <w:commentRangeEnd w:id="4033"/>
            <w:r w:rsidR="0085331E" w:rsidRPr="00240AC5">
              <w:rPr>
                <w:rStyle w:val="CommentReference"/>
                <w:rFonts w:eastAsia="Arial Unicode MS"/>
                <w:bCs/>
              </w:rPr>
              <w:commentReference w:id="4033"/>
            </w:r>
          </w:p>
          <w:p w14:paraId="065E80E0" w14:textId="77777777" w:rsidR="00672D36" w:rsidRPr="00240AC5" w:rsidRDefault="00672D36" w:rsidP="00D46C4F">
            <w:pPr>
              <w:rPr>
                <w:ins w:id="4039" w:author="mbeckerle" w:date="2012-03-24T15:22:00Z"/>
                <w:rFonts w:eastAsia="Arial Unicode MS"/>
              </w:rPr>
            </w:pPr>
            <w:r w:rsidRPr="00240AC5">
              <w:rPr>
                <w:rFonts w:eastAsia="Arial Unicode MS"/>
              </w:rPr>
              <w:t>This property can be computed by way of an expression which returns a character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282BA35" w14:textId="3204849F" w:rsidR="00F6044D" w:rsidRPr="00240AC5" w:rsidRDefault="00F6044D" w:rsidP="00D46C4F">
            <w:pPr>
              <w:rPr>
                <w:ins w:id="4040" w:author="mbeckerle" w:date="2012-03-24T15:31:00Z"/>
                <w:rFonts w:eastAsia="MS Mincho"/>
                <w:lang w:eastAsia="ja-JP" w:bidi="he-IL"/>
              </w:rPr>
            </w:pPr>
            <w:ins w:id="4041" w:author="mbeckerle" w:date="2012-03-24T15:31:00Z">
              <w:r w:rsidRPr="00240AC5">
                <w:rPr>
                  <w:rFonts w:eastAsia="Arial"/>
                  <w:color w:val="000000"/>
                  <w:lang w:eastAsia="ja-JP" w:bidi="he-IL"/>
                </w:rPr>
                <w:t>The string literal value is restricted in the same way as described in “</w:t>
              </w:r>
            </w:ins>
            <w:ins w:id="4042" w:author="mbeckerle" w:date="2012-04-22T19:16:00Z">
              <w:r w:rsidR="000F0762">
                <w:rPr>
                  <w:rFonts w:eastAsia="Arial"/>
                  <w:i/>
                  <w:iCs/>
                  <w:color w:val="000000"/>
                  <w:lang w:eastAsia="ja-JP" w:bidi="he-IL"/>
                </w:rPr>
                <w:t xml:space="preserve">Text Number </w:t>
              </w:r>
            </w:ins>
            <w:r w:rsidR="008E09C0">
              <w:rPr>
                <w:rStyle w:val="CommentReference"/>
              </w:rPr>
              <w:commentReference w:id="4043"/>
            </w:r>
            <w:ins w:id="4044" w:author="mbeckerle" w:date="2012-03-24T15:31:00Z">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ins>
            <w:commentRangeStart w:id="4045"/>
            <w:ins w:id="4046" w:author="mbeckerle" w:date="2012-03-24T15:32:00Z">
              <w:r w:rsidRPr="00240AC5">
                <w:rPr>
                  <w:rFonts w:eastAsia="Arial"/>
                  <w:color w:val="000000"/>
                  <w:lang w:eastAsia="ja-JP" w:bidi="he-IL"/>
                </w:rPr>
                <w:t>textStandardDecimalSeparator</w:t>
              </w:r>
              <w:commentRangeEnd w:id="4045"/>
              <w:r>
                <w:rPr>
                  <w:rStyle w:val="CommentReference"/>
                </w:rPr>
                <w:commentReference w:id="4045"/>
              </w:r>
            </w:ins>
            <w:ins w:id="4047" w:author="mbeckerle" w:date="2012-03-24T15:31:00Z">
              <w:r w:rsidRPr="00240AC5">
                <w:rPr>
                  <w:rFonts w:eastAsia="Arial"/>
                  <w:color w:val="000000"/>
                  <w:lang w:eastAsia="ja-JP" w:bidi="he-IL"/>
                </w:rPr>
                <w:t xml:space="preserve"> property.</w:t>
              </w:r>
            </w:ins>
          </w:p>
          <w:p w14:paraId="1C2E833C" w14:textId="5A3B833D" w:rsidR="00D67874" w:rsidRPr="00240AC5" w:rsidDel="00D46C4F" w:rsidRDefault="00D67874" w:rsidP="00D46C4F">
            <w:pPr>
              <w:rPr>
                <w:del w:id="4048" w:author="Steve Hanson" w:date="2012-08-06T14:47:00Z"/>
                <w:rFonts w:eastAsia="Arial Unicode MS"/>
              </w:rPr>
            </w:pPr>
          </w:p>
          <w:p w14:paraId="3F6D5190" w14:textId="77777777" w:rsidR="00672D36" w:rsidRPr="00240AC5" w:rsidRDefault="00672D36"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0C825E42" w14:textId="77777777" w:rsidTr="00956598">
        <w:trPr>
          <w:trHeight w:val="402"/>
          <w:jc w:val="center"/>
        </w:trPr>
        <w:tc>
          <w:tcPr>
            <w:tcW w:w="1789" w:type="pct"/>
          </w:tcPr>
          <w:p w14:paraId="05534448" w14:textId="77777777" w:rsidR="006E03A0" w:rsidRPr="00240AC5" w:rsidRDefault="00E05760" w:rsidP="00240AC5">
            <w:pPr>
              <w:tabs>
                <w:tab w:val="num" w:pos="360"/>
                <w:tab w:val="num" w:pos="540"/>
              </w:tabs>
              <w:spacing w:before="40" w:after="40"/>
              <w:rPr>
                <w:rStyle w:val="TableCellCharChar"/>
                <w:rFonts w:cs="Arial"/>
                <w:sz w:val="20"/>
                <w:szCs w:val="20"/>
              </w:rPr>
            </w:pPr>
            <w:commentRangeStart w:id="4049"/>
            <w:r w:rsidRPr="00240AC5">
              <w:rPr>
                <w:rStyle w:val="TableCellCharChar"/>
                <w:rFonts w:cs="Arial"/>
                <w:sz w:val="20"/>
                <w:szCs w:val="20"/>
              </w:rPr>
              <w:t>textStandardExponent</w:t>
            </w:r>
            <w:ins w:id="4050" w:author="Steve Hanson" w:date="2012-02-29T12:37:00Z">
              <w:r w:rsidR="00B76C05" w:rsidRPr="00240AC5">
                <w:rPr>
                  <w:rStyle w:val="TableCellCharChar"/>
                  <w:rFonts w:cs="Arial"/>
                  <w:sz w:val="20"/>
                  <w:szCs w:val="20"/>
                </w:rPr>
                <w:t>Rep</w:t>
              </w:r>
            </w:ins>
            <w:del w:id="4051" w:author="Steve Hanson" w:date="2012-02-29T12:37:00Z">
              <w:r w:rsidRPr="00240AC5" w:rsidDel="00B76C05">
                <w:rPr>
                  <w:rStyle w:val="TableCellCharChar"/>
                  <w:rFonts w:cs="Arial"/>
                  <w:sz w:val="20"/>
                  <w:szCs w:val="20"/>
                </w:rPr>
                <w:delText>Character</w:delText>
              </w:r>
            </w:del>
            <w:commentRangeEnd w:id="4049"/>
            <w:r w:rsidR="00B76C05">
              <w:rPr>
                <w:rStyle w:val="CommentReference"/>
              </w:rPr>
              <w:commentReference w:id="4049"/>
            </w:r>
          </w:p>
        </w:tc>
        <w:tc>
          <w:tcPr>
            <w:tcW w:w="3211" w:type="pct"/>
          </w:tcPr>
          <w:p w14:paraId="666F2E1C" w14:textId="77777777" w:rsidR="006E03A0" w:rsidRPr="00240AC5" w:rsidRDefault="008014ED" w:rsidP="00D46C4F">
            <w:pPr>
              <w:rPr>
                <w:rFonts w:eastAsia="Arial Unicode MS"/>
              </w:rPr>
            </w:pPr>
            <w:commentRangeStart w:id="4052"/>
            <w:r w:rsidRPr="00240AC5">
              <w:rPr>
                <w:rFonts w:eastAsia="Arial Unicode MS"/>
              </w:rPr>
              <w:t xml:space="preserve">DFDL </w:t>
            </w:r>
            <w:r w:rsidR="00293086" w:rsidRPr="00240AC5">
              <w:rPr>
                <w:rFonts w:eastAsia="Arial Unicode MS"/>
              </w:rPr>
              <w:t>String Literal</w:t>
            </w:r>
            <w:r w:rsidR="006E03A0" w:rsidRPr="00240AC5">
              <w:rPr>
                <w:rFonts w:eastAsia="Arial Unicode MS"/>
              </w:rPr>
              <w:t xml:space="preserve"> </w:t>
            </w:r>
            <w:commentRangeEnd w:id="4052"/>
            <w:r w:rsidR="001067C2" w:rsidRPr="00240AC5">
              <w:rPr>
                <w:rStyle w:val="CommentReference"/>
                <w:rFonts w:eastAsia="Arial Unicode MS"/>
                <w:bCs/>
              </w:rPr>
              <w:commentReference w:id="4052"/>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5248CB9A" w14:textId="77777777" w:rsidR="006E03A0" w:rsidRPr="00240AC5" w:rsidRDefault="006E03A0" w:rsidP="00D46C4F">
            <w:pPr>
              <w:rPr>
                <w:rFonts w:eastAsia="Arial Unicode MS"/>
              </w:rPr>
            </w:pPr>
            <w:r w:rsidRPr="00240AC5">
              <w:rPr>
                <w:rFonts w:eastAsia="Arial Unicode MS"/>
              </w:rPr>
              <w:t xml:space="preserve">Defines the actual </w:t>
            </w:r>
            <w:commentRangeStart w:id="4053"/>
            <w:r w:rsidRPr="00240AC5">
              <w:rPr>
                <w:rFonts w:eastAsia="Arial Unicode MS"/>
              </w:rPr>
              <w:t>characte</w:t>
            </w:r>
            <w:ins w:id="4054" w:author="Steve Hanson" w:date="2012-02-29T12:39:00Z">
              <w:r w:rsidR="00B76C05" w:rsidRPr="00240AC5">
                <w:rPr>
                  <w:rFonts w:eastAsia="Arial Unicode MS"/>
                </w:rPr>
                <w:t>r(s)</w:t>
              </w:r>
              <w:r w:rsidR="00B76C05" w:rsidRPr="00240AC5" w:rsidDel="00B76C05">
                <w:rPr>
                  <w:rFonts w:eastAsia="Arial Unicode MS"/>
                </w:rPr>
                <w:t xml:space="preserve"> </w:t>
              </w:r>
            </w:ins>
            <w:ins w:id="4055" w:author="Steve Hanson" w:date="2012-02-29T12:40:00Z">
              <w:r w:rsidR="00B76C05" w:rsidRPr="00240AC5">
                <w:rPr>
                  <w:rFonts w:eastAsia="Arial Unicode MS"/>
                </w:rPr>
                <w:t>th</w:t>
              </w:r>
            </w:ins>
            <w:del w:id="4056" w:author="Steve Hanson" w:date="2012-02-29T12:39:00Z">
              <w:r w:rsidRPr="00240AC5" w:rsidDel="00B76C05">
                <w:rPr>
                  <w:rFonts w:eastAsia="Arial Unicode MS"/>
                </w:rPr>
                <w:delText>r</w:delText>
              </w:r>
              <w:commentRangeEnd w:id="4053"/>
              <w:r w:rsidR="00B76C05" w:rsidRPr="00240AC5" w:rsidDel="00B76C05">
                <w:rPr>
                  <w:rStyle w:val="CommentReference"/>
                  <w:rFonts w:eastAsia="Arial Unicode MS"/>
                  <w:bCs/>
                </w:rPr>
                <w:commentReference w:id="4053"/>
              </w:r>
              <w:r w:rsidRPr="00240AC5" w:rsidDel="00B76C05">
                <w:rPr>
                  <w:rFonts w:eastAsia="Arial Unicode MS"/>
                </w:rPr>
                <w:delText xml:space="preserve"> th</w:delText>
              </w:r>
            </w:del>
            <w:r w:rsidRPr="00240AC5">
              <w:rPr>
                <w:rFonts w:eastAsia="Arial Unicode MS"/>
              </w:rPr>
              <w:t>at will appear in the data as the exponent indicator. If the empty string is specified then no exponent character will be used.</w:t>
            </w:r>
          </w:p>
          <w:p w14:paraId="4DB7AE35" w14:textId="4FFBC7CF" w:rsidR="006E03A0" w:rsidRPr="00240AC5" w:rsidRDefault="006E03A0" w:rsidP="00D46C4F">
            <w:pPr>
              <w:rPr>
                <w:rFonts w:eastAsia="Arial Unicode MS"/>
              </w:rPr>
            </w:pPr>
            <w:r w:rsidRPr="00240AC5">
              <w:rPr>
                <w:rFonts w:eastAsia="Arial Unicode MS"/>
              </w:rPr>
              <w:t>This property is applicable when dfdl:</w:t>
            </w:r>
            <w:r w:rsidR="00DD19E7" w:rsidRPr="00240AC5">
              <w:rPr>
                <w:rFonts w:eastAsia="Arial Unicode MS"/>
              </w:rPr>
              <w:t>textNumberRep</w:t>
            </w:r>
            <w:r w:rsidRPr="00240AC5">
              <w:rPr>
                <w:rFonts w:eastAsia="Arial Unicode MS"/>
              </w:rPr>
              <w:t xml:space="preserve"> is 'standard'</w:t>
            </w:r>
            <w:r w:rsidR="00D636EE" w:rsidRPr="00240AC5">
              <w:rPr>
                <w:rFonts w:eastAsia="Arial Unicode MS"/>
              </w:rPr>
              <w:t xml:space="preserve"> and dfdl:textStandardBase is 10.</w:t>
            </w:r>
            <w:ins w:id="4057" w:author="Steve Hanson" w:date="2012-02-29T10:55:00Z">
              <w:r w:rsidR="0085331E" w:rsidRPr="00240AC5">
                <w:rPr>
                  <w:rFonts w:eastAsia="Arial Unicode MS"/>
                </w:rPr>
                <w:t xml:space="preserve"> </w:t>
              </w:r>
              <w:commentRangeStart w:id="4058"/>
              <w:r w:rsidR="0085331E" w:rsidRPr="00240AC5">
                <w:rPr>
                  <w:rFonts w:eastAsia="Arial Unicode MS"/>
                </w:rPr>
                <w:t>It must be set if  dfdl:textNumberPattern contains an exponent symbol (schema definition error otherwise</w:t>
              </w:r>
            </w:ins>
            <w:ins w:id="4059" w:author="mbeckerle" w:date="2012-04-22T19:17:00Z">
              <w:r w:rsidR="000F0762">
                <w:rPr>
                  <w:rFonts w:eastAsia="Arial Unicode MS"/>
                </w:rPr>
                <w:t>.</w:t>
              </w:r>
            </w:ins>
            <w:ins w:id="4060" w:author="Steve Hanson" w:date="2012-02-29T10:55:00Z">
              <w:r w:rsidR="0085331E" w:rsidRPr="00240AC5">
                <w:rPr>
                  <w:rFonts w:eastAsia="Arial Unicode MS"/>
                </w:rPr>
                <w:t xml:space="preserve">) Empty string is not an allowable </w:t>
              </w:r>
            </w:ins>
            <w:commentRangeEnd w:id="4058"/>
            <w:ins w:id="4061" w:author="Steve Hanson" w:date="2012-02-29T10:56:00Z">
              <w:r w:rsidR="0085331E" w:rsidRPr="00240AC5">
                <w:rPr>
                  <w:rStyle w:val="CommentReference"/>
                  <w:rFonts w:eastAsia="Arial Unicode MS"/>
                  <w:bCs/>
                </w:rPr>
                <w:commentReference w:id="4058"/>
              </w:r>
            </w:ins>
            <w:ins w:id="4062" w:author="Steve Hanson" w:date="2012-02-29T10:55:00Z">
              <w:r w:rsidR="0085331E" w:rsidRPr="00240AC5">
                <w:rPr>
                  <w:rFonts w:eastAsia="Arial Unicode MS"/>
                </w:rPr>
                <w:t>value.</w:t>
              </w:r>
            </w:ins>
          </w:p>
          <w:p w14:paraId="1AA30A3D" w14:textId="77777777" w:rsidR="00A40483" w:rsidRPr="00240AC5" w:rsidRDefault="006E03A0" w:rsidP="00D46C4F">
            <w:pPr>
              <w:rPr>
                <w:ins w:id="4063" w:author="mbeckerle" w:date="2012-03-24T15:32:00Z"/>
                <w:rFonts w:eastAsia="Arial Unicode MS"/>
              </w:rPr>
            </w:pPr>
            <w:r w:rsidRPr="00240AC5">
              <w:rPr>
                <w:rFonts w:eastAsia="Arial Unicode MS"/>
              </w:rPr>
              <w:t xml:space="preserve">This property can be computed by way of an expression which returns a </w:t>
            </w:r>
            <w:ins w:id="4064" w:author="Steve Hanson" w:date="2012-02-29T12:39:00Z">
              <w:r w:rsidR="00B76C05" w:rsidRPr="00240AC5">
                <w:rPr>
                  <w:rFonts w:eastAsia="Arial Unicode MS"/>
                </w:rPr>
                <w:t>DFDL S</w:t>
              </w:r>
            </w:ins>
            <w:ins w:id="4065" w:author="Steve Hanson" w:date="2012-02-29T12:38:00Z">
              <w:r w:rsidR="00B76C05" w:rsidRPr="00240AC5">
                <w:rPr>
                  <w:rFonts w:eastAsia="Arial Unicode MS"/>
                </w:rPr>
                <w:t>tring</w:t>
              </w:r>
            </w:ins>
            <w:ins w:id="4066" w:author="Steve Hanson" w:date="2012-02-29T12:39:00Z">
              <w:r w:rsidR="00B76C05" w:rsidRPr="00240AC5">
                <w:rPr>
                  <w:rFonts w:eastAsia="Arial Unicode MS"/>
                </w:rPr>
                <w:t xml:space="preserve"> Literal</w:t>
              </w:r>
            </w:ins>
            <w:del w:id="4067" w:author="Steve Hanson" w:date="2012-02-29T12:38:00Z">
              <w:r w:rsidRPr="00240AC5" w:rsidDel="00B76C05">
                <w:rPr>
                  <w:rFonts w:eastAsia="Arial Unicode MS"/>
                </w:rPr>
                <w:delText>character</w:delText>
              </w:r>
            </w:del>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BCC779C" w14:textId="1168EE3B" w:rsidR="00F6044D" w:rsidRPr="005E3B09" w:rsidRDefault="00F6044D" w:rsidP="00D46C4F">
            <w:pPr>
              <w:rPr>
                <w:rFonts w:eastAsia="MS Mincho"/>
                <w:lang w:eastAsia="ja-JP" w:bidi="he-IL"/>
              </w:rPr>
            </w:pPr>
            <w:ins w:id="4068" w:author="mbeckerle" w:date="2012-03-24T15:32:00Z">
              <w:r w:rsidRPr="00240AC5">
                <w:rPr>
                  <w:rFonts w:eastAsia="Arial"/>
                  <w:color w:val="000000"/>
                  <w:lang w:eastAsia="ja-JP" w:bidi="he-IL"/>
                </w:rPr>
                <w:t>The string literal value is restricted in the same way as described in “</w:t>
              </w:r>
            </w:ins>
            <w:ins w:id="4069" w:author="mbeckerle" w:date="2012-04-22T19:17:00Z">
              <w:r w:rsidR="000F0762">
                <w:rPr>
                  <w:rFonts w:eastAsia="Arial"/>
                  <w:i/>
                  <w:iCs/>
                  <w:color w:val="000000"/>
                  <w:lang w:eastAsia="ja-JP" w:bidi="he-IL"/>
                </w:rPr>
                <w:t>Text Number C</w:t>
              </w:r>
            </w:ins>
            <w:del w:id="4070" w:author="mbeckerle" w:date="2012-04-22T19:17:00Z">
              <w:r w:rsidR="008E09C0" w:rsidDel="000F0762">
                <w:rPr>
                  <w:rStyle w:val="CommentReference"/>
                </w:rPr>
                <w:commentReference w:id="4071"/>
              </w:r>
            </w:del>
            <w:ins w:id="4072" w:author="mbeckerle" w:date="2012-03-24T15:32:00Z">
              <w:r w:rsidRPr="00240AC5">
                <w:rPr>
                  <w:rFonts w:eastAsia="Arial"/>
                  <w:i/>
                  <w:iCs/>
                  <w:color w:val="000000"/>
                  <w:lang w:eastAsia="ja-JP" w:bidi="he-IL"/>
                </w:rPr>
                <w:t>haracter Restrictions</w:t>
              </w:r>
              <w:r w:rsidRPr="00240AC5">
                <w:rPr>
                  <w:rFonts w:eastAsia="Arial"/>
                  <w:color w:val="000000"/>
                  <w:lang w:eastAsia="ja-JP" w:bidi="he-IL"/>
                </w:rPr>
                <w:t xml:space="preserve">” in the description of the </w:t>
              </w:r>
              <w:commentRangeStart w:id="4073"/>
              <w:r w:rsidRPr="00240AC5">
                <w:rPr>
                  <w:rFonts w:eastAsia="Arial"/>
                  <w:color w:val="000000"/>
                  <w:lang w:eastAsia="ja-JP" w:bidi="he-IL"/>
                </w:rPr>
                <w:t>textStandardDecimalSeparator</w:t>
              </w:r>
              <w:commentRangeEnd w:id="4073"/>
              <w:r>
                <w:rPr>
                  <w:rStyle w:val="CommentReference"/>
                </w:rPr>
                <w:commentReference w:id="4073"/>
              </w:r>
              <w:r w:rsidRPr="00240AC5">
                <w:rPr>
                  <w:rFonts w:eastAsia="Arial"/>
                  <w:color w:val="000000"/>
                  <w:lang w:eastAsia="ja-JP" w:bidi="he-IL"/>
                </w:rPr>
                <w:t xml:space="preserve"> property.</w:t>
              </w:r>
            </w:ins>
          </w:p>
          <w:p w14:paraId="6E159760" w14:textId="77777777" w:rsidR="006E03A0" w:rsidRPr="00240AC5" w:rsidRDefault="006E03A0" w:rsidP="00D46C4F">
            <w:pPr>
              <w:rPr>
                <w:rFonts w:eastAsia="Arial Unicode MS"/>
              </w:rPr>
            </w:pPr>
            <w:r w:rsidRPr="00240AC5">
              <w:rPr>
                <w:rFonts w:eastAsia="Arial Unicode MS"/>
              </w:rPr>
              <w:t xml:space="preserve">If dfdl:ignoreCase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4D5D39E1"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710DC8BF" w14:textId="77777777" w:rsidTr="00956598">
        <w:trPr>
          <w:trHeight w:val="402"/>
          <w:jc w:val="center"/>
        </w:trPr>
        <w:tc>
          <w:tcPr>
            <w:tcW w:w="1789" w:type="pct"/>
          </w:tcPr>
          <w:p w14:paraId="0066C493" w14:textId="77777777" w:rsidR="006E03A0" w:rsidRPr="00240AC5" w:rsidRDefault="00E0576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textStandardInfinityRep</w:t>
            </w:r>
          </w:p>
        </w:tc>
        <w:tc>
          <w:tcPr>
            <w:tcW w:w="3211" w:type="pct"/>
          </w:tcPr>
          <w:p w14:paraId="018FF088" w14:textId="77777777" w:rsidR="006E03A0" w:rsidRPr="00240AC5" w:rsidRDefault="00C27124" w:rsidP="00D46C4F">
            <w:pPr>
              <w:rPr>
                <w:rFonts w:eastAsia="Arial Unicode MS"/>
              </w:rPr>
            </w:pPr>
            <w:commentRangeStart w:id="4074"/>
            <w:r w:rsidRPr="00240AC5">
              <w:rPr>
                <w:rFonts w:eastAsia="Arial Unicode MS"/>
              </w:rPr>
              <w:t xml:space="preserve">DFDL </w:t>
            </w:r>
            <w:r w:rsidR="00293086" w:rsidRPr="00240AC5">
              <w:rPr>
                <w:rFonts w:eastAsia="Arial Unicode MS"/>
              </w:rPr>
              <w:t>String Literal</w:t>
            </w:r>
            <w:commentRangeEnd w:id="4074"/>
            <w:r w:rsidR="001067C2" w:rsidRPr="00240AC5">
              <w:rPr>
                <w:rStyle w:val="CommentReference"/>
                <w:rFonts w:eastAsia="Arial Unicode MS"/>
                <w:bCs/>
              </w:rPr>
              <w:commentReference w:id="4074"/>
            </w:r>
          </w:p>
          <w:p w14:paraId="0A0B3C92" w14:textId="77777777" w:rsidR="006E03A0" w:rsidRPr="00240AC5" w:rsidRDefault="006E03A0" w:rsidP="00D46C4F">
            <w:pPr>
              <w:rPr>
                <w:rFonts w:eastAsia="Arial Unicode MS"/>
              </w:rPr>
            </w:pPr>
            <w:r w:rsidRPr="00240AC5">
              <w:rPr>
                <w:rFonts w:eastAsia="Arial Unicode MS"/>
              </w:rPr>
              <w:t>The value used to represent infinity.</w:t>
            </w:r>
          </w:p>
          <w:p w14:paraId="6C1F6080" w14:textId="77777777" w:rsidR="006E03A0" w:rsidRPr="00240AC5" w:rsidRDefault="006E03A0" w:rsidP="00D46C4F">
            <w:pPr>
              <w:rPr>
                <w:rFonts w:eastAsia="Arial Unicode MS"/>
              </w:rPr>
            </w:pPr>
            <w:r w:rsidRPr="00240AC5">
              <w:rPr>
                <w:rFonts w:eastAsia="Arial Unicode MS"/>
              </w:rPr>
              <w:t xml:space="preserve">Infinity is represented as </w:t>
            </w:r>
            <w:r w:rsidR="00C1250C" w:rsidRPr="00240AC5">
              <w:rPr>
                <w:rFonts w:eastAsia="Arial Unicode MS"/>
              </w:rPr>
              <w:t xml:space="preserve">a </w:t>
            </w:r>
            <w:r w:rsidRPr="00240AC5">
              <w:rPr>
                <w:rFonts w:eastAsia="Arial Unicode MS"/>
              </w:rPr>
              <w:t xml:space="preserve">string with the positive or negative prefixes and suffixes </w:t>
            </w:r>
            <w:r w:rsidRPr="00240AC5">
              <w:rPr>
                <w:rFonts w:eastAsia="MS Mincho"/>
              </w:rPr>
              <w:t xml:space="preserve">from the </w:t>
            </w:r>
            <w:r w:rsidR="00E76101" w:rsidRPr="00240AC5">
              <w:rPr>
                <w:rFonts w:eastAsia="MS Mincho"/>
              </w:rPr>
              <w:t>dfdl:</w:t>
            </w:r>
            <w:r w:rsidR="00824D18" w:rsidRPr="00240AC5">
              <w:rPr>
                <w:rFonts w:eastAsia="MS Mincho"/>
              </w:rPr>
              <w:t>textNumberPattern</w:t>
            </w:r>
            <w:r w:rsidRPr="00240AC5">
              <w:rPr>
                <w:rFonts w:eastAsia="MS Mincho"/>
              </w:rPr>
              <w:t xml:space="preserve"> </w:t>
            </w:r>
            <w:r w:rsidRPr="00240AC5">
              <w:rPr>
                <w:rFonts w:eastAsia="Arial Unicode MS"/>
              </w:rPr>
              <w:t>applied</w:t>
            </w:r>
          </w:p>
          <w:p w14:paraId="0AC5FB26" w14:textId="77777777" w:rsidR="006E03A0" w:rsidRPr="00240AC5" w:rsidRDefault="006E03A0" w:rsidP="00D46C4F">
            <w:pPr>
              <w:rPr>
                <w:rFonts w:eastAsia="Arial Unicode MS"/>
              </w:rPr>
            </w:pPr>
            <w:r w:rsidRPr="00240AC5">
              <w:rPr>
                <w:rFonts w:eastAsia="Arial Unicode MS"/>
              </w:rPr>
              <w:t>This property is applicable when dfdl:</w:t>
            </w:r>
            <w:r w:rsidR="00DD19E7" w:rsidRPr="00240AC5">
              <w:rPr>
                <w:rFonts w:eastAsia="Arial Unicode MS"/>
              </w:rPr>
              <w:t>textNumberRep</w:t>
            </w:r>
            <w:r w:rsidRPr="00240AC5">
              <w:rPr>
                <w:rFonts w:eastAsia="Arial Unicode MS"/>
              </w:rPr>
              <w:t xml:space="preserve"> is 'standard'</w:t>
            </w:r>
            <w:r w:rsidR="00D636EE" w:rsidRPr="00240AC5">
              <w:rPr>
                <w:rFonts w:eastAsia="Arial Unicode MS"/>
              </w:rPr>
              <w:t xml:space="preserve">, dfdl:textStandardBase is 10 </w:t>
            </w:r>
            <w:r w:rsidRPr="00240AC5">
              <w:rPr>
                <w:rFonts w:eastAsia="Arial Unicode MS"/>
              </w:rPr>
              <w:t>and the simple type is float or double</w:t>
            </w:r>
          </w:p>
          <w:p w14:paraId="6840A2F7" w14:textId="77777777" w:rsidR="00427EF1" w:rsidRPr="00240AC5" w:rsidRDefault="00427EF1" w:rsidP="00D46C4F">
            <w:pPr>
              <w:rPr>
                <w:ins w:id="4075" w:author="mbeckerle" w:date="2012-03-24T15:33:00Z"/>
                <w:rFonts w:eastAsia="Arial Unicode MS"/>
              </w:rPr>
            </w:pPr>
            <w:r w:rsidRPr="00240AC5">
              <w:rPr>
                <w:rFonts w:eastAsia="Arial Unicode MS"/>
              </w:rPr>
              <w:t>If dfdl:ignoreCase is 'yes' then the case of the string is ignored</w:t>
            </w:r>
            <w:r w:rsidR="008B7EF6" w:rsidRPr="00240AC5">
              <w:rPr>
                <w:rFonts w:eastAsia="Arial Unicode MS"/>
              </w:rPr>
              <w:t xml:space="preserve"> by the parser.</w:t>
            </w:r>
          </w:p>
          <w:p w14:paraId="12B8C67C" w14:textId="5D5D115D" w:rsidR="00F6044D" w:rsidRPr="005E3B09" w:rsidRDefault="00F6044D" w:rsidP="00D46C4F">
            <w:pPr>
              <w:rPr>
                <w:rFonts w:eastAsia="MS Mincho"/>
                <w:lang w:eastAsia="ja-JP" w:bidi="he-IL"/>
              </w:rPr>
            </w:pPr>
            <w:ins w:id="4076" w:author="mbeckerle" w:date="2012-03-24T15:33:00Z">
              <w:r w:rsidRPr="00240AC5">
                <w:rPr>
                  <w:rFonts w:eastAsia="Arial"/>
                  <w:color w:val="000000"/>
                  <w:lang w:eastAsia="ja-JP" w:bidi="he-IL"/>
                </w:rPr>
                <w:t>The string literal value is restricted in the same way as described in “</w:t>
              </w:r>
            </w:ins>
            <w:ins w:id="4077" w:author="mbeckerle" w:date="2012-04-22T19:18:00Z">
              <w:r w:rsidR="000F0762">
                <w:rPr>
                  <w:rFonts w:eastAsia="Arial"/>
                  <w:i/>
                  <w:iCs/>
                  <w:color w:val="000000"/>
                  <w:lang w:eastAsia="ja-JP" w:bidi="he-IL"/>
                </w:rPr>
                <w:t>Text Number</w:t>
              </w:r>
            </w:ins>
            <w:commentRangeStart w:id="4078"/>
            <w:ins w:id="4079" w:author="mbeckerle" w:date="2012-03-24T15:33:00Z">
              <w:r w:rsidRPr="00240AC5">
                <w:rPr>
                  <w:rFonts w:eastAsia="Arial"/>
                  <w:i/>
                  <w:iCs/>
                  <w:color w:val="000000"/>
                  <w:lang w:eastAsia="ja-JP" w:bidi="he-IL"/>
                </w:rPr>
                <w:t xml:space="preserve"> </w:t>
              </w:r>
            </w:ins>
            <w:commentRangeEnd w:id="4078"/>
            <w:r w:rsidR="008E09C0">
              <w:rPr>
                <w:rStyle w:val="CommentReference"/>
              </w:rPr>
              <w:commentReference w:id="4078"/>
            </w:r>
            <w:ins w:id="4080" w:author="mbeckerle" w:date="2012-03-24T15:33:00Z">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commentRangeStart w:id="4081"/>
              <w:r w:rsidRPr="00240AC5">
                <w:rPr>
                  <w:rFonts w:eastAsia="Arial"/>
                  <w:color w:val="000000"/>
                  <w:lang w:eastAsia="ja-JP" w:bidi="he-IL"/>
                </w:rPr>
                <w:t>textStandardDecimalSeparator</w:t>
              </w:r>
              <w:commentRangeEnd w:id="4081"/>
              <w:r>
                <w:rPr>
                  <w:rStyle w:val="CommentReference"/>
                </w:rPr>
                <w:commentReference w:id="4081"/>
              </w:r>
              <w:r w:rsidRPr="00240AC5">
                <w:rPr>
                  <w:rFonts w:eastAsia="Arial"/>
                  <w:color w:val="000000"/>
                  <w:lang w:eastAsia="ja-JP" w:bidi="he-IL"/>
                </w:rPr>
                <w:t xml:space="preserve"> property.</w:t>
              </w:r>
            </w:ins>
          </w:p>
          <w:p w14:paraId="55A333F9"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2FC48BE2" w14:textId="77777777" w:rsidTr="00956598">
        <w:trPr>
          <w:trHeight w:val="402"/>
          <w:jc w:val="center"/>
        </w:trPr>
        <w:tc>
          <w:tcPr>
            <w:tcW w:w="1789" w:type="pct"/>
          </w:tcPr>
          <w:p w14:paraId="38DB39CE" w14:textId="77777777" w:rsidR="006E03A0" w:rsidRPr="00240AC5" w:rsidRDefault="00E05760" w:rsidP="00240AC5">
            <w:pPr>
              <w:tabs>
                <w:tab w:val="num" w:pos="360"/>
                <w:tab w:val="num" w:pos="540"/>
              </w:tabs>
              <w:spacing w:before="40" w:after="40"/>
              <w:rPr>
                <w:rStyle w:val="TableCellCharChar"/>
                <w:rFonts w:cs="Arial"/>
                <w:sz w:val="20"/>
                <w:szCs w:val="20"/>
              </w:rPr>
            </w:pPr>
            <w:commentRangeStart w:id="4082"/>
            <w:r w:rsidRPr="00240AC5">
              <w:rPr>
                <w:rStyle w:val="TableCellCharChar"/>
                <w:rFonts w:cs="Arial"/>
                <w:sz w:val="20"/>
                <w:szCs w:val="20"/>
              </w:rPr>
              <w:t>textStandardNa</w:t>
            </w:r>
            <w:ins w:id="4083" w:author="Steve Hanson" w:date="2012-02-23T16:22:00Z">
              <w:r w:rsidR="005617C6" w:rsidRPr="00240AC5">
                <w:rPr>
                  <w:rStyle w:val="TableCellCharChar"/>
                  <w:rFonts w:cs="Arial"/>
                  <w:sz w:val="20"/>
                  <w:szCs w:val="20"/>
                </w:rPr>
                <w:t>N</w:t>
              </w:r>
            </w:ins>
            <w:del w:id="4084" w:author="Steve Hanson" w:date="2012-02-23T16:22:00Z">
              <w:r w:rsidRPr="00240AC5" w:rsidDel="005617C6">
                <w:rPr>
                  <w:rStyle w:val="TableCellCharChar"/>
                  <w:rFonts w:cs="Arial"/>
                  <w:sz w:val="20"/>
                  <w:szCs w:val="20"/>
                </w:rPr>
                <w:delText>n</w:delText>
              </w:r>
            </w:del>
            <w:r w:rsidRPr="00240AC5">
              <w:rPr>
                <w:rStyle w:val="TableCellCharChar"/>
                <w:rFonts w:cs="Arial"/>
                <w:sz w:val="20"/>
                <w:szCs w:val="20"/>
              </w:rPr>
              <w:t>Rep</w:t>
            </w:r>
            <w:commentRangeEnd w:id="4082"/>
            <w:r w:rsidR="005617C6">
              <w:rPr>
                <w:rStyle w:val="CommentReference"/>
              </w:rPr>
              <w:commentReference w:id="4082"/>
            </w:r>
          </w:p>
        </w:tc>
        <w:tc>
          <w:tcPr>
            <w:tcW w:w="3211" w:type="pct"/>
          </w:tcPr>
          <w:p w14:paraId="4D455566" w14:textId="77777777" w:rsidR="006E03A0" w:rsidRPr="00240AC5" w:rsidRDefault="00C27124" w:rsidP="00D46C4F">
            <w:pPr>
              <w:rPr>
                <w:rFonts w:eastAsia="Arial Unicode MS"/>
              </w:rPr>
            </w:pPr>
            <w:commentRangeStart w:id="4085"/>
            <w:r w:rsidRPr="00240AC5">
              <w:rPr>
                <w:rFonts w:eastAsia="Arial Unicode MS"/>
              </w:rPr>
              <w:t xml:space="preserve">DFDL </w:t>
            </w:r>
            <w:r w:rsidR="00293086" w:rsidRPr="00240AC5">
              <w:rPr>
                <w:rFonts w:eastAsia="Arial Unicode MS"/>
              </w:rPr>
              <w:t>String Literal</w:t>
            </w:r>
            <w:commentRangeEnd w:id="4085"/>
            <w:r w:rsidR="001067C2" w:rsidRPr="00240AC5">
              <w:rPr>
                <w:rStyle w:val="CommentReference"/>
                <w:rFonts w:eastAsia="Arial Unicode MS"/>
                <w:bCs/>
              </w:rPr>
              <w:commentReference w:id="4085"/>
            </w:r>
          </w:p>
          <w:p w14:paraId="77EA016B" w14:textId="77777777" w:rsidR="006E03A0" w:rsidRPr="00240AC5" w:rsidRDefault="006E03A0" w:rsidP="00D46C4F">
            <w:pPr>
              <w:rPr>
                <w:rFonts w:eastAsia="Arial Unicode MS"/>
              </w:rPr>
            </w:pPr>
            <w:r w:rsidRPr="00240AC5">
              <w:rPr>
                <w:rFonts w:eastAsia="Arial Unicode MS"/>
              </w:rPr>
              <w:t>The value used to represent NaN.</w:t>
            </w:r>
          </w:p>
          <w:p w14:paraId="67455E21" w14:textId="77777777" w:rsidR="006E03A0" w:rsidRPr="00240AC5" w:rsidRDefault="006E03A0" w:rsidP="00D46C4F">
            <w:pPr>
              <w:rPr>
                <w:rFonts w:eastAsia="Arial Unicode MS"/>
              </w:rPr>
            </w:pPr>
            <w:r w:rsidRPr="00240AC5">
              <w:rPr>
                <w:rStyle w:val="HTMLCode"/>
                <w:rFonts w:ascii="Arial" w:hAnsi="Arial" w:cs="Arial"/>
                <w:color w:val="000000"/>
                <w:sz w:val="18"/>
                <w:szCs w:val="18"/>
              </w:rPr>
              <w:t>NaN</w:t>
            </w:r>
            <w:r w:rsidRPr="00240AC5">
              <w:rPr>
                <w:rFonts w:eastAsia="Arial Unicode MS"/>
              </w:rPr>
              <w:t xml:space="preserve"> is represented as string and the positive or negative</w:t>
            </w:r>
            <w:r w:rsidRPr="00240AC5">
              <w:rPr>
                <w:rFonts w:eastAsia="Arial Unicode MS"/>
                <w:color w:val="FF0000"/>
              </w:rPr>
              <w:t xml:space="preserve"> </w:t>
            </w:r>
            <w:r w:rsidRPr="00240AC5">
              <w:rPr>
                <w:rFonts w:eastAsia="Arial Unicode MS"/>
              </w:rPr>
              <w:t xml:space="preserve">prefixes and suffixes from the </w:t>
            </w:r>
            <w:r w:rsidR="00E76101" w:rsidRPr="00240AC5">
              <w:rPr>
                <w:rFonts w:eastAsia="Arial Unicode MS"/>
              </w:rPr>
              <w:t>dfdl:</w:t>
            </w:r>
            <w:r w:rsidR="00824D18" w:rsidRPr="00240AC5">
              <w:rPr>
                <w:rFonts w:eastAsia="Arial Unicode MS"/>
              </w:rPr>
              <w:t>textNumberPattern</w:t>
            </w:r>
            <w:r w:rsidRPr="00240AC5">
              <w:rPr>
                <w:rFonts w:eastAsia="Arial Unicode MS"/>
              </w:rPr>
              <w:t xml:space="preserve"> are not used</w:t>
            </w:r>
          </w:p>
          <w:p w14:paraId="6B39065B" w14:textId="77777777" w:rsidR="006E03A0" w:rsidRPr="00240AC5" w:rsidRDefault="006E03A0" w:rsidP="00D46C4F">
            <w:pPr>
              <w:rPr>
                <w:rFonts w:eastAsia="Arial Unicode MS"/>
              </w:rPr>
            </w:pPr>
            <w:r w:rsidRPr="00240AC5">
              <w:rPr>
                <w:rFonts w:eastAsia="Arial Unicode MS"/>
              </w:rPr>
              <w:t>This property is applicable when dfdl:</w:t>
            </w:r>
            <w:r w:rsidR="00DD19E7" w:rsidRPr="00240AC5">
              <w:rPr>
                <w:rFonts w:eastAsia="Arial Unicode MS"/>
              </w:rPr>
              <w:t>textNumberRep</w:t>
            </w:r>
            <w:r w:rsidRPr="00240AC5">
              <w:rPr>
                <w:rFonts w:eastAsia="Arial Unicode MS"/>
              </w:rPr>
              <w:t xml:space="preserve"> is 'standard'</w:t>
            </w:r>
            <w:r w:rsidR="00D636EE" w:rsidRPr="00240AC5">
              <w:rPr>
                <w:rFonts w:eastAsia="Arial Unicode MS"/>
              </w:rPr>
              <w:t xml:space="preserve">, dfdl:textStandardBase is 10 </w:t>
            </w:r>
            <w:r w:rsidRPr="00240AC5">
              <w:rPr>
                <w:rFonts w:eastAsia="Arial Unicode MS"/>
              </w:rPr>
              <w:t>and the simple type is float or double</w:t>
            </w:r>
            <w:ins w:id="4086" w:author="Steve Hanson" w:date="2012-02-29T10:45:00Z">
              <w:r w:rsidR="001067C2" w:rsidRPr="00240AC5">
                <w:rPr>
                  <w:rFonts w:eastAsia="Arial Unicode MS"/>
                </w:rPr>
                <w:t>.</w:t>
              </w:r>
            </w:ins>
          </w:p>
          <w:p w14:paraId="05B5C042" w14:textId="77777777" w:rsidR="00427EF1" w:rsidRPr="00240AC5" w:rsidRDefault="00427EF1" w:rsidP="00D46C4F">
            <w:pPr>
              <w:rPr>
                <w:ins w:id="4087" w:author="mbeckerle" w:date="2012-03-24T15:33:00Z"/>
                <w:rFonts w:eastAsia="Arial Unicode MS"/>
              </w:rPr>
            </w:pPr>
            <w:r w:rsidRPr="00240AC5">
              <w:rPr>
                <w:rFonts w:eastAsia="Arial Unicode MS"/>
              </w:rPr>
              <w:t>If dfdl:ignoreCase is 'yes' then the case of the string is ignored</w:t>
            </w:r>
            <w:r w:rsidR="008B7EF6" w:rsidRPr="00240AC5">
              <w:rPr>
                <w:rFonts w:eastAsia="Arial Unicode MS"/>
              </w:rPr>
              <w:t xml:space="preserve"> by the parser.</w:t>
            </w:r>
          </w:p>
          <w:p w14:paraId="289D465F" w14:textId="55F95F3B" w:rsidR="00F6044D" w:rsidRPr="005E3B09" w:rsidRDefault="00F6044D" w:rsidP="00D46C4F">
            <w:pPr>
              <w:rPr>
                <w:rFonts w:eastAsia="MS Mincho"/>
                <w:lang w:eastAsia="ja-JP" w:bidi="he-IL"/>
              </w:rPr>
            </w:pPr>
            <w:ins w:id="4088" w:author="mbeckerle" w:date="2012-03-24T15:33:00Z">
              <w:r w:rsidRPr="00240AC5">
                <w:rPr>
                  <w:rFonts w:eastAsia="Arial"/>
                  <w:color w:val="000000"/>
                  <w:lang w:eastAsia="ja-JP" w:bidi="he-IL"/>
                </w:rPr>
                <w:t>The string literal value is restricted in the same way as described in “</w:t>
              </w:r>
            </w:ins>
            <w:ins w:id="4089" w:author="mbeckerle" w:date="2012-04-22T19:18:00Z">
              <w:r w:rsidR="000F0762">
                <w:rPr>
                  <w:rFonts w:eastAsia="Arial"/>
                  <w:i/>
                  <w:iCs/>
                  <w:color w:val="000000"/>
                  <w:lang w:eastAsia="ja-JP" w:bidi="he-IL"/>
                </w:rPr>
                <w:t>Text Number</w:t>
              </w:r>
            </w:ins>
            <w:r w:rsidR="00DF3268">
              <w:rPr>
                <w:rStyle w:val="CommentReference"/>
              </w:rPr>
              <w:commentReference w:id="4090"/>
            </w:r>
            <w:ins w:id="4091" w:author="mbeckerle" w:date="2012-04-22T19:18:00Z">
              <w:r w:rsidR="000F0762">
                <w:rPr>
                  <w:rFonts w:eastAsia="Arial"/>
                  <w:i/>
                  <w:iCs/>
                  <w:color w:val="000000"/>
                  <w:lang w:eastAsia="ja-JP" w:bidi="he-IL"/>
                </w:rPr>
                <w:t xml:space="preserve"> </w:t>
              </w:r>
            </w:ins>
            <w:ins w:id="4092" w:author="mbeckerle" w:date="2012-03-24T15:33:00Z">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commentRangeStart w:id="4093"/>
              <w:r w:rsidRPr="00240AC5">
                <w:rPr>
                  <w:rFonts w:eastAsia="Arial"/>
                  <w:color w:val="000000"/>
                  <w:lang w:eastAsia="ja-JP" w:bidi="he-IL"/>
                </w:rPr>
                <w:t>textStandardDecimalSeparator</w:t>
              </w:r>
              <w:commentRangeEnd w:id="4093"/>
              <w:r>
                <w:rPr>
                  <w:rStyle w:val="CommentReference"/>
                </w:rPr>
                <w:commentReference w:id="4093"/>
              </w:r>
              <w:r w:rsidRPr="00240AC5">
                <w:rPr>
                  <w:rFonts w:eastAsia="Arial"/>
                  <w:color w:val="000000"/>
                  <w:lang w:eastAsia="ja-JP" w:bidi="he-IL"/>
                </w:rPr>
                <w:t xml:space="preserve"> property.</w:t>
              </w:r>
            </w:ins>
          </w:p>
          <w:p w14:paraId="34A16C4D"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961D06" w:rsidRPr="00240AC5" w:rsidDel="007E748B" w14:paraId="01F65077" w14:textId="77777777" w:rsidTr="00956598">
        <w:trPr>
          <w:trHeight w:val="402"/>
          <w:jc w:val="center"/>
        </w:trPr>
        <w:tc>
          <w:tcPr>
            <w:tcW w:w="1789" w:type="pct"/>
          </w:tcPr>
          <w:p w14:paraId="223722A3" w14:textId="77777777" w:rsidR="00961D06" w:rsidRPr="00240AC5" w:rsidRDefault="00961D06"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textStandardZeroRep</w:t>
            </w:r>
          </w:p>
        </w:tc>
        <w:tc>
          <w:tcPr>
            <w:tcW w:w="3211" w:type="pct"/>
          </w:tcPr>
          <w:p w14:paraId="38389045" w14:textId="77777777" w:rsidR="00961D06" w:rsidRPr="00240AC5" w:rsidRDefault="00961D06" w:rsidP="00D46C4F">
            <w:pPr>
              <w:rPr>
                <w:rFonts w:eastAsia="Arial Unicode MS"/>
              </w:rPr>
            </w:pPr>
            <w:r w:rsidRPr="00240AC5">
              <w:rPr>
                <w:rFonts w:eastAsia="Arial Unicode MS"/>
              </w:rPr>
              <w:t xml:space="preserve">List of </w:t>
            </w:r>
            <w:commentRangeStart w:id="4094"/>
            <w:r w:rsidRPr="00240AC5">
              <w:rPr>
                <w:rFonts w:eastAsia="Arial Unicode MS"/>
              </w:rPr>
              <w:t>DFDL String Literals</w:t>
            </w:r>
            <w:commentRangeEnd w:id="4094"/>
            <w:r w:rsidR="00B76C05" w:rsidRPr="00240AC5">
              <w:rPr>
                <w:rStyle w:val="CommentReference"/>
                <w:rFonts w:eastAsia="Arial Unicode MS"/>
                <w:bCs/>
              </w:rPr>
              <w:commentReference w:id="4094"/>
            </w:r>
          </w:p>
          <w:p w14:paraId="6D0384B9" w14:textId="77777777" w:rsidR="00961D06" w:rsidRPr="00240AC5" w:rsidRDefault="00961D06" w:rsidP="00D46C4F">
            <w:pPr>
              <w:rPr>
                <w:rFonts w:eastAsia="Arial Unicode MS"/>
              </w:rPr>
            </w:pPr>
            <w:r w:rsidRPr="00240AC5">
              <w:rPr>
                <w:rFonts w:eastAsia="Arial Unicode MS"/>
              </w:rPr>
              <w:t>Valid values: empty string, any character string</w:t>
            </w:r>
          </w:p>
          <w:p w14:paraId="2C9EDEFE" w14:textId="77777777" w:rsidR="001E7FAA" w:rsidRDefault="00961D06" w:rsidP="00D46C4F">
            <w:pPr>
              <w:rPr>
                <w:ins w:id="4095" w:author="mbeckerle" w:date="2012-04-22T19:25:00Z"/>
                <w:rFonts w:eastAsia="Arial Unicode MS"/>
              </w:rPr>
            </w:pPr>
            <w:r w:rsidRPr="00240AC5">
              <w:rPr>
                <w:rFonts w:eastAsia="Arial Unicode MS"/>
              </w:rPr>
              <w:t>The whitespace separated list of alternative literal strings that are equivalent to zero, for example the characters ‘zero’.</w:t>
            </w:r>
            <w:commentRangeStart w:id="4096"/>
            <w:commentRangeStart w:id="4097"/>
            <w:ins w:id="4098" w:author="Steve Hanson" w:date="2012-02-29T10:58:00Z">
              <w:r w:rsidR="0085331E" w:rsidRPr="00240AC5">
                <w:rPr>
                  <w:rFonts w:eastAsia="Arial Unicode MS"/>
                </w:rPr>
                <w:t xml:space="preserve"> </w:t>
              </w:r>
            </w:ins>
            <w:commentRangeEnd w:id="4096"/>
            <w:r w:rsidR="0085331E" w:rsidRPr="00240AC5">
              <w:rPr>
                <w:rStyle w:val="CommentReference"/>
                <w:rFonts w:eastAsia="Arial Unicode MS"/>
                <w:bCs/>
              </w:rPr>
              <w:commentReference w:id="4096"/>
            </w:r>
            <w:commentRangeEnd w:id="4097"/>
          </w:p>
          <w:p w14:paraId="5EB9D3F6" w14:textId="2806F766" w:rsidR="001E7FAA" w:rsidRPr="00240AC5" w:rsidRDefault="001E7FAA" w:rsidP="00D46C4F">
            <w:pPr>
              <w:rPr>
                <w:rFonts w:eastAsia="Arial Unicode MS"/>
              </w:rPr>
            </w:pPr>
            <w:ins w:id="4099" w:author="mbeckerle" w:date="2012-04-22T19:25:00Z">
              <w:r>
                <w:rPr>
                  <w:rFonts w:eastAsia="Arial Unicode MS"/>
                </w:rPr>
                <w:t>The representation is examined for a match to one of the values of this property after padding has been trimmed away.</w:t>
              </w:r>
            </w:ins>
            <w:r>
              <w:rPr>
                <w:rStyle w:val="CommentReference"/>
              </w:rPr>
              <w:commentReference w:id="4097"/>
            </w:r>
          </w:p>
          <w:p w14:paraId="30DF2388" w14:textId="77777777" w:rsidR="00961D06" w:rsidRPr="00240AC5" w:rsidRDefault="00961D06" w:rsidP="00D46C4F">
            <w:pPr>
              <w:rPr>
                <w:rFonts w:eastAsia="Arial Unicode MS"/>
              </w:rPr>
            </w:pPr>
            <w:r w:rsidRPr="00240AC5">
              <w:rPr>
                <w:rFonts w:eastAsia="Arial Unicode MS"/>
              </w:rPr>
              <w:t>On unparsing the first value is used.</w:t>
            </w:r>
          </w:p>
          <w:p w14:paraId="7B62DA57" w14:textId="77777777" w:rsidR="00961D06" w:rsidRPr="00240AC5" w:rsidRDefault="00961D06" w:rsidP="00D46C4F">
            <w:pPr>
              <w:rPr>
                <w:rFonts w:eastAsia="Arial Unicode MS"/>
              </w:rPr>
            </w:pPr>
            <w:r w:rsidRPr="00240AC5">
              <w:rPr>
                <w:rFonts w:eastAsia="Arial Unicode MS"/>
              </w:rPr>
              <w:t>If dfdl:ignoreCase is 'yes' then the case of the string is ignored by the parser.</w:t>
            </w:r>
          </w:p>
          <w:p w14:paraId="1A5F35D1" w14:textId="77777777" w:rsidR="00961D06" w:rsidRPr="00240AC5" w:rsidRDefault="00961D06" w:rsidP="00D46C4F">
            <w:pPr>
              <w:rPr>
                <w:rFonts w:eastAsia="Arial Unicode MS"/>
              </w:rPr>
            </w:pPr>
            <w:r w:rsidRPr="00240AC5">
              <w:rPr>
                <w:rFonts w:eastAsia="Arial Unicode MS"/>
              </w:rPr>
              <w:t>The empty string means that there is no special literal string for zero</w:t>
            </w:r>
            <w:ins w:id="4100" w:author="Steve Hanson" w:date="2012-02-29T10:45:00Z">
              <w:r w:rsidR="001067C2" w:rsidRPr="00240AC5">
                <w:rPr>
                  <w:rFonts w:eastAsia="Arial Unicode MS"/>
                </w:rPr>
                <w:t>.</w:t>
              </w:r>
            </w:ins>
            <w:ins w:id="4101" w:author="Steve Hanson" w:date="2012-02-29T10:58:00Z">
              <w:r w:rsidR="0085331E" w:rsidRPr="00240AC5">
                <w:rPr>
                  <w:rFonts w:eastAsia="Arial Unicode MS"/>
                </w:rPr>
                <w:t xml:space="preserve">  </w:t>
              </w:r>
            </w:ins>
          </w:p>
          <w:p w14:paraId="51A0504B" w14:textId="77777777" w:rsidR="00961D06" w:rsidRPr="00240AC5" w:rsidRDefault="00961D06" w:rsidP="00D46C4F">
            <w:pPr>
              <w:rPr>
                <w:ins w:id="4102" w:author="mbeckerle" w:date="2012-03-24T17:06:00Z"/>
                <w:rFonts w:eastAsia="Arial Unicode MS"/>
              </w:rPr>
            </w:pPr>
            <w:r w:rsidRPr="00240AC5">
              <w:rPr>
                <w:rFonts w:eastAsia="Arial Unicode MS"/>
              </w:rPr>
              <w:t>This property is applicable when dfdl:textNumberRep is 'standard'</w:t>
            </w:r>
            <w:r w:rsidR="00D636EE" w:rsidRPr="00240AC5">
              <w:rPr>
                <w:rFonts w:eastAsia="Arial Unicode MS"/>
              </w:rPr>
              <w:t xml:space="preserve"> and dfdl:textStandardBase is 10.</w:t>
            </w:r>
          </w:p>
          <w:p w14:paraId="0E351E06" w14:textId="04327298" w:rsidR="0045634A" w:rsidRPr="00240AC5" w:rsidRDefault="00DF3268" w:rsidP="00D46C4F">
            <w:pPr>
              <w:rPr>
                <w:ins w:id="4103" w:author="mbeckerle" w:date="2012-03-24T17:06:00Z"/>
                <w:rFonts w:eastAsia="Arial Unicode MS"/>
              </w:rPr>
            </w:pPr>
            <w:r>
              <w:rPr>
                <w:rStyle w:val="CommentReference"/>
              </w:rPr>
              <w:commentReference w:id="4104"/>
            </w:r>
            <w:ins w:id="4105" w:author="mbeckerle" w:date="2012-03-24T17:06:00Z">
              <w:r w:rsidR="0045634A" w:rsidRPr="00240AC5">
                <w:rPr>
                  <w:rFonts w:eastAsia="Arial Unicode MS"/>
                </w:rPr>
                <w:t xml:space="preserve">The value of the string </w:t>
              </w:r>
              <w:commentRangeStart w:id="4106"/>
              <w:r w:rsidR="0045634A" w:rsidRPr="00240AC5">
                <w:rPr>
                  <w:rFonts w:eastAsia="Arial Unicode MS"/>
                </w:rPr>
                <w:t>literal</w:t>
              </w:r>
              <w:commentRangeEnd w:id="4106"/>
              <w:r w:rsidR="0045634A">
                <w:rPr>
                  <w:rStyle w:val="CommentReference"/>
                </w:rPr>
                <w:commentReference w:id="4106"/>
              </w:r>
              <w:r w:rsidR="0045634A" w:rsidRPr="00240AC5">
                <w:rPr>
                  <w:rFonts w:eastAsia="Arial Unicode MS"/>
                </w:rPr>
                <w:t xml:space="preserve"> is restricted to allow only certain kinds of content:</w:t>
              </w:r>
            </w:ins>
          </w:p>
          <w:p w14:paraId="26CD7850" w14:textId="4B5FC9A9" w:rsidR="0045634A" w:rsidRPr="00240AC5" w:rsidRDefault="0045634A" w:rsidP="00D46C4F">
            <w:pPr>
              <w:numPr>
                <w:ilvl w:val="0"/>
                <w:numId w:val="151"/>
              </w:numPr>
              <w:rPr>
                <w:ins w:id="4107" w:author="mbeckerle" w:date="2012-03-24T17:06:00Z"/>
                <w:rFonts w:eastAsia="Arial Unicode MS"/>
              </w:rPr>
            </w:pPr>
            <w:ins w:id="4108" w:author="mbeckerle" w:date="2012-03-24T17:06:00Z">
              <w:r w:rsidRPr="00240AC5">
                <w:rPr>
                  <w:rFonts w:eastAsia="Arial Unicode MS"/>
                </w:rPr>
                <w:t>DFDL character entities are allowed</w:t>
              </w:r>
            </w:ins>
            <w:ins w:id="4109" w:author="mbeckerle" w:date="2012-04-22T19:19:00Z">
              <w:r w:rsidR="000F0762">
                <w:rPr>
                  <w:rFonts w:eastAsia="Arial Unicode MS"/>
                </w:rPr>
                <w:t>.</w:t>
              </w:r>
            </w:ins>
          </w:p>
          <w:p w14:paraId="338D6E61" w14:textId="77777777" w:rsidR="0045634A" w:rsidRPr="00240AC5" w:rsidRDefault="0045634A" w:rsidP="00D46C4F">
            <w:pPr>
              <w:numPr>
                <w:ilvl w:val="0"/>
                <w:numId w:val="151"/>
              </w:numPr>
              <w:rPr>
                <w:ins w:id="4110" w:author="mbeckerle" w:date="2012-03-24T17:06:00Z"/>
                <w:rFonts w:eastAsia="Arial Unicode MS"/>
              </w:rPr>
            </w:pPr>
            <w:ins w:id="4111" w:author="mbeckerle" w:date="2012-03-24T17:06:00Z">
              <w:r w:rsidRPr="00240AC5">
                <w:rPr>
                  <w:rFonts w:eastAsia="Arial Unicode MS"/>
                </w:rPr>
                <w:t>The raw byte entity ( %#r ) is not allowed.</w:t>
              </w:r>
            </w:ins>
          </w:p>
          <w:p w14:paraId="53D0467F" w14:textId="34C84677" w:rsidR="0045634A" w:rsidRPr="00240AC5" w:rsidRDefault="0045634A" w:rsidP="00D46C4F">
            <w:pPr>
              <w:numPr>
                <w:ilvl w:val="0"/>
                <w:numId w:val="151"/>
              </w:numPr>
              <w:rPr>
                <w:ins w:id="4112" w:author="mbeckerle" w:date="2012-03-24T17:06:00Z"/>
                <w:rFonts w:eastAsia="Arial Unicode MS"/>
              </w:rPr>
            </w:pPr>
            <w:ins w:id="4113" w:author="mbeckerle" w:date="2012-03-24T17:06:00Z">
              <w:r w:rsidRPr="00240AC5">
                <w:rPr>
                  <w:rFonts w:eastAsia="Arial Unicode MS"/>
                </w:rPr>
                <w:t xml:space="preserve">DFDL Character classes ( NL </w:t>
              </w:r>
              <w:commentRangeStart w:id="4114"/>
              <w:r w:rsidRPr="00240AC5">
                <w:rPr>
                  <w:rFonts w:eastAsia="Arial Unicode MS"/>
                </w:rPr>
                <w:t xml:space="preserve">ES </w:t>
              </w:r>
            </w:ins>
            <w:commentRangeEnd w:id="4114"/>
            <w:ins w:id="4115" w:author="mbeckerle" w:date="2012-04-22T19:19:00Z">
              <w:r w:rsidR="001E7FAA">
                <w:rPr>
                  <w:rStyle w:val="CommentReference"/>
                </w:rPr>
                <w:commentReference w:id="4114"/>
              </w:r>
            </w:ins>
            <w:ins w:id="4116" w:author="mbeckerle" w:date="2012-03-24T17:06:00Z">
              <w:r w:rsidRPr="00240AC5">
                <w:rPr>
                  <w:rFonts w:eastAsia="Arial Unicode MS"/>
                </w:rPr>
                <w:t>) are not allowed</w:t>
              </w:r>
            </w:ins>
            <w:ins w:id="4117" w:author="mbeckerle" w:date="2012-04-22T19:19:00Z">
              <w:r w:rsidR="000F0762">
                <w:rPr>
                  <w:rFonts w:eastAsia="Arial Unicode MS"/>
                </w:rPr>
                <w:t>.</w:t>
              </w:r>
            </w:ins>
          </w:p>
          <w:p w14:paraId="782D4602" w14:textId="0244168E" w:rsidR="0045634A" w:rsidRPr="00240AC5" w:rsidRDefault="0045634A" w:rsidP="00D46C4F">
            <w:pPr>
              <w:numPr>
                <w:ilvl w:val="0"/>
                <w:numId w:val="151"/>
              </w:numPr>
              <w:rPr>
                <w:ins w:id="4118" w:author="mbeckerle" w:date="2012-03-24T17:06:00Z"/>
                <w:rFonts w:eastAsia="Arial Unicode MS"/>
              </w:rPr>
            </w:pPr>
            <w:ins w:id="4119" w:author="mbeckerle" w:date="2012-03-24T17:06:00Z">
              <w:r w:rsidRPr="00240AC5">
                <w:rPr>
                  <w:rFonts w:eastAsia="Arial Unicode MS"/>
                </w:rPr>
                <w:t>DFDL Character classes (</w:t>
              </w:r>
            </w:ins>
            <w:ins w:id="4120" w:author="mbeckerle" w:date="2012-03-24T17:07:00Z">
              <w:r w:rsidRPr="00240AC5">
                <w:rPr>
                  <w:rFonts w:eastAsia="Arial Unicode MS"/>
                </w:rPr>
                <w:t xml:space="preserve"> </w:t>
              </w:r>
            </w:ins>
            <w:ins w:id="4121" w:author="mbeckerle" w:date="2012-03-24T17:06:00Z">
              <w:r w:rsidRPr="00240AC5">
                <w:rPr>
                  <w:rFonts w:eastAsia="Arial Unicode MS"/>
                </w:rPr>
                <w:t>WSP, WSP+, WSP*</w:t>
              </w:r>
            </w:ins>
            <w:ins w:id="4122" w:author="mbeckerle" w:date="2012-03-24T17:07:00Z">
              <w:r w:rsidRPr="00240AC5">
                <w:rPr>
                  <w:rFonts w:eastAsia="Arial Unicode MS"/>
                </w:rPr>
                <w:t xml:space="preserve"> </w:t>
              </w:r>
            </w:ins>
            <w:ins w:id="4123" w:author="mbeckerle" w:date="2012-03-24T17:06:00Z">
              <w:r w:rsidRPr="00240AC5">
                <w:rPr>
                  <w:rFonts w:eastAsia="Arial Unicode MS"/>
                </w:rPr>
                <w:t>) are allowed</w:t>
              </w:r>
            </w:ins>
            <w:ins w:id="4124" w:author="mbeckerle" w:date="2012-04-22T19:19:00Z">
              <w:r w:rsidR="000F0762">
                <w:rPr>
                  <w:rFonts w:eastAsia="Arial Unicode MS"/>
                </w:rPr>
                <w:t>.</w:t>
              </w:r>
            </w:ins>
          </w:p>
          <w:p w14:paraId="7BE3ACB0" w14:textId="77777777" w:rsidR="0045634A" w:rsidRPr="00240AC5" w:rsidRDefault="0045634A" w:rsidP="00D46C4F">
            <w:pPr>
              <w:rPr>
                <w:rFonts w:eastAsia="Arial Unicode MS"/>
              </w:rPr>
            </w:pPr>
            <w:ins w:id="4125" w:author="mbeckerle" w:date="2012-03-24T17:06:00Z">
              <w:r w:rsidRPr="00240AC5">
                <w:rPr>
                  <w:rFonts w:eastAsia="Arial Unicode MS"/>
                </w:rPr>
                <w:t>It is a schema definition error if the string literal contains any of the disallowed constructs.</w:t>
              </w:r>
            </w:ins>
          </w:p>
          <w:p w14:paraId="6864E6C7" w14:textId="77777777" w:rsidR="00961D06" w:rsidRPr="00240AC5" w:rsidRDefault="00961D06"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25832" w:rsidRPr="00240AC5" w:rsidDel="007E748B" w14:paraId="58943C3D" w14:textId="77777777" w:rsidTr="00956598">
        <w:trPr>
          <w:trHeight w:val="402"/>
          <w:jc w:val="center"/>
        </w:trPr>
        <w:tc>
          <w:tcPr>
            <w:tcW w:w="1789" w:type="pct"/>
          </w:tcPr>
          <w:p w14:paraId="6179957C" w14:textId="77777777" w:rsidR="00625832" w:rsidRPr="00240AC5" w:rsidRDefault="00625832" w:rsidP="00240AC5">
            <w:pPr>
              <w:tabs>
                <w:tab w:val="num" w:pos="360"/>
                <w:tab w:val="num" w:pos="540"/>
              </w:tabs>
              <w:spacing w:before="40" w:after="40"/>
              <w:ind w:left="180" w:hanging="180"/>
              <w:rPr>
                <w:rFonts w:eastAsia="Arial Unicode MS" w:cs="Arial"/>
              </w:rPr>
            </w:pPr>
            <w:r w:rsidRPr="00240AC5">
              <w:rPr>
                <w:rFonts w:eastAsia="Arial Unicode MS"/>
              </w:rPr>
              <w:t>text</w:t>
            </w:r>
            <w:r w:rsidRPr="00240AC5">
              <w:rPr>
                <w:rFonts w:ascii="Helv" w:eastAsia="MS Mincho" w:hAnsi="Helv" w:cs="Helv"/>
                <w:color w:val="000000"/>
                <w:lang w:eastAsia="ja-JP"/>
              </w:rPr>
              <w:t>Standard</w:t>
            </w:r>
            <w:r w:rsidRPr="00240AC5">
              <w:rPr>
                <w:rFonts w:eastAsia="Arial Unicode MS"/>
              </w:rPr>
              <w:t>Base</w:t>
            </w:r>
          </w:p>
        </w:tc>
        <w:tc>
          <w:tcPr>
            <w:tcW w:w="3211" w:type="pct"/>
          </w:tcPr>
          <w:p w14:paraId="10688EFE" w14:textId="77777777" w:rsidR="008E743B" w:rsidRPr="00240AC5" w:rsidRDefault="008E743B" w:rsidP="00D46C4F">
            <w:pPr>
              <w:rPr>
                <w:rFonts w:eastAsia="MS Mincho" w:cs="Arial"/>
                <w:lang w:eastAsia="ja-JP"/>
              </w:rPr>
            </w:pPr>
            <w:r w:rsidRPr="00240AC5">
              <w:rPr>
                <w:rFonts w:eastAsia="MS Mincho" w:cs="Arial"/>
                <w:lang w:eastAsia="ja-JP"/>
              </w:rPr>
              <w:t>Non-negative Integer</w:t>
            </w:r>
          </w:p>
          <w:p w14:paraId="164261B2" w14:textId="77777777" w:rsidR="00625832" w:rsidRPr="00240AC5" w:rsidRDefault="00625832" w:rsidP="00D46C4F">
            <w:pPr>
              <w:rPr>
                <w:rStyle w:val="TableCellCharChar"/>
                <w:rFonts w:cs="Arial"/>
                <w:sz w:val="20"/>
                <w:szCs w:val="20"/>
              </w:rPr>
            </w:pPr>
            <w:r w:rsidRPr="00240AC5">
              <w:rPr>
                <w:rStyle w:val="TableCellCharChar"/>
                <w:rFonts w:cs="Arial"/>
                <w:sz w:val="20"/>
                <w:szCs w:val="20"/>
              </w:rPr>
              <w:t xml:space="preserve">Valid Values 2, 8, 10, 16 </w:t>
            </w:r>
          </w:p>
          <w:p w14:paraId="0BAA9EB8" w14:textId="77777777" w:rsidR="00625832" w:rsidRPr="00240AC5" w:rsidRDefault="00625832" w:rsidP="00D46C4F">
            <w:pPr>
              <w:rPr>
                <w:rStyle w:val="TableCellCharChar"/>
                <w:rFonts w:cs="Arial"/>
                <w:sz w:val="20"/>
                <w:szCs w:val="20"/>
              </w:rPr>
            </w:pPr>
            <w:r w:rsidRPr="00240AC5">
              <w:rPr>
                <w:rStyle w:val="TableCellCharChar"/>
                <w:rFonts w:cs="Arial"/>
                <w:sz w:val="20"/>
                <w:szCs w:val="20"/>
              </w:rPr>
              <w:t xml:space="preserve">Indicates the number base. </w:t>
            </w:r>
          </w:p>
          <w:p w14:paraId="2B979D09" w14:textId="77777777" w:rsidR="00B04428" w:rsidRPr="00240AC5" w:rsidRDefault="00625832" w:rsidP="00D46C4F">
            <w:pPr>
              <w:rPr>
                <w:rStyle w:val="TableCellCharChar"/>
                <w:rFonts w:cs="Arial"/>
                <w:sz w:val="20"/>
                <w:szCs w:val="20"/>
              </w:rPr>
            </w:pPr>
            <w:r w:rsidRPr="00240AC5">
              <w:rPr>
                <w:rStyle w:val="TableCellCharChar"/>
                <w:rFonts w:cs="Arial"/>
                <w:sz w:val="20"/>
                <w:szCs w:val="20"/>
              </w:rPr>
              <w:t xml:space="preserve">Only used when </w:t>
            </w:r>
            <w:r w:rsidR="00687E12" w:rsidRPr="00240AC5">
              <w:rPr>
                <w:rStyle w:val="TableCellCharChar"/>
                <w:rFonts w:cs="Arial"/>
                <w:sz w:val="20"/>
                <w:szCs w:val="20"/>
              </w:rPr>
              <w:t>dfdl:</w:t>
            </w:r>
            <w:r w:rsidRPr="00240AC5">
              <w:rPr>
                <w:rStyle w:val="TableCellCharChar"/>
                <w:rFonts w:cs="Arial"/>
                <w:sz w:val="20"/>
                <w:szCs w:val="20"/>
              </w:rPr>
              <w:t>textNumber</w:t>
            </w:r>
            <w:r w:rsidRPr="00240AC5">
              <w:rPr>
                <w:rStyle w:val="TableCellCharChar"/>
                <w:sz w:val="20"/>
                <w:szCs w:val="20"/>
              </w:rPr>
              <w:t xml:space="preserve">Rep is 'standard'. </w:t>
            </w:r>
          </w:p>
          <w:p w14:paraId="727031D7" w14:textId="77777777" w:rsidR="00B04428" w:rsidRPr="00240AC5" w:rsidRDefault="00B04428" w:rsidP="00D46C4F">
            <w:pPr>
              <w:rPr>
                <w:rStyle w:val="TableCellCharChar"/>
                <w:rFonts w:cs="Arial"/>
                <w:sz w:val="20"/>
                <w:szCs w:val="20"/>
              </w:rPr>
            </w:pPr>
            <w:r w:rsidRPr="00240AC5">
              <w:rPr>
                <w:rFonts w:eastAsia="Arial Unicode MS"/>
                <w:lang w:val="en-GB"/>
              </w:rPr>
              <w:t>When base is not 10, xs:decimal, xs:float and xs:double are not supported.</w:t>
            </w:r>
          </w:p>
          <w:p w14:paraId="5535018F" w14:textId="77777777" w:rsidR="00625832" w:rsidRPr="00240AC5" w:rsidRDefault="00625832" w:rsidP="00D46C4F">
            <w:pPr>
              <w:rPr>
                <w:rStyle w:val="TableCellCharChar"/>
                <w:rFonts w:cs="Arial"/>
                <w:sz w:val="20"/>
                <w:szCs w:val="20"/>
              </w:rPr>
            </w:pPr>
            <w:r w:rsidRPr="00240AC5">
              <w:rPr>
                <w:rStyle w:val="TableCellCharChar"/>
                <w:rFonts w:cs="Arial"/>
                <w:sz w:val="20"/>
                <w:szCs w:val="20"/>
              </w:rPr>
              <w:t xml:space="preserve">When </w:t>
            </w:r>
            <w:r w:rsidR="00687E12" w:rsidRPr="00240AC5">
              <w:rPr>
                <w:rStyle w:val="TableCellCharChar"/>
                <w:rFonts w:cs="Arial"/>
                <w:sz w:val="20"/>
                <w:szCs w:val="20"/>
              </w:rPr>
              <w:t>dfdl:</w:t>
            </w:r>
            <w:r w:rsidRPr="00240AC5">
              <w:rPr>
                <w:rStyle w:val="TableCellCharChar"/>
                <w:rFonts w:cs="Arial"/>
                <w:sz w:val="20"/>
                <w:szCs w:val="20"/>
              </w:rPr>
              <w:t xml:space="preserve">textNumberRep is 'zoned' </w:t>
            </w:r>
            <w:r w:rsidR="00C965F1" w:rsidRPr="00240AC5">
              <w:rPr>
                <w:rFonts w:eastAsia="Arial Unicode MS"/>
              </w:rPr>
              <w:t>dfdl:</w:t>
            </w:r>
            <w:r w:rsidRPr="00240AC5">
              <w:rPr>
                <w:rStyle w:val="TableCellCharChar"/>
                <w:rFonts w:cs="Arial"/>
                <w:sz w:val="20"/>
                <w:szCs w:val="20"/>
              </w:rPr>
              <w:t xml:space="preserve">textNumberBase </w:t>
            </w:r>
            <w:del w:id="4126" w:author="Steve Hanson" w:date="2012-02-23T16:24:00Z">
              <w:r w:rsidRPr="00240AC5" w:rsidDel="005617C6">
                <w:rPr>
                  <w:rStyle w:val="TableCellCharChar"/>
                  <w:rFonts w:cs="Arial"/>
                  <w:sz w:val="20"/>
                  <w:szCs w:val="20"/>
                </w:rPr>
                <w:delText xml:space="preserve">10 </w:delText>
              </w:r>
            </w:del>
            <w:r w:rsidRPr="00240AC5">
              <w:rPr>
                <w:rStyle w:val="TableCellCharChar"/>
                <w:rFonts w:cs="Arial"/>
                <w:sz w:val="20"/>
                <w:szCs w:val="20"/>
              </w:rPr>
              <w:t xml:space="preserve">is </w:t>
            </w:r>
            <w:commentRangeStart w:id="4127"/>
            <w:ins w:id="4128" w:author="Steve Hanson" w:date="2012-02-23T16:24:00Z">
              <w:r w:rsidR="005617C6" w:rsidRPr="00240AC5">
                <w:rPr>
                  <w:rStyle w:val="TableCellCharChar"/>
                  <w:rFonts w:cs="Arial"/>
                  <w:sz w:val="20"/>
                  <w:szCs w:val="20"/>
                </w:rPr>
                <w:t xml:space="preserve">not used and base 10 is </w:t>
              </w:r>
            </w:ins>
            <w:commentRangeEnd w:id="4127"/>
            <w:r w:rsidR="005617C6">
              <w:rPr>
                <w:rStyle w:val="CommentReference"/>
              </w:rPr>
              <w:commentReference w:id="4127"/>
            </w:r>
            <w:r w:rsidRPr="00240AC5">
              <w:rPr>
                <w:rStyle w:val="TableCellCharChar"/>
                <w:rFonts w:cs="Arial"/>
                <w:sz w:val="20"/>
                <w:szCs w:val="20"/>
              </w:rPr>
              <w:t>assumed</w:t>
            </w:r>
            <w:ins w:id="4129" w:author="Steve Hanson" w:date="2012-02-23T16:24:00Z">
              <w:r w:rsidR="005617C6" w:rsidRPr="00240AC5">
                <w:rPr>
                  <w:rStyle w:val="TableCellCharChar"/>
                  <w:rFonts w:cs="Arial"/>
                  <w:sz w:val="20"/>
                  <w:szCs w:val="20"/>
                </w:rPr>
                <w:t>.</w:t>
              </w:r>
            </w:ins>
          </w:p>
          <w:p w14:paraId="6D89BFE9" w14:textId="77777777" w:rsidR="00625832" w:rsidRPr="00240AC5" w:rsidRDefault="00625832" w:rsidP="00D46C4F">
            <w:pPr>
              <w:rPr>
                <w:rStyle w:val="TableCellCharChar"/>
                <w:sz w:val="20"/>
                <w:szCs w:val="20"/>
              </w:rPr>
            </w:pPr>
            <w:r w:rsidRPr="00240AC5">
              <w:rPr>
                <w:rStyle w:val="TableCellCharChar"/>
                <w:rFonts w:cs="Arial"/>
                <w:sz w:val="20"/>
                <w:szCs w:val="20"/>
              </w:rPr>
              <w:t>Annotation: dfdl:element, dfdl:simpleType</w:t>
            </w:r>
          </w:p>
        </w:tc>
      </w:tr>
      <w:tr w:rsidR="006E03A0" w:rsidRPr="00240AC5" w:rsidDel="007E748B" w14:paraId="4732F9BD" w14:textId="77777777" w:rsidTr="00956598">
        <w:trPr>
          <w:trHeight w:val="402"/>
          <w:jc w:val="center"/>
        </w:trPr>
        <w:tc>
          <w:tcPr>
            <w:tcW w:w="1789" w:type="pct"/>
          </w:tcPr>
          <w:p w14:paraId="49D7CDE5" w14:textId="77777777" w:rsidR="006E03A0" w:rsidRPr="00240AC5" w:rsidRDefault="00E0576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textZonedSignStyle</w:t>
            </w:r>
          </w:p>
        </w:tc>
        <w:tc>
          <w:tcPr>
            <w:tcW w:w="3211" w:type="pct"/>
          </w:tcPr>
          <w:p w14:paraId="7702ACF2" w14:textId="77777777" w:rsidR="006E03A0" w:rsidRPr="00240AC5" w:rsidRDefault="006E03A0" w:rsidP="00D46C4F">
            <w:pPr>
              <w:rPr>
                <w:rFonts w:eastAsia="Arial Unicode MS"/>
              </w:rPr>
            </w:pPr>
            <w:r w:rsidRPr="00240AC5">
              <w:rPr>
                <w:rFonts w:eastAsia="Arial Unicode MS"/>
              </w:rPr>
              <w:t>Enum</w:t>
            </w:r>
          </w:p>
          <w:p w14:paraId="3CB1A930" w14:textId="77777777" w:rsidR="006E03A0" w:rsidRPr="00240AC5" w:rsidRDefault="006E03A0" w:rsidP="00D46C4F">
            <w:pPr>
              <w:rPr>
                <w:rFonts w:eastAsia="Arial Unicode MS"/>
              </w:rPr>
            </w:pPr>
            <w:r w:rsidRPr="00240AC5">
              <w:rPr>
                <w:rFonts w:eastAsia="Arial Unicode MS"/>
              </w:rPr>
              <w:t>Specifies the characters that are used to overpunch the sign nibble when the encoding is an ASCII character set</w:t>
            </w:r>
            <w:r w:rsidR="00B958EF" w:rsidRPr="00240AC5">
              <w:rPr>
                <w:rFonts w:eastAsia="Arial Unicode MS"/>
              </w:rPr>
              <w:t>.</w:t>
            </w:r>
            <w:r w:rsidR="00B958EF" w:rsidRPr="00240AC5">
              <w:rPr>
                <w:rFonts w:ascii="Helv" w:eastAsia="MS Mincho" w:hAnsi="Helv" w:cs="Helv"/>
                <w:i/>
                <w:iCs/>
                <w:color w:val="0000FF"/>
              </w:rPr>
              <w:t xml:space="preserve"> </w:t>
            </w:r>
            <w:r w:rsidR="00B958EF" w:rsidRPr="00240AC5">
              <w:rPr>
                <w:rFonts w:eastAsia="Arial Unicode MS"/>
              </w:rPr>
              <w:t xml:space="preserve">The location of this sign nibble is indicated in the </w:t>
            </w:r>
            <w:r w:rsidR="00687E12" w:rsidRPr="00240AC5">
              <w:rPr>
                <w:rFonts w:eastAsia="Arial Unicode MS"/>
              </w:rPr>
              <w:t>dfdl:</w:t>
            </w:r>
            <w:r w:rsidR="00B958EF" w:rsidRPr="00240AC5">
              <w:rPr>
                <w:rFonts w:eastAsia="Arial Unicode MS"/>
              </w:rPr>
              <w:t>textNumberPattern.</w:t>
            </w:r>
          </w:p>
          <w:p w14:paraId="06B47839" w14:textId="77777777" w:rsidR="00FC783F" w:rsidRPr="00240AC5" w:rsidRDefault="00FC783F" w:rsidP="00D46C4F">
            <w:pPr>
              <w:rPr>
                <w:rFonts w:eastAsia="Arial Unicode MS"/>
              </w:rPr>
            </w:pPr>
            <w:r w:rsidRPr="00240AC5">
              <w:rPr>
                <w:rFonts w:eastAsia="Arial Unicode MS"/>
              </w:rPr>
              <w:t>This property is applicable when dfdl:textNumberRep is 'zoned'</w:t>
            </w:r>
          </w:p>
          <w:p w14:paraId="5474D7C1" w14:textId="77777777" w:rsidR="006E03A0" w:rsidRPr="00240AC5" w:rsidRDefault="006E03A0" w:rsidP="00D46C4F">
            <w:pPr>
              <w:rPr>
                <w:rFonts w:eastAsia="Arial Unicode MS"/>
              </w:rPr>
            </w:pPr>
            <w:r w:rsidRPr="00240AC5">
              <w:rPr>
                <w:rFonts w:eastAsia="Arial Unicode MS"/>
              </w:rPr>
              <w:t xml:space="preserve">Used only when encoding specifies an ASCII-derived character set. That is </w:t>
            </w:r>
            <w:r w:rsidR="00400328" w:rsidRPr="00240AC5">
              <w:rPr>
                <w:rFonts w:eastAsia="Arial Unicode MS"/>
              </w:rPr>
              <w:t xml:space="preserve">printable character </w:t>
            </w:r>
            <w:r w:rsidRPr="00240AC5">
              <w:rPr>
                <w:rFonts w:eastAsia="Arial Unicode MS"/>
              </w:rPr>
              <w:t xml:space="preserve">codepoints </w:t>
            </w:r>
            <w:r w:rsidR="00400328" w:rsidRPr="00240AC5">
              <w:rPr>
                <w:rFonts w:eastAsia="Arial Unicode MS"/>
              </w:rPr>
              <w:t>0x20 - 0x7E</w:t>
            </w:r>
            <w:r w:rsidR="00400328" w:rsidRPr="00240AC5" w:rsidDel="00400328">
              <w:rPr>
                <w:rFonts w:eastAsia="Arial Unicode MS"/>
              </w:rPr>
              <w:t xml:space="preserve"> </w:t>
            </w:r>
            <w:r w:rsidRPr="00240AC5">
              <w:rPr>
                <w:rFonts w:eastAsia="Arial Unicode MS"/>
              </w:rPr>
              <w:t xml:space="preserve">are the same as US-ASCII. This includes all the Unicode character sets, and all variations of ASCII and ISO-8859. </w:t>
            </w:r>
          </w:p>
          <w:p w14:paraId="2185F808" w14:textId="7645F27F" w:rsidR="006E03A0" w:rsidRPr="00240AC5" w:rsidRDefault="006E03A0" w:rsidP="00D46C4F">
            <w:pPr>
              <w:rPr>
                <w:rFonts w:eastAsia="Arial Unicode MS"/>
              </w:rPr>
            </w:pPr>
            <w:r w:rsidRPr="00240AC5">
              <w:rPr>
                <w:rFonts w:eastAsia="Arial Unicode MS"/>
              </w:rPr>
              <w:t>Valid values 'asciiStandard', ‘asciiTranslatedEBCDIC', ‘asciiCARealiaModified'</w:t>
            </w:r>
            <w:ins w:id="4130" w:author="mbeckerle" w:date="2012-07-03T14:23:00Z">
              <w:r w:rsidR="00F832C2">
                <w:rPr>
                  <w:rFonts w:eastAsia="Arial Unicode MS"/>
                </w:rPr>
                <w:t xml:space="preserve">, and </w:t>
              </w:r>
            </w:ins>
            <w:ins w:id="4131" w:author="mbeckerle" w:date="2012-07-03T14:24:00Z">
              <w:r w:rsidR="00F832C2">
                <w:rPr>
                  <w:rFonts w:ascii="Helv" w:hAnsi="Helv" w:cs="Helv"/>
                  <w:color w:val="0000FF"/>
                </w:rPr>
                <w:t>'asciiTandemModified’</w:t>
              </w:r>
            </w:ins>
          </w:p>
          <w:p w14:paraId="2B891A7B" w14:textId="77777777" w:rsidR="006E03A0" w:rsidRPr="00240AC5" w:rsidRDefault="006E03A0" w:rsidP="00D46C4F">
            <w:pPr>
              <w:rPr>
                <w:rFonts w:eastAsia="Arial Unicode MS"/>
              </w:rPr>
            </w:pPr>
            <w:r w:rsidRPr="00240AC5">
              <w:rPr>
                <w:rFonts w:eastAsia="Arial Unicode MS"/>
              </w:rPr>
              <w:t xml:space="preserve">Which characters are used to represent ‘overpunched’ (included) positive and negative signs, varies by encoding, Cobol compiler and system. It is fixed for EBCDIC systems but not for ASCII. </w:t>
            </w:r>
          </w:p>
          <w:p w14:paraId="45C9B6C7" w14:textId="77777777" w:rsidR="006E03A0" w:rsidRPr="00240AC5" w:rsidRDefault="006E03A0" w:rsidP="00D46C4F">
            <w:pPr>
              <w:rPr>
                <w:rFonts w:eastAsia="Arial Unicode MS"/>
              </w:rPr>
            </w:pPr>
            <w:r w:rsidRPr="00240AC5">
              <w:rPr>
                <w:rFonts w:eastAsia="Arial Unicode MS"/>
              </w:rPr>
              <w:t>In EBCDIC-based encodings, characters ‘{ABCDEFGHI’ or '0123456789' represent a positive sign and digits 0 to 9. (</w:t>
            </w:r>
            <w:r w:rsidR="002A268D" w:rsidRPr="00240AC5">
              <w:rPr>
                <w:rFonts w:eastAsia="Arial Unicode MS"/>
              </w:rPr>
              <w:t>Character</w:t>
            </w:r>
            <w:r w:rsidRPr="00240AC5">
              <w:rPr>
                <w:rFonts w:eastAsia="Arial Unicode MS"/>
              </w:rPr>
              <w:t xml:space="preserve"> codes 0xC0 to 0xC9 or  0xF0 to 0xF9).  The characters ‘}JKLMNOPQR’ or  '^£¥·©§¶¼½¾ 'represent a negative sign and digits 0 to 9.  (character codes 0xD0 to 0xD9 or 0xB0 to 0xB9) On parsing both ranges of characters will be accepted. On unparsing the range 0xC0 to 0xC9 will be produced for positive signs and 0xD0 to 0xD9 will be produced for negative signs.</w:t>
            </w:r>
          </w:p>
          <w:p w14:paraId="6675BED1" w14:textId="77777777" w:rsidR="006E03A0" w:rsidRPr="00240AC5" w:rsidRDefault="006E03A0" w:rsidP="00D46C4F">
            <w:pPr>
              <w:rPr>
                <w:rFonts w:eastAsia="Arial Unicode MS"/>
              </w:rPr>
            </w:pPr>
            <w:r w:rsidRPr="00240AC5">
              <w:rPr>
                <w:rFonts w:eastAsia="Arial Unicode MS"/>
              </w:rPr>
              <w:t>asciiStandard: ASCII characters ‘0123456789’ represent a positive sign and the corresponding digit. (Sign nibble for ‘+’ is 0x3, which is the high nibble of these character codes unmodified.) ASCII characters ‘pqrstuvwxy’ represent negative sign and digits 0 to 9. (Character codes 0x70 to 0x79)</w:t>
            </w:r>
          </w:p>
          <w:p w14:paraId="4E263F8D" w14:textId="77777777" w:rsidR="006E03A0" w:rsidRPr="00240AC5" w:rsidRDefault="004E71B2" w:rsidP="00D46C4F">
            <w:pPr>
              <w:rPr>
                <w:rFonts w:eastAsia="Arial Unicode MS"/>
              </w:rPr>
            </w:pPr>
            <w:r w:rsidRPr="00240AC5">
              <w:rPr>
                <w:rFonts w:eastAsia="Arial Unicode MS"/>
              </w:rPr>
              <w:t>asciiT</w:t>
            </w:r>
            <w:r w:rsidR="006E03A0" w:rsidRPr="00240AC5">
              <w:rPr>
                <w:rFonts w:eastAsia="Arial Unicode MS"/>
              </w:rPr>
              <w:t xml:space="preserve">ranslatedEBCDIC:  The overpunched character is the ASCII equivalent of the EBCDIC above. So the characters ‘{ABCDEFGHI’  still represent a positive sign and digits 0 to 9. (These are character codes 0x7B, 0x41 through 0x49). The characters ‘}JKLMNOPQR’ still represent negative sign and digits 0 to 9. (These are character codes 0x7D, 0x4A through 0x52). This case comes up if ebcdic zoned decimal data is translated to ASCII as if it were textual data. </w:t>
            </w:r>
          </w:p>
          <w:p w14:paraId="2C60E615" w14:textId="77777777" w:rsidR="006E03A0" w:rsidRDefault="006E03A0" w:rsidP="00D46C4F">
            <w:pPr>
              <w:rPr>
                <w:ins w:id="4132" w:author="mbeckerle" w:date="2012-07-03T14:24:00Z"/>
                <w:rFonts w:eastAsia="Arial Unicode MS"/>
              </w:rPr>
            </w:pPr>
            <w:r w:rsidRPr="00240AC5">
              <w:rPr>
                <w:rFonts w:eastAsia="Arial Unicode MS"/>
              </w:rPr>
              <w:t>asciiCARealiaModified</w:t>
            </w:r>
            <w:r w:rsidRPr="00240AC5">
              <w:rPr>
                <w:rStyle w:val="FootnoteReference"/>
                <w:rFonts w:eastAsia="Arial Unicode MS"/>
                <w:szCs w:val="18"/>
              </w:rPr>
              <w:footnoteReference w:id="16"/>
            </w:r>
            <w:r w:rsidRPr="00240AC5">
              <w:rPr>
                <w:rFonts w:eastAsia="Arial Unicode MS"/>
              </w:rPr>
              <w:t>: In this style, the ASCII characters ‘0123456789’ represent positive sign and digits 0 to 9 as in standard. However, ASCII characters from code 0x20 to 0x29 are used for negative sign and the corresponding decimal digit. This doesn't translate well into printing characters. These characters include the space (‘ ‘) for zero, characters ‘!”#$%&amp;’ for 1 through 6, the single quote character “’” for 7, and the parenthesis ‘()’ for 8 and 9.</w:t>
            </w:r>
          </w:p>
          <w:p w14:paraId="0B74FCFC" w14:textId="47E3646A" w:rsidR="00F832C2" w:rsidRDefault="00F832C2" w:rsidP="00D46C4F">
            <w:pPr>
              <w:rPr>
                <w:ins w:id="4134" w:author="mbeckerle" w:date="2012-07-03T14:24:00Z"/>
                <w:rFonts w:ascii="Helv" w:hAnsi="Helv" w:cs="Helv"/>
                <w:color w:val="0000FF"/>
              </w:rPr>
            </w:pPr>
            <w:commentRangeStart w:id="4135"/>
            <w:ins w:id="4136" w:author="mbeckerle" w:date="2012-07-03T14:24:00Z">
              <w:r>
                <w:rPr>
                  <w:rFonts w:ascii="Helv" w:hAnsi="Helv" w:cs="Helv"/>
                  <w:color w:val="0000FF"/>
                </w:rPr>
                <w:t xml:space="preserve">asciiTandemModified: In this style the ascii characters </w:t>
              </w:r>
            </w:ins>
            <w:ins w:id="4137" w:author="mbeckerle" w:date="2012-07-03T14:25:00Z">
              <w:r>
                <w:rPr>
                  <w:rFonts w:ascii="Helv" w:hAnsi="Helv" w:cs="Helv"/>
                  <w:color w:val="0000FF"/>
                </w:rPr>
                <w:t xml:space="preserve">‘0-9’ represent positive sign and digits 0 to 9, but </w:t>
              </w:r>
            </w:ins>
            <w:ins w:id="4138" w:author="mbeckerle" w:date="2012-07-03T14:33:00Z">
              <w:r w:rsidR="00CD5B38">
                <w:rPr>
                  <w:rFonts w:ascii="Helv" w:hAnsi="Helv" w:cs="Helv"/>
                  <w:color w:val="0000FF"/>
                </w:rPr>
                <w:t>bytes</w:t>
              </w:r>
            </w:ins>
            <w:ins w:id="4139" w:author="mbeckerle" w:date="2012-07-03T14:25:00Z">
              <w:r>
                <w:rPr>
                  <w:rFonts w:ascii="Helv" w:hAnsi="Helv" w:cs="Helv"/>
                  <w:color w:val="0000FF"/>
                </w:rPr>
                <w:t xml:space="preserve"> from </w:t>
              </w:r>
            </w:ins>
            <w:ins w:id="4140" w:author="mbeckerle" w:date="2012-07-03T14:26:00Z">
              <w:r>
                <w:rPr>
                  <w:rFonts w:ascii="Helv" w:hAnsi="Helv" w:cs="Helv"/>
                  <w:color w:val="0000FF"/>
                </w:rPr>
                <w:t xml:space="preserve">0x80 to 0x89 are used to represent overpunched negative sign and a digit. </w:t>
              </w:r>
            </w:ins>
            <w:ins w:id="4141" w:author="mbeckerle" w:date="2012-07-03T14:33:00Z">
              <w:r w:rsidR="00CD5B38">
                <w:rPr>
                  <w:rFonts w:ascii="Helv" w:hAnsi="Helv" w:cs="Helv"/>
                  <w:color w:val="0000FF"/>
                </w:rPr>
                <w:t>There are no corresponding character</w:t>
              </w:r>
            </w:ins>
            <w:ins w:id="4142" w:author="mbeckerle" w:date="2012-07-03T14:38:00Z">
              <w:r w:rsidR="00CD5B38">
                <w:rPr>
                  <w:rFonts w:ascii="Helv" w:hAnsi="Helv" w:cs="Helv"/>
                  <w:color w:val="0000FF"/>
                </w:rPr>
                <w:t xml:space="preserve"> codepoints</w:t>
              </w:r>
            </w:ins>
            <w:ins w:id="4143" w:author="mbeckerle" w:date="2012-07-03T14:33:00Z">
              <w:r w:rsidR="00CD5B38">
                <w:rPr>
                  <w:rFonts w:ascii="Helv" w:hAnsi="Helv" w:cs="Helv"/>
                  <w:color w:val="0000FF"/>
                </w:rPr>
                <w:t xml:space="preserve"> in the standard ASCII encoding since these values are all above 128 (decimal</w:t>
              </w:r>
            </w:ins>
            <w:ins w:id="4144" w:author="mbeckerle" w:date="2012-07-03T14:35:00Z">
              <w:r w:rsidR="00CD5B38">
                <w:rPr>
                  <w:rFonts w:ascii="Helv" w:hAnsi="Helv" w:cs="Helv"/>
                  <w:color w:val="0000FF"/>
                </w:rPr>
                <w:t xml:space="preserve">). </w:t>
              </w:r>
            </w:ins>
            <w:ins w:id="4145" w:author="mbeckerle" w:date="2012-07-03T14:38:00Z">
              <w:r w:rsidR="00CD5B38">
                <w:rPr>
                  <w:rFonts w:ascii="Helv" w:hAnsi="Helv" w:cs="Helv"/>
                  <w:color w:val="0000FF"/>
                </w:rPr>
                <w:t xml:space="preserve">(Note that neither </w:t>
              </w:r>
            </w:ins>
            <w:ins w:id="4146" w:author="mbeckerle" w:date="2012-07-03T14:35:00Z">
              <w:r w:rsidR="00CD5B38">
                <w:rPr>
                  <w:rFonts w:ascii="Helv" w:hAnsi="Helv" w:cs="Helv"/>
                  <w:color w:val="0000FF"/>
                </w:rPr>
                <w:t xml:space="preserve">ISO-8859-1 encoding </w:t>
              </w:r>
            </w:ins>
            <w:ins w:id="4147" w:author="mbeckerle" w:date="2012-07-03T14:38:00Z">
              <w:r w:rsidR="00CD5B38">
                <w:rPr>
                  <w:rFonts w:ascii="Helv" w:hAnsi="Helv" w:cs="Helv"/>
                  <w:color w:val="0000FF"/>
                </w:rPr>
                <w:t xml:space="preserve">nor Unicode have </w:t>
              </w:r>
            </w:ins>
            <w:ins w:id="4148" w:author="mbeckerle" w:date="2012-07-03T14:35:00Z">
              <w:r w:rsidR="00CD5B38">
                <w:rPr>
                  <w:rFonts w:ascii="Helv" w:hAnsi="Helv" w:cs="Helv"/>
                  <w:color w:val="0000FF"/>
                </w:rPr>
                <w:t xml:space="preserve">assigned glyphs for these codepoints. </w:t>
              </w:r>
            </w:ins>
            <w:ins w:id="4149" w:author="mbeckerle" w:date="2012-07-03T14:38:00Z">
              <w:r w:rsidR="00CD5B38">
                <w:rPr>
                  <w:rFonts w:ascii="Helv" w:hAnsi="Helv" w:cs="Helv"/>
                  <w:color w:val="0000FF"/>
                </w:rPr>
                <w:t>They are considered control characters.)</w:t>
              </w:r>
            </w:ins>
            <w:commentRangeEnd w:id="4135"/>
            <w:ins w:id="4150" w:author="mbeckerle" w:date="2012-07-03T14:47:00Z">
              <w:r w:rsidR="00F95E60">
                <w:rPr>
                  <w:rStyle w:val="CommentReference"/>
                </w:rPr>
                <w:commentReference w:id="4135"/>
              </w:r>
            </w:ins>
          </w:p>
          <w:p w14:paraId="0DE44BF1" w14:textId="088C6555" w:rsidR="00F832C2" w:rsidRPr="00240AC5" w:rsidDel="00F832C2" w:rsidRDefault="00F832C2" w:rsidP="00D46C4F">
            <w:pPr>
              <w:rPr>
                <w:del w:id="4151" w:author="mbeckerle" w:date="2012-07-03T14:24:00Z"/>
                <w:rFonts w:eastAsia="Arial Unicode MS"/>
              </w:rPr>
            </w:pPr>
          </w:p>
          <w:p w14:paraId="1C676FA6"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bl>
    <w:p w14:paraId="09A3979D" w14:textId="40E2EAB7" w:rsidR="00451198" w:rsidRPr="005223F4" w:rsidDel="004D3284" w:rsidRDefault="00451198" w:rsidP="00451198">
      <w:pPr>
        <w:rPr>
          <w:del w:id="4152" w:author="mbeckerle" w:date="2012-04-22T19:26:00Z"/>
        </w:rPr>
      </w:pPr>
      <w:bookmarkStart w:id="4153" w:name="_Toc130873640"/>
      <w:bookmarkStart w:id="4154" w:name="_Toc140549612"/>
      <w:bookmarkStart w:id="4155" w:name="_Ref140946684"/>
      <w:bookmarkStart w:id="4156" w:name="_Ref140946689"/>
      <w:bookmarkStart w:id="4157" w:name="_Toc177399101"/>
      <w:bookmarkStart w:id="4158" w:name="_Toc175057388"/>
      <w:bookmarkStart w:id="4159" w:name="_Toc199516325"/>
      <w:bookmarkStart w:id="4160" w:name="_Toc194983988"/>
      <w:bookmarkStart w:id="4161" w:name="_Ref215978163"/>
      <w:bookmarkStart w:id="4162" w:name="_Ref215978195"/>
      <w:bookmarkStart w:id="4163" w:name="_Toc243112832"/>
    </w:p>
    <w:bookmarkEnd w:id="4153"/>
    <w:bookmarkEnd w:id="4154"/>
    <w:bookmarkEnd w:id="4155"/>
    <w:bookmarkEnd w:id="4156"/>
    <w:bookmarkEnd w:id="4157"/>
    <w:bookmarkEnd w:id="4158"/>
    <w:bookmarkEnd w:id="4159"/>
    <w:bookmarkEnd w:id="4160"/>
    <w:bookmarkEnd w:id="4161"/>
    <w:bookmarkEnd w:id="4162"/>
    <w:bookmarkEnd w:id="4163"/>
    <w:p w14:paraId="63FC0E3E" w14:textId="77777777" w:rsidR="006631AF" w:rsidRPr="005223F4" w:rsidRDefault="006631AF" w:rsidP="00C315F7"/>
    <w:p w14:paraId="57BB40CE" w14:textId="77777777" w:rsidR="000B19ED" w:rsidRPr="005223F4" w:rsidRDefault="00C80A71" w:rsidP="00C80A71">
      <w:pPr>
        <w:pStyle w:val="Heading3"/>
      </w:pPr>
      <w:bookmarkStart w:id="4164" w:name="_Toc254776341"/>
      <w:bookmarkStart w:id="4165" w:name="_Toc254776342"/>
      <w:bookmarkStart w:id="4166" w:name="_Toc254776343"/>
      <w:bookmarkStart w:id="4167" w:name="_Toc254776344"/>
      <w:bookmarkStart w:id="4168" w:name="_Ref254704660"/>
      <w:bookmarkStart w:id="4169" w:name="_Toc332724483"/>
      <w:bookmarkEnd w:id="4164"/>
      <w:bookmarkEnd w:id="4165"/>
      <w:bookmarkEnd w:id="4166"/>
      <w:bookmarkEnd w:id="4167"/>
      <w:r w:rsidRPr="005223F4">
        <w:t xml:space="preserve">The </w:t>
      </w:r>
      <w:r w:rsidR="00824D18" w:rsidRPr="005223F4">
        <w:t>textNumberPattern</w:t>
      </w:r>
      <w:r w:rsidRPr="005223F4">
        <w:t xml:space="preserve"> Property</w:t>
      </w:r>
      <w:bookmarkEnd w:id="4168"/>
      <w:bookmarkEnd w:id="4169"/>
    </w:p>
    <w:p w14:paraId="45B20856" w14:textId="77777777" w:rsidR="000B19ED" w:rsidRPr="005223F4" w:rsidRDefault="001A3AEC" w:rsidP="00085288">
      <w:r w:rsidRPr="005223F4">
        <w:t xml:space="preserve">The </w:t>
      </w:r>
      <w:r w:rsidR="00444B09" w:rsidRPr="005223F4">
        <w:t>dfdl:</w:t>
      </w:r>
      <w:r w:rsidR="00824D18" w:rsidRPr="005223F4">
        <w:t>textNumberPattern</w:t>
      </w:r>
      <w:r w:rsidRPr="005223F4">
        <w:t xml:space="preserve"> describes how to parse and unparse text representations of number logical types</w:t>
      </w:r>
      <w:r w:rsidR="00085288">
        <w:t xml:space="preserve"> </w:t>
      </w:r>
      <w:r w:rsidR="00085288" w:rsidRPr="005223F4">
        <w:t>with</w:t>
      </w:r>
      <w:r w:rsidR="00085288">
        <w:t xml:space="preserve"> b</w:t>
      </w:r>
      <w:r w:rsidR="00085288" w:rsidRPr="005223F4">
        <w:t>ase 10</w:t>
      </w:r>
      <w:r w:rsidRPr="005223F4">
        <w:t xml:space="preserve">. </w:t>
      </w:r>
    </w:p>
    <w:p w14:paraId="59F69B7D" w14:textId="77777777" w:rsidR="00936F8F" w:rsidRPr="005223F4" w:rsidRDefault="00936F8F" w:rsidP="00444B09">
      <w:r w:rsidRPr="005223F4">
        <w:t>The length of the representation of the number is determined first, and the number pattern is used only for conversion of the text to and from a numeric logical infoset value.</w:t>
      </w:r>
    </w:p>
    <w:p w14:paraId="64B7F8DA" w14:textId="77777777" w:rsidR="00433E95" w:rsidRPr="005223F4" w:rsidRDefault="00433E95" w:rsidP="00433E95">
      <w:r w:rsidRPr="005223F4">
        <w:t xml:space="preserve">The pattern described below is derived from the ICU DecimalFormat class described here: [ICUDecForm] </w:t>
      </w:r>
    </w:p>
    <w:p w14:paraId="00D2B95D" w14:textId="5C53362F" w:rsidR="00444B09" w:rsidRPr="005223F4" w:rsidDel="004D3284" w:rsidRDefault="00444B09" w:rsidP="00433E95">
      <w:pPr>
        <w:rPr>
          <w:del w:id="4170" w:author="mbeckerle" w:date="2012-04-22T19:27:00Z"/>
        </w:rPr>
      </w:pPr>
    </w:p>
    <w:p w14:paraId="2F1DC30F" w14:textId="77777777" w:rsidR="00AD13B5" w:rsidRPr="005223F4" w:rsidRDefault="00AD13B5" w:rsidP="00865699">
      <w:r w:rsidRPr="005223F4">
        <w:t xml:space="preserve">The pattern </w:t>
      </w:r>
      <w:r w:rsidR="00865699" w:rsidRPr="005223F4">
        <w:t xml:space="preserve">is an ICU-like syntax that </w:t>
      </w:r>
      <w:r w:rsidRPr="005223F4">
        <w:t>define</w:t>
      </w:r>
      <w:r w:rsidR="00865699" w:rsidRPr="005223F4">
        <w:t>s</w:t>
      </w:r>
      <w:r w:rsidRPr="005223F4">
        <w:t xml:space="preserve"> where grouping separators, decimal separators, implied decimal points, exponents, positive signs and negative signs appear. It permits definition by either digits/fractions or significant digits.</w:t>
      </w:r>
    </w:p>
    <w:p w14:paraId="23D0D89D" w14:textId="77777777" w:rsidR="00C315F7" w:rsidRPr="005223F4" w:rsidRDefault="00C315F7" w:rsidP="00865699">
      <w:r w:rsidRPr="005223F4">
        <w:t xml:space="preserve">If the pattern uses digits/fractions then these must match any </w:t>
      </w:r>
      <w:r w:rsidR="007F5736" w:rsidRPr="005223F4">
        <w:t>XML schema</w:t>
      </w:r>
      <w:r w:rsidRPr="005223F4">
        <w:t xml:space="preserve"> facets. If not it is a schema definition error.</w:t>
      </w:r>
    </w:p>
    <w:p w14:paraId="1E12CCED" w14:textId="7F52A2C1" w:rsidR="00444B09" w:rsidRPr="005223F4" w:rsidDel="004D3284" w:rsidRDefault="00444B09" w:rsidP="00865699">
      <w:pPr>
        <w:rPr>
          <w:del w:id="4171" w:author="mbeckerle" w:date="2012-04-22T19:28:00Z"/>
        </w:rPr>
      </w:pPr>
    </w:p>
    <w:p w14:paraId="524C5FAC" w14:textId="77777777" w:rsidR="0077279F" w:rsidRPr="004D3284" w:rsidRDefault="00E76101">
      <w:pPr>
        <w:pStyle w:val="Heading4"/>
      </w:pPr>
      <w:bookmarkStart w:id="4172" w:name="_Ref275431294"/>
      <w:r w:rsidRPr="004D3284">
        <w:t>dfdl:</w:t>
      </w:r>
      <w:r w:rsidR="0077279F" w:rsidRPr="004D3284">
        <w:t xml:space="preserve">textNumberPattern for </w:t>
      </w:r>
      <w:r w:rsidR="00F87B81" w:rsidRPr="004D3284">
        <w:t>dfdl:</w:t>
      </w:r>
      <w:r w:rsidR="0077279F" w:rsidRPr="00D46C4F">
        <w:t>textNumberRep 'standard'</w:t>
      </w:r>
      <w:bookmarkEnd w:id="4172"/>
    </w:p>
    <w:p w14:paraId="56FF3B30" w14:textId="77777777" w:rsidR="007E0EA2" w:rsidRPr="005223F4" w:rsidRDefault="007E0EA2" w:rsidP="00AD13B5">
      <w:r w:rsidRPr="005223F4">
        <w:t>When dfdl:textNumberRep is 'standard' this property only applie</w:t>
      </w:r>
      <w:r w:rsidR="00E76101" w:rsidRPr="005223F4">
        <w:t>s</w:t>
      </w:r>
      <w:r w:rsidRPr="005223F4">
        <w:t xml:space="preserve"> when  dfdl:textStandardBase is 10</w:t>
      </w:r>
    </w:p>
    <w:p w14:paraId="188E7F99" w14:textId="77777777" w:rsidR="00AD13B5" w:rsidRPr="005223F4" w:rsidRDefault="00AD13B5" w:rsidP="00AD13B5">
      <w:r w:rsidRPr="005223F4">
        <w:t>The pattern comes in two parts separated by a semi-colon. The first is mandatory and applies to positive numbers, the second is optional and applies to negative numbers.</w:t>
      </w:r>
    </w:p>
    <w:p w14:paraId="2DC1DE49" w14:textId="77777777" w:rsidR="00AD13B5" w:rsidRPr="005223F4" w:rsidRDefault="00AD13B5" w:rsidP="00AD13B5">
      <w:r w:rsidRPr="005223F4">
        <w:t>Examples</w:t>
      </w:r>
      <w:r w:rsidR="00E76101" w:rsidRPr="005223F4">
        <w:t>:</w:t>
      </w:r>
      <w:r w:rsidRPr="005223F4">
        <w:t xml:space="preserve"> The first shows digits/fractions and positive/negative signs, the second shows exponent, the third shows </w:t>
      </w:r>
      <w:ins w:id="4173" w:author="Steve Hanson" w:date="2012-02-23T16:26:00Z">
        <w:r w:rsidR="005617C6">
          <w:t>virtual decimal point</w:t>
        </w:r>
      </w:ins>
      <w:ins w:id="4174" w:author="Steve Hanson" w:date="2012-02-23T16:28:00Z">
        <w:r w:rsidR="005617C6">
          <w:t xml:space="preserve">, the fourth shows scaling </w:t>
        </w:r>
      </w:ins>
      <w:ins w:id="4175" w:author="Steve Hanson" w:date="2012-02-23T16:29:00Z">
        <w:r w:rsidR="005617C6">
          <w:t>position</w:t>
        </w:r>
      </w:ins>
      <w:del w:id="4176" w:author="Steve Hanson" w:date="2012-02-23T16:26:00Z">
        <w:r w:rsidRPr="005223F4" w:rsidDel="005617C6">
          <w:delText>significant digits</w:delText>
        </w:r>
      </w:del>
      <w:r w:rsidRPr="005223F4">
        <w:t>.</w:t>
      </w:r>
    </w:p>
    <w:p w14:paraId="017957DC" w14:textId="77777777" w:rsidR="00AD13B5" w:rsidRPr="005223F4" w:rsidRDefault="00AD13B5" w:rsidP="00AD13B5">
      <w:r w:rsidRPr="005223F4">
        <w:t>+###,##0.00;(###,##0.00)</w:t>
      </w:r>
    </w:p>
    <w:p w14:paraId="272C5563" w14:textId="77777777" w:rsidR="00AD13B5" w:rsidRPr="005223F4" w:rsidRDefault="00AD13B5" w:rsidP="00AD13B5">
      <w:pPr>
        <w:rPr>
          <w:rFonts w:cs="Arial"/>
          <w:color w:val="000000"/>
        </w:rPr>
      </w:pPr>
      <w:r w:rsidRPr="005223F4">
        <w:rPr>
          <w:rFonts w:cs="Arial"/>
          <w:color w:val="000000"/>
        </w:rPr>
        <w:t>##0.</w:t>
      </w:r>
      <w:r w:rsidR="00974F06">
        <w:rPr>
          <w:rFonts w:cs="Arial"/>
          <w:color w:val="000000"/>
        </w:rPr>
        <w:t>0</w:t>
      </w:r>
      <w:r w:rsidRPr="005223F4">
        <w:rPr>
          <w:rFonts w:cs="Arial"/>
          <w:color w:val="000000"/>
        </w:rPr>
        <w:t>#E0</w:t>
      </w:r>
    </w:p>
    <w:p w14:paraId="6AD46EDC" w14:textId="77777777" w:rsidR="00AD13B5" w:rsidRDefault="00AD13B5" w:rsidP="00AD13B5">
      <w:pPr>
        <w:rPr>
          <w:ins w:id="4177" w:author="Steve Hanson" w:date="2012-02-23T16:29:00Z"/>
          <w:rFonts w:cs="Arial"/>
          <w:color w:val="000000"/>
        </w:rPr>
      </w:pPr>
      <w:del w:id="4178" w:author="Steve Hanson" w:date="2012-02-23T16:28:00Z">
        <w:r w:rsidRPr="005223F4" w:rsidDel="005617C6">
          <w:rPr>
            <w:rFonts w:cs="Arial"/>
            <w:color w:val="000000"/>
          </w:rPr>
          <w:delText>+</w:delText>
        </w:r>
      </w:del>
      <w:ins w:id="4179" w:author="Steve Hanson" w:date="2012-02-23T16:28:00Z">
        <w:r w:rsidR="005617C6">
          <w:rPr>
            <w:rFonts w:cs="Arial"/>
            <w:color w:val="000000"/>
          </w:rPr>
          <w:t>000</w:t>
        </w:r>
      </w:ins>
      <w:del w:id="4180" w:author="Steve Hanson" w:date="2012-02-23T16:28:00Z">
        <w:r w:rsidRPr="005223F4" w:rsidDel="005617C6">
          <w:rPr>
            <w:rFonts w:cs="Arial"/>
            <w:color w:val="000000"/>
          </w:rPr>
          <w:delText>###</w:delText>
        </w:r>
      </w:del>
      <w:r w:rsidRPr="005223F4">
        <w:rPr>
          <w:rFonts w:cs="Arial"/>
          <w:color w:val="000000"/>
        </w:rPr>
        <w:t>V</w:t>
      </w:r>
      <w:ins w:id="4181" w:author="Steve Hanson" w:date="2012-02-23T16:26:00Z">
        <w:r w:rsidR="005617C6">
          <w:rPr>
            <w:rFonts w:cs="Arial"/>
            <w:color w:val="000000"/>
          </w:rPr>
          <w:t>0</w:t>
        </w:r>
      </w:ins>
      <w:del w:id="4182" w:author="Steve Hanson" w:date="2012-02-23T16:26:00Z">
        <w:r w:rsidRPr="005223F4" w:rsidDel="005617C6">
          <w:rPr>
            <w:rFonts w:cs="Arial"/>
            <w:color w:val="000000"/>
          </w:rPr>
          <w:delText>#</w:delText>
        </w:r>
      </w:del>
      <w:r w:rsidR="0005422F">
        <w:rPr>
          <w:rFonts w:cs="Arial"/>
          <w:color w:val="000000"/>
        </w:rPr>
        <w:t>0</w:t>
      </w:r>
    </w:p>
    <w:p w14:paraId="72ADE697" w14:textId="77777777" w:rsidR="005617C6" w:rsidRPr="005223F4" w:rsidRDefault="005617C6" w:rsidP="00AD13B5">
      <w:pPr>
        <w:rPr>
          <w:rFonts w:cs="Arial"/>
          <w:color w:val="000000"/>
        </w:rPr>
      </w:pPr>
      <w:ins w:id="4183" w:author="Steve Hanson" w:date="2012-02-23T16:29:00Z">
        <w:r>
          <w:rPr>
            <w:rFonts w:cs="Arial"/>
            <w:color w:val="000000"/>
          </w:rPr>
          <w:t>PPP0000</w:t>
        </w:r>
      </w:ins>
    </w:p>
    <w:p w14:paraId="14743069" w14:textId="203AC5B8" w:rsidR="008F14A5" w:rsidDel="004D3284" w:rsidRDefault="008F14A5" w:rsidP="00460084">
      <w:pPr>
        <w:rPr>
          <w:del w:id="4184" w:author="mbeckerle" w:date="2012-04-22T19:28:00Z"/>
          <w:rFonts w:cs="Arial"/>
          <w:color w:val="000000"/>
        </w:rPr>
      </w:pPr>
    </w:p>
    <w:p w14:paraId="4871E1DE" w14:textId="77777777" w:rsidR="00AD13B5" w:rsidRDefault="005617C6" w:rsidP="00460084">
      <w:pPr>
        <w:rPr>
          <w:ins w:id="4185" w:author="Steve Hanson" w:date="2012-02-23T16:29:00Z"/>
          <w:rFonts w:cs="Arial"/>
          <w:color w:val="000000"/>
        </w:rPr>
      </w:pPr>
      <w:ins w:id="4186" w:author="Steve Hanson" w:date="2012-02-23T16:29:00Z">
        <w:r>
          <w:rPr>
            <w:rFonts w:cs="Arial"/>
            <w:color w:val="000000"/>
          </w:rPr>
          <w:t>The</w:t>
        </w:r>
      </w:ins>
      <w:del w:id="4187" w:author="Steve Hanson" w:date="2012-02-23T16:29:00Z">
        <w:r w:rsidR="00AD13B5" w:rsidRPr="005223F4" w:rsidDel="005617C6">
          <w:rPr>
            <w:rFonts w:cs="Arial"/>
            <w:color w:val="000000"/>
          </w:rPr>
          <w:delText>Note that</w:delText>
        </w:r>
      </w:del>
      <w:r w:rsidR="00AD13B5" w:rsidRPr="005223F4">
        <w:rPr>
          <w:rFonts w:cs="Arial"/>
          <w:color w:val="000000"/>
        </w:rPr>
        <w:t xml:space="preserve"> 'V' </w:t>
      </w:r>
      <w:ins w:id="4188" w:author="Steve Hanson" w:date="2012-02-23T16:29:00Z">
        <w:r>
          <w:rPr>
            <w:rFonts w:cs="Arial"/>
            <w:color w:val="000000"/>
          </w:rPr>
          <w:t xml:space="preserve">symbol </w:t>
        </w:r>
      </w:ins>
      <w:r w:rsidR="00AD13B5" w:rsidRPr="005223F4">
        <w:rPr>
          <w:rFonts w:cs="Arial"/>
          <w:color w:val="000000"/>
        </w:rPr>
        <w:t>is used to indicate the location of an implied decimal point for fixed point number</w:t>
      </w:r>
      <w:r w:rsidR="00460084" w:rsidRPr="005223F4">
        <w:rPr>
          <w:rFonts w:cs="Arial"/>
          <w:color w:val="000000"/>
        </w:rPr>
        <w:t xml:space="preserve"> representations</w:t>
      </w:r>
      <w:r w:rsidR="00AD13B5" w:rsidRPr="005223F4">
        <w:rPr>
          <w:rFonts w:cs="Arial"/>
          <w:color w:val="000000"/>
        </w:rPr>
        <w:t>. (This is an extension to the ICU pattern language.)</w:t>
      </w:r>
    </w:p>
    <w:p w14:paraId="53F2E48E" w14:textId="77777777" w:rsidR="005617C6" w:rsidRPr="005223F4" w:rsidRDefault="005617C6" w:rsidP="00460084">
      <w:pPr>
        <w:rPr>
          <w:rFonts w:cs="Arial"/>
        </w:rPr>
      </w:pPr>
      <w:ins w:id="4189" w:author="Steve Hanson" w:date="2012-02-23T16:29:00Z">
        <w:r>
          <w:rPr>
            <w:rFonts w:cs="Arial"/>
            <w:color w:val="000000"/>
          </w:rPr>
          <w:t xml:space="preserve">The ‘P’ symbol is used to </w:t>
        </w:r>
      </w:ins>
      <w:ins w:id="4190" w:author="Steve Hanson" w:date="2012-02-23T16:30:00Z">
        <w:r>
          <w:rPr>
            <w:rFonts w:cs="Arial"/>
            <w:color w:val="000000"/>
          </w:rPr>
          <w:t xml:space="preserve">indicate that a decimal scaling factor needs to be applied. </w:t>
        </w:r>
        <w:r w:rsidRPr="005223F4">
          <w:rPr>
            <w:rFonts w:cs="Arial"/>
            <w:color w:val="000000"/>
          </w:rPr>
          <w:t>(This is an extension to the ICU pattern language.)</w:t>
        </w:r>
      </w:ins>
    </w:p>
    <w:p w14:paraId="2836EC6F" w14:textId="77777777" w:rsidR="00AD13B5" w:rsidRPr="005223F4" w:rsidRDefault="00AD13B5" w:rsidP="00AD13B5">
      <w:r w:rsidRPr="005223F4">
        <w:t>The actual grouping separator, decimal separator and exponent characters are defined independently of the pattern.</w:t>
      </w:r>
    </w:p>
    <w:p w14:paraId="5E1937C9" w14:textId="77777777" w:rsidR="00AD13B5" w:rsidRPr="005223F4" w:rsidRDefault="00AD13B5" w:rsidP="00AD13B5">
      <w:r w:rsidRPr="005223F4">
        <w:t>The actual positive sign and negative sign are defined within the pattern itself.</w:t>
      </w:r>
    </w:p>
    <w:p w14:paraId="087E1594" w14:textId="09BFE436" w:rsidR="00444B09" w:rsidRPr="005223F4" w:rsidDel="004D3284" w:rsidRDefault="00444B09" w:rsidP="00AD13B5">
      <w:pPr>
        <w:rPr>
          <w:del w:id="4191" w:author="mbeckerle" w:date="2012-04-22T19:28:00Z"/>
        </w:rPr>
      </w:pPr>
    </w:p>
    <w:p w14:paraId="680E9665" w14:textId="597C6D29" w:rsidR="00880642" w:rsidRPr="005223F4" w:rsidRDefault="00880642" w:rsidP="00D56D66">
      <w:pPr>
        <w:spacing w:after="120"/>
      </w:pPr>
      <w:r w:rsidRPr="005223F4">
        <w:t xml:space="preserve">Many characters in a pattern are taken literally; they are matched during parsing and output unchanged during </w:t>
      </w:r>
      <w:del w:id="4192" w:author="mbeckerle" w:date="2012-08-14T12:25:00Z">
        <w:r w:rsidRPr="005223F4" w:rsidDel="00593E88">
          <w:delText>formatting</w:delText>
        </w:r>
      </w:del>
      <w:ins w:id="4193" w:author="mbeckerle" w:date="2012-08-14T12:25:00Z">
        <w:r w:rsidR="00593E88">
          <w:t>unparsing</w:t>
        </w:r>
      </w:ins>
      <w:r w:rsidRPr="005223F4">
        <w:t>. Special characters, on the other hand, stand for other characters, strings, or classes of characters. For example, the '#' character is replaced by a digit.</w:t>
      </w:r>
    </w:p>
    <w:p w14:paraId="12AC9369" w14:textId="77777777" w:rsidR="00880642" w:rsidRPr="005223F4" w:rsidRDefault="009C2D34" w:rsidP="00880642">
      <w:pPr>
        <w:spacing w:after="120"/>
      </w:pPr>
      <w:r w:rsidRPr="005223F4">
        <w:t>To insert a special character in a pattern as a literal, that is, without any special meaning, the character must be quoted. There are some exceptions to this which are noted below.</w:t>
      </w:r>
    </w:p>
    <w:tbl>
      <w:tblPr>
        <w:tblStyle w:val="TableGrid"/>
        <w:tblW w:w="0" w:type="auto"/>
        <w:tblLook w:val="0000" w:firstRow="0" w:lastRow="0" w:firstColumn="0" w:lastColumn="0" w:noHBand="0" w:noVBand="0"/>
      </w:tblPr>
      <w:tblGrid>
        <w:gridCol w:w="939"/>
        <w:gridCol w:w="1660"/>
        <w:gridCol w:w="6257"/>
        <w:tblGridChange w:id="4194">
          <w:tblGrid>
            <w:gridCol w:w="928"/>
            <w:gridCol w:w="11"/>
            <w:gridCol w:w="1451"/>
            <w:gridCol w:w="209"/>
            <w:gridCol w:w="1545"/>
            <w:gridCol w:w="4712"/>
            <w:gridCol w:w="800"/>
          </w:tblGrid>
        </w:tblGridChange>
      </w:tblGrid>
      <w:tr w:rsidR="001B16F7" w:rsidRPr="005223F4" w14:paraId="320869C7" w14:textId="77777777" w:rsidTr="00D46C4F">
        <w:tc>
          <w:tcPr>
            <w:tcW w:w="0" w:type="auto"/>
            <w:shd w:val="clear" w:color="auto" w:fill="F2F2F2" w:themeFill="background1" w:themeFillShade="F2"/>
          </w:tcPr>
          <w:p w14:paraId="019FDA25" w14:textId="77777777" w:rsidR="001B16F7" w:rsidRPr="00D46C4F" w:rsidRDefault="001B16F7" w:rsidP="00D67874">
            <w:pPr>
              <w:rPr>
                <w:b/>
              </w:rPr>
            </w:pPr>
            <w:commentRangeStart w:id="4195"/>
            <w:r w:rsidRPr="00D46C4F">
              <w:rPr>
                <w:b/>
              </w:rPr>
              <w:t>Symbol</w:t>
            </w:r>
            <w:commentRangeEnd w:id="4195"/>
            <w:r w:rsidR="005617C6" w:rsidRPr="00D46C4F">
              <w:rPr>
                <w:rStyle w:val="CommentReference"/>
                <w:b/>
              </w:rPr>
              <w:commentReference w:id="4195"/>
            </w:r>
            <w:r w:rsidRPr="00D46C4F">
              <w:rPr>
                <w:b/>
              </w:rPr>
              <w:t xml:space="preserve"> </w:t>
            </w:r>
          </w:p>
        </w:tc>
        <w:tc>
          <w:tcPr>
            <w:tcW w:w="0" w:type="auto"/>
            <w:shd w:val="clear" w:color="auto" w:fill="F2F2F2" w:themeFill="background1" w:themeFillShade="F2"/>
          </w:tcPr>
          <w:p w14:paraId="6C807D5A" w14:textId="77777777" w:rsidR="001B16F7" w:rsidRPr="00D46C4F" w:rsidRDefault="001B16F7" w:rsidP="00D67874">
            <w:pPr>
              <w:rPr>
                <w:b/>
              </w:rPr>
            </w:pPr>
            <w:commentRangeStart w:id="4196"/>
            <w:commentRangeStart w:id="4197"/>
            <w:r w:rsidRPr="00D46C4F">
              <w:rPr>
                <w:b/>
              </w:rPr>
              <w:t>Location</w:t>
            </w:r>
            <w:commentRangeEnd w:id="4196"/>
            <w:r w:rsidR="005617C6" w:rsidRPr="00D46C4F">
              <w:rPr>
                <w:rStyle w:val="CommentReference"/>
                <w:b/>
              </w:rPr>
              <w:commentReference w:id="4196"/>
            </w:r>
            <w:commentRangeEnd w:id="4197"/>
            <w:r w:rsidR="005964FC" w:rsidRPr="00D46C4F">
              <w:rPr>
                <w:rStyle w:val="CommentReference"/>
                <w:b/>
              </w:rPr>
              <w:commentReference w:id="4197"/>
            </w:r>
            <w:r w:rsidRPr="00D46C4F">
              <w:rPr>
                <w:b/>
              </w:rPr>
              <w:t xml:space="preserve"> </w:t>
            </w:r>
          </w:p>
        </w:tc>
        <w:tc>
          <w:tcPr>
            <w:tcW w:w="0" w:type="auto"/>
            <w:shd w:val="clear" w:color="auto" w:fill="F2F2F2" w:themeFill="background1" w:themeFillShade="F2"/>
          </w:tcPr>
          <w:p w14:paraId="1855E394" w14:textId="77777777" w:rsidR="001B16F7" w:rsidRPr="00D46C4F" w:rsidRDefault="001B16F7" w:rsidP="00D67874">
            <w:pPr>
              <w:rPr>
                <w:b/>
              </w:rPr>
            </w:pPr>
            <w:r w:rsidRPr="00D46C4F">
              <w:rPr>
                <w:b/>
              </w:rPr>
              <w:t xml:space="preserve">Meaning </w:t>
            </w:r>
          </w:p>
        </w:tc>
      </w:tr>
      <w:tr w:rsidR="001B16F7" w:rsidRPr="005223F4" w14:paraId="5A6A27A9" w14:textId="77777777" w:rsidTr="004D3284">
        <w:tblPrEx>
          <w:tblW w:w="0" w:type="auto"/>
          <w:tblLook w:val="0000" w:firstRow="0" w:lastRow="0" w:firstColumn="0" w:lastColumn="0" w:noHBand="0" w:noVBand="0"/>
          <w:tblPrExChange w:id="4198"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199" w:author="mbeckerle" w:date="2012-04-22T19:29:00Z">
            <w:trPr>
              <w:gridBefore w:val="1"/>
              <w:tblCellSpacing w:w="22" w:type="dxa"/>
            </w:trPr>
          </w:trPrChange>
        </w:trPr>
        <w:tc>
          <w:tcPr>
            <w:tcW w:w="0" w:type="auto"/>
            <w:tcPrChange w:id="4200" w:author="mbeckerle" w:date="2012-04-22T19:29:00Z">
              <w:tcPr>
                <w:tcW w:w="0" w:type="auto"/>
                <w:gridSpan w:val="2"/>
                <w:shd w:val="clear" w:color="auto" w:fill="auto"/>
              </w:tcPr>
            </w:tcPrChange>
          </w:tcPr>
          <w:p w14:paraId="07CEB5F0" w14:textId="77777777" w:rsidR="001B16F7" w:rsidRPr="005223F4" w:rsidRDefault="001B16F7" w:rsidP="00D67874">
            <w:r w:rsidRPr="005223F4">
              <w:t xml:space="preserve">0 </w:t>
            </w:r>
          </w:p>
        </w:tc>
        <w:tc>
          <w:tcPr>
            <w:tcW w:w="0" w:type="auto"/>
            <w:tcPrChange w:id="4201" w:author="mbeckerle" w:date="2012-04-22T19:29:00Z">
              <w:tcPr>
                <w:tcW w:w="0" w:type="auto"/>
                <w:gridSpan w:val="2"/>
                <w:shd w:val="clear" w:color="auto" w:fill="auto"/>
              </w:tcPr>
            </w:tcPrChange>
          </w:tcPr>
          <w:p w14:paraId="202665F9" w14:textId="77777777" w:rsidR="001B16F7" w:rsidRPr="005223F4" w:rsidRDefault="001B16F7" w:rsidP="00D67874">
            <w:r w:rsidRPr="005223F4">
              <w:t xml:space="preserve">Number </w:t>
            </w:r>
          </w:p>
        </w:tc>
        <w:tc>
          <w:tcPr>
            <w:tcW w:w="0" w:type="auto"/>
            <w:tcPrChange w:id="4202" w:author="mbeckerle" w:date="2012-04-22T19:29:00Z">
              <w:tcPr>
                <w:tcW w:w="0" w:type="auto"/>
                <w:gridSpan w:val="2"/>
                <w:shd w:val="clear" w:color="auto" w:fill="auto"/>
              </w:tcPr>
            </w:tcPrChange>
          </w:tcPr>
          <w:p w14:paraId="7C22B441" w14:textId="77777777" w:rsidR="001B16F7" w:rsidRPr="005223F4" w:rsidRDefault="001B16F7" w:rsidP="00D67874">
            <w:r w:rsidRPr="005223F4">
              <w:t xml:space="preserve">Digit </w:t>
            </w:r>
          </w:p>
        </w:tc>
      </w:tr>
      <w:tr w:rsidR="001B16F7" w:rsidRPr="005223F4" w14:paraId="6782F04F" w14:textId="77777777" w:rsidTr="004D3284">
        <w:tblPrEx>
          <w:tblW w:w="0" w:type="auto"/>
          <w:tblLook w:val="0000" w:firstRow="0" w:lastRow="0" w:firstColumn="0" w:lastColumn="0" w:noHBand="0" w:noVBand="0"/>
          <w:tblPrExChange w:id="4203"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04" w:author="mbeckerle" w:date="2012-04-22T19:29:00Z">
            <w:trPr>
              <w:gridBefore w:val="1"/>
              <w:tblCellSpacing w:w="22" w:type="dxa"/>
            </w:trPr>
          </w:trPrChange>
        </w:trPr>
        <w:tc>
          <w:tcPr>
            <w:tcW w:w="0" w:type="auto"/>
            <w:tcPrChange w:id="4205" w:author="mbeckerle" w:date="2012-04-22T19:29:00Z">
              <w:tcPr>
                <w:tcW w:w="0" w:type="auto"/>
                <w:gridSpan w:val="2"/>
                <w:shd w:val="clear" w:color="auto" w:fill="auto"/>
              </w:tcPr>
            </w:tcPrChange>
          </w:tcPr>
          <w:p w14:paraId="35805696" w14:textId="77777777" w:rsidR="001B16F7" w:rsidRPr="005223F4" w:rsidRDefault="001B16F7" w:rsidP="00D67874">
            <w:r w:rsidRPr="005223F4">
              <w:t xml:space="preserve">1-9 </w:t>
            </w:r>
          </w:p>
        </w:tc>
        <w:tc>
          <w:tcPr>
            <w:tcW w:w="0" w:type="auto"/>
            <w:tcPrChange w:id="4206" w:author="mbeckerle" w:date="2012-04-22T19:29:00Z">
              <w:tcPr>
                <w:tcW w:w="0" w:type="auto"/>
                <w:gridSpan w:val="2"/>
                <w:shd w:val="clear" w:color="auto" w:fill="auto"/>
              </w:tcPr>
            </w:tcPrChange>
          </w:tcPr>
          <w:p w14:paraId="17868A51" w14:textId="77777777" w:rsidR="001B16F7" w:rsidRPr="005223F4" w:rsidRDefault="001B16F7" w:rsidP="00D67874">
            <w:r w:rsidRPr="005223F4">
              <w:t xml:space="preserve">Number </w:t>
            </w:r>
          </w:p>
        </w:tc>
        <w:tc>
          <w:tcPr>
            <w:tcW w:w="0" w:type="auto"/>
            <w:tcPrChange w:id="4207" w:author="mbeckerle" w:date="2012-04-22T19:29:00Z">
              <w:tcPr>
                <w:tcW w:w="0" w:type="auto"/>
                <w:gridSpan w:val="2"/>
                <w:shd w:val="clear" w:color="auto" w:fill="auto"/>
              </w:tcPr>
            </w:tcPrChange>
          </w:tcPr>
          <w:p w14:paraId="1F750664" w14:textId="77777777" w:rsidR="001B16F7" w:rsidRPr="005223F4" w:rsidRDefault="001B16F7" w:rsidP="00D67874">
            <w:r w:rsidRPr="005223F4">
              <w:t xml:space="preserve">'1' through '9' indicates rounding. </w:t>
            </w:r>
          </w:p>
        </w:tc>
      </w:tr>
      <w:tr w:rsidR="001B16F7" w:rsidRPr="005223F4" w14:paraId="1F591206" w14:textId="77777777" w:rsidTr="004D3284">
        <w:tblPrEx>
          <w:tblW w:w="0" w:type="auto"/>
          <w:tblLook w:val="0000" w:firstRow="0" w:lastRow="0" w:firstColumn="0" w:lastColumn="0" w:noHBand="0" w:noVBand="0"/>
          <w:tblPrExChange w:id="4208"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09" w:author="mbeckerle" w:date="2012-04-22T19:29:00Z">
            <w:trPr>
              <w:gridBefore w:val="1"/>
              <w:tblCellSpacing w:w="22" w:type="dxa"/>
            </w:trPr>
          </w:trPrChange>
        </w:trPr>
        <w:tc>
          <w:tcPr>
            <w:tcW w:w="0" w:type="auto"/>
            <w:tcPrChange w:id="4210" w:author="mbeckerle" w:date="2012-04-22T19:29:00Z">
              <w:tcPr>
                <w:tcW w:w="0" w:type="auto"/>
                <w:gridSpan w:val="2"/>
                <w:shd w:val="clear" w:color="auto" w:fill="auto"/>
              </w:tcPr>
            </w:tcPrChange>
          </w:tcPr>
          <w:p w14:paraId="2549F991" w14:textId="77777777" w:rsidR="001B16F7" w:rsidRPr="005223F4" w:rsidRDefault="001B16F7" w:rsidP="00D67874">
            <w:r w:rsidRPr="005223F4">
              <w:t xml:space="preserve"># </w:t>
            </w:r>
          </w:p>
        </w:tc>
        <w:tc>
          <w:tcPr>
            <w:tcW w:w="0" w:type="auto"/>
            <w:tcPrChange w:id="4211" w:author="mbeckerle" w:date="2012-04-22T19:29:00Z">
              <w:tcPr>
                <w:tcW w:w="0" w:type="auto"/>
                <w:gridSpan w:val="2"/>
                <w:shd w:val="clear" w:color="auto" w:fill="auto"/>
              </w:tcPr>
            </w:tcPrChange>
          </w:tcPr>
          <w:p w14:paraId="21F7F49D" w14:textId="77777777" w:rsidR="001B16F7" w:rsidRPr="005223F4" w:rsidRDefault="001B16F7" w:rsidP="00D67874">
            <w:r w:rsidRPr="005223F4">
              <w:t xml:space="preserve">Number </w:t>
            </w:r>
          </w:p>
        </w:tc>
        <w:tc>
          <w:tcPr>
            <w:tcW w:w="0" w:type="auto"/>
            <w:tcPrChange w:id="4212" w:author="mbeckerle" w:date="2012-04-22T19:29:00Z">
              <w:tcPr>
                <w:tcW w:w="0" w:type="auto"/>
                <w:gridSpan w:val="2"/>
                <w:shd w:val="clear" w:color="auto" w:fill="auto"/>
              </w:tcPr>
            </w:tcPrChange>
          </w:tcPr>
          <w:p w14:paraId="406FE2B5" w14:textId="77777777" w:rsidR="001B16F7" w:rsidRPr="005223F4" w:rsidRDefault="001B16F7" w:rsidP="00D67874">
            <w:r w:rsidRPr="005223F4">
              <w:t xml:space="preserve">Digit, zero shows as absent </w:t>
            </w:r>
          </w:p>
        </w:tc>
      </w:tr>
      <w:tr w:rsidR="001B16F7" w:rsidRPr="005223F4" w14:paraId="02BDCB0C" w14:textId="77777777" w:rsidTr="004D3284">
        <w:tblPrEx>
          <w:tblW w:w="0" w:type="auto"/>
          <w:tblLook w:val="0000" w:firstRow="0" w:lastRow="0" w:firstColumn="0" w:lastColumn="0" w:noHBand="0" w:noVBand="0"/>
          <w:tblPrExChange w:id="4213"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14" w:author="mbeckerle" w:date="2012-04-22T19:29:00Z">
            <w:trPr>
              <w:gridBefore w:val="1"/>
              <w:tblCellSpacing w:w="22" w:type="dxa"/>
            </w:trPr>
          </w:trPrChange>
        </w:trPr>
        <w:tc>
          <w:tcPr>
            <w:tcW w:w="0" w:type="auto"/>
            <w:tcPrChange w:id="4215" w:author="mbeckerle" w:date="2012-04-22T19:29:00Z">
              <w:tcPr>
                <w:tcW w:w="0" w:type="auto"/>
                <w:gridSpan w:val="2"/>
                <w:shd w:val="clear" w:color="auto" w:fill="auto"/>
              </w:tcPr>
            </w:tcPrChange>
          </w:tcPr>
          <w:p w14:paraId="3715229B" w14:textId="77777777" w:rsidR="001B16F7" w:rsidRPr="005223F4" w:rsidRDefault="001B16F7" w:rsidP="00D67874">
            <w:r w:rsidRPr="005223F4">
              <w:t xml:space="preserve">. </w:t>
            </w:r>
          </w:p>
        </w:tc>
        <w:tc>
          <w:tcPr>
            <w:tcW w:w="0" w:type="auto"/>
            <w:tcPrChange w:id="4216" w:author="mbeckerle" w:date="2012-04-22T19:29:00Z">
              <w:tcPr>
                <w:tcW w:w="0" w:type="auto"/>
                <w:gridSpan w:val="2"/>
                <w:shd w:val="clear" w:color="auto" w:fill="auto"/>
              </w:tcPr>
            </w:tcPrChange>
          </w:tcPr>
          <w:p w14:paraId="40DD7784" w14:textId="77777777" w:rsidR="001B16F7" w:rsidRPr="005223F4" w:rsidRDefault="001B16F7" w:rsidP="00D67874">
            <w:r w:rsidRPr="005223F4">
              <w:t xml:space="preserve">Number </w:t>
            </w:r>
          </w:p>
        </w:tc>
        <w:tc>
          <w:tcPr>
            <w:tcW w:w="0" w:type="auto"/>
            <w:tcPrChange w:id="4217" w:author="mbeckerle" w:date="2012-04-22T19:29:00Z">
              <w:tcPr>
                <w:tcW w:w="0" w:type="auto"/>
                <w:gridSpan w:val="2"/>
                <w:shd w:val="clear" w:color="auto" w:fill="auto"/>
              </w:tcPr>
            </w:tcPrChange>
          </w:tcPr>
          <w:p w14:paraId="0B3EC950" w14:textId="77777777" w:rsidR="001B16F7" w:rsidRPr="005223F4" w:rsidRDefault="001B16F7" w:rsidP="00D67874">
            <w:r w:rsidRPr="005223F4">
              <w:t xml:space="preserve">Decimal separator or monetary decimal separator </w:t>
            </w:r>
          </w:p>
        </w:tc>
      </w:tr>
      <w:tr w:rsidR="001B16F7" w:rsidRPr="005223F4" w14:paraId="0943F590" w14:textId="77777777" w:rsidTr="004D3284">
        <w:tblPrEx>
          <w:tblW w:w="0" w:type="auto"/>
          <w:tblLook w:val="0000" w:firstRow="0" w:lastRow="0" w:firstColumn="0" w:lastColumn="0" w:noHBand="0" w:noVBand="0"/>
          <w:tblPrExChange w:id="4218"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19" w:author="mbeckerle" w:date="2012-04-22T19:29:00Z">
            <w:trPr>
              <w:gridBefore w:val="1"/>
              <w:tblCellSpacing w:w="22" w:type="dxa"/>
            </w:trPr>
          </w:trPrChange>
        </w:trPr>
        <w:tc>
          <w:tcPr>
            <w:tcW w:w="0" w:type="auto"/>
            <w:tcPrChange w:id="4220" w:author="mbeckerle" w:date="2012-04-22T19:29:00Z">
              <w:tcPr>
                <w:tcW w:w="0" w:type="auto"/>
                <w:gridSpan w:val="2"/>
                <w:shd w:val="clear" w:color="auto" w:fill="auto"/>
              </w:tcPr>
            </w:tcPrChange>
          </w:tcPr>
          <w:p w14:paraId="46233BB0" w14:textId="77777777" w:rsidR="001B16F7" w:rsidRPr="005223F4" w:rsidRDefault="001B16F7" w:rsidP="00D67874">
            <w:r w:rsidRPr="005223F4">
              <w:t xml:space="preserve">- </w:t>
            </w:r>
          </w:p>
        </w:tc>
        <w:tc>
          <w:tcPr>
            <w:tcW w:w="0" w:type="auto"/>
            <w:tcPrChange w:id="4221" w:author="mbeckerle" w:date="2012-04-22T19:29:00Z">
              <w:tcPr>
                <w:tcW w:w="0" w:type="auto"/>
                <w:gridSpan w:val="2"/>
                <w:shd w:val="clear" w:color="auto" w:fill="auto"/>
              </w:tcPr>
            </w:tcPrChange>
          </w:tcPr>
          <w:p w14:paraId="50B5AED9" w14:textId="77777777" w:rsidR="001B16F7" w:rsidRPr="005223F4" w:rsidRDefault="001B16F7" w:rsidP="00D67874">
            <w:r w:rsidRPr="005223F4">
              <w:t xml:space="preserve">Number </w:t>
            </w:r>
          </w:p>
        </w:tc>
        <w:tc>
          <w:tcPr>
            <w:tcW w:w="0" w:type="auto"/>
            <w:tcPrChange w:id="4222" w:author="mbeckerle" w:date="2012-04-22T19:29:00Z">
              <w:tcPr>
                <w:tcW w:w="0" w:type="auto"/>
                <w:gridSpan w:val="2"/>
                <w:shd w:val="clear" w:color="auto" w:fill="auto"/>
              </w:tcPr>
            </w:tcPrChange>
          </w:tcPr>
          <w:p w14:paraId="6501987E" w14:textId="77777777" w:rsidR="001B16F7" w:rsidRPr="005223F4" w:rsidRDefault="001B16F7" w:rsidP="00D67874">
            <w:r w:rsidRPr="005223F4">
              <w:t xml:space="preserve">Minus sign </w:t>
            </w:r>
          </w:p>
        </w:tc>
      </w:tr>
      <w:tr w:rsidR="001B16F7" w:rsidRPr="005223F4" w14:paraId="2E483C78" w14:textId="77777777" w:rsidTr="004D3284">
        <w:tblPrEx>
          <w:tblW w:w="0" w:type="auto"/>
          <w:tblLook w:val="0000" w:firstRow="0" w:lastRow="0" w:firstColumn="0" w:lastColumn="0" w:noHBand="0" w:noVBand="0"/>
          <w:tblPrExChange w:id="4223"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24" w:author="mbeckerle" w:date="2012-04-22T19:29:00Z">
            <w:trPr>
              <w:gridBefore w:val="1"/>
              <w:tblCellSpacing w:w="22" w:type="dxa"/>
            </w:trPr>
          </w:trPrChange>
        </w:trPr>
        <w:tc>
          <w:tcPr>
            <w:tcW w:w="0" w:type="auto"/>
            <w:tcPrChange w:id="4225" w:author="mbeckerle" w:date="2012-04-22T19:29:00Z">
              <w:tcPr>
                <w:tcW w:w="0" w:type="auto"/>
                <w:gridSpan w:val="2"/>
                <w:shd w:val="clear" w:color="auto" w:fill="auto"/>
              </w:tcPr>
            </w:tcPrChange>
          </w:tcPr>
          <w:p w14:paraId="0F305C59" w14:textId="77777777" w:rsidR="001B16F7" w:rsidRPr="005223F4" w:rsidRDefault="001B16F7" w:rsidP="00D67874">
            <w:r w:rsidRPr="005223F4">
              <w:t xml:space="preserve">, </w:t>
            </w:r>
          </w:p>
        </w:tc>
        <w:tc>
          <w:tcPr>
            <w:tcW w:w="0" w:type="auto"/>
            <w:tcPrChange w:id="4226" w:author="mbeckerle" w:date="2012-04-22T19:29:00Z">
              <w:tcPr>
                <w:tcW w:w="0" w:type="auto"/>
                <w:gridSpan w:val="2"/>
                <w:shd w:val="clear" w:color="auto" w:fill="auto"/>
              </w:tcPr>
            </w:tcPrChange>
          </w:tcPr>
          <w:p w14:paraId="4D537D4D" w14:textId="77777777" w:rsidR="001B16F7" w:rsidRPr="005223F4" w:rsidRDefault="001B16F7" w:rsidP="00D67874">
            <w:r w:rsidRPr="005223F4">
              <w:t xml:space="preserve">Number </w:t>
            </w:r>
          </w:p>
        </w:tc>
        <w:tc>
          <w:tcPr>
            <w:tcW w:w="0" w:type="auto"/>
            <w:tcPrChange w:id="4227" w:author="mbeckerle" w:date="2012-04-22T19:29:00Z">
              <w:tcPr>
                <w:tcW w:w="0" w:type="auto"/>
                <w:gridSpan w:val="2"/>
                <w:shd w:val="clear" w:color="auto" w:fill="auto"/>
              </w:tcPr>
            </w:tcPrChange>
          </w:tcPr>
          <w:p w14:paraId="16FACAF1" w14:textId="77777777" w:rsidR="001B16F7" w:rsidRPr="005223F4" w:rsidRDefault="001B16F7" w:rsidP="00D67874">
            <w:r w:rsidRPr="005223F4">
              <w:t xml:space="preserve">Grouping separator </w:t>
            </w:r>
          </w:p>
        </w:tc>
      </w:tr>
      <w:tr w:rsidR="001B16F7" w:rsidRPr="005223F4" w14:paraId="4557C90E" w14:textId="77777777" w:rsidTr="004D3284">
        <w:tblPrEx>
          <w:tblW w:w="0" w:type="auto"/>
          <w:tblLook w:val="0000" w:firstRow="0" w:lastRow="0" w:firstColumn="0" w:lastColumn="0" w:noHBand="0" w:noVBand="0"/>
          <w:tblPrExChange w:id="4228"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29" w:author="mbeckerle" w:date="2012-04-22T19:29:00Z">
            <w:trPr>
              <w:gridBefore w:val="1"/>
              <w:tblCellSpacing w:w="22" w:type="dxa"/>
            </w:trPr>
          </w:trPrChange>
        </w:trPr>
        <w:tc>
          <w:tcPr>
            <w:tcW w:w="0" w:type="auto"/>
            <w:tcPrChange w:id="4230" w:author="mbeckerle" w:date="2012-04-22T19:29:00Z">
              <w:tcPr>
                <w:tcW w:w="0" w:type="auto"/>
                <w:gridSpan w:val="2"/>
                <w:shd w:val="clear" w:color="auto" w:fill="auto"/>
              </w:tcPr>
            </w:tcPrChange>
          </w:tcPr>
          <w:p w14:paraId="244494EC" w14:textId="77777777" w:rsidR="001B16F7" w:rsidRPr="005223F4" w:rsidRDefault="001B16F7" w:rsidP="00D67874">
            <w:r w:rsidRPr="005223F4">
              <w:t xml:space="preserve">E </w:t>
            </w:r>
          </w:p>
        </w:tc>
        <w:tc>
          <w:tcPr>
            <w:tcW w:w="0" w:type="auto"/>
            <w:tcPrChange w:id="4231" w:author="mbeckerle" w:date="2012-04-22T19:29:00Z">
              <w:tcPr>
                <w:tcW w:w="0" w:type="auto"/>
                <w:gridSpan w:val="2"/>
                <w:shd w:val="clear" w:color="auto" w:fill="auto"/>
              </w:tcPr>
            </w:tcPrChange>
          </w:tcPr>
          <w:p w14:paraId="7611E697" w14:textId="77777777" w:rsidR="001B16F7" w:rsidRPr="005223F4" w:rsidRDefault="001B16F7" w:rsidP="00D67874">
            <w:r w:rsidRPr="005223F4">
              <w:t xml:space="preserve">Number </w:t>
            </w:r>
          </w:p>
        </w:tc>
        <w:tc>
          <w:tcPr>
            <w:tcW w:w="0" w:type="auto"/>
            <w:tcPrChange w:id="4232" w:author="mbeckerle" w:date="2012-04-22T19:29:00Z">
              <w:tcPr>
                <w:tcW w:w="0" w:type="auto"/>
                <w:gridSpan w:val="2"/>
                <w:shd w:val="clear" w:color="auto" w:fill="auto"/>
              </w:tcPr>
            </w:tcPrChange>
          </w:tcPr>
          <w:p w14:paraId="27C82C4A" w14:textId="77777777" w:rsidR="001B16F7" w:rsidRPr="005223F4" w:rsidRDefault="001B16F7" w:rsidP="00D67874">
            <w:r w:rsidRPr="005223F4">
              <w:t xml:space="preserve">Separates mantissa and exponent in scientific notation. Need not be quoted in prefix or suffix. </w:t>
            </w:r>
          </w:p>
        </w:tc>
      </w:tr>
      <w:tr w:rsidR="001B16F7" w:rsidRPr="005223F4" w14:paraId="15EA8D18" w14:textId="77777777" w:rsidTr="004D3284">
        <w:tblPrEx>
          <w:tblW w:w="0" w:type="auto"/>
          <w:tblLook w:val="0000" w:firstRow="0" w:lastRow="0" w:firstColumn="0" w:lastColumn="0" w:noHBand="0" w:noVBand="0"/>
          <w:tblPrExChange w:id="4233"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34" w:author="mbeckerle" w:date="2012-04-22T19:29:00Z">
            <w:trPr>
              <w:gridBefore w:val="1"/>
              <w:tblCellSpacing w:w="22" w:type="dxa"/>
            </w:trPr>
          </w:trPrChange>
        </w:trPr>
        <w:tc>
          <w:tcPr>
            <w:tcW w:w="0" w:type="auto"/>
            <w:tcPrChange w:id="4235" w:author="mbeckerle" w:date="2012-04-22T19:29:00Z">
              <w:tcPr>
                <w:tcW w:w="0" w:type="auto"/>
                <w:gridSpan w:val="2"/>
                <w:shd w:val="clear" w:color="auto" w:fill="auto"/>
              </w:tcPr>
            </w:tcPrChange>
          </w:tcPr>
          <w:p w14:paraId="53C90470" w14:textId="77777777" w:rsidR="001B16F7" w:rsidRPr="005223F4" w:rsidRDefault="001B16F7" w:rsidP="00D67874">
            <w:r w:rsidRPr="005223F4">
              <w:t xml:space="preserve">+ </w:t>
            </w:r>
          </w:p>
        </w:tc>
        <w:tc>
          <w:tcPr>
            <w:tcW w:w="0" w:type="auto"/>
            <w:tcPrChange w:id="4236" w:author="mbeckerle" w:date="2012-04-22T19:29:00Z">
              <w:tcPr>
                <w:tcW w:w="0" w:type="auto"/>
                <w:gridSpan w:val="2"/>
                <w:shd w:val="clear" w:color="auto" w:fill="auto"/>
              </w:tcPr>
            </w:tcPrChange>
          </w:tcPr>
          <w:p w14:paraId="61BC1B2C" w14:textId="77777777" w:rsidR="001B16F7" w:rsidRPr="005223F4" w:rsidRDefault="001B16F7" w:rsidP="00D67874">
            <w:r w:rsidRPr="005223F4">
              <w:t xml:space="preserve">Exponent </w:t>
            </w:r>
          </w:p>
        </w:tc>
        <w:tc>
          <w:tcPr>
            <w:tcW w:w="0" w:type="auto"/>
            <w:tcPrChange w:id="4237" w:author="mbeckerle" w:date="2012-04-22T19:29:00Z">
              <w:tcPr>
                <w:tcW w:w="0" w:type="auto"/>
                <w:gridSpan w:val="2"/>
                <w:shd w:val="clear" w:color="auto" w:fill="auto"/>
              </w:tcPr>
            </w:tcPrChange>
          </w:tcPr>
          <w:p w14:paraId="086B42B3" w14:textId="77777777" w:rsidR="001B16F7" w:rsidRPr="005223F4" w:rsidRDefault="001B16F7" w:rsidP="00D67874">
            <w:r w:rsidRPr="005223F4">
              <w:t xml:space="preserve">Prefix positive exponents with plus sign. Need not be quoted in prefix or suffix. </w:t>
            </w:r>
          </w:p>
        </w:tc>
      </w:tr>
      <w:tr w:rsidR="001B16F7" w:rsidRPr="005223F4" w14:paraId="20A87502" w14:textId="77777777" w:rsidTr="004D3284">
        <w:tblPrEx>
          <w:tblW w:w="0" w:type="auto"/>
          <w:tblLook w:val="0000" w:firstRow="0" w:lastRow="0" w:firstColumn="0" w:lastColumn="0" w:noHBand="0" w:noVBand="0"/>
          <w:tblPrExChange w:id="4238"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39" w:author="mbeckerle" w:date="2012-04-22T19:29:00Z">
            <w:trPr>
              <w:gridBefore w:val="1"/>
              <w:tblCellSpacing w:w="22" w:type="dxa"/>
            </w:trPr>
          </w:trPrChange>
        </w:trPr>
        <w:tc>
          <w:tcPr>
            <w:tcW w:w="0" w:type="auto"/>
            <w:tcPrChange w:id="4240" w:author="mbeckerle" w:date="2012-04-22T19:29:00Z">
              <w:tcPr>
                <w:tcW w:w="0" w:type="auto"/>
                <w:gridSpan w:val="2"/>
                <w:shd w:val="clear" w:color="auto" w:fill="auto"/>
              </w:tcPr>
            </w:tcPrChange>
          </w:tcPr>
          <w:p w14:paraId="623390CE" w14:textId="77777777" w:rsidR="001B16F7" w:rsidRPr="005223F4" w:rsidRDefault="001B16F7" w:rsidP="00D67874">
            <w:r w:rsidRPr="005223F4">
              <w:t xml:space="preserve">; </w:t>
            </w:r>
          </w:p>
        </w:tc>
        <w:tc>
          <w:tcPr>
            <w:tcW w:w="0" w:type="auto"/>
            <w:tcPrChange w:id="4241" w:author="mbeckerle" w:date="2012-04-22T19:29:00Z">
              <w:tcPr>
                <w:tcW w:w="0" w:type="auto"/>
                <w:gridSpan w:val="2"/>
                <w:shd w:val="clear" w:color="auto" w:fill="auto"/>
              </w:tcPr>
            </w:tcPrChange>
          </w:tcPr>
          <w:p w14:paraId="6F472CCA" w14:textId="77777777" w:rsidR="001B16F7" w:rsidRPr="005223F4" w:rsidRDefault="001B16F7" w:rsidP="00D67874">
            <w:r w:rsidRPr="005223F4">
              <w:t xml:space="preserve">Subpattern boundary </w:t>
            </w:r>
          </w:p>
        </w:tc>
        <w:tc>
          <w:tcPr>
            <w:tcW w:w="0" w:type="auto"/>
            <w:tcPrChange w:id="4242" w:author="mbeckerle" w:date="2012-04-22T19:29:00Z">
              <w:tcPr>
                <w:tcW w:w="0" w:type="auto"/>
                <w:gridSpan w:val="2"/>
                <w:shd w:val="clear" w:color="auto" w:fill="auto"/>
              </w:tcPr>
            </w:tcPrChange>
          </w:tcPr>
          <w:p w14:paraId="188E2830" w14:textId="77777777" w:rsidR="001B16F7" w:rsidRPr="005223F4" w:rsidRDefault="001B16F7" w:rsidP="00D67874">
            <w:r w:rsidRPr="005223F4">
              <w:t xml:space="preserve">Separates positive and negative subpatterns </w:t>
            </w:r>
          </w:p>
        </w:tc>
      </w:tr>
      <w:tr w:rsidR="001B16F7" w:rsidRPr="005223F4" w14:paraId="5BC51B75" w14:textId="77777777" w:rsidTr="004D3284">
        <w:tblPrEx>
          <w:tblW w:w="0" w:type="auto"/>
          <w:tblLook w:val="0000" w:firstRow="0" w:lastRow="0" w:firstColumn="0" w:lastColumn="0" w:noHBand="0" w:noVBand="0"/>
          <w:tblPrExChange w:id="4243"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44" w:author="mbeckerle" w:date="2012-04-22T19:29:00Z">
            <w:trPr>
              <w:gridBefore w:val="1"/>
              <w:tblCellSpacing w:w="22" w:type="dxa"/>
            </w:trPr>
          </w:trPrChange>
        </w:trPr>
        <w:tc>
          <w:tcPr>
            <w:tcW w:w="0" w:type="auto"/>
            <w:tcPrChange w:id="4245" w:author="mbeckerle" w:date="2012-04-22T19:29:00Z">
              <w:tcPr>
                <w:tcW w:w="0" w:type="auto"/>
                <w:gridSpan w:val="2"/>
                <w:shd w:val="clear" w:color="auto" w:fill="auto"/>
              </w:tcPr>
            </w:tcPrChange>
          </w:tcPr>
          <w:p w14:paraId="799D90B6" w14:textId="77777777" w:rsidR="001B16F7" w:rsidRPr="005223F4" w:rsidRDefault="001B16F7" w:rsidP="00D67874">
            <w:r w:rsidRPr="005223F4">
              <w:t xml:space="preserve">' </w:t>
            </w:r>
          </w:p>
        </w:tc>
        <w:tc>
          <w:tcPr>
            <w:tcW w:w="0" w:type="auto"/>
            <w:tcPrChange w:id="4246" w:author="mbeckerle" w:date="2012-04-22T19:29:00Z">
              <w:tcPr>
                <w:tcW w:w="0" w:type="auto"/>
                <w:gridSpan w:val="2"/>
                <w:shd w:val="clear" w:color="auto" w:fill="auto"/>
              </w:tcPr>
            </w:tcPrChange>
          </w:tcPr>
          <w:p w14:paraId="2CC57ECB" w14:textId="77777777" w:rsidR="001B16F7" w:rsidRPr="005223F4" w:rsidRDefault="001B16F7" w:rsidP="00D67874">
            <w:r w:rsidRPr="005223F4">
              <w:t xml:space="preserve">Prefix or suffix </w:t>
            </w:r>
          </w:p>
        </w:tc>
        <w:tc>
          <w:tcPr>
            <w:tcW w:w="0" w:type="auto"/>
            <w:tcPrChange w:id="4247" w:author="mbeckerle" w:date="2012-04-22T19:29:00Z">
              <w:tcPr>
                <w:tcW w:w="0" w:type="auto"/>
                <w:gridSpan w:val="2"/>
                <w:shd w:val="clear" w:color="auto" w:fill="auto"/>
              </w:tcPr>
            </w:tcPrChange>
          </w:tcPr>
          <w:p w14:paraId="2F9E0225" w14:textId="77777777" w:rsidR="001B16F7" w:rsidRPr="005223F4" w:rsidRDefault="001B16F7" w:rsidP="00D67874">
            <w:r w:rsidRPr="005223F4">
              <w:t xml:space="preserve">Used to quote special characters in a prefix or suffix, for example, "'#'#" formats 123 to "#123". To create a single quote itself, use two in a row: "# o''clock". </w:t>
            </w:r>
          </w:p>
        </w:tc>
      </w:tr>
      <w:tr w:rsidR="001B16F7" w:rsidRPr="005223F4" w14:paraId="56CDE8A9" w14:textId="77777777" w:rsidTr="004D3284">
        <w:tblPrEx>
          <w:tblW w:w="0" w:type="auto"/>
          <w:tblLook w:val="0000" w:firstRow="0" w:lastRow="0" w:firstColumn="0" w:lastColumn="0" w:noHBand="0" w:noVBand="0"/>
          <w:tblPrExChange w:id="4248"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49" w:author="mbeckerle" w:date="2012-04-22T19:29:00Z">
            <w:trPr>
              <w:gridBefore w:val="1"/>
              <w:tblCellSpacing w:w="22" w:type="dxa"/>
            </w:trPr>
          </w:trPrChange>
        </w:trPr>
        <w:tc>
          <w:tcPr>
            <w:tcW w:w="0" w:type="auto"/>
            <w:tcPrChange w:id="4250" w:author="mbeckerle" w:date="2012-04-22T19:29:00Z">
              <w:tcPr>
                <w:tcW w:w="0" w:type="auto"/>
                <w:gridSpan w:val="2"/>
                <w:shd w:val="clear" w:color="auto" w:fill="auto"/>
              </w:tcPr>
            </w:tcPrChange>
          </w:tcPr>
          <w:p w14:paraId="33BB456D" w14:textId="77777777" w:rsidR="001B16F7" w:rsidRPr="005223F4" w:rsidRDefault="001B16F7" w:rsidP="00D67874">
            <w:r w:rsidRPr="005223F4">
              <w:t xml:space="preserve">* </w:t>
            </w:r>
          </w:p>
        </w:tc>
        <w:tc>
          <w:tcPr>
            <w:tcW w:w="0" w:type="auto"/>
            <w:tcPrChange w:id="4251" w:author="mbeckerle" w:date="2012-04-22T19:29:00Z">
              <w:tcPr>
                <w:tcW w:w="0" w:type="auto"/>
                <w:gridSpan w:val="2"/>
                <w:shd w:val="clear" w:color="auto" w:fill="auto"/>
              </w:tcPr>
            </w:tcPrChange>
          </w:tcPr>
          <w:p w14:paraId="32632BFB" w14:textId="77777777" w:rsidR="001B16F7" w:rsidRPr="005223F4" w:rsidRDefault="001B16F7" w:rsidP="00D67874">
            <w:r w:rsidRPr="005223F4">
              <w:t xml:space="preserve">Prefix or suffix boundary </w:t>
            </w:r>
          </w:p>
        </w:tc>
        <w:tc>
          <w:tcPr>
            <w:tcW w:w="0" w:type="auto"/>
            <w:tcPrChange w:id="4252" w:author="mbeckerle" w:date="2012-04-22T19:29:00Z">
              <w:tcPr>
                <w:tcW w:w="0" w:type="auto"/>
                <w:gridSpan w:val="2"/>
                <w:shd w:val="clear" w:color="auto" w:fill="auto"/>
              </w:tcPr>
            </w:tcPrChange>
          </w:tcPr>
          <w:p w14:paraId="219B1DAB" w14:textId="77777777" w:rsidR="001B16F7" w:rsidRPr="005223F4" w:rsidRDefault="001B16F7" w:rsidP="00D67874">
            <w:r w:rsidRPr="005223F4">
              <w:t xml:space="preserve">Pad escape, precedes pad character </w:t>
            </w:r>
          </w:p>
        </w:tc>
      </w:tr>
      <w:tr w:rsidR="001B16F7" w:rsidRPr="005223F4" w14:paraId="34EE6904" w14:textId="77777777" w:rsidTr="004D3284">
        <w:tblPrEx>
          <w:tblW w:w="0" w:type="auto"/>
          <w:tblLook w:val="0000" w:firstRow="0" w:lastRow="0" w:firstColumn="0" w:lastColumn="0" w:noHBand="0" w:noVBand="0"/>
          <w:tblPrExChange w:id="4253"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54" w:author="mbeckerle" w:date="2012-04-22T19:29:00Z">
            <w:trPr>
              <w:gridBefore w:val="1"/>
              <w:tblCellSpacing w:w="22" w:type="dxa"/>
            </w:trPr>
          </w:trPrChange>
        </w:trPr>
        <w:tc>
          <w:tcPr>
            <w:tcW w:w="0" w:type="auto"/>
            <w:tcPrChange w:id="4255" w:author="mbeckerle" w:date="2012-04-22T19:29:00Z">
              <w:tcPr>
                <w:tcW w:w="0" w:type="auto"/>
                <w:gridSpan w:val="2"/>
                <w:shd w:val="clear" w:color="auto" w:fill="auto"/>
              </w:tcPr>
            </w:tcPrChange>
          </w:tcPr>
          <w:p w14:paraId="3463766F" w14:textId="77777777" w:rsidR="001B16F7" w:rsidRPr="005223F4" w:rsidRDefault="001B16F7" w:rsidP="00D67874">
            <w:r w:rsidRPr="005223F4">
              <w:t>V</w:t>
            </w:r>
          </w:p>
        </w:tc>
        <w:tc>
          <w:tcPr>
            <w:tcW w:w="0" w:type="auto"/>
            <w:tcPrChange w:id="4256" w:author="mbeckerle" w:date="2012-04-22T19:29:00Z">
              <w:tcPr>
                <w:tcW w:w="0" w:type="auto"/>
                <w:gridSpan w:val="2"/>
                <w:shd w:val="clear" w:color="auto" w:fill="auto"/>
              </w:tcPr>
            </w:tcPrChange>
          </w:tcPr>
          <w:p w14:paraId="66C34E66" w14:textId="77777777" w:rsidR="001B16F7" w:rsidRPr="005223F4" w:rsidRDefault="001B16F7" w:rsidP="00D67874">
            <w:r w:rsidRPr="005223F4">
              <w:t>Number</w:t>
            </w:r>
          </w:p>
        </w:tc>
        <w:tc>
          <w:tcPr>
            <w:tcW w:w="0" w:type="auto"/>
            <w:tcPrChange w:id="4257" w:author="mbeckerle" w:date="2012-04-22T19:29:00Z">
              <w:tcPr>
                <w:tcW w:w="0" w:type="auto"/>
                <w:gridSpan w:val="2"/>
                <w:shd w:val="clear" w:color="auto" w:fill="auto"/>
              </w:tcPr>
            </w:tcPrChange>
          </w:tcPr>
          <w:p w14:paraId="6DA3833B" w14:textId="67B81A45" w:rsidR="001B16F7" w:rsidRPr="005223F4" w:rsidRDefault="001B16F7" w:rsidP="00D67874">
            <w:r w:rsidRPr="005223F4">
              <w:t>Virtual decimal point marker</w:t>
            </w:r>
            <w:r w:rsidR="00460084" w:rsidRPr="005223F4">
              <w:t xml:space="preserve">. Only used with decimal, </w:t>
            </w:r>
            <w:commentRangeStart w:id="4258"/>
            <w:commentRangeStart w:id="4259"/>
            <w:r w:rsidR="00460084" w:rsidRPr="005223F4">
              <w:t>float and double</w:t>
            </w:r>
            <w:commentRangeEnd w:id="4258"/>
            <w:r w:rsidR="00B56930">
              <w:rPr>
                <w:rStyle w:val="CommentReference"/>
              </w:rPr>
              <w:commentReference w:id="4258"/>
            </w:r>
            <w:commentRangeEnd w:id="4259"/>
            <w:r w:rsidR="005964FC">
              <w:rPr>
                <w:rStyle w:val="CommentReference"/>
              </w:rPr>
              <w:commentReference w:id="4259"/>
            </w:r>
            <w:r w:rsidR="00460084" w:rsidRPr="005223F4">
              <w:t xml:space="preserve"> simple types.</w:t>
            </w:r>
          </w:p>
        </w:tc>
      </w:tr>
      <w:tr w:rsidR="0026523E" w:rsidRPr="005223F4" w14:paraId="119B68DD" w14:textId="77777777" w:rsidTr="004D3284">
        <w:tblPrEx>
          <w:tblW w:w="0" w:type="auto"/>
          <w:tblLook w:val="0000" w:firstRow="0" w:lastRow="0" w:firstColumn="0" w:lastColumn="0" w:noHBand="0" w:noVBand="0"/>
          <w:tblPrExChange w:id="4260"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261" w:author="mbeckerle" w:date="2012-04-22T19:29:00Z">
            <w:trPr>
              <w:gridBefore w:val="1"/>
              <w:tblCellSpacing w:w="22" w:type="dxa"/>
            </w:trPr>
          </w:trPrChange>
        </w:trPr>
        <w:tc>
          <w:tcPr>
            <w:tcW w:w="0" w:type="auto"/>
            <w:tcPrChange w:id="4262" w:author="mbeckerle" w:date="2012-04-22T19:29:00Z">
              <w:tcPr>
                <w:tcW w:w="0" w:type="auto"/>
                <w:gridSpan w:val="2"/>
                <w:shd w:val="clear" w:color="auto" w:fill="auto"/>
              </w:tcPr>
            </w:tcPrChange>
          </w:tcPr>
          <w:p w14:paraId="02423D95" w14:textId="55947733" w:rsidR="0034462A" w:rsidRPr="0034462A" w:rsidRDefault="0026523E">
            <w:r w:rsidRPr="00B35EE3">
              <w:t>P</w:t>
            </w:r>
          </w:p>
        </w:tc>
        <w:tc>
          <w:tcPr>
            <w:tcW w:w="0" w:type="auto"/>
            <w:tcPrChange w:id="4263" w:author="mbeckerle" w:date="2012-04-22T19:29:00Z">
              <w:tcPr>
                <w:tcW w:w="0" w:type="auto"/>
                <w:gridSpan w:val="2"/>
                <w:shd w:val="clear" w:color="auto" w:fill="auto"/>
              </w:tcPr>
            </w:tcPrChange>
          </w:tcPr>
          <w:p w14:paraId="609B1195" w14:textId="77EE17AD" w:rsidR="0034462A" w:rsidRPr="0034462A" w:rsidRDefault="0026523E">
            <w:r w:rsidRPr="00B35EE3">
              <w:t>Number</w:t>
            </w:r>
          </w:p>
        </w:tc>
        <w:tc>
          <w:tcPr>
            <w:tcW w:w="0" w:type="auto"/>
            <w:tcPrChange w:id="4264" w:author="mbeckerle" w:date="2012-04-22T19:29:00Z">
              <w:tcPr>
                <w:tcW w:w="0" w:type="auto"/>
                <w:gridSpan w:val="2"/>
                <w:shd w:val="clear" w:color="auto" w:fill="auto"/>
              </w:tcPr>
            </w:tcPrChange>
          </w:tcPr>
          <w:p w14:paraId="343C8A89" w14:textId="7F1F02EA" w:rsidR="0034462A" w:rsidRPr="0034462A" w:rsidRDefault="0026523E">
            <w:r w:rsidRPr="00B35EE3">
              <w:rPr>
                <w:rStyle w:val="apple-style-span"/>
              </w:rPr>
              <w:t>Decimal scaling position.</w:t>
            </w:r>
            <w:r w:rsidRPr="00B35EE3">
              <w:rPr>
                <w:rStyle w:val="apple-style-span"/>
                <w:sz w:val="19"/>
                <w:szCs w:val="19"/>
              </w:rPr>
              <w:t xml:space="preserve"> </w:t>
            </w:r>
            <w:r w:rsidRPr="00B35EE3">
              <w:t>Only used with decimal, float and double simple types.</w:t>
            </w:r>
          </w:p>
        </w:tc>
      </w:tr>
      <w:tr w:rsidR="00FF7CE4" w:rsidRPr="005223F4" w14:paraId="3689AA45" w14:textId="77777777" w:rsidTr="004D3284">
        <w:trPr>
          <w:ins w:id="4265" w:author="mbeckerle" w:date="2012-04-22T19:30:00Z"/>
        </w:trPr>
        <w:tc>
          <w:tcPr>
            <w:tcW w:w="0" w:type="auto"/>
          </w:tcPr>
          <w:p w14:paraId="06DD7E52" w14:textId="3BADCE46" w:rsidR="00FF7CE4" w:rsidRPr="00B35EE3" w:rsidRDefault="00FF7CE4" w:rsidP="00D67874">
            <w:pPr>
              <w:rPr>
                <w:ins w:id="4266" w:author="mbeckerle" w:date="2012-04-22T19:30:00Z"/>
              </w:rPr>
            </w:pPr>
            <w:ins w:id="4267" w:author="mbeckerle" w:date="2012-04-22T19:31:00Z">
              <w:r>
                <w:t>@</w:t>
              </w:r>
            </w:ins>
          </w:p>
        </w:tc>
        <w:tc>
          <w:tcPr>
            <w:tcW w:w="0" w:type="auto"/>
          </w:tcPr>
          <w:p w14:paraId="7A43B10E" w14:textId="668ADA85" w:rsidR="00FF7CE4" w:rsidRPr="00B35EE3" w:rsidRDefault="00FF7CE4" w:rsidP="00D67874">
            <w:pPr>
              <w:rPr>
                <w:ins w:id="4268" w:author="mbeckerle" w:date="2012-04-22T19:30:00Z"/>
              </w:rPr>
            </w:pPr>
            <w:ins w:id="4269" w:author="mbeckerle" w:date="2012-04-22T19:31:00Z">
              <w:r>
                <w:t>Number</w:t>
              </w:r>
            </w:ins>
          </w:p>
        </w:tc>
        <w:tc>
          <w:tcPr>
            <w:tcW w:w="0" w:type="auto"/>
          </w:tcPr>
          <w:p w14:paraId="11EC6FCC" w14:textId="4CC365A3" w:rsidR="00FF7CE4" w:rsidRPr="00B35EE3" w:rsidRDefault="00FF7CE4" w:rsidP="00D67874">
            <w:pPr>
              <w:rPr>
                <w:ins w:id="4270" w:author="mbeckerle" w:date="2012-04-22T19:30:00Z"/>
                <w:rStyle w:val="apple-style-span"/>
              </w:rPr>
            </w:pPr>
            <w:ins w:id="4271" w:author="mbeckerle" w:date="2012-04-22T19:31:00Z">
              <w:r>
                <w:t>Significant digits specifier. Only used with decimal simple type. Controls number of significant digits when used alone or in conjunction with the # character.</w:t>
              </w:r>
            </w:ins>
          </w:p>
        </w:tc>
      </w:tr>
    </w:tbl>
    <w:p w14:paraId="12129784" w14:textId="77777777" w:rsidR="000B19ED" w:rsidRPr="005223F4" w:rsidRDefault="005D50B5" w:rsidP="005D50B5">
      <w:pPr>
        <w:pStyle w:val="Caption"/>
        <w:rPr>
          <w:noProof/>
        </w:rPr>
      </w:pPr>
      <w:r w:rsidRPr="005223F4">
        <w:t xml:space="preserve">Table </w:t>
      </w:r>
      <w:r w:rsidR="008356D4">
        <w:fldChar w:fldCharType="begin"/>
      </w:r>
      <w:r w:rsidR="008356D4">
        <w:instrText xml:space="preserve"> SEQ Table \* ARABIC </w:instrText>
      </w:r>
      <w:r w:rsidR="008356D4">
        <w:fldChar w:fldCharType="separate"/>
      </w:r>
      <w:r w:rsidR="00D04199">
        <w:rPr>
          <w:noProof/>
        </w:rPr>
        <w:t>20</w:t>
      </w:r>
      <w:r w:rsidR="008356D4">
        <w:rPr>
          <w:noProof/>
        </w:rPr>
        <w:fldChar w:fldCharType="end"/>
      </w:r>
      <w:r w:rsidRPr="005223F4">
        <w:rPr>
          <w:noProof/>
        </w:rPr>
        <w:t xml:space="preserve"> dfdl:</w:t>
      </w:r>
      <w:r w:rsidR="00824D18" w:rsidRPr="005223F4">
        <w:rPr>
          <w:noProof/>
        </w:rPr>
        <w:t>textNumberPattern</w:t>
      </w:r>
      <w:r w:rsidRPr="005223F4">
        <w:rPr>
          <w:noProof/>
        </w:rPr>
        <w:t xml:space="preserve"> special characters</w:t>
      </w:r>
    </w:p>
    <w:p w14:paraId="6E4B6364" w14:textId="15CF18BE" w:rsidR="0026523E" w:rsidDel="00FF7CE4" w:rsidRDefault="0026523E" w:rsidP="007151D0">
      <w:pPr>
        <w:rPr>
          <w:del w:id="4272" w:author="mbeckerle" w:date="2012-04-22T19:31:00Z"/>
        </w:rPr>
      </w:pPr>
    </w:p>
    <w:p w14:paraId="5D30D542" w14:textId="77777777" w:rsidR="009C2D34" w:rsidRPr="005223F4" w:rsidRDefault="009C2D34" w:rsidP="007151D0">
      <w:r w:rsidRPr="005223F4">
        <w:t xml:space="preserve">A pattern contains a </w:t>
      </w:r>
      <w:r w:rsidR="002A268D" w:rsidRPr="005223F4">
        <w:t>positive</w:t>
      </w:r>
      <w:r w:rsidRPr="005223F4">
        <w:t xml:space="preser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35722E67" w14:textId="44F4E52C" w:rsidR="00444B09" w:rsidRPr="005223F4" w:rsidDel="00FF7CE4" w:rsidRDefault="00444B09" w:rsidP="007151D0">
      <w:pPr>
        <w:rPr>
          <w:del w:id="4273" w:author="mbeckerle" w:date="2012-04-22T19:31:00Z"/>
        </w:rPr>
      </w:pPr>
      <w:commentRangeStart w:id="4274"/>
    </w:p>
    <w:p w14:paraId="786AEEB2" w14:textId="1D2AB83E" w:rsidR="009C2D34" w:rsidRPr="005223F4" w:rsidRDefault="009C2D34" w:rsidP="0005422F">
      <w:r w:rsidRPr="005223F4">
        <w:t xml:space="preserve">The prefixes, suffixes, and various symbols used for infinity, digits, </w:t>
      </w:r>
      <w:r w:rsidR="00625832" w:rsidRPr="005223F4">
        <w:t>grouping</w:t>
      </w:r>
      <w:r w:rsidRPr="005223F4">
        <w:t xml:space="preserve"> separators, decimal separators, etc. may be set to arbitrary values, and they will appear properly during </w:t>
      </w:r>
      <w:del w:id="4275" w:author="mbeckerle" w:date="2012-08-14T12:26:00Z">
        <w:r w:rsidRPr="005223F4" w:rsidDel="00593E88">
          <w:delText>formatting</w:delText>
        </w:r>
      </w:del>
      <w:ins w:id="4276" w:author="mbeckerle" w:date="2012-08-14T12:26:00Z">
        <w:r w:rsidR="00593E88">
          <w:t>unparsing</w:t>
        </w:r>
      </w:ins>
      <w:r w:rsidRPr="005223F4">
        <w:t xml:space="preserve">. However, care must be taken that the symbols and strings do not conflict, or parsing will be unreliable. For example, either the positive and negative prefixes or the suffixes must be distinct for </w:t>
      </w:r>
      <w:hyperlink r:id="rId22" w:anchor="fe6f4084b4a6ccff6977501d90011fa4" w:tooltip="Parse the given string using this object's choices." w:history="1">
        <w:r w:rsidRPr="005223F4">
          <w:rPr>
            <w:rStyle w:val="Hyperlink"/>
            <w:color w:val="auto"/>
          </w:rPr>
          <w:t>parse</w:t>
        </w:r>
      </w:hyperlink>
      <w:r w:rsidRPr="005223F4">
        <w:t xml:space="preserve"> to be able to distinguish positive from negative values. Another example is that the decimal separator and </w:t>
      </w:r>
      <w:r w:rsidR="00625832" w:rsidRPr="005223F4">
        <w:t>grouping</w:t>
      </w:r>
      <w:r w:rsidRPr="005223F4">
        <w:t xml:space="preserve"> separator should be distinct characters, or parsing will be impossible.</w:t>
      </w:r>
      <w:commentRangeEnd w:id="4274"/>
      <w:r w:rsidR="00593E88">
        <w:rPr>
          <w:rStyle w:val="CommentReference"/>
        </w:rPr>
        <w:commentReference w:id="4274"/>
      </w:r>
    </w:p>
    <w:p w14:paraId="3954153B" w14:textId="0208B303" w:rsidR="00444B09" w:rsidRPr="005223F4" w:rsidDel="00FF7CE4" w:rsidRDefault="00444B09" w:rsidP="007151D0">
      <w:pPr>
        <w:rPr>
          <w:del w:id="4277" w:author="mbeckerle" w:date="2012-04-22T19:31:00Z"/>
        </w:rPr>
      </w:pPr>
    </w:p>
    <w:p w14:paraId="69BF47EE" w14:textId="77777777" w:rsidR="009C2D34" w:rsidRDefault="009C2D34" w:rsidP="007151D0">
      <w:r w:rsidRPr="005223F4">
        <w:t xml:space="preserve">The </w:t>
      </w:r>
      <w:r w:rsidRPr="005223F4">
        <w:rPr>
          <w:rStyle w:val="Emphasis"/>
        </w:rPr>
        <w:t>grouping separator</w:t>
      </w:r>
      <w:r w:rsidRPr="005223F4">
        <w:t xml:space="preserve"> is a character that separates clusters of integer digits to make large numbers more legible. It commonly used for thousands, but in some locales it separates ten-thousands. The </w:t>
      </w:r>
      <w:r w:rsidRPr="005223F4">
        <w:rPr>
          <w:rStyle w:val="Emphasis"/>
        </w:rPr>
        <w:t>grouping size</w:t>
      </w:r>
      <w:r w:rsidRPr="005223F4">
        <w:t xml:space="preserve"> is the number of digits between the grouping separators, such as 3 for "100,000,000" or 4 for "1 0000 0000". There are actually two different grouping sizes: One used for the least significant integer digits, the </w:t>
      </w:r>
      <w:r w:rsidRPr="005223F4">
        <w:rPr>
          <w:rStyle w:val="Emphasis"/>
        </w:rPr>
        <w:t>primary grouping size</w:t>
      </w:r>
      <w:r w:rsidRPr="005223F4">
        <w:t xml:space="preserve">, and one used for all others, the </w:t>
      </w:r>
      <w:r w:rsidRPr="005223F4">
        <w:rPr>
          <w:rStyle w:val="Emphasis"/>
        </w:rPr>
        <w:t>secondary grouping size</w:t>
      </w:r>
      <w:r w:rsidRPr="005223F4">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6A376AF2" w14:textId="22C82E64" w:rsidR="0026523E" w:rsidDel="00FF7CE4" w:rsidRDefault="0026523E" w:rsidP="007151D0">
      <w:pPr>
        <w:rPr>
          <w:del w:id="4278" w:author="mbeckerle" w:date="2012-04-22T19:31:00Z"/>
        </w:rPr>
      </w:pPr>
    </w:p>
    <w:p w14:paraId="6B0EBEEC" w14:textId="77777777" w:rsidR="0026523E" w:rsidRPr="005617C6" w:rsidDel="005617C6" w:rsidRDefault="0026523E" w:rsidP="0026523E">
      <w:pPr>
        <w:rPr>
          <w:del w:id="4279" w:author="Steve Hanson" w:date="2012-02-23T16:32:00Z"/>
          <w:rFonts w:cs="Arial"/>
        </w:rPr>
      </w:pPr>
    </w:p>
    <w:p w14:paraId="2FBF4AFD" w14:textId="77777777" w:rsidR="0026523E" w:rsidRPr="001E72F9" w:rsidRDefault="0026523E" w:rsidP="0026523E">
      <w:pPr>
        <w:rPr>
          <w:rStyle w:val="apple-style-span"/>
          <w:rFonts w:cs="Arial"/>
          <w:color w:val="000000"/>
        </w:rPr>
      </w:pPr>
      <w:r w:rsidRPr="001E72F9">
        <w:rPr>
          <w:rStyle w:val="apple-style-span"/>
          <w:rFonts w:cs="Arial"/>
          <w:color w:val="000000"/>
        </w:rPr>
        <w:t xml:space="preserve">The P symbol is used to </w:t>
      </w:r>
      <w:ins w:id="4280" w:author="Steve Hanson" w:date="2012-02-23T16:34:00Z">
        <w:r w:rsidR="005617C6">
          <w:rPr>
            <w:rStyle w:val="apple-style-span"/>
            <w:rFonts w:cs="Arial"/>
            <w:color w:val="000000"/>
          </w:rPr>
          <w:t>derive</w:t>
        </w:r>
      </w:ins>
      <w:del w:id="4281" w:author="Steve Hanson" w:date="2012-02-23T16:34:00Z">
        <w:r w:rsidRPr="001E72F9" w:rsidDel="005617C6">
          <w:rPr>
            <w:rStyle w:val="apple-style-span"/>
            <w:rFonts w:cs="Arial"/>
            <w:color w:val="000000"/>
          </w:rPr>
          <w:delText>specify</w:delText>
        </w:r>
      </w:del>
      <w:r w:rsidRPr="001E72F9">
        <w:rPr>
          <w:rStyle w:val="apple-style-span"/>
          <w:rFonts w:cs="Arial"/>
          <w:color w:val="000000"/>
        </w:rPr>
        <w:t xml:space="preserve"> the location of an assumed decimal point when the point is not within the number that appears in the data.</w:t>
      </w:r>
      <w:ins w:id="4282" w:author="Steve Hanson" w:date="2012-02-23T16:34:00Z">
        <w:r w:rsidR="005617C6">
          <w:rPr>
            <w:rStyle w:val="apple-style-span"/>
            <w:rFonts w:cs="Arial"/>
            <w:color w:val="000000"/>
          </w:rPr>
          <w:t xml:space="preserve"> It acts as a decimal scaling factor.</w:t>
        </w:r>
      </w:ins>
    </w:p>
    <w:p w14:paraId="58AC8B13" w14:textId="77777777" w:rsidR="0026523E" w:rsidRPr="005617C6" w:rsidRDefault="0026523E" w:rsidP="00A87C94">
      <w:pPr>
        <w:rPr>
          <w:rFonts w:cs="Arial"/>
        </w:rPr>
      </w:pPr>
      <w:r w:rsidRPr="001E72F9">
        <w:rPr>
          <w:rFonts w:cs="Arial"/>
          <w:color w:val="000000"/>
        </w:rPr>
        <w:t xml:space="preserve">The symbol P can be specified only as a continuous string of Ps in the leftmost or rightmost digit positions in </w:t>
      </w:r>
      <w:commentRangeStart w:id="4283"/>
      <w:r w:rsidRPr="001E72F9">
        <w:rPr>
          <w:rFonts w:cs="Arial"/>
          <w:color w:val="000000"/>
        </w:rPr>
        <w:t xml:space="preserve">the </w:t>
      </w:r>
      <w:ins w:id="4284" w:author="Steve Hanson" w:date="2012-02-23T16:33:00Z">
        <w:r w:rsidR="005617C6" w:rsidRPr="001E72F9">
          <w:rPr>
            <w:rFonts w:ascii="Courier New" w:hAnsi="Courier New" w:cs="Courier New"/>
            <w:color w:val="000000"/>
          </w:rPr>
          <w:t>vpinteger</w:t>
        </w:r>
      </w:ins>
      <w:del w:id="4285" w:author="Steve Hanson" w:date="2012-02-23T16:33:00Z">
        <w:r w:rsidRPr="001E72F9" w:rsidDel="005617C6">
          <w:rPr>
            <w:rFonts w:cs="Arial"/>
            <w:color w:val="000000"/>
          </w:rPr>
          <w:delText>number</w:delText>
        </w:r>
      </w:del>
      <w:r w:rsidRPr="001E72F9">
        <w:rPr>
          <w:rStyle w:val="apple-converted-space"/>
          <w:rFonts w:cs="Arial"/>
          <w:color w:val="000000"/>
        </w:rPr>
        <w:t> </w:t>
      </w:r>
      <w:commentRangeEnd w:id="4283"/>
      <w:r w:rsidR="00557DF4">
        <w:rPr>
          <w:rStyle w:val="CommentReference"/>
        </w:rPr>
        <w:commentReference w:id="4283"/>
      </w:r>
      <w:r w:rsidRPr="001E72F9">
        <w:rPr>
          <w:rStyle w:val="apple-converted-space"/>
          <w:rFonts w:cs="Arial"/>
          <w:color w:val="000000"/>
        </w:rPr>
        <w:t>region of the pattern.</w:t>
      </w:r>
      <w:del w:id="4286" w:author="Steve Hanson" w:date="2012-02-23T16:35:00Z">
        <w:r w:rsidRPr="001E72F9" w:rsidDel="005617C6">
          <w:rPr>
            <w:rStyle w:val="apple-converted-space"/>
            <w:rFonts w:cs="Arial"/>
            <w:color w:val="000000"/>
          </w:rPr>
          <w:delText xml:space="preserve"> </w:delText>
        </w:r>
        <w:r w:rsidRPr="001E72F9" w:rsidDel="005617C6">
          <w:rPr>
            <w:rStyle w:val="apple-style-span"/>
            <w:rFonts w:cs="Arial"/>
            <w:color w:val="000000"/>
          </w:rPr>
          <w:delText xml:space="preserve">The decimal point </w:delText>
        </w:r>
      </w:del>
      <w:del w:id="4287" w:author="Steve Hanson" w:date="2012-02-23T16:33:00Z">
        <w:r w:rsidRPr="001E72F9" w:rsidDel="005617C6">
          <w:rPr>
            <w:rStyle w:val="apple-style-span"/>
            <w:rFonts w:cs="Arial"/>
            <w:color w:val="000000"/>
          </w:rPr>
          <w:delText xml:space="preserve">symbol V </w:delText>
        </w:r>
      </w:del>
      <w:del w:id="4288" w:author="Steve Hanson" w:date="2012-02-23T16:35:00Z">
        <w:r w:rsidRPr="001E72F9" w:rsidDel="005617C6">
          <w:rPr>
            <w:rStyle w:val="apple-style-span"/>
            <w:rFonts w:cs="Arial"/>
            <w:color w:val="000000"/>
          </w:rPr>
          <w:delText xml:space="preserve">is </w:delText>
        </w:r>
        <w:r w:rsidR="00A87C94" w:rsidRPr="001E72F9" w:rsidDel="005617C6">
          <w:rPr>
            <w:rStyle w:val="apple-style-span"/>
            <w:rFonts w:cs="Arial"/>
            <w:color w:val="000000"/>
          </w:rPr>
          <w:delText>assumed</w:delText>
        </w:r>
        <w:r w:rsidRPr="001E72F9" w:rsidDel="005617C6">
          <w:rPr>
            <w:rStyle w:val="apple-style-span"/>
            <w:rFonts w:cs="Arial"/>
            <w:color w:val="000000"/>
          </w:rPr>
          <w:delText xml:space="preserve"> as either the leftmost or rightmost character of the number region.</w:delText>
        </w:r>
      </w:del>
    </w:p>
    <w:p w14:paraId="6E603676" w14:textId="74A883ED" w:rsidR="0026523E" w:rsidDel="00FF7CE4" w:rsidRDefault="0026523E" w:rsidP="0026523E">
      <w:pPr>
        <w:rPr>
          <w:del w:id="4289" w:author="mbeckerle" w:date="2012-04-22T19:31:00Z"/>
        </w:rPr>
      </w:pPr>
    </w:p>
    <w:p w14:paraId="7C162F8B" w14:textId="77777777" w:rsidR="0026523E" w:rsidRDefault="0026523E" w:rsidP="0026523E">
      <w:r>
        <w:t>It is a schema definition error if any symbols other than "0", "1"</w:t>
      </w:r>
      <w:ins w:id="4290" w:author="Steve Hanson" w:date="2012-02-23T16:35:00Z">
        <w:r w:rsidR="005617C6">
          <w:t xml:space="preserve"> through </w:t>
        </w:r>
      </w:ins>
      <w:del w:id="4291" w:author="Steve Hanson" w:date="2012-02-23T16:35:00Z">
        <w:r w:rsidDel="005617C6">
          <w:delText>-</w:delText>
        </w:r>
      </w:del>
      <w:r>
        <w:t xml:space="preserve">"9" or # are used in the </w:t>
      </w:r>
      <w:ins w:id="4292" w:author="Steve Hanson" w:date="2012-02-23T16:35:00Z">
        <w:r w:rsidR="005617C6" w:rsidRPr="001E72F9">
          <w:rPr>
            <w:rFonts w:ascii="Courier New" w:hAnsi="Courier New" w:cs="Courier New"/>
          </w:rPr>
          <w:t>vpinteger</w:t>
        </w:r>
      </w:ins>
      <w:del w:id="4293" w:author="Steve Hanson" w:date="2012-02-23T16:35:00Z">
        <w:r w:rsidDel="005617C6">
          <w:delText>same number</w:delText>
        </w:r>
      </w:del>
      <w:r>
        <w:t xml:space="preserve"> region of the pattern</w:t>
      </w:r>
      <w:del w:id="4294" w:author="Steve Hanson" w:date="2012-02-23T16:36:00Z">
        <w:r w:rsidDel="005617C6">
          <w:delText xml:space="preserve"> as V or P</w:delText>
        </w:r>
      </w:del>
      <w:r>
        <w:t xml:space="preserve">. </w:t>
      </w:r>
    </w:p>
    <w:p w14:paraId="7A2AF03D" w14:textId="7FDA0485" w:rsidR="0026523E" w:rsidDel="00FF7CE4" w:rsidRDefault="0026523E" w:rsidP="007151D0">
      <w:pPr>
        <w:rPr>
          <w:del w:id="4295" w:author="mbeckerle" w:date="2012-04-22T19:31:00Z"/>
        </w:rPr>
      </w:pPr>
    </w:p>
    <w:p w14:paraId="5C4F4108" w14:textId="77777777" w:rsidR="00AF4E5B" w:rsidRPr="001E72F9" w:rsidRDefault="00AF4E5B" w:rsidP="00AF4E5B">
      <w:pPr>
        <w:rPr>
          <w:b/>
        </w:rPr>
      </w:pPr>
      <w:r w:rsidRPr="001E72F9">
        <w:rPr>
          <w:b/>
        </w:rPr>
        <w:t>Examples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B35EE3" w14:paraId="2F5CDCA1" w14:textId="77777777" w:rsidTr="00240AC5">
        <w:tc>
          <w:tcPr>
            <w:tcW w:w="2840" w:type="dxa"/>
            <w:shd w:val="clear" w:color="auto" w:fill="F3F3F3"/>
          </w:tcPr>
          <w:p w14:paraId="677EA6E5" w14:textId="77777777" w:rsidR="00B35EE3" w:rsidRPr="005E3B09" w:rsidRDefault="00B35EE3" w:rsidP="00540E95">
            <w:pPr>
              <w:rPr>
                <w:b/>
              </w:rPr>
            </w:pPr>
            <w:r w:rsidRPr="005E3B09">
              <w:rPr>
                <w:b/>
              </w:rPr>
              <w:t>Data representation</w:t>
            </w:r>
          </w:p>
        </w:tc>
        <w:tc>
          <w:tcPr>
            <w:tcW w:w="2841" w:type="dxa"/>
            <w:shd w:val="clear" w:color="auto" w:fill="F3F3F3"/>
          </w:tcPr>
          <w:p w14:paraId="00D59AFA" w14:textId="77777777" w:rsidR="00B35EE3" w:rsidRPr="00F81703" w:rsidRDefault="00B35EE3" w:rsidP="00540E95">
            <w:pPr>
              <w:rPr>
                <w:b/>
              </w:rPr>
            </w:pPr>
            <w:r w:rsidRPr="00F81703">
              <w:rPr>
                <w:b/>
              </w:rPr>
              <w:t>Pattern</w:t>
            </w:r>
          </w:p>
        </w:tc>
        <w:tc>
          <w:tcPr>
            <w:tcW w:w="2841" w:type="dxa"/>
            <w:shd w:val="clear" w:color="auto" w:fill="F3F3F3"/>
          </w:tcPr>
          <w:p w14:paraId="1DA71EFF" w14:textId="77777777" w:rsidR="00B35EE3" w:rsidRPr="00F81703" w:rsidRDefault="00B35EE3" w:rsidP="00540E95">
            <w:pPr>
              <w:rPr>
                <w:b/>
              </w:rPr>
            </w:pPr>
            <w:r w:rsidRPr="00F81703">
              <w:rPr>
                <w:b/>
              </w:rPr>
              <w:t>Value</w:t>
            </w:r>
          </w:p>
        </w:tc>
      </w:tr>
      <w:tr w:rsidR="00AF4E5B" w14:paraId="7A247728" w14:textId="77777777" w:rsidTr="00240AC5">
        <w:tc>
          <w:tcPr>
            <w:tcW w:w="2840" w:type="dxa"/>
            <w:shd w:val="clear" w:color="auto" w:fill="auto"/>
          </w:tcPr>
          <w:p w14:paraId="1888D01D" w14:textId="77777777" w:rsidR="00AF4E5B" w:rsidRDefault="00AF4E5B" w:rsidP="00540E95">
            <w:r>
              <w:t>123</w:t>
            </w:r>
          </w:p>
        </w:tc>
        <w:tc>
          <w:tcPr>
            <w:tcW w:w="2841" w:type="dxa"/>
            <w:shd w:val="clear" w:color="auto" w:fill="auto"/>
          </w:tcPr>
          <w:p w14:paraId="53A4AC88" w14:textId="77777777" w:rsidR="00AF4E5B" w:rsidRDefault="00AF4E5B" w:rsidP="00540E95">
            <w:r>
              <w:t>PP000</w:t>
            </w:r>
          </w:p>
        </w:tc>
        <w:tc>
          <w:tcPr>
            <w:tcW w:w="2841" w:type="dxa"/>
            <w:shd w:val="clear" w:color="auto" w:fill="auto"/>
          </w:tcPr>
          <w:p w14:paraId="6F7BC43E" w14:textId="77777777" w:rsidR="00AF4E5B" w:rsidRDefault="00AF4E5B" w:rsidP="00540E95">
            <w:r>
              <w:t>0.00123</w:t>
            </w:r>
          </w:p>
        </w:tc>
      </w:tr>
      <w:tr w:rsidR="00AF4E5B" w14:paraId="02C6AC95" w14:textId="77777777" w:rsidTr="00240AC5">
        <w:tc>
          <w:tcPr>
            <w:tcW w:w="2840" w:type="dxa"/>
            <w:shd w:val="clear" w:color="auto" w:fill="auto"/>
          </w:tcPr>
          <w:p w14:paraId="63FC2474" w14:textId="77777777" w:rsidR="00AF4E5B" w:rsidRDefault="00AF4E5B" w:rsidP="00540E95">
            <w:r>
              <w:t>123</w:t>
            </w:r>
          </w:p>
        </w:tc>
        <w:tc>
          <w:tcPr>
            <w:tcW w:w="2841" w:type="dxa"/>
            <w:shd w:val="clear" w:color="auto" w:fill="auto"/>
          </w:tcPr>
          <w:p w14:paraId="5B0F57C5" w14:textId="77777777" w:rsidR="00AF4E5B" w:rsidRDefault="00AF4E5B" w:rsidP="00540E95">
            <w:r>
              <w:t>000PP</w:t>
            </w:r>
          </w:p>
        </w:tc>
        <w:tc>
          <w:tcPr>
            <w:tcW w:w="2841" w:type="dxa"/>
            <w:shd w:val="clear" w:color="auto" w:fill="auto"/>
          </w:tcPr>
          <w:p w14:paraId="76A71467" w14:textId="77777777" w:rsidR="00AF4E5B" w:rsidRDefault="00AF4E5B" w:rsidP="00540E95">
            <w:r>
              <w:t>12300</w:t>
            </w:r>
          </w:p>
        </w:tc>
      </w:tr>
    </w:tbl>
    <w:p w14:paraId="1AD778AB" w14:textId="69EC5208" w:rsidR="00AF4E5B" w:rsidRPr="005223F4" w:rsidDel="00FF7CE4" w:rsidRDefault="00AF4E5B" w:rsidP="007151D0">
      <w:pPr>
        <w:rPr>
          <w:del w:id="4296" w:author="mbeckerle" w:date="2012-04-22T19:31:00Z"/>
        </w:rPr>
      </w:pPr>
    </w:p>
    <w:p w14:paraId="573CF5DD" w14:textId="77777777" w:rsidR="00444B09" w:rsidRPr="005223F4" w:rsidRDefault="00444B09" w:rsidP="007151D0"/>
    <w:p w14:paraId="58B1038A" w14:textId="77777777" w:rsidR="009C2D34" w:rsidRPr="001E72F9" w:rsidDel="005617C6" w:rsidRDefault="005617C6" w:rsidP="007151D0">
      <w:pPr>
        <w:rPr>
          <w:del w:id="4297" w:author="Steve Hanson" w:date="2012-02-23T16:36:00Z"/>
          <w:b/>
        </w:rPr>
      </w:pPr>
      <w:ins w:id="4298" w:author="Steve Hanson" w:date="2012-02-23T16:36:00Z">
        <w:r>
          <w:rPr>
            <w:b/>
          </w:rPr>
          <w:t xml:space="preserve"> </w:t>
        </w:r>
      </w:ins>
      <w:del w:id="4299" w:author="Steve Hanson" w:date="2012-02-23T16:36:00Z">
        <w:r w:rsidR="009C2D34" w:rsidRPr="001E72F9" w:rsidDel="005617C6">
          <w:rPr>
            <w:b/>
          </w:rPr>
          <w:delText>Pattern BNF</w:delText>
        </w:r>
      </w:del>
    </w:p>
    <w:p w14:paraId="19E1A053" w14:textId="77777777" w:rsidR="009C2D34" w:rsidRPr="00014CEC" w:rsidRDefault="009C2D34" w:rsidP="009C2D34">
      <w:pPr>
        <w:pStyle w:val="XMLExcerpt"/>
        <w:rPr>
          <w:lang w:val="de-DE"/>
        </w:rPr>
      </w:pPr>
      <w:del w:id="4300" w:author="Steve Hanson" w:date="2012-02-23T16:36:00Z">
        <w:r w:rsidRPr="00014CEC" w:rsidDel="005617C6">
          <w:rPr>
            <w:lang w:val="de-DE"/>
          </w:rPr>
          <w:delText xml:space="preserve"> </w:delText>
        </w:r>
      </w:del>
      <w:r w:rsidRPr="00014CEC">
        <w:rPr>
          <w:lang w:val="de-DE"/>
        </w:rPr>
        <w:t>pattern    := subpattern (';' subpattern)?</w:t>
      </w:r>
    </w:p>
    <w:p w14:paraId="7FD045CC" w14:textId="77777777" w:rsidR="009C2D34" w:rsidRPr="005223F4" w:rsidRDefault="009C2D34" w:rsidP="00A87C94">
      <w:pPr>
        <w:pStyle w:val="XMLExcerpt"/>
        <w:rPr>
          <w:lang w:val="en-US"/>
        </w:rPr>
      </w:pPr>
      <w:r w:rsidRPr="00014CEC">
        <w:rPr>
          <w:lang w:val="de-DE"/>
        </w:rPr>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del w:id="4301" w:author="Steve Hanson" w:date="2012-02-23T16:33:00Z">
        <w:r w:rsidR="00A87C94" w:rsidDel="005617C6">
          <w:rPr>
            <w:lang w:val="en-US"/>
          </w:rPr>
          <w:delText>(</w:delText>
        </w:r>
      </w:del>
      <w:ins w:id="4302" w:author="Steve Hanson" w:date="2012-02-23T16:33:00Z">
        <w:r w:rsidR="005617C6">
          <w:rPr>
            <w:lang w:val="en-US"/>
          </w:rPr>
          <w:t xml:space="preserve"> </w:t>
        </w:r>
      </w:ins>
      <w:r w:rsidR="00A87C94">
        <w:rPr>
          <w:lang w:val="en-US"/>
        </w:rPr>
        <w:t xml:space="preserve">vpinteger) </w:t>
      </w:r>
      <w:r w:rsidRPr="005223F4">
        <w:rPr>
          <w:lang w:val="en-US"/>
        </w:rPr>
        <w:t>suffix?</w:t>
      </w:r>
    </w:p>
    <w:p w14:paraId="7412A568" w14:textId="77777777" w:rsidR="009C2D34" w:rsidRPr="001E72F9" w:rsidRDefault="009C2D34" w:rsidP="00A87C94">
      <w:pPr>
        <w:pStyle w:val="XMLExcerpt"/>
        <w:rPr>
          <w:lang w:val="de-DE"/>
        </w:rPr>
      </w:pPr>
      <w:r w:rsidRPr="005223F4">
        <w:rPr>
          <w:lang w:val="en-US"/>
        </w:rPr>
        <w:t xml:space="preserve"> number     := (integer ('.' fraction)?) </w:t>
      </w:r>
      <w:ins w:id="4303" w:author="mbeckerle" w:date="2012-04-03T11:30:00Z">
        <w:r w:rsidR="00F81703" w:rsidRPr="001E72F9">
          <w:rPr>
            <w:lang w:val="de-DE"/>
          </w:rPr>
          <w:t xml:space="preserve">| </w:t>
        </w:r>
        <w:commentRangeStart w:id="4304"/>
        <w:r w:rsidR="00F81703" w:rsidRPr="001E72F9">
          <w:rPr>
            <w:lang w:val="de-DE"/>
          </w:rPr>
          <w:t>sigdigits</w:t>
        </w:r>
        <w:commentRangeEnd w:id="4304"/>
        <w:r w:rsidR="00F81703">
          <w:rPr>
            <w:rStyle w:val="CommentReference"/>
            <w:rFonts w:ascii="Arial" w:hAnsi="Arial" w:cs="Times New Roman"/>
            <w:noProof w:val="0"/>
            <w:lang w:val="en-US" w:eastAsia="en-US"/>
          </w:rPr>
          <w:commentReference w:id="4304"/>
        </w:r>
      </w:ins>
    </w:p>
    <w:p w14:paraId="0A608231" w14:textId="77777777" w:rsidR="00A87C94" w:rsidRPr="001E72F9" w:rsidRDefault="00A87C94" w:rsidP="009C2D34">
      <w:pPr>
        <w:pStyle w:val="XMLExcerpt"/>
        <w:rPr>
          <w:lang w:val="de-DE"/>
        </w:rPr>
      </w:pPr>
    </w:p>
    <w:p w14:paraId="336F4B92" w14:textId="77777777" w:rsidR="00A87C94" w:rsidRPr="00014CEC" w:rsidRDefault="00AF4E5B" w:rsidP="00A87C94">
      <w:pPr>
        <w:pStyle w:val="XMLExcerpt"/>
        <w:rPr>
          <w:lang w:val="de-DE"/>
        </w:rPr>
      </w:pPr>
      <w:r w:rsidRPr="001E72F9">
        <w:rPr>
          <w:lang w:val="de-DE"/>
        </w:rPr>
        <w:t xml:space="preserve"> </w:t>
      </w:r>
      <w:r w:rsidR="00A87C94" w:rsidRPr="00014CEC">
        <w:rPr>
          <w:lang w:val="de-DE"/>
        </w:rPr>
        <w:t>vpinteger  := (pinteger | vinteger)</w:t>
      </w:r>
    </w:p>
    <w:p w14:paraId="4FB2FB9A" w14:textId="77777777" w:rsidR="00A87C94" w:rsidRPr="00014CEC" w:rsidRDefault="00A87C94" w:rsidP="00A87C94">
      <w:pPr>
        <w:pStyle w:val="XMLExcerpt"/>
        <w:rPr>
          <w:lang w:val="de-DE"/>
        </w:rPr>
      </w:pPr>
      <w:r w:rsidRPr="00014CEC">
        <w:rPr>
          <w:lang w:val="de-DE"/>
        </w:rPr>
        <w:t xml:space="preserve"> </w:t>
      </w:r>
      <w:commentRangeStart w:id="4305"/>
      <w:commentRangeStart w:id="4306"/>
      <w:r w:rsidRPr="00014CEC">
        <w:rPr>
          <w:lang w:val="de-DE"/>
        </w:rPr>
        <w:t xml:space="preserve">pinteger   := ('P'* integer) | (integer 'P'* )  </w:t>
      </w:r>
    </w:p>
    <w:p w14:paraId="206B1B70" w14:textId="77777777" w:rsidR="00A87C94" w:rsidRPr="00014CEC" w:rsidRDefault="00A87C94" w:rsidP="00A87C94">
      <w:pPr>
        <w:pStyle w:val="XMLExcerpt"/>
        <w:rPr>
          <w:lang w:val="de-DE"/>
        </w:rPr>
      </w:pPr>
      <w:r w:rsidRPr="00014CEC">
        <w:rPr>
          <w:lang w:val="de-DE"/>
        </w:rPr>
        <w:t xml:space="preserve"> vinteger   := ('V'? integer) |</w:t>
      </w:r>
    </w:p>
    <w:p w14:paraId="48085F05" w14:textId="77777777" w:rsidR="00A87C94" w:rsidRPr="00014CEC" w:rsidRDefault="00A87C94" w:rsidP="00A87C94">
      <w:pPr>
        <w:pStyle w:val="XMLExcerpt"/>
        <w:rPr>
          <w:lang w:val="de-DE"/>
        </w:rPr>
      </w:pPr>
      <w:r w:rsidRPr="00014CEC">
        <w:rPr>
          <w:lang w:val="de-DE"/>
        </w:rPr>
        <w:t xml:space="preserve">               ('#'* 'V'? integer)|</w:t>
      </w:r>
    </w:p>
    <w:p w14:paraId="043219AA" w14:textId="77777777" w:rsidR="00A87C94" w:rsidRDefault="00A87C94" w:rsidP="00A87C94">
      <w:pPr>
        <w:pStyle w:val="XMLExcerpt"/>
        <w:rPr>
          <w:lang w:val="en-US"/>
        </w:rPr>
      </w:pPr>
      <w:r w:rsidRPr="00014CEC">
        <w:rPr>
          <w:lang w:val="de-DE"/>
        </w:rPr>
        <w:t xml:space="preserve">               </w:t>
      </w:r>
      <w:r>
        <w:rPr>
          <w:lang w:val="en-US"/>
        </w:rPr>
        <w:t>(</w:t>
      </w:r>
      <w:r w:rsidRPr="005223F4">
        <w:rPr>
          <w:lang w:val="en-US"/>
        </w:rPr>
        <w:t>'#'*</w:t>
      </w:r>
      <w:r>
        <w:rPr>
          <w:lang w:val="en-US"/>
        </w:rPr>
        <w:t xml:space="preserve"> </w:t>
      </w:r>
      <w:r w:rsidRPr="005223F4">
        <w:rPr>
          <w:lang w:val="en-US"/>
        </w:rPr>
        <w:t xml:space="preserve">'0'* </w:t>
      </w:r>
      <w:r>
        <w:rPr>
          <w:lang w:val="en-US"/>
        </w:rPr>
        <w:t xml:space="preserve">'V'? </w:t>
      </w:r>
      <w:r w:rsidRPr="005223F4">
        <w:rPr>
          <w:lang w:val="en-US"/>
        </w:rPr>
        <w:t>'0'*</w:t>
      </w:r>
      <w:r>
        <w:rPr>
          <w:lang w:val="en-US"/>
        </w:rPr>
        <w:t xml:space="preserve"> </w:t>
      </w:r>
      <w:r w:rsidRPr="005223F4">
        <w:rPr>
          <w:lang w:val="en-US"/>
        </w:rPr>
        <w:t>'0'</w:t>
      </w:r>
      <w:r>
        <w:rPr>
          <w:lang w:val="en-US"/>
        </w:rPr>
        <w:t>)|</w:t>
      </w:r>
    </w:p>
    <w:p w14:paraId="110F2FE1" w14:textId="7D8F45C7" w:rsidR="00A87C94" w:rsidRPr="005223F4" w:rsidRDefault="00A87C94" w:rsidP="00A87C94">
      <w:pPr>
        <w:pStyle w:val="XMLExcerpt"/>
        <w:rPr>
          <w:lang w:val="en-US"/>
        </w:rPr>
      </w:pPr>
      <w:r>
        <w:rPr>
          <w:lang w:val="en-US"/>
        </w:rPr>
        <w:t xml:space="preserve">               (integer 'V'?) </w:t>
      </w:r>
      <w:commentRangeEnd w:id="4305"/>
      <w:r w:rsidR="00D72575">
        <w:rPr>
          <w:rStyle w:val="CommentReference"/>
          <w:rFonts w:ascii="Arial" w:hAnsi="Arial" w:cs="Times New Roman"/>
          <w:noProof w:val="0"/>
          <w:lang w:val="en-US" w:eastAsia="en-US"/>
        </w:rPr>
        <w:commentReference w:id="4305"/>
      </w:r>
      <w:commentRangeEnd w:id="4306"/>
      <w:r w:rsidR="005964FC">
        <w:rPr>
          <w:rStyle w:val="CommentReference"/>
          <w:rFonts w:ascii="Arial" w:hAnsi="Arial" w:cs="Times New Roman"/>
          <w:noProof w:val="0"/>
          <w:lang w:val="en-US" w:eastAsia="en-US"/>
        </w:rPr>
        <w:commentReference w:id="4306"/>
      </w:r>
    </w:p>
    <w:p w14:paraId="0EAC8928" w14:textId="77777777" w:rsidR="00A87C94" w:rsidRPr="005223F4" w:rsidRDefault="00A87C94" w:rsidP="009C2D34">
      <w:pPr>
        <w:pStyle w:val="XMLExcerpt"/>
        <w:rPr>
          <w:lang w:val="en-US"/>
        </w:rPr>
      </w:pPr>
    </w:p>
    <w:p w14:paraId="0C1682C6" w14:textId="77777777" w:rsidR="009C2D34" w:rsidRPr="005223F4" w:rsidRDefault="009C2D34" w:rsidP="009C2D34">
      <w:pPr>
        <w:pStyle w:val="XMLExcerpt"/>
        <w:rPr>
          <w:lang w:val="en-US"/>
        </w:rPr>
      </w:pPr>
      <w:r w:rsidRPr="005223F4">
        <w:rPr>
          <w:lang w:val="en-US"/>
        </w:rPr>
        <w:t xml:space="preserve"> prefix     := '\u0000'..'\uFFFD' - specialCharacters</w:t>
      </w:r>
    </w:p>
    <w:p w14:paraId="56A3A518" w14:textId="77777777" w:rsidR="009C2D34" w:rsidRPr="005223F4" w:rsidRDefault="009C2D34" w:rsidP="009C2D34">
      <w:pPr>
        <w:pStyle w:val="XMLExcerpt"/>
        <w:rPr>
          <w:lang w:val="en-US"/>
        </w:rPr>
      </w:pPr>
      <w:r w:rsidRPr="005223F4">
        <w:rPr>
          <w:lang w:val="en-US"/>
        </w:rPr>
        <w:t xml:space="preserve"> suffix     := '\u0000'..'\uFFFD' - specialCharacters</w:t>
      </w:r>
    </w:p>
    <w:p w14:paraId="5F016847" w14:textId="77777777" w:rsidR="009C2D34" w:rsidRPr="001E72F9" w:rsidRDefault="009C2D34" w:rsidP="009C2D34">
      <w:pPr>
        <w:pStyle w:val="XMLExcerpt"/>
        <w:rPr>
          <w:lang w:val="de-DE"/>
        </w:rPr>
      </w:pPr>
      <w:r w:rsidRPr="005223F4">
        <w:rPr>
          <w:lang w:val="en-US"/>
        </w:rPr>
        <w:t xml:space="preserve"> </w:t>
      </w:r>
      <w:r w:rsidRPr="001E72F9">
        <w:rPr>
          <w:lang w:val="de-DE"/>
        </w:rPr>
        <w:t>integer    := '#'* '0'* '0'</w:t>
      </w:r>
    </w:p>
    <w:p w14:paraId="540A4E79" w14:textId="77777777" w:rsidR="009C2D34" w:rsidRPr="001E72F9" w:rsidRDefault="009C2D34" w:rsidP="009C2D34">
      <w:pPr>
        <w:pStyle w:val="XMLExcerpt"/>
        <w:rPr>
          <w:ins w:id="4307" w:author="mbeckerle" w:date="2012-04-03T11:31:00Z"/>
          <w:lang w:val="de-DE"/>
        </w:rPr>
      </w:pPr>
      <w:r w:rsidRPr="001E72F9">
        <w:rPr>
          <w:lang w:val="de-DE"/>
        </w:rPr>
        <w:t xml:space="preserve"> fraction   := '0'* '#'*</w:t>
      </w:r>
    </w:p>
    <w:p w14:paraId="5879476A" w14:textId="4834DB3E" w:rsidR="00FF7CE4" w:rsidRPr="001E72F9" w:rsidRDefault="009C2D34" w:rsidP="00A87C94">
      <w:pPr>
        <w:pStyle w:val="XMLExcerpt"/>
        <w:rPr>
          <w:ins w:id="4308" w:author="mbeckerle" w:date="2012-04-22T19:34:00Z"/>
          <w:lang w:val="de-DE"/>
        </w:rPr>
      </w:pPr>
      <w:del w:id="4309" w:author="mbeckerle" w:date="2012-04-22T19:34:00Z">
        <w:r w:rsidRPr="001E72F9" w:rsidDel="00FF7CE4">
          <w:rPr>
            <w:lang w:val="de-DE"/>
          </w:rPr>
          <w:delText xml:space="preserve"> </w:delText>
        </w:r>
      </w:del>
      <w:ins w:id="4310" w:author="mbeckerle" w:date="2012-04-22T19:34:00Z">
        <w:r w:rsidR="00FF7CE4" w:rsidRPr="001E72F9">
          <w:rPr>
            <w:lang w:val="de-DE"/>
          </w:rPr>
          <w:t xml:space="preserve"> sigDigits  := '#'* '@' '@'* '#'*</w:t>
        </w:r>
      </w:ins>
    </w:p>
    <w:p w14:paraId="59A0A22B" w14:textId="3FB597C2" w:rsidR="009C2D34" w:rsidRPr="005223F4" w:rsidRDefault="00FF7CE4" w:rsidP="00A87C94">
      <w:pPr>
        <w:pStyle w:val="XMLExcerpt"/>
        <w:rPr>
          <w:lang w:val="en-US"/>
        </w:rPr>
      </w:pPr>
      <w:ins w:id="4311" w:author="mbeckerle" w:date="2012-04-22T19:34:00Z">
        <w:r w:rsidRPr="001E72F9">
          <w:rPr>
            <w:lang w:val="de-DE"/>
          </w:rPr>
          <w:t xml:space="preserve"> </w:t>
        </w:r>
      </w:ins>
      <w:r w:rsidR="009C2D34" w:rsidRPr="001E72F9">
        <w:rPr>
          <w:lang w:val="de-DE"/>
        </w:rPr>
        <w:t xml:space="preserve">exponent   := 'E' '+'? </w:t>
      </w:r>
      <w:r w:rsidR="009C2D34" w:rsidRPr="005223F4">
        <w:rPr>
          <w:lang w:val="en-US"/>
        </w:rPr>
        <w:t>'0'* '0'</w:t>
      </w:r>
    </w:p>
    <w:p w14:paraId="027A1FB2" w14:textId="77777777" w:rsidR="009C2D34" w:rsidRPr="005223F4" w:rsidRDefault="009C2D34" w:rsidP="009C2D34">
      <w:pPr>
        <w:pStyle w:val="XMLExcerpt"/>
        <w:rPr>
          <w:lang w:val="en-US"/>
        </w:rPr>
      </w:pPr>
      <w:r w:rsidRPr="005223F4">
        <w:rPr>
          <w:lang w:val="en-US"/>
        </w:rPr>
        <w:t xml:space="preserve"> padSpec    := '*' padChar</w:t>
      </w:r>
    </w:p>
    <w:p w14:paraId="221E9B80" w14:textId="77777777" w:rsidR="009C2D34" w:rsidRPr="005223F4" w:rsidRDefault="009C2D34" w:rsidP="009C2D34">
      <w:pPr>
        <w:pStyle w:val="XMLExcerpt"/>
        <w:rPr>
          <w:lang w:val="en-US"/>
        </w:rPr>
      </w:pPr>
      <w:r w:rsidRPr="005223F4">
        <w:rPr>
          <w:lang w:val="en-US"/>
        </w:rPr>
        <w:t xml:space="preserve"> padChar    := '\u0000'..'\uFFFD' - quote</w:t>
      </w:r>
    </w:p>
    <w:p w14:paraId="0B403AF2" w14:textId="77777777" w:rsidR="009C2D34" w:rsidRPr="005223F4" w:rsidRDefault="009C2D34" w:rsidP="009C2D34">
      <w:pPr>
        <w:pStyle w:val="XMLExcerpt"/>
        <w:rPr>
          <w:lang w:val="en-US"/>
        </w:rPr>
      </w:pPr>
      <w:r w:rsidRPr="005223F4">
        <w:rPr>
          <w:lang w:val="en-US"/>
        </w:rPr>
        <w:t xml:space="preserve">  </w:t>
      </w:r>
    </w:p>
    <w:p w14:paraId="3A221E4C" w14:textId="77777777" w:rsidR="009C2D34" w:rsidRPr="005223F4" w:rsidRDefault="009C2D34" w:rsidP="00625832">
      <w:pPr>
        <w:pStyle w:val="XMLExcerpt"/>
        <w:rPr>
          <w:lang w:val="en-US"/>
        </w:rPr>
      </w:pPr>
      <w:r w:rsidRPr="005223F4">
        <w:rPr>
          <w:lang w:val="en-US"/>
        </w:rPr>
        <w:t xml:space="preserve"> Notation:</w:t>
      </w:r>
    </w:p>
    <w:p w14:paraId="49F10EEB" w14:textId="77777777" w:rsidR="009C2D34" w:rsidRPr="005223F4" w:rsidRDefault="009C2D34" w:rsidP="009C2D34">
      <w:pPr>
        <w:pStyle w:val="XMLExcerpt"/>
        <w:rPr>
          <w:lang w:val="en-US"/>
        </w:rPr>
      </w:pPr>
      <w:r w:rsidRPr="005223F4">
        <w:rPr>
          <w:lang w:val="en-US"/>
        </w:rPr>
        <w:t xml:space="preserve">   X*       0 or more instances of X</w:t>
      </w:r>
    </w:p>
    <w:p w14:paraId="3FD627E3" w14:textId="77777777" w:rsidR="009C2D34" w:rsidRPr="005223F4" w:rsidRDefault="009C2D34" w:rsidP="009C2D34">
      <w:pPr>
        <w:pStyle w:val="XMLExcerpt"/>
        <w:rPr>
          <w:lang w:val="en-US"/>
        </w:rPr>
      </w:pPr>
      <w:r w:rsidRPr="005223F4">
        <w:rPr>
          <w:lang w:val="en-US"/>
        </w:rPr>
        <w:t xml:space="preserve">   X?       0 or 1 instances of X</w:t>
      </w:r>
    </w:p>
    <w:p w14:paraId="15C4F321" w14:textId="77777777" w:rsidR="009C2D34" w:rsidRPr="005223F4" w:rsidRDefault="009C2D34" w:rsidP="009C2D34">
      <w:pPr>
        <w:pStyle w:val="XMLExcerpt"/>
        <w:rPr>
          <w:lang w:val="en-US"/>
        </w:rPr>
      </w:pPr>
      <w:r w:rsidRPr="005223F4">
        <w:rPr>
          <w:lang w:val="en-US"/>
        </w:rPr>
        <w:t xml:space="preserve">   X|Y      either X or Y</w:t>
      </w:r>
    </w:p>
    <w:p w14:paraId="3FAFED4A" w14:textId="77777777" w:rsidR="009C2D34" w:rsidRPr="005223F4" w:rsidRDefault="009C2D34" w:rsidP="009C2D34">
      <w:pPr>
        <w:pStyle w:val="XMLExcerpt"/>
        <w:rPr>
          <w:lang w:val="en-US"/>
        </w:rPr>
      </w:pPr>
      <w:r w:rsidRPr="005223F4">
        <w:rPr>
          <w:lang w:val="en-US"/>
        </w:rPr>
        <w:t xml:space="preserve">   C..D     any character from C up to D, inclusive</w:t>
      </w:r>
    </w:p>
    <w:p w14:paraId="5B2F017A" w14:textId="77777777" w:rsidR="009C2D34" w:rsidRPr="005223F4" w:rsidRDefault="009C2D34" w:rsidP="009C2D34">
      <w:pPr>
        <w:pStyle w:val="XMLExcerpt"/>
        <w:rPr>
          <w:lang w:val="en-US"/>
        </w:rPr>
      </w:pPr>
      <w:r w:rsidRPr="005223F4">
        <w:rPr>
          <w:lang w:val="en-US"/>
        </w:rPr>
        <w:t xml:space="preserve">   S-T      characters in S, except those in T</w:t>
      </w:r>
    </w:p>
    <w:p w14:paraId="35589E1B" w14:textId="4EAE426E" w:rsidR="009C2D34" w:rsidRPr="005223F4" w:rsidRDefault="009C2D34" w:rsidP="00E76101">
      <w:pPr>
        <w:pStyle w:val="Caption"/>
      </w:pPr>
      <w:r w:rsidRPr="005223F4">
        <w:t xml:space="preserve"> </w:t>
      </w:r>
      <w:r w:rsidR="00625832" w:rsidRPr="005223F4">
        <w:t xml:space="preserve">Figure </w:t>
      </w:r>
      <w:r w:rsidR="008356D4">
        <w:fldChar w:fldCharType="begin"/>
      </w:r>
      <w:r w:rsidR="008356D4">
        <w:instrText xml:space="preserve"> SEQ Figure \* ARABIC </w:instrText>
      </w:r>
      <w:r w:rsidR="008356D4">
        <w:fldChar w:fldCharType="separate"/>
      </w:r>
      <w:r w:rsidR="00D04199">
        <w:rPr>
          <w:noProof/>
        </w:rPr>
        <w:t>5</w:t>
      </w:r>
      <w:r w:rsidR="008356D4">
        <w:rPr>
          <w:noProof/>
        </w:rPr>
        <w:fldChar w:fldCharType="end"/>
      </w:r>
      <w:r w:rsidR="00625832" w:rsidRPr="005223F4">
        <w:t xml:space="preserve"> </w:t>
      </w:r>
      <w:r w:rsidR="00E76101" w:rsidRPr="005223F4">
        <w:t>dfdl:</w:t>
      </w:r>
      <w:ins w:id="4312" w:author="mbeckerle" w:date="2012-08-14T12:23:00Z">
        <w:r w:rsidR="00593E88">
          <w:t>textN</w:t>
        </w:r>
      </w:ins>
      <w:del w:id="4313" w:author="mbeckerle" w:date="2012-08-14T12:23:00Z">
        <w:r w:rsidR="00E76101" w:rsidRPr="005223F4" w:rsidDel="00593E88">
          <w:delText>n</w:delText>
        </w:r>
      </w:del>
      <w:r w:rsidR="00E76101" w:rsidRPr="005223F4">
        <w:t>umberP</w:t>
      </w:r>
      <w:r w:rsidR="00625832" w:rsidRPr="005223F4">
        <w:t xml:space="preserve">attern </w:t>
      </w:r>
      <w:ins w:id="4314" w:author="Steve Hanson" w:date="2012-02-23T16:36:00Z">
        <w:r w:rsidR="005617C6">
          <w:t xml:space="preserve">BNF </w:t>
        </w:r>
      </w:ins>
      <w:commentRangeStart w:id="4315"/>
      <w:r w:rsidR="00625832" w:rsidRPr="005223F4">
        <w:t>syntax</w:t>
      </w:r>
      <w:commentRangeEnd w:id="4315"/>
      <w:r w:rsidR="005617C6">
        <w:rPr>
          <w:rStyle w:val="CommentReference"/>
          <w:b w:val="0"/>
        </w:rPr>
        <w:commentReference w:id="4316"/>
      </w:r>
      <w:r w:rsidR="005964FC">
        <w:rPr>
          <w:rStyle w:val="CommentReference"/>
          <w:b w:val="0"/>
        </w:rPr>
        <w:commentReference w:id="4317"/>
      </w:r>
      <w:r w:rsidR="005617C6">
        <w:rPr>
          <w:rStyle w:val="CommentReference"/>
          <w:b w:val="0"/>
        </w:rPr>
        <w:commentReference w:id="4315"/>
      </w:r>
    </w:p>
    <w:p w14:paraId="23B64428" w14:textId="77777777" w:rsidR="009C2D34" w:rsidRPr="005223F4" w:rsidRDefault="009C2D34" w:rsidP="009C2D34">
      <w:r w:rsidRPr="005223F4">
        <w:t>The first subpattern is for positive numbers. The second (optional) subpattern is for negative numbers.</w:t>
      </w:r>
    </w:p>
    <w:p w14:paraId="22617DE9" w14:textId="77777777" w:rsidR="009C2D34" w:rsidRPr="005223F4" w:rsidRDefault="009C2D34" w:rsidP="007151D0">
      <w:r w:rsidRPr="005223F4">
        <w:t>Not indicated in the BNF syntax above:</w:t>
      </w:r>
    </w:p>
    <w:p w14:paraId="11282326" w14:textId="77777777" w:rsidR="009C2D34" w:rsidRPr="005223F4" w:rsidRDefault="009C2D34" w:rsidP="00321353">
      <w:pPr>
        <w:numPr>
          <w:ilvl w:val="0"/>
          <w:numId w:val="56"/>
        </w:numPr>
        <w:spacing w:before="100" w:beforeAutospacing="1" w:after="100" w:afterAutospacing="1"/>
      </w:pPr>
      <w:r w:rsidRPr="005223F4">
        <w:t xml:space="preserve">The grouping separator ',' can occur inside the </w:t>
      </w:r>
      <w:r w:rsidRPr="001E72F9">
        <w:rPr>
          <w:rFonts w:ascii="Courier New" w:hAnsi="Courier New" w:cs="Courier New"/>
        </w:rPr>
        <w:t>integer</w:t>
      </w:r>
      <w:r w:rsidRPr="005223F4">
        <w:t xml:space="preserve"> </w:t>
      </w:r>
      <w:ins w:id="4318" w:author="Steve Hanson" w:date="2012-02-23T16:37:00Z">
        <w:r w:rsidR="005617C6">
          <w:t>region</w:t>
        </w:r>
      </w:ins>
      <w:del w:id="4319" w:author="Steve Hanson" w:date="2012-02-23T16:37:00Z">
        <w:r w:rsidRPr="005223F4" w:rsidDel="005617C6">
          <w:delText>elem</w:delText>
        </w:r>
      </w:del>
      <w:del w:id="4320" w:author="Steve Hanson" w:date="2012-02-23T16:38:00Z">
        <w:r w:rsidRPr="005223F4" w:rsidDel="005617C6">
          <w:delText>ents</w:delText>
        </w:r>
      </w:del>
      <w:r w:rsidRPr="005223F4">
        <w:t xml:space="preserve">, between any two pattern characters of that </w:t>
      </w:r>
      <w:ins w:id="4321" w:author="Steve Hanson" w:date="2012-02-23T16:38:00Z">
        <w:r w:rsidR="005617C6">
          <w:t>region</w:t>
        </w:r>
      </w:ins>
      <w:del w:id="4322" w:author="Steve Hanson" w:date="2012-02-23T16:38:00Z">
        <w:r w:rsidRPr="005223F4" w:rsidDel="005617C6">
          <w:delText>element</w:delText>
        </w:r>
      </w:del>
      <w:r w:rsidRPr="005223F4">
        <w:t xml:space="preserve">, as long as the </w:t>
      </w:r>
      <w:ins w:id="4323" w:author="Steve Hanson" w:date="2012-02-23T16:39:00Z">
        <w:r w:rsidR="005617C6" w:rsidRPr="001E72F9">
          <w:rPr>
            <w:rFonts w:ascii="Courier New" w:hAnsi="Courier New" w:cs="Courier New"/>
          </w:rPr>
          <w:t>number</w:t>
        </w:r>
      </w:ins>
      <w:del w:id="4324" w:author="Steve Hanson" w:date="2012-02-23T16:39:00Z">
        <w:r w:rsidRPr="005223F4" w:rsidDel="005617C6">
          <w:delText>integer or sigDigits</w:delText>
        </w:r>
      </w:del>
      <w:r w:rsidRPr="005223F4">
        <w:t xml:space="preserve"> </w:t>
      </w:r>
      <w:ins w:id="4325" w:author="Steve Hanson" w:date="2012-02-23T16:38:00Z">
        <w:r w:rsidR="005617C6">
          <w:t>region</w:t>
        </w:r>
      </w:ins>
      <w:del w:id="4326" w:author="Steve Hanson" w:date="2012-02-23T16:38:00Z">
        <w:r w:rsidRPr="005223F4" w:rsidDel="005617C6">
          <w:delText>element</w:delText>
        </w:r>
      </w:del>
      <w:r w:rsidRPr="005223F4">
        <w:t xml:space="preserve"> is not followed by </w:t>
      </w:r>
      <w:ins w:id="4327" w:author="Steve Hanson" w:date="2012-02-23T16:39:00Z">
        <w:r w:rsidR="005617C6">
          <w:t>an</w:t>
        </w:r>
      </w:ins>
      <w:del w:id="4328" w:author="Steve Hanson" w:date="2012-02-23T16:39:00Z">
        <w:r w:rsidRPr="005223F4" w:rsidDel="005617C6">
          <w:delText>the</w:delText>
        </w:r>
      </w:del>
      <w:r w:rsidRPr="005223F4">
        <w:t xml:space="preserve"> exponent </w:t>
      </w:r>
      <w:ins w:id="4329" w:author="Steve Hanson" w:date="2012-02-23T16:38:00Z">
        <w:r w:rsidR="005617C6">
          <w:t>region</w:t>
        </w:r>
      </w:ins>
      <w:del w:id="4330" w:author="Steve Hanson" w:date="2012-02-23T16:38:00Z">
        <w:r w:rsidRPr="005223F4" w:rsidDel="005617C6">
          <w:delText>element</w:delText>
        </w:r>
      </w:del>
      <w:r w:rsidRPr="005223F4">
        <w:t>.</w:t>
      </w:r>
    </w:p>
    <w:p w14:paraId="4BD91191" w14:textId="77777777" w:rsidR="009C2D34" w:rsidRPr="005223F4" w:rsidRDefault="009C2D34" w:rsidP="009C2D34">
      <w:pPr>
        <w:numPr>
          <w:ilvl w:val="0"/>
          <w:numId w:val="56"/>
        </w:numPr>
        <w:spacing w:before="100" w:beforeAutospacing="1" w:after="100" w:afterAutospacing="1"/>
      </w:pPr>
      <w:r w:rsidRPr="005223F4">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6183BA52" w14:textId="77777777" w:rsidR="009C2D34" w:rsidRPr="005223F4" w:rsidRDefault="009C2D34" w:rsidP="009C2D34">
      <w:pPr>
        <w:numPr>
          <w:ilvl w:val="0"/>
          <w:numId w:val="56"/>
        </w:numPr>
        <w:spacing w:before="100" w:beforeAutospacing="1" w:after="100" w:afterAutospacing="1"/>
      </w:pPr>
      <w:r w:rsidRPr="005223F4">
        <w:t xml:space="preserve">The pad specifier </w:t>
      </w:r>
      <w:r w:rsidRPr="005223F4">
        <w:rPr>
          <w:rStyle w:val="HTMLCode"/>
        </w:rPr>
        <w:t>padSpec</w:t>
      </w:r>
      <w:r w:rsidRPr="005223F4">
        <w:t xml:space="preserve"> may appear before the prefix, after the prefix, before the suffix, after the suffix, or not at all.</w:t>
      </w:r>
    </w:p>
    <w:p w14:paraId="158FC30B" w14:textId="77777777" w:rsidR="009C2D34" w:rsidRDefault="009C2D34" w:rsidP="009C2D34">
      <w:pPr>
        <w:numPr>
          <w:ilvl w:val="0"/>
          <w:numId w:val="56"/>
        </w:numPr>
        <w:spacing w:before="100" w:beforeAutospacing="1" w:after="100" w:afterAutospacing="1"/>
        <w:rPr>
          <w:ins w:id="4331" w:author="mbeckerle" w:date="2012-04-03T11:49:00Z"/>
        </w:rPr>
      </w:pPr>
      <w:r w:rsidRPr="005223F4">
        <w:t xml:space="preserve">In place of '0', the digits '1' through '9' </w:t>
      </w:r>
      <w:ins w:id="4332" w:author="Steve Hanson" w:date="2012-02-23T16:42:00Z">
        <w:r w:rsidR="00A03C85">
          <w:t xml:space="preserve">in the </w:t>
        </w:r>
        <w:r w:rsidR="00A03C85" w:rsidRPr="001E72F9">
          <w:rPr>
            <w:rFonts w:ascii="Courier New" w:hAnsi="Courier New" w:cs="Courier New"/>
          </w:rPr>
          <w:t>number</w:t>
        </w:r>
        <w:r w:rsidR="00A03C85">
          <w:t xml:space="preserve"> </w:t>
        </w:r>
      </w:ins>
      <w:ins w:id="4333" w:author="Steve Hanson" w:date="2012-02-23T16:43:00Z">
        <w:r w:rsidR="00A03C85">
          <w:t xml:space="preserve">or </w:t>
        </w:r>
        <w:r w:rsidR="00A03C85" w:rsidRPr="001E72F9">
          <w:rPr>
            <w:rFonts w:ascii="Courier New" w:hAnsi="Courier New" w:cs="Courier New"/>
          </w:rPr>
          <w:t>vpinteger</w:t>
        </w:r>
        <w:r w:rsidR="00A03C85">
          <w:t xml:space="preserve"> </w:t>
        </w:r>
      </w:ins>
      <w:ins w:id="4334" w:author="Steve Hanson" w:date="2012-02-23T16:42:00Z">
        <w:r w:rsidR="00A03C85">
          <w:t xml:space="preserve">region </w:t>
        </w:r>
      </w:ins>
      <w:r w:rsidRPr="005223F4">
        <w:t xml:space="preserve">may be used to indicate a rounding increment. </w:t>
      </w:r>
    </w:p>
    <w:p w14:paraId="473A3C03" w14:textId="77777777" w:rsidR="006876DF" w:rsidRDefault="006876DF" w:rsidP="009C2D34">
      <w:pPr>
        <w:numPr>
          <w:ilvl w:val="0"/>
          <w:numId w:val="56"/>
        </w:numPr>
        <w:spacing w:before="100" w:beforeAutospacing="1" w:after="100" w:afterAutospacing="1"/>
        <w:rPr>
          <w:ins w:id="4335" w:author="mbeckerle" w:date="2012-04-03T11:51:00Z"/>
        </w:rPr>
      </w:pPr>
      <w:ins w:id="4336" w:author="mbeckerle" w:date="2012-04-03T11:49:00Z">
        <w:r>
          <w:t xml:space="preserve">The </w:t>
        </w:r>
      </w:ins>
      <w:ins w:id="4337" w:author="mbeckerle" w:date="2012-04-03T11:50:00Z">
        <w:r>
          <w:t xml:space="preserve">term </w:t>
        </w:r>
        <w:r w:rsidRPr="001E72F9">
          <w:rPr>
            <w:i/>
          </w:rPr>
          <w:t>maximum fraction digits</w:t>
        </w:r>
        <w:r>
          <w:t xml:space="preserve"> is the total number of ‘0’ and ‘#’ characters in the </w:t>
        </w:r>
        <w:r w:rsidRPr="001E72F9">
          <w:rPr>
            <w:rFonts w:ascii="Courier New" w:hAnsi="Courier New" w:cs="Courier New"/>
          </w:rPr>
          <w:t>fraction</w:t>
        </w:r>
        <w:r>
          <w:t xml:space="preserve"> sub-pattern above.</w:t>
        </w:r>
      </w:ins>
    </w:p>
    <w:p w14:paraId="201D0FB7" w14:textId="77777777" w:rsidR="006876DF" w:rsidRDefault="006876DF" w:rsidP="006876DF">
      <w:pPr>
        <w:numPr>
          <w:ilvl w:val="0"/>
          <w:numId w:val="56"/>
        </w:numPr>
        <w:spacing w:before="100" w:beforeAutospacing="1" w:after="100" w:afterAutospacing="1"/>
        <w:rPr>
          <w:ins w:id="4338" w:author="mbeckerle" w:date="2012-04-03T11:51:00Z"/>
        </w:rPr>
      </w:pPr>
      <w:ins w:id="4339" w:author="mbeckerle" w:date="2012-04-03T11:51:00Z">
        <w:r>
          <w:t xml:space="preserve">The term </w:t>
        </w:r>
        <w:r w:rsidRPr="001E72F9">
          <w:rPr>
            <w:i/>
          </w:rPr>
          <w:t>minimum fraction digits</w:t>
        </w:r>
        <w:r>
          <w:t xml:space="preserve"> is the total number of ‘0’ characters (only) in the </w:t>
        </w:r>
        <w:r w:rsidRPr="00900670">
          <w:rPr>
            <w:rFonts w:ascii="Courier New" w:hAnsi="Courier New" w:cs="Courier New"/>
          </w:rPr>
          <w:t>fraction</w:t>
        </w:r>
        <w:r>
          <w:t xml:space="preserve"> sub-pattern above.</w:t>
        </w:r>
      </w:ins>
    </w:p>
    <w:p w14:paraId="15F0A40B" w14:textId="77777777" w:rsidR="006876DF" w:rsidRDefault="006876DF" w:rsidP="006876DF">
      <w:pPr>
        <w:numPr>
          <w:ilvl w:val="0"/>
          <w:numId w:val="56"/>
        </w:numPr>
        <w:spacing w:before="100" w:beforeAutospacing="1" w:after="100" w:afterAutospacing="1"/>
        <w:rPr>
          <w:ins w:id="4340" w:author="mbeckerle" w:date="2012-04-03T11:51:00Z"/>
        </w:rPr>
      </w:pPr>
      <w:ins w:id="4341" w:author="mbeckerle" w:date="2012-04-03T11:51:00Z">
        <w:r>
          <w:t xml:space="preserve">The term </w:t>
        </w:r>
        <w:r w:rsidRPr="001E72F9">
          <w:rPr>
            <w:i/>
          </w:rPr>
          <w:t xml:space="preserve">maximum </w:t>
        </w:r>
      </w:ins>
      <w:ins w:id="4342" w:author="mbeckerle" w:date="2012-04-03T11:52:00Z">
        <w:r>
          <w:rPr>
            <w:i/>
          </w:rPr>
          <w:t>integer</w:t>
        </w:r>
      </w:ins>
      <w:ins w:id="4343" w:author="mbeckerle" w:date="2012-04-03T11:51:00Z">
        <w:r w:rsidRPr="001E72F9">
          <w:rPr>
            <w:i/>
          </w:rPr>
          <w:t xml:space="preserve"> digits</w:t>
        </w:r>
        <w:r>
          <w:t xml:space="preserve"> is the total number of ‘0’ and ‘#’ characters in the </w:t>
        </w:r>
      </w:ins>
      <w:ins w:id="4344" w:author="mbeckerle" w:date="2012-04-03T11:52:00Z">
        <w:r w:rsidR="0020674D">
          <w:rPr>
            <w:rFonts w:ascii="Courier New" w:hAnsi="Courier New" w:cs="Courier New"/>
          </w:rPr>
          <w:t>integer</w:t>
        </w:r>
      </w:ins>
      <w:ins w:id="4345" w:author="mbeckerle" w:date="2012-04-03T11:51:00Z">
        <w:r>
          <w:t xml:space="preserve"> sub-pattern above.</w:t>
        </w:r>
      </w:ins>
    </w:p>
    <w:p w14:paraId="50B81F4F" w14:textId="5E1BCDB2" w:rsidR="006876DF" w:rsidRDefault="006876DF">
      <w:pPr>
        <w:numPr>
          <w:ilvl w:val="0"/>
          <w:numId w:val="56"/>
        </w:numPr>
        <w:spacing w:before="100" w:beforeAutospacing="1" w:after="100" w:afterAutospacing="1"/>
      </w:pPr>
      <w:ins w:id="4346" w:author="mbeckerle" w:date="2012-04-03T11:51:00Z">
        <w:r>
          <w:t xml:space="preserve">The term </w:t>
        </w:r>
        <w:r w:rsidRPr="001E72F9">
          <w:rPr>
            <w:i/>
          </w:rPr>
          <w:t xml:space="preserve">minimum </w:t>
        </w:r>
      </w:ins>
      <w:ins w:id="4347" w:author="mbeckerle" w:date="2012-04-03T11:52:00Z">
        <w:r w:rsidR="0020674D">
          <w:rPr>
            <w:i/>
          </w:rPr>
          <w:t>integer</w:t>
        </w:r>
      </w:ins>
      <w:ins w:id="4348" w:author="mbeckerle" w:date="2012-04-03T11:51:00Z">
        <w:r w:rsidRPr="001E72F9">
          <w:rPr>
            <w:i/>
          </w:rPr>
          <w:t xml:space="preserve"> digits</w:t>
        </w:r>
        <w:r>
          <w:t xml:space="preserve"> is the total number of ‘0’ characters (only) in the </w:t>
        </w:r>
      </w:ins>
      <w:ins w:id="4349" w:author="mbeckerle" w:date="2012-04-03T11:52:00Z">
        <w:r w:rsidR="0020674D">
          <w:rPr>
            <w:rFonts w:ascii="Courier New" w:hAnsi="Courier New" w:cs="Courier New"/>
          </w:rPr>
          <w:t>integer</w:t>
        </w:r>
      </w:ins>
      <w:ins w:id="4350" w:author="mbeckerle" w:date="2012-04-03T11:51:00Z">
        <w:r>
          <w:t xml:space="preserve"> sub-pattern above.</w:t>
        </w:r>
      </w:ins>
    </w:p>
    <w:p w14:paraId="14C103B2" w14:textId="77777777" w:rsidR="00E834F0" w:rsidRDefault="00E834F0" w:rsidP="00E834F0">
      <w:pPr>
        <w:numPr>
          <w:ilvl w:val="0"/>
          <w:numId w:val="56"/>
        </w:numPr>
        <w:autoSpaceDE w:val="0"/>
        <w:autoSpaceDN w:val="0"/>
        <w:adjustRightInd w:val="0"/>
        <w:spacing w:before="0" w:after="0"/>
        <w:rPr>
          <w:rFonts w:ascii="Helv" w:hAnsi="Helv" w:cs="Helv"/>
          <w:color w:val="0000FF"/>
        </w:rPr>
      </w:pPr>
      <w:commentRangeStart w:id="4351"/>
      <w:r>
        <w:rPr>
          <w:rFonts w:ascii="Helv" w:hAnsi="Helv" w:cs="Helv"/>
          <w:color w:val="0000FF"/>
        </w:rPr>
        <w:t>A pattern with a V symbol must not have # symbols to the right of the V symbol.</w:t>
      </w:r>
    </w:p>
    <w:p w14:paraId="4BB76D66" w14:textId="77777777" w:rsidR="00E834F0" w:rsidRDefault="00E834F0" w:rsidP="00E834F0">
      <w:pPr>
        <w:numPr>
          <w:ilvl w:val="0"/>
          <w:numId w:val="56"/>
        </w:numPr>
        <w:autoSpaceDE w:val="0"/>
        <w:autoSpaceDN w:val="0"/>
        <w:adjustRightInd w:val="0"/>
        <w:spacing w:before="0" w:after="0"/>
        <w:rPr>
          <w:rFonts w:ascii="Helv" w:hAnsi="Helv" w:cs="Helv"/>
          <w:color w:val="0000FF"/>
        </w:rPr>
      </w:pPr>
      <w:r>
        <w:rPr>
          <w:rFonts w:ascii="Helv" w:hAnsi="Helv" w:cs="Helv"/>
          <w:color w:val="0000FF"/>
        </w:rPr>
        <w:t xml:space="preserve">A pattern with P symbols at the left end must not have # symbols . </w:t>
      </w:r>
    </w:p>
    <w:p w14:paraId="56ECC290" w14:textId="77777777" w:rsidR="00E834F0" w:rsidRDefault="00E834F0" w:rsidP="00E834F0">
      <w:pPr>
        <w:numPr>
          <w:ilvl w:val="0"/>
          <w:numId w:val="56"/>
        </w:numPr>
        <w:autoSpaceDE w:val="0"/>
        <w:autoSpaceDN w:val="0"/>
        <w:adjustRightInd w:val="0"/>
        <w:spacing w:before="0" w:after="0"/>
        <w:rPr>
          <w:ins w:id="4352" w:author="mbeckerle" w:date="2012-07-03T13:15:00Z"/>
          <w:rFonts w:ascii="Helv" w:hAnsi="Helv" w:cs="Helv"/>
          <w:color w:val="0000FF"/>
        </w:rPr>
      </w:pPr>
      <w:r>
        <w:rPr>
          <w:rFonts w:ascii="Helv" w:hAnsi="Helv" w:cs="Helv"/>
          <w:color w:val="0000FF"/>
        </w:rPr>
        <w:t>A pattern with P symbols at the right end can have # symbols.</w:t>
      </w:r>
      <w:commentRangeEnd w:id="4351"/>
      <w:r>
        <w:rPr>
          <w:rStyle w:val="CommentReference"/>
        </w:rPr>
        <w:commentReference w:id="4351"/>
      </w:r>
    </w:p>
    <w:p w14:paraId="7AB4A828" w14:textId="77777777" w:rsidR="00E834F0" w:rsidRDefault="00E834F0" w:rsidP="00E834F0">
      <w:pPr>
        <w:numPr>
          <w:ilvl w:val="0"/>
          <w:numId w:val="56"/>
        </w:numPr>
        <w:autoSpaceDE w:val="0"/>
        <w:autoSpaceDN w:val="0"/>
        <w:adjustRightInd w:val="0"/>
        <w:spacing w:before="0" w:after="0"/>
        <w:rPr>
          <w:ins w:id="4353" w:author="mbeckerle" w:date="2012-07-03T13:15:00Z"/>
          <w:rFonts w:ascii="Helv" w:hAnsi="Helv" w:cs="Helv"/>
          <w:color w:val="0000FF"/>
        </w:rPr>
      </w:pPr>
      <w:commentRangeStart w:id="4354"/>
      <w:ins w:id="4355" w:author="mbeckerle" w:date="2012-07-03T13:15:00Z">
        <w:r>
          <w:rPr>
            <w:rFonts w:ascii="Helv" w:hAnsi="Helv" w:cs="Helv"/>
            <w:color w:val="0000FF"/>
          </w:rPr>
          <w:t>A pattern with a V symbol must not have @ or E or * symbols.</w:t>
        </w:r>
      </w:ins>
    </w:p>
    <w:p w14:paraId="7FA40023" w14:textId="77777777" w:rsidR="00E834F0" w:rsidRDefault="00E834F0" w:rsidP="00E834F0">
      <w:pPr>
        <w:numPr>
          <w:ilvl w:val="0"/>
          <w:numId w:val="56"/>
        </w:numPr>
        <w:autoSpaceDE w:val="0"/>
        <w:autoSpaceDN w:val="0"/>
        <w:adjustRightInd w:val="0"/>
        <w:spacing w:before="0" w:after="0"/>
        <w:rPr>
          <w:ins w:id="4356" w:author="mbeckerle" w:date="2012-07-03T13:15:00Z"/>
          <w:rFonts w:ascii="Helv" w:hAnsi="Helv" w:cs="Helv"/>
          <w:color w:val="0000FF"/>
        </w:rPr>
      </w:pPr>
      <w:ins w:id="4357" w:author="mbeckerle" w:date="2012-07-03T13:15:00Z">
        <w:r>
          <w:rPr>
            <w:rFonts w:ascii="Helv" w:hAnsi="Helv" w:cs="Helv"/>
            <w:color w:val="0000FF"/>
          </w:rPr>
          <w:t>A pattern with P symbols must not have @ or E or * symbols.</w:t>
        </w:r>
      </w:ins>
      <w:commentRangeEnd w:id="4354"/>
      <w:ins w:id="4358" w:author="mbeckerle" w:date="2012-07-03T13:16:00Z">
        <w:r>
          <w:rPr>
            <w:rStyle w:val="CommentReference"/>
          </w:rPr>
          <w:commentReference w:id="4354"/>
        </w:r>
      </w:ins>
    </w:p>
    <w:p w14:paraId="63531045" w14:textId="77777777" w:rsidR="00E834F0" w:rsidRDefault="00E834F0" w:rsidP="001E72F9">
      <w:pPr>
        <w:autoSpaceDE w:val="0"/>
        <w:autoSpaceDN w:val="0"/>
        <w:adjustRightInd w:val="0"/>
        <w:spacing w:before="0" w:after="0"/>
        <w:ind w:left="720"/>
        <w:rPr>
          <w:rFonts w:ascii="Helv" w:hAnsi="Helv" w:cs="Helv"/>
          <w:color w:val="0000FF"/>
        </w:rPr>
      </w:pPr>
    </w:p>
    <w:p w14:paraId="15B67C08" w14:textId="4F40E246" w:rsidR="00E834F0" w:rsidRPr="005223F4" w:rsidDel="001E72F9" w:rsidRDefault="00E834F0" w:rsidP="001E72F9">
      <w:pPr>
        <w:spacing w:before="100" w:beforeAutospacing="1" w:after="100" w:afterAutospacing="1"/>
        <w:ind w:left="720"/>
        <w:rPr>
          <w:ins w:id="4359" w:author="mbeckerle" w:date="2012-04-11T15:53:00Z"/>
          <w:del w:id="4360" w:author="Steve Hanson" w:date="2012-08-06T14:56:00Z"/>
        </w:rPr>
      </w:pPr>
    </w:p>
    <w:p w14:paraId="4295F09E" w14:textId="77777777" w:rsidR="009C2D34" w:rsidRPr="005223F4" w:rsidRDefault="009C2D34" w:rsidP="007151D0">
      <w:pPr>
        <w:rPr>
          <w:b/>
          <w:bCs/>
        </w:rPr>
      </w:pPr>
      <w:commentRangeStart w:id="4361"/>
      <w:commentRangeStart w:id="4362"/>
      <w:r w:rsidRPr="005223F4">
        <w:rPr>
          <w:b/>
          <w:bCs/>
        </w:rPr>
        <w:t>Parsing</w:t>
      </w:r>
      <w:commentRangeEnd w:id="4361"/>
      <w:r w:rsidR="00996EB7">
        <w:rPr>
          <w:rStyle w:val="CommentReference"/>
        </w:rPr>
        <w:commentReference w:id="4361"/>
      </w:r>
      <w:commentRangeEnd w:id="4362"/>
      <w:r w:rsidR="005964FC">
        <w:rPr>
          <w:rStyle w:val="CommentReference"/>
        </w:rPr>
        <w:commentReference w:id="4362"/>
      </w:r>
    </w:p>
    <w:p w14:paraId="0D3CABDA" w14:textId="77777777" w:rsidR="009C2D34" w:rsidRPr="005223F4" w:rsidRDefault="009C2D34" w:rsidP="00D74CC9">
      <w:r w:rsidRPr="005223F4">
        <w:t xml:space="preserve">During parsing, grouping separators are </w:t>
      </w:r>
      <w:r w:rsidR="00D74CC9" w:rsidRPr="005223F4">
        <w:t>removed from the data</w:t>
      </w:r>
      <w:r w:rsidRPr="005223F4">
        <w:t>.</w:t>
      </w:r>
    </w:p>
    <w:p w14:paraId="6B99847D" w14:textId="6BAF00B3" w:rsidR="00D74CC9" w:rsidRPr="00593E88" w:rsidDel="00FF7CE4" w:rsidRDefault="00D74CC9" w:rsidP="007151D0">
      <w:pPr>
        <w:rPr>
          <w:del w:id="4363" w:author="mbeckerle" w:date="2012-04-22T19:35:00Z"/>
          <w:b/>
          <w:rPrChange w:id="4364" w:author="mbeckerle" w:date="2012-08-14T12:24:00Z">
            <w:rPr>
              <w:del w:id="4365" w:author="mbeckerle" w:date="2012-04-22T19:35:00Z"/>
            </w:rPr>
          </w:rPrChange>
        </w:rPr>
      </w:pPr>
    </w:p>
    <w:p w14:paraId="7B7C9562" w14:textId="5C16C07A" w:rsidR="009C2D34" w:rsidRPr="00593E88" w:rsidRDefault="009C2D34" w:rsidP="007151D0">
      <w:pPr>
        <w:rPr>
          <w:b/>
          <w:bCs/>
        </w:rPr>
      </w:pPr>
      <w:del w:id="4366" w:author="mbeckerle" w:date="2012-08-14T12:24:00Z">
        <w:r w:rsidRPr="00593E88" w:rsidDel="00593E88">
          <w:rPr>
            <w:b/>
            <w:bCs/>
          </w:rPr>
          <w:delText>Formatting</w:delText>
        </w:r>
      </w:del>
      <w:ins w:id="4367" w:author="mbeckerle" w:date="2012-08-14T12:24:00Z">
        <w:r w:rsidR="00593E88" w:rsidRPr="00593E88">
          <w:rPr>
            <w:b/>
            <w:rPrChange w:id="4368" w:author="mbeckerle" w:date="2012-08-14T12:24:00Z">
              <w:rPr/>
            </w:rPrChange>
          </w:rPr>
          <w:t>Unparsing</w:t>
        </w:r>
      </w:ins>
    </w:p>
    <w:p w14:paraId="757BD90B" w14:textId="33BAC778" w:rsidR="00D74CC9" w:rsidRPr="005223F4" w:rsidDel="00FF7CE4" w:rsidRDefault="00D74CC9" w:rsidP="007151D0">
      <w:pPr>
        <w:rPr>
          <w:del w:id="4369" w:author="mbeckerle" w:date="2012-04-22T19:35:00Z"/>
        </w:rPr>
      </w:pPr>
    </w:p>
    <w:p w14:paraId="2B42725C" w14:textId="22E60DE0" w:rsidR="009C2D34" w:rsidRPr="005223F4" w:rsidRDefault="009C2D34" w:rsidP="007151D0">
      <w:del w:id="4370" w:author="mbeckerle" w:date="2012-08-14T12:24:00Z">
        <w:r w:rsidRPr="005223F4" w:rsidDel="00593E88">
          <w:delText>Formatting</w:delText>
        </w:r>
      </w:del>
      <w:ins w:id="4371" w:author="mbeckerle" w:date="2012-08-14T12:24:00Z">
        <w:r w:rsidR="00593E88">
          <w:t>Unparsing</w:t>
        </w:r>
      </w:ins>
      <w:r w:rsidRPr="005223F4">
        <w:t xml:space="preserve"> is guided by several parameters all of which can be specified using a pattern. The following description applies to formats that do not use scientific notation.</w:t>
      </w:r>
    </w:p>
    <w:p w14:paraId="2F29F489" w14:textId="77777777" w:rsidR="009C2D34" w:rsidRPr="005223F4" w:rsidRDefault="009C2D34" w:rsidP="009C2D34">
      <w:pPr>
        <w:numPr>
          <w:ilvl w:val="0"/>
          <w:numId w:val="57"/>
        </w:numPr>
        <w:spacing w:before="100" w:beforeAutospacing="1" w:after="100" w:afterAutospacing="1"/>
      </w:pPr>
      <w:commentRangeStart w:id="4372"/>
      <w:r w:rsidRPr="005223F4">
        <w:t xml:space="preserve">If the number of actual integer digits exceeds the </w:t>
      </w:r>
      <w:r w:rsidRPr="005223F4">
        <w:rPr>
          <w:rStyle w:val="Emphasis"/>
        </w:rPr>
        <w:t>maximum integer digits</w:t>
      </w:r>
      <w:r w:rsidRPr="005223F4">
        <w:t xml:space="preserve">, then only the least significant digits are shown. For example, 1997 is formatted as "97" if the maximum integer digits is </w:t>
      </w:r>
      <w:del w:id="4373" w:author="mbeckerle" w:date="2012-04-03T11:53:00Z">
        <w:r w:rsidRPr="005223F4" w:rsidDel="0020674D">
          <w:delText xml:space="preserve">set </w:delText>
        </w:r>
      </w:del>
      <w:del w:id="4374" w:author="mbeckerle" w:date="2012-04-03T11:54:00Z">
        <w:r w:rsidRPr="005223F4" w:rsidDel="0020674D">
          <w:delText xml:space="preserve">to </w:delText>
        </w:r>
      </w:del>
      <w:r w:rsidRPr="005223F4">
        <w:t>2.</w:t>
      </w:r>
    </w:p>
    <w:p w14:paraId="7796FFB0" w14:textId="77777777" w:rsidR="009C2D34" w:rsidRPr="005223F4" w:rsidRDefault="009C2D34" w:rsidP="009C2D34">
      <w:pPr>
        <w:numPr>
          <w:ilvl w:val="0"/>
          <w:numId w:val="57"/>
        </w:numPr>
        <w:spacing w:before="100" w:beforeAutospacing="1" w:after="100" w:afterAutospacing="1"/>
      </w:pPr>
      <w:r w:rsidRPr="005223F4">
        <w:t xml:space="preserve">If the number of actual integer digits is less than the </w:t>
      </w:r>
      <w:r w:rsidRPr="005223F4">
        <w:rPr>
          <w:rStyle w:val="Emphasis"/>
        </w:rPr>
        <w:t>minimum integer digits</w:t>
      </w:r>
      <w:r w:rsidRPr="005223F4">
        <w:t xml:space="preserve">, then leading zeros are added. For example, 1997 is formatted as "01997" if the minimum integer digits is </w:t>
      </w:r>
      <w:del w:id="4375" w:author="mbeckerle" w:date="2012-04-03T11:54:00Z">
        <w:r w:rsidRPr="005223F4" w:rsidDel="0020674D">
          <w:delText xml:space="preserve">set to </w:delText>
        </w:r>
      </w:del>
      <w:r w:rsidRPr="005223F4">
        <w:t>5.</w:t>
      </w:r>
    </w:p>
    <w:p w14:paraId="76DBED8F"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exceeds the </w:t>
      </w:r>
      <w:r w:rsidRPr="005223F4">
        <w:rPr>
          <w:rStyle w:val="Emphasis"/>
        </w:rPr>
        <w:t>maximum fraction digits</w:t>
      </w:r>
      <w:r w:rsidRPr="005223F4">
        <w:t>, then half-even rounding it performed to the maximum fraction digits. For example, 0.125 is formatted as "0.12" if the maximum fraction digits is 2. This behavior can be changed by specifying a rounding increment and a rounding mode.</w:t>
      </w:r>
    </w:p>
    <w:p w14:paraId="6E357311"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is less than the </w:t>
      </w:r>
      <w:r w:rsidRPr="005223F4">
        <w:rPr>
          <w:rStyle w:val="Emphasis"/>
        </w:rPr>
        <w:t>minimum fraction digits</w:t>
      </w:r>
      <w:r w:rsidRPr="005223F4">
        <w:t xml:space="preserve">, then trailing zeros are added. For example, 0.125 is formatted as "0.1250" if the </w:t>
      </w:r>
      <w:r w:rsidR="002A268D" w:rsidRPr="005223F4">
        <w:t>minimum</w:t>
      </w:r>
      <w:r w:rsidRPr="005223F4">
        <w:t xml:space="preserve"> fraction digits is </w:t>
      </w:r>
      <w:del w:id="4376" w:author="mbeckerle" w:date="2012-04-03T11:54:00Z">
        <w:r w:rsidRPr="005223F4" w:rsidDel="0020674D">
          <w:delText xml:space="preserve">set to </w:delText>
        </w:r>
      </w:del>
      <w:r w:rsidRPr="005223F4">
        <w:t>4.</w:t>
      </w:r>
    </w:p>
    <w:p w14:paraId="138C5794" w14:textId="77777777" w:rsidR="009C2D34" w:rsidRPr="005223F4" w:rsidRDefault="009C2D34" w:rsidP="009C2D34">
      <w:pPr>
        <w:numPr>
          <w:ilvl w:val="0"/>
          <w:numId w:val="57"/>
        </w:numPr>
        <w:spacing w:before="100" w:beforeAutospacing="1" w:after="100" w:afterAutospacing="1"/>
      </w:pPr>
      <w:r w:rsidRPr="005223F4">
        <w:t>Trailing fractional zeros are not displayed if they occur</w:t>
      </w:r>
      <w:ins w:id="4377" w:author="mbeckerle" w:date="2012-04-03T11:54:00Z">
        <w:r w:rsidR="0020674D">
          <w:t xml:space="preserve"> </w:t>
        </w:r>
      </w:ins>
      <w:del w:id="4378" w:author="Steve Hanson" w:date="2012-04-11T15:53:00Z">
        <w:r w:rsidRPr="005223F4">
          <w:delText xml:space="preserve"> </w:delText>
        </w:r>
      </w:del>
      <w:r w:rsidRPr="005223F4">
        <w:rPr>
          <w:rStyle w:val="Emphasis"/>
        </w:rPr>
        <w:t>j</w:t>
      </w:r>
      <w:del w:id="4379" w:author="Steve Hanson" w:date="2012-04-11T15:53:00Z">
        <w:r w:rsidRPr="005223F4">
          <w:delText xml:space="preserve"> </w:delText>
        </w:r>
      </w:del>
      <w:ins w:id="4380" w:author="mbeckerle" w:date="2012-04-03T11:54:00Z">
        <w:r w:rsidR="0020674D">
          <w:t xml:space="preserve"> </w:t>
        </w:r>
      </w:ins>
      <w:r w:rsidRPr="005223F4">
        <w:t xml:space="preserve">positions after the decimal, where </w:t>
      </w:r>
      <w:r w:rsidRPr="005223F4">
        <w:rPr>
          <w:rStyle w:val="Emphasis"/>
        </w:rPr>
        <w:t>j</w:t>
      </w:r>
      <w:r w:rsidRPr="005223F4">
        <w:t xml:space="preserve"> is less than the maximum fraction digits. For example, 0.10004 is formatted as "0.1" if the maximum fraction digits is four or less. </w:t>
      </w:r>
    </w:p>
    <w:commentRangeEnd w:id="4372"/>
    <w:p w14:paraId="0A087ABF" w14:textId="6BED0DD0" w:rsidR="009C2D34" w:rsidRPr="005223F4" w:rsidRDefault="002431C2" w:rsidP="007151D0">
      <w:pPr>
        <w:rPr>
          <w:b/>
          <w:bCs/>
        </w:rPr>
      </w:pPr>
      <w:r>
        <w:rPr>
          <w:rStyle w:val="CommentReference"/>
        </w:rPr>
        <w:commentReference w:id="4372"/>
      </w:r>
      <w:r w:rsidR="009C2D34" w:rsidRPr="005223F4">
        <w:rPr>
          <w:b/>
          <w:bCs/>
        </w:rPr>
        <w:t>Special Values</w:t>
      </w:r>
    </w:p>
    <w:p w14:paraId="0259AAC9" w14:textId="77777777" w:rsidR="009C2D34" w:rsidRPr="005223F4" w:rsidRDefault="009C2D34" w:rsidP="00FA15E3">
      <w:r w:rsidRPr="005223F4">
        <w:rPr>
          <w:rStyle w:val="HTMLCode"/>
        </w:rPr>
        <w:t>NaN</w:t>
      </w:r>
      <w:r w:rsidRPr="005223F4">
        <w:t xml:space="preserve"> is represented as a </w:t>
      </w:r>
      <w:r w:rsidR="007576F8" w:rsidRPr="005223F4">
        <w:t>string</w:t>
      </w:r>
      <w:r w:rsidR="00FA15E3" w:rsidRPr="005223F4">
        <w:t xml:space="preserve"> </w:t>
      </w:r>
      <w:r w:rsidRPr="005223F4">
        <w:t xml:space="preserve">determined by the </w:t>
      </w:r>
      <w:commentRangeStart w:id="4381"/>
      <w:r w:rsidR="00AD5B6D" w:rsidRPr="005223F4">
        <w:t>dfdl:</w:t>
      </w:r>
      <w:r w:rsidR="00E05760" w:rsidRPr="005223F4">
        <w:rPr>
          <w:szCs w:val="18"/>
        </w:rPr>
        <w:t>textStandardNa</w:t>
      </w:r>
      <w:ins w:id="4382" w:author="Steve Hanson" w:date="2012-02-23T17:35:00Z">
        <w:r w:rsidR="00963EB3">
          <w:rPr>
            <w:szCs w:val="18"/>
          </w:rPr>
          <w:t>N</w:t>
        </w:r>
      </w:ins>
      <w:del w:id="4383" w:author="Steve Hanson" w:date="2012-02-23T17:35:00Z">
        <w:r w:rsidR="00E05760" w:rsidRPr="005223F4" w:rsidDel="00963EB3">
          <w:rPr>
            <w:szCs w:val="18"/>
          </w:rPr>
          <w:delText>n</w:delText>
        </w:r>
      </w:del>
      <w:r w:rsidR="00E05760" w:rsidRPr="005223F4">
        <w:rPr>
          <w:szCs w:val="18"/>
        </w:rPr>
        <w:t>Rep</w:t>
      </w:r>
      <w:r w:rsidR="00AD5B6D" w:rsidRPr="005223F4">
        <w:t xml:space="preserve"> </w:t>
      </w:r>
      <w:commentRangeEnd w:id="4381"/>
      <w:r w:rsidR="00A25B7C">
        <w:rPr>
          <w:rStyle w:val="CommentReference"/>
        </w:rPr>
        <w:commentReference w:id="4381"/>
      </w:r>
      <w:r w:rsidR="00AD5B6D" w:rsidRPr="005223F4">
        <w:t>property</w:t>
      </w:r>
      <w:r w:rsidRPr="005223F4">
        <w:t>. This is the only value for which the prefixes and suffixes are not used.</w:t>
      </w:r>
    </w:p>
    <w:p w14:paraId="44F999BE" w14:textId="77777777" w:rsidR="009C2D34" w:rsidRPr="005223F4" w:rsidRDefault="009C2D34" w:rsidP="007576F8">
      <w:r w:rsidRPr="005223F4">
        <w:t xml:space="preserve">Infinity is represented as a </w:t>
      </w:r>
      <w:r w:rsidR="007576F8" w:rsidRPr="005223F4">
        <w:t>string</w:t>
      </w:r>
      <w:r w:rsidRPr="005223F4">
        <w:t xml:space="preserve"> with the positive or negative prefixes and suffixes applied. The infinity </w:t>
      </w:r>
      <w:r w:rsidR="007576F8" w:rsidRPr="005223F4">
        <w:t xml:space="preserve">string </w:t>
      </w:r>
      <w:r w:rsidRPr="005223F4">
        <w:t xml:space="preserve">is determined by the </w:t>
      </w:r>
      <w:r w:rsidR="005C3E86" w:rsidRPr="005223F4">
        <w:t>dfdl:</w:t>
      </w:r>
      <w:r w:rsidR="00E05760" w:rsidRPr="005223F4">
        <w:rPr>
          <w:szCs w:val="18"/>
        </w:rPr>
        <w:t>textStandardInfinityRep</w:t>
      </w:r>
      <w:r w:rsidR="00AD5B6D" w:rsidRPr="005223F4">
        <w:t xml:space="preserve"> property</w:t>
      </w:r>
      <w:r w:rsidRPr="005223F4">
        <w:t>.</w:t>
      </w:r>
    </w:p>
    <w:p w14:paraId="368BD4C2" w14:textId="1F830490" w:rsidR="00873044" w:rsidRPr="005223F4" w:rsidDel="00FF7CE4" w:rsidRDefault="00873044" w:rsidP="007151D0">
      <w:pPr>
        <w:rPr>
          <w:del w:id="4384" w:author="mbeckerle" w:date="2012-04-22T19:36:00Z"/>
        </w:rPr>
      </w:pPr>
      <w:bookmarkStart w:id="4385" w:name="sci"/>
      <w:bookmarkEnd w:id="4385"/>
    </w:p>
    <w:p w14:paraId="2D6DF2F1" w14:textId="77777777" w:rsidR="009C2D34" w:rsidRPr="005223F4" w:rsidRDefault="009C2D34" w:rsidP="007151D0">
      <w:pPr>
        <w:rPr>
          <w:b/>
          <w:bCs/>
        </w:rPr>
      </w:pPr>
      <w:r w:rsidRPr="005223F4">
        <w:rPr>
          <w:b/>
          <w:bCs/>
        </w:rPr>
        <w:t>Scientific Notation</w:t>
      </w:r>
    </w:p>
    <w:p w14:paraId="6E0DC092" w14:textId="77777777" w:rsidR="009C2D34" w:rsidRPr="005223F4" w:rsidRDefault="009C2D34" w:rsidP="007151D0">
      <w:r w:rsidRPr="005223F4">
        <w:t>Numbers in scientific notation are expressed as the product of a mantissa and a power of ten, for example, 1234 can be expressed as 1.234 x 10</w:t>
      </w:r>
      <w:r w:rsidRPr="005223F4">
        <w:rPr>
          <w:vertAlign w:val="superscript"/>
        </w:rPr>
        <w:t>3</w:t>
      </w:r>
      <w:r w:rsidRPr="005223F4">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20A183A6" w14:textId="77777777" w:rsidR="009C2D34" w:rsidRPr="005223F4" w:rsidRDefault="009C2D34" w:rsidP="00D56D66">
      <w:pPr>
        <w:numPr>
          <w:ilvl w:val="0"/>
          <w:numId w:val="58"/>
        </w:numPr>
        <w:spacing w:before="100" w:beforeAutospacing="1" w:after="100" w:afterAutospacing="1"/>
      </w:pPr>
      <w:r w:rsidRPr="005223F4">
        <w:t xml:space="preserve">The number of digit characters after the exponent character gives the minimum exponent digit count. There is no maximum. Negative exponents are formatted using the  minus sign, </w:t>
      </w:r>
      <w:r w:rsidRPr="005223F4">
        <w:rPr>
          <w:rStyle w:val="Emphasis"/>
        </w:rPr>
        <w:t>not</w:t>
      </w:r>
      <w:r w:rsidRPr="005223F4">
        <w:t xml:space="preserve"> the prefix and suffix from the pattern. This allows patterns such as "0.###E0 m/s". To prefix positive exponents with a  plus sign, specify '+' between the exponent and the digits: "0.###E+0" will produce formats "1E+1", "1E+0", "1E-1", etc. </w:t>
      </w:r>
    </w:p>
    <w:p w14:paraId="6F442C47" w14:textId="77777777" w:rsidR="009C2D34" w:rsidRPr="005223F4" w:rsidRDefault="009C2D34" w:rsidP="009C2D34">
      <w:pPr>
        <w:numPr>
          <w:ilvl w:val="0"/>
          <w:numId w:val="58"/>
        </w:numPr>
        <w:spacing w:before="100" w:beforeAutospacing="1" w:after="100" w:afterAutospacing="1"/>
      </w:pPr>
      <w:r w:rsidRPr="005223F4">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56389BE" w14:textId="77777777" w:rsidR="009C2D34" w:rsidRPr="005223F4" w:rsidRDefault="009C2D34" w:rsidP="009C2D34">
      <w:pPr>
        <w:numPr>
          <w:ilvl w:val="0"/>
          <w:numId w:val="58"/>
        </w:numPr>
        <w:spacing w:before="100" w:beforeAutospacing="1" w:after="100" w:afterAutospacing="1"/>
      </w:pPr>
      <w:r w:rsidRPr="005223F4">
        <w:t xml:space="preserve">The maximum number of integer digits, if present, specifies the exponent grouping. The most common use of this is to generate </w:t>
      </w:r>
      <w:r w:rsidRPr="005223F4">
        <w:rPr>
          <w:rStyle w:val="Emphasis"/>
        </w:rPr>
        <w:t>engineering notation</w:t>
      </w:r>
      <w:r w:rsidRPr="005223F4">
        <w:t>, in which the exponent is a multiple of three, e.g., "##0.###E0". The number 12345 is formatted using "##0.####E0" as "12.345E3".</w:t>
      </w:r>
    </w:p>
    <w:p w14:paraId="76A811DD" w14:textId="77777777" w:rsidR="009C2D34" w:rsidRPr="005223F4" w:rsidRDefault="009C2D34" w:rsidP="003C697A">
      <w:pPr>
        <w:numPr>
          <w:ilvl w:val="0"/>
          <w:numId w:val="58"/>
        </w:numPr>
        <w:spacing w:before="100" w:beforeAutospacing="1" w:after="100" w:afterAutospacing="1"/>
      </w:pPr>
      <w:r w:rsidRPr="005223F4">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"##0.##E0" is "12.3E3". .</w:t>
      </w:r>
    </w:p>
    <w:p w14:paraId="28C2554E" w14:textId="77777777" w:rsidR="009C2D34" w:rsidRPr="005223F4" w:rsidRDefault="009C2D34" w:rsidP="009C2D34">
      <w:pPr>
        <w:numPr>
          <w:ilvl w:val="0"/>
          <w:numId w:val="58"/>
        </w:numPr>
        <w:spacing w:before="100" w:beforeAutospacing="1" w:after="100" w:afterAutospacing="1"/>
      </w:pPr>
      <w:r w:rsidRPr="005223F4">
        <w:t xml:space="preserve">Exponential patterns may not contain grouping separators. </w:t>
      </w:r>
    </w:p>
    <w:p w14:paraId="424F5B4A" w14:textId="77777777" w:rsidR="00F81703" w:rsidRPr="00F81703" w:rsidRDefault="00F81703" w:rsidP="00F81703">
      <w:pPr>
        <w:rPr>
          <w:ins w:id="4386" w:author="mbeckerle" w:date="2012-04-03T11:32:00Z"/>
          <w:b/>
        </w:rPr>
      </w:pPr>
      <w:commentRangeStart w:id="4387"/>
      <w:ins w:id="4388" w:author="mbeckerle" w:date="2012-04-03T11:32:00Z">
        <w:r w:rsidRPr="00F81703">
          <w:rPr>
            <w:b/>
          </w:rPr>
          <w:t>Significant Digits</w:t>
        </w:r>
      </w:ins>
      <w:commentRangeEnd w:id="4387"/>
      <w:ins w:id="4389" w:author="mbeckerle" w:date="2012-04-03T11:39:00Z">
        <w:r>
          <w:rPr>
            <w:rStyle w:val="CommentReference"/>
          </w:rPr>
          <w:commentReference w:id="4387"/>
        </w:r>
      </w:ins>
    </w:p>
    <w:p w14:paraId="796E0A6F" w14:textId="77777777" w:rsidR="00F81703" w:rsidRDefault="00F81703" w:rsidP="00F81703">
      <w:pPr>
        <w:rPr>
          <w:ins w:id="4390" w:author="mbeckerle" w:date="2012-04-03T11:32:00Z"/>
        </w:rPr>
      </w:pPr>
      <w:ins w:id="4391" w:author="mbeckerle" w:date="2012-04-03T11:33:00Z">
        <w:r>
          <w:t>The ‘@</w:t>
        </w:r>
      </w:ins>
      <w:ins w:id="4392" w:author="mbeckerle" w:date="2012-04-03T11:34:00Z">
        <w:r>
          <w:t xml:space="preserve">’ pattern character can be used with the ‘#’ to control how </w:t>
        </w:r>
      </w:ins>
      <w:ins w:id="4393" w:author="mbeckerle" w:date="2012-04-03T11:32:00Z">
        <w:r>
          <w:t xml:space="preserve">many integer and fraction digits are required to display the specified number of significant digits. </w:t>
        </w:r>
      </w:ins>
      <w:ins w:id="4394" w:author="mbeckerle" w:date="2012-04-03T11:41:00Z">
        <w:r>
          <w:t xml:space="preserve">The ‘@’ only affects unparsing behavior. </w:t>
        </w:r>
      </w:ins>
      <w:ins w:id="4395" w:author="mbeckerle" w:date="2012-04-03T11:32:00Z">
        <w:r>
          <w:t>Examples:</w:t>
        </w:r>
      </w:ins>
    </w:p>
    <w:tbl>
      <w:tblPr>
        <w:tblStyle w:val="TableGrid"/>
        <w:tblW w:w="0" w:type="auto"/>
        <w:tblLook w:val="04A0" w:firstRow="1" w:lastRow="0" w:firstColumn="1" w:lastColumn="0" w:noHBand="0" w:noVBand="1"/>
      </w:tblPr>
      <w:tblGrid>
        <w:gridCol w:w="906"/>
        <w:gridCol w:w="2267"/>
        <w:gridCol w:w="2298"/>
        <w:gridCol w:w="972"/>
        <w:gridCol w:w="2413"/>
      </w:tblGrid>
      <w:tr w:rsidR="00F81703" w14:paraId="75AF5EA3" w14:textId="77777777" w:rsidTr="001E72F9">
        <w:trPr>
          <w:ins w:id="4396" w:author="mbeckerle" w:date="2012-04-03T11:32:00Z"/>
        </w:trPr>
        <w:tc>
          <w:tcPr>
            <w:tcW w:w="0" w:type="auto"/>
            <w:shd w:val="clear" w:color="auto" w:fill="F2F2F2" w:themeFill="background1" w:themeFillShade="F2"/>
            <w:hideMark/>
          </w:tcPr>
          <w:p w14:paraId="0D933B64" w14:textId="77777777" w:rsidR="00F81703" w:rsidRPr="001E72F9" w:rsidRDefault="00F81703" w:rsidP="00F81703">
            <w:pPr>
              <w:rPr>
                <w:ins w:id="4397" w:author="mbeckerle" w:date="2012-04-03T11:32:00Z"/>
                <w:b/>
                <w:sz w:val="24"/>
                <w:szCs w:val="24"/>
              </w:rPr>
            </w:pPr>
            <w:ins w:id="4398" w:author="mbeckerle" w:date="2012-04-03T11:32:00Z">
              <w:r w:rsidRPr="001E72F9">
                <w:rPr>
                  <w:b/>
                </w:rPr>
                <w:t xml:space="preserve">Pattern </w:t>
              </w:r>
            </w:ins>
          </w:p>
        </w:tc>
        <w:tc>
          <w:tcPr>
            <w:tcW w:w="0" w:type="auto"/>
            <w:shd w:val="clear" w:color="auto" w:fill="F2F2F2" w:themeFill="background1" w:themeFillShade="F2"/>
            <w:hideMark/>
          </w:tcPr>
          <w:p w14:paraId="645A1091" w14:textId="77777777" w:rsidR="00F81703" w:rsidRPr="001E72F9" w:rsidRDefault="00F81703" w:rsidP="00F81703">
            <w:pPr>
              <w:rPr>
                <w:ins w:id="4399" w:author="mbeckerle" w:date="2012-04-03T11:32:00Z"/>
                <w:b/>
                <w:sz w:val="24"/>
                <w:szCs w:val="24"/>
              </w:rPr>
            </w:pPr>
            <w:ins w:id="4400" w:author="mbeckerle" w:date="2012-04-03T11:32:00Z">
              <w:r w:rsidRPr="001E72F9">
                <w:rPr>
                  <w:b/>
                </w:rPr>
                <w:t xml:space="preserve">Minimum significant digits </w:t>
              </w:r>
            </w:ins>
          </w:p>
        </w:tc>
        <w:tc>
          <w:tcPr>
            <w:tcW w:w="0" w:type="auto"/>
            <w:shd w:val="clear" w:color="auto" w:fill="F2F2F2" w:themeFill="background1" w:themeFillShade="F2"/>
            <w:hideMark/>
          </w:tcPr>
          <w:p w14:paraId="6E3A6F14" w14:textId="77777777" w:rsidR="00F81703" w:rsidRPr="001E72F9" w:rsidRDefault="00F81703" w:rsidP="00F81703">
            <w:pPr>
              <w:rPr>
                <w:ins w:id="4401" w:author="mbeckerle" w:date="2012-04-03T11:32:00Z"/>
                <w:b/>
                <w:sz w:val="24"/>
                <w:szCs w:val="24"/>
              </w:rPr>
            </w:pPr>
            <w:ins w:id="4402" w:author="mbeckerle" w:date="2012-04-03T11:32:00Z">
              <w:r w:rsidRPr="001E72F9">
                <w:rPr>
                  <w:b/>
                </w:rPr>
                <w:t xml:space="preserve">Maximum significant digits </w:t>
              </w:r>
            </w:ins>
          </w:p>
        </w:tc>
        <w:tc>
          <w:tcPr>
            <w:tcW w:w="0" w:type="auto"/>
            <w:shd w:val="clear" w:color="auto" w:fill="F2F2F2" w:themeFill="background1" w:themeFillShade="F2"/>
            <w:hideMark/>
          </w:tcPr>
          <w:p w14:paraId="52C43B64" w14:textId="77777777" w:rsidR="00F81703" w:rsidRPr="001E72F9" w:rsidRDefault="00F81703" w:rsidP="00F81703">
            <w:pPr>
              <w:rPr>
                <w:ins w:id="4403" w:author="mbeckerle" w:date="2012-04-03T11:32:00Z"/>
                <w:b/>
                <w:sz w:val="24"/>
                <w:szCs w:val="24"/>
              </w:rPr>
            </w:pPr>
            <w:ins w:id="4404" w:author="mbeckerle" w:date="2012-04-03T11:32:00Z">
              <w:r w:rsidRPr="001E72F9">
                <w:rPr>
                  <w:b/>
                </w:rPr>
                <w:t xml:space="preserve">Number </w:t>
              </w:r>
            </w:ins>
          </w:p>
        </w:tc>
        <w:tc>
          <w:tcPr>
            <w:tcW w:w="0" w:type="auto"/>
            <w:shd w:val="clear" w:color="auto" w:fill="F2F2F2" w:themeFill="background1" w:themeFillShade="F2"/>
            <w:hideMark/>
          </w:tcPr>
          <w:p w14:paraId="4D273F2C" w14:textId="09974293" w:rsidR="00F81703" w:rsidRPr="001E72F9" w:rsidRDefault="001E72F9" w:rsidP="001E72F9">
            <w:pPr>
              <w:rPr>
                <w:ins w:id="4405" w:author="mbeckerle" w:date="2012-04-03T11:32:00Z"/>
                <w:b/>
                <w:sz w:val="24"/>
                <w:szCs w:val="24"/>
              </w:rPr>
            </w:pPr>
            <w:ins w:id="4406" w:author="Steve Hanson" w:date="2012-08-06T14:57:00Z">
              <w:r w:rsidRPr="001E72F9">
                <w:rPr>
                  <w:b/>
                </w:rPr>
                <w:t xml:space="preserve">Formatted </w:t>
              </w:r>
            </w:ins>
            <w:ins w:id="4407" w:author="mbeckerle" w:date="2012-04-03T11:32:00Z">
              <w:r w:rsidR="00F81703" w:rsidRPr="001E72F9">
                <w:rPr>
                  <w:b/>
                </w:rPr>
                <w:t xml:space="preserve">Output </w:t>
              </w:r>
              <w:del w:id="4408" w:author="Steve Hanson" w:date="2012-08-06T14:57:00Z">
                <w:r w:rsidR="00F81703" w:rsidRPr="001E72F9" w:rsidDel="001E72F9">
                  <w:rPr>
                    <w:b/>
                  </w:rPr>
                  <w:delText xml:space="preserve">of </w:delText>
                </w:r>
                <w:r w:rsidR="00F81703" w:rsidRPr="001E72F9" w:rsidDel="001E72F9">
                  <w:rPr>
                    <w:b/>
                  </w:rPr>
                  <w:fldChar w:fldCharType="begin"/>
                </w:r>
                <w:r w:rsidR="00F81703" w:rsidRPr="001E72F9" w:rsidDel="001E72F9">
                  <w:rPr>
                    <w:b/>
                  </w:rPr>
                  <w:delInstrText xml:space="preserve"> HYPERLINK "http://icu-project.org/apiref/icu4c/classDecimalFormat.html" \l "aed19f9279def60133b3122a2435ea568" \o "Format a double or long number using base-10 representation." </w:delInstrText>
                </w:r>
                <w:r w:rsidR="00F81703" w:rsidRPr="001E72F9" w:rsidDel="001E72F9">
                  <w:rPr>
                    <w:b/>
                  </w:rPr>
                  <w:fldChar w:fldCharType="separate"/>
                </w:r>
                <w:r w:rsidR="00F81703" w:rsidRPr="001E72F9" w:rsidDel="001E72F9">
                  <w:rPr>
                    <w:rStyle w:val="Hyperlink"/>
                    <w:b/>
                  </w:rPr>
                  <w:delText>format()</w:delText>
                </w:r>
                <w:r w:rsidR="00F81703" w:rsidRPr="001E72F9" w:rsidDel="001E72F9">
                  <w:rPr>
                    <w:b/>
                  </w:rPr>
                  <w:fldChar w:fldCharType="end"/>
                </w:r>
                <w:r w:rsidR="00F81703" w:rsidRPr="001E72F9" w:rsidDel="001E72F9">
                  <w:rPr>
                    <w:b/>
                  </w:rPr>
                  <w:delText xml:space="preserve"> </w:delText>
                </w:r>
              </w:del>
            </w:ins>
          </w:p>
        </w:tc>
      </w:tr>
      <w:tr w:rsidR="00F81703" w14:paraId="56BBEC74" w14:textId="77777777" w:rsidTr="001E72F9">
        <w:trPr>
          <w:ins w:id="4409" w:author="mbeckerle" w:date="2012-04-03T11:32:00Z"/>
        </w:trPr>
        <w:tc>
          <w:tcPr>
            <w:tcW w:w="0" w:type="auto"/>
            <w:hideMark/>
          </w:tcPr>
          <w:p w14:paraId="63CE8361" w14:textId="77777777" w:rsidR="00F81703" w:rsidRDefault="00F81703" w:rsidP="00F81703">
            <w:pPr>
              <w:rPr>
                <w:ins w:id="4410" w:author="mbeckerle" w:date="2012-04-03T11:32:00Z"/>
                <w:sz w:val="24"/>
                <w:szCs w:val="24"/>
              </w:rPr>
            </w:pPr>
            <w:ins w:id="4411" w:author="mbeckerle" w:date="2012-04-03T11:32:00Z">
              <w:r>
                <w:rPr>
                  <w:rStyle w:val="HTMLCode"/>
                </w:rPr>
                <w:t>@@@</w:t>
              </w:r>
              <w:r>
                <w:t xml:space="preserve"> </w:t>
              </w:r>
            </w:ins>
          </w:p>
        </w:tc>
        <w:tc>
          <w:tcPr>
            <w:tcW w:w="0" w:type="auto"/>
            <w:hideMark/>
          </w:tcPr>
          <w:p w14:paraId="04931D4C" w14:textId="77777777" w:rsidR="00F81703" w:rsidRDefault="00F81703" w:rsidP="00F81703">
            <w:pPr>
              <w:rPr>
                <w:ins w:id="4412" w:author="mbeckerle" w:date="2012-04-03T11:32:00Z"/>
                <w:sz w:val="24"/>
                <w:szCs w:val="24"/>
              </w:rPr>
            </w:pPr>
            <w:ins w:id="4413" w:author="mbeckerle" w:date="2012-04-03T11:32:00Z">
              <w:r>
                <w:t xml:space="preserve">3 </w:t>
              </w:r>
            </w:ins>
          </w:p>
        </w:tc>
        <w:tc>
          <w:tcPr>
            <w:tcW w:w="0" w:type="auto"/>
            <w:hideMark/>
          </w:tcPr>
          <w:p w14:paraId="1AD7A628" w14:textId="77777777" w:rsidR="00F81703" w:rsidRDefault="00F81703" w:rsidP="002B5628">
            <w:pPr>
              <w:rPr>
                <w:ins w:id="4414" w:author="mbeckerle" w:date="2012-04-03T11:32:00Z"/>
                <w:sz w:val="24"/>
                <w:szCs w:val="24"/>
              </w:rPr>
            </w:pPr>
            <w:ins w:id="4415" w:author="mbeckerle" w:date="2012-04-03T11:32:00Z">
              <w:r>
                <w:t xml:space="preserve">3 </w:t>
              </w:r>
            </w:ins>
          </w:p>
        </w:tc>
        <w:tc>
          <w:tcPr>
            <w:tcW w:w="0" w:type="auto"/>
            <w:hideMark/>
          </w:tcPr>
          <w:p w14:paraId="5E0E1330" w14:textId="77777777" w:rsidR="00F81703" w:rsidRDefault="00F81703" w:rsidP="002B5628">
            <w:pPr>
              <w:rPr>
                <w:ins w:id="4416" w:author="mbeckerle" w:date="2012-04-03T11:32:00Z"/>
                <w:sz w:val="24"/>
                <w:szCs w:val="24"/>
              </w:rPr>
            </w:pPr>
            <w:ins w:id="4417" w:author="mbeckerle" w:date="2012-04-03T11:32:00Z">
              <w:r>
                <w:t xml:space="preserve">12345 </w:t>
              </w:r>
            </w:ins>
          </w:p>
        </w:tc>
        <w:tc>
          <w:tcPr>
            <w:tcW w:w="0" w:type="auto"/>
            <w:hideMark/>
          </w:tcPr>
          <w:p w14:paraId="5D02FD4A" w14:textId="77777777" w:rsidR="00F81703" w:rsidRDefault="00F81703" w:rsidP="002B5628">
            <w:pPr>
              <w:rPr>
                <w:ins w:id="4418" w:author="mbeckerle" w:date="2012-04-03T11:32:00Z"/>
                <w:sz w:val="24"/>
                <w:szCs w:val="24"/>
              </w:rPr>
            </w:pPr>
            <w:ins w:id="4419" w:author="mbeckerle" w:date="2012-04-03T11:32:00Z">
              <w:r>
                <w:rPr>
                  <w:rStyle w:val="HTMLCode"/>
                </w:rPr>
                <w:t>12300</w:t>
              </w:r>
              <w:r>
                <w:t xml:space="preserve"> </w:t>
              </w:r>
            </w:ins>
          </w:p>
        </w:tc>
      </w:tr>
      <w:tr w:rsidR="00F81703" w14:paraId="3EE33E5C" w14:textId="77777777" w:rsidTr="001E72F9">
        <w:trPr>
          <w:ins w:id="4420" w:author="mbeckerle" w:date="2012-04-03T11:32:00Z"/>
        </w:trPr>
        <w:tc>
          <w:tcPr>
            <w:tcW w:w="0" w:type="auto"/>
            <w:hideMark/>
          </w:tcPr>
          <w:p w14:paraId="026AFF8D" w14:textId="77777777" w:rsidR="00F81703" w:rsidRDefault="00F81703" w:rsidP="00F81703">
            <w:pPr>
              <w:rPr>
                <w:ins w:id="4421" w:author="mbeckerle" w:date="2012-04-03T11:32:00Z"/>
                <w:sz w:val="24"/>
                <w:szCs w:val="24"/>
              </w:rPr>
            </w:pPr>
            <w:ins w:id="4422" w:author="mbeckerle" w:date="2012-04-03T11:32:00Z">
              <w:r>
                <w:rPr>
                  <w:rStyle w:val="HTMLCode"/>
                </w:rPr>
                <w:t>@@@</w:t>
              </w:r>
              <w:r>
                <w:t xml:space="preserve"> </w:t>
              </w:r>
            </w:ins>
          </w:p>
        </w:tc>
        <w:tc>
          <w:tcPr>
            <w:tcW w:w="0" w:type="auto"/>
            <w:hideMark/>
          </w:tcPr>
          <w:p w14:paraId="5DDA7CCB" w14:textId="77777777" w:rsidR="00F81703" w:rsidRDefault="00F81703" w:rsidP="00F81703">
            <w:pPr>
              <w:rPr>
                <w:ins w:id="4423" w:author="mbeckerle" w:date="2012-04-03T11:32:00Z"/>
                <w:sz w:val="24"/>
                <w:szCs w:val="24"/>
              </w:rPr>
            </w:pPr>
            <w:ins w:id="4424" w:author="mbeckerle" w:date="2012-04-03T11:32:00Z">
              <w:r>
                <w:t xml:space="preserve">3 </w:t>
              </w:r>
            </w:ins>
          </w:p>
        </w:tc>
        <w:tc>
          <w:tcPr>
            <w:tcW w:w="0" w:type="auto"/>
            <w:hideMark/>
          </w:tcPr>
          <w:p w14:paraId="21F256E9" w14:textId="77777777" w:rsidR="00F81703" w:rsidRDefault="00F81703" w:rsidP="002B5628">
            <w:pPr>
              <w:rPr>
                <w:ins w:id="4425" w:author="mbeckerle" w:date="2012-04-03T11:32:00Z"/>
                <w:sz w:val="24"/>
                <w:szCs w:val="24"/>
              </w:rPr>
            </w:pPr>
            <w:ins w:id="4426" w:author="mbeckerle" w:date="2012-04-03T11:32:00Z">
              <w:r>
                <w:t xml:space="preserve">3 </w:t>
              </w:r>
            </w:ins>
          </w:p>
        </w:tc>
        <w:tc>
          <w:tcPr>
            <w:tcW w:w="0" w:type="auto"/>
            <w:hideMark/>
          </w:tcPr>
          <w:p w14:paraId="68FCE6FC" w14:textId="77777777" w:rsidR="00F81703" w:rsidRDefault="00F81703" w:rsidP="002B5628">
            <w:pPr>
              <w:rPr>
                <w:ins w:id="4427" w:author="mbeckerle" w:date="2012-04-03T11:32:00Z"/>
                <w:sz w:val="24"/>
                <w:szCs w:val="24"/>
              </w:rPr>
            </w:pPr>
            <w:ins w:id="4428" w:author="mbeckerle" w:date="2012-04-03T11:32:00Z">
              <w:r>
                <w:t xml:space="preserve">0.12345 </w:t>
              </w:r>
            </w:ins>
          </w:p>
        </w:tc>
        <w:tc>
          <w:tcPr>
            <w:tcW w:w="0" w:type="auto"/>
            <w:hideMark/>
          </w:tcPr>
          <w:p w14:paraId="4936302E" w14:textId="77777777" w:rsidR="00F81703" w:rsidRDefault="00F81703" w:rsidP="002B5628">
            <w:pPr>
              <w:rPr>
                <w:ins w:id="4429" w:author="mbeckerle" w:date="2012-04-03T11:32:00Z"/>
                <w:sz w:val="24"/>
                <w:szCs w:val="24"/>
              </w:rPr>
            </w:pPr>
            <w:ins w:id="4430" w:author="mbeckerle" w:date="2012-04-03T11:32:00Z">
              <w:r>
                <w:rPr>
                  <w:rStyle w:val="HTMLCode"/>
                </w:rPr>
                <w:t>0.123</w:t>
              </w:r>
              <w:r>
                <w:t xml:space="preserve"> </w:t>
              </w:r>
            </w:ins>
          </w:p>
        </w:tc>
      </w:tr>
      <w:tr w:rsidR="00F81703" w14:paraId="6330849B" w14:textId="77777777" w:rsidTr="001E72F9">
        <w:trPr>
          <w:ins w:id="4431" w:author="mbeckerle" w:date="2012-04-03T11:32:00Z"/>
        </w:trPr>
        <w:tc>
          <w:tcPr>
            <w:tcW w:w="0" w:type="auto"/>
            <w:hideMark/>
          </w:tcPr>
          <w:p w14:paraId="2EDC2D9C" w14:textId="77777777" w:rsidR="00F81703" w:rsidRDefault="00F81703" w:rsidP="00F81703">
            <w:pPr>
              <w:rPr>
                <w:ins w:id="4432" w:author="mbeckerle" w:date="2012-04-03T11:32:00Z"/>
                <w:sz w:val="24"/>
                <w:szCs w:val="24"/>
              </w:rPr>
            </w:pPr>
            <w:ins w:id="4433" w:author="mbeckerle" w:date="2012-04-03T11:32:00Z">
              <w:r>
                <w:rPr>
                  <w:rStyle w:val="HTMLCode"/>
                </w:rPr>
                <w:t>@@##</w:t>
              </w:r>
              <w:r>
                <w:t xml:space="preserve"> </w:t>
              </w:r>
            </w:ins>
          </w:p>
        </w:tc>
        <w:tc>
          <w:tcPr>
            <w:tcW w:w="0" w:type="auto"/>
            <w:hideMark/>
          </w:tcPr>
          <w:p w14:paraId="4FCE7983" w14:textId="77777777" w:rsidR="00F81703" w:rsidRDefault="00F81703" w:rsidP="00F81703">
            <w:pPr>
              <w:rPr>
                <w:ins w:id="4434" w:author="mbeckerle" w:date="2012-04-03T11:32:00Z"/>
                <w:sz w:val="24"/>
                <w:szCs w:val="24"/>
              </w:rPr>
            </w:pPr>
            <w:ins w:id="4435" w:author="mbeckerle" w:date="2012-04-03T11:32:00Z">
              <w:r>
                <w:t xml:space="preserve">2 </w:t>
              </w:r>
            </w:ins>
          </w:p>
        </w:tc>
        <w:tc>
          <w:tcPr>
            <w:tcW w:w="0" w:type="auto"/>
            <w:hideMark/>
          </w:tcPr>
          <w:p w14:paraId="3F186723" w14:textId="77777777" w:rsidR="00F81703" w:rsidRDefault="00F81703" w:rsidP="002B5628">
            <w:pPr>
              <w:rPr>
                <w:ins w:id="4436" w:author="mbeckerle" w:date="2012-04-03T11:32:00Z"/>
                <w:sz w:val="24"/>
                <w:szCs w:val="24"/>
              </w:rPr>
            </w:pPr>
            <w:ins w:id="4437" w:author="mbeckerle" w:date="2012-04-03T11:32:00Z">
              <w:r>
                <w:t xml:space="preserve">4 </w:t>
              </w:r>
            </w:ins>
          </w:p>
        </w:tc>
        <w:tc>
          <w:tcPr>
            <w:tcW w:w="0" w:type="auto"/>
            <w:hideMark/>
          </w:tcPr>
          <w:p w14:paraId="26398DAC" w14:textId="77777777" w:rsidR="00F81703" w:rsidRDefault="00F81703" w:rsidP="002B5628">
            <w:pPr>
              <w:rPr>
                <w:ins w:id="4438" w:author="mbeckerle" w:date="2012-04-03T11:32:00Z"/>
                <w:sz w:val="24"/>
                <w:szCs w:val="24"/>
              </w:rPr>
            </w:pPr>
            <w:ins w:id="4439" w:author="mbeckerle" w:date="2012-04-03T11:32:00Z">
              <w:r>
                <w:t xml:space="preserve">3.14159 </w:t>
              </w:r>
            </w:ins>
          </w:p>
        </w:tc>
        <w:tc>
          <w:tcPr>
            <w:tcW w:w="0" w:type="auto"/>
            <w:hideMark/>
          </w:tcPr>
          <w:p w14:paraId="08FCBECD" w14:textId="77777777" w:rsidR="00F81703" w:rsidRDefault="00F81703" w:rsidP="002B5628">
            <w:pPr>
              <w:rPr>
                <w:ins w:id="4440" w:author="mbeckerle" w:date="2012-04-03T11:32:00Z"/>
                <w:sz w:val="24"/>
                <w:szCs w:val="24"/>
              </w:rPr>
            </w:pPr>
            <w:ins w:id="4441" w:author="mbeckerle" w:date="2012-04-03T11:32:00Z">
              <w:r>
                <w:rPr>
                  <w:rStyle w:val="HTMLCode"/>
                </w:rPr>
                <w:t>3.142</w:t>
              </w:r>
              <w:r>
                <w:t xml:space="preserve"> </w:t>
              </w:r>
            </w:ins>
          </w:p>
        </w:tc>
      </w:tr>
      <w:tr w:rsidR="00F81703" w14:paraId="484ABB96" w14:textId="77777777" w:rsidTr="001E72F9">
        <w:trPr>
          <w:ins w:id="4442" w:author="mbeckerle" w:date="2012-04-03T11:32:00Z"/>
        </w:trPr>
        <w:tc>
          <w:tcPr>
            <w:tcW w:w="0" w:type="auto"/>
            <w:hideMark/>
          </w:tcPr>
          <w:p w14:paraId="575C08BF" w14:textId="77777777" w:rsidR="00F81703" w:rsidRDefault="00F81703" w:rsidP="00F81703">
            <w:pPr>
              <w:rPr>
                <w:ins w:id="4443" w:author="mbeckerle" w:date="2012-04-03T11:32:00Z"/>
                <w:sz w:val="24"/>
                <w:szCs w:val="24"/>
              </w:rPr>
            </w:pPr>
            <w:ins w:id="4444" w:author="mbeckerle" w:date="2012-04-03T11:32:00Z">
              <w:r>
                <w:rPr>
                  <w:rStyle w:val="HTMLCode"/>
                </w:rPr>
                <w:t>@@##</w:t>
              </w:r>
              <w:r>
                <w:t xml:space="preserve"> </w:t>
              </w:r>
            </w:ins>
          </w:p>
        </w:tc>
        <w:tc>
          <w:tcPr>
            <w:tcW w:w="0" w:type="auto"/>
            <w:hideMark/>
          </w:tcPr>
          <w:p w14:paraId="00C86A72" w14:textId="77777777" w:rsidR="00F81703" w:rsidRDefault="00F81703" w:rsidP="00F81703">
            <w:pPr>
              <w:rPr>
                <w:ins w:id="4445" w:author="mbeckerle" w:date="2012-04-03T11:32:00Z"/>
                <w:sz w:val="24"/>
                <w:szCs w:val="24"/>
              </w:rPr>
            </w:pPr>
            <w:ins w:id="4446" w:author="mbeckerle" w:date="2012-04-03T11:32:00Z">
              <w:r>
                <w:t xml:space="preserve">2 </w:t>
              </w:r>
            </w:ins>
          </w:p>
        </w:tc>
        <w:tc>
          <w:tcPr>
            <w:tcW w:w="0" w:type="auto"/>
            <w:hideMark/>
          </w:tcPr>
          <w:p w14:paraId="23A84FD6" w14:textId="77777777" w:rsidR="00F81703" w:rsidRDefault="00F81703" w:rsidP="002B5628">
            <w:pPr>
              <w:rPr>
                <w:ins w:id="4447" w:author="mbeckerle" w:date="2012-04-03T11:32:00Z"/>
                <w:sz w:val="24"/>
                <w:szCs w:val="24"/>
              </w:rPr>
            </w:pPr>
            <w:ins w:id="4448" w:author="mbeckerle" w:date="2012-04-03T11:32:00Z">
              <w:r>
                <w:t xml:space="preserve">4 </w:t>
              </w:r>
            </w:ins>
          </w:p>
        </w:tc>
        <w:tc>
          <w:tcPr>
            <w:tcW w:w="0" w:type="auto"/>
            <w:hideMark/>
          </w:tcPr>
          <w:p w14:paraId="0B0B95F8" w14:textId="77777777" w:rsidR="00F81703" w:rsidRDefault="00F81703" w:rsidP="002B5628">
            <w:pPr>
              <w:rPr>
                <w:ins w:id="4449" w:author="mbeckerle" w:date="2012-04-03T11:32:00Z"/>
                <w:sz w:val="24"/>
                <w:szCs w:val="24"/>
              </w:rPr>
            </w:pPr>
            <w:ins w:id="4450" w:author="mbeckerle" w:date="2012-04-03T11:32:00Z">
              <w:r>
                <w:t xml:space="preserve">1.23004 </w:t>
              </w:r>
            </w:ins>
          </w:p>
        </w:tc>
        <w:tc>
          <w:tcPr>
            <w:tcW w:w="0" w:type="auto"/>
            <w:hideMark/>
          </w:tcPr>
          <w:p w14:paraId="5685062C" w14:textId="77777777" w:rsidR="00F81703" w:rsidRDefault="00F81703" w:rsidP="002B5628">
            <w:pPr>
              <w:rPr>
                <w:ins w:id="4451" w:author="mbeckerle" w:date="2012-04-03T11:32:00Z"/>
                <w:sz w:val="24"/>
                <w:szCs w:val="24"/>
              </w:rPr>
            </w:pPr>
            <w:ins w:id="4452" w:author="mbeckerle" w:date="2012-04-03T11:32:00Z">
              <w:r>
                <w:rPr>
                  <w:rStyle w:val="HTMLCode"/>
                </w:rPr>
                <w:t>1.23</w:t>
              </w:r>
              <w:r>
                <w:t xml:space="preserve"> </w:t>
              </w:r>
            </w:ins>
          </w:p>
        </w:tc>
      </w:tr>
    </w:tbl>
    <w:p w14:paraId="760B335E" w14:textId="77777777" w:rsidR="00F81703" w:rsidRDefault="00F81703" w:rsidP="00F81703">
      <w:pPr>
        <w:numPr>
          <w:ilvl w:val="0"/>
          <w:numId w:val="132"/>
        </w:numPr>
        <w:rPr>
          <w:ins w:id="4453" w:author="mbeckerle" w:date="2012-04-03T11:32:00Z"/>
        </w:rPr>
      </w:pPr>
      <w:ins w:id="4454" w:author="mbeckerle" w:date="2012-04-03T11:32:00Z">
        <w:r>
          <w:t xml:space="preserve">Significant digit counts may be expressed using patterns that specify a minimum and maximum number of significant digits. These are indicated by the </w:t>
        </w:r>
        <w:r>
          <w:rPr>
            <w:rStyle w:val="HTMLCode"/>
          </w:rPr>
          <w:t>'@'</w:t>
        </w:r>
        <w:r>
          <w:t xml:space="preserve"> and </w:t>
        </w:r>
        <w:r>
          <w:rPr>
            <w:rStyle w:val="HTMLCode"/>
          </w:rPr>
          <w:t>'#'</w:t>
        </w:r>
        <w:r>
          <w:t xml:space="preserve"> characters. The minimum number of significant digits is the number of </w:t>
        </w:r>
        <w:r>
          <w:rPr>
            <w:rStyle w:val="HTMLCode"/>
          </w:rPr>
          <w:t>'@'</w:t>
        </w:r>
        <w:r>
          <w:t xml:space="preserve"> characters. The maximum number of significant digits is the number of </w:t>
        </w:r>
        <w:r>
          <w:rPr>
            <w:rStyle w:val="HTMLCode"/>
          </w:rPr>
          <w:t>'@'</w:t>
        </w:r>
        <w:r>
          <w:t xml:space="preserve"> characters plus the number of </w:t>
        </w:r>
        <w:r>
          <w:rPr>
            <w:rStyle w:val="HTMLCode"/>
          </w:rPr>
          <w:t>'#'</w:t>
        </w:r>
        <w:r>
          <w:t xml:space="preserve"> characters following on the right. For example, the pattern </w:t>
        </w:r>
        <w:r>
          <w:rPr>
            <w:rStyle w:val="HTMLCode"/>
          </w:rPr>
          <w:t>"@@@"</w:t>
        </w:r>
        <w:r>
          <w:t xml:space="preserve"> indicates exactly 3 significant digits. The pattern </w:t>
        </w:r>
        <w:r>
          <w:rPr>
            <w:rStyle w:val="HTMLCode"/>
          </w:rPr>
          <w:t>"@##"</w:t>
        </w:r>
        <w:r>
          <w:t xml:space="preserve"> indicates from 1 to 3 significant digits. Trailing zero digits to the right of the decimal separator are suppressed after the minimum number of significant digits have been shown. For example, the pattern </w:t>
        </w:r>
        <w:r>
          <w:rPr>
            <w:rStyle w:val="HTMLCode"/>
          </w:rPr>
          <w:t>"@##"</w:t>
        </w:r>
        <w:r>
          <w:t xml:space="preserve"> formats the number 0.1203 as </w:t>
        </w:r>
        <w:r>
          <w:rPr>
            <w:rStyle w:val="HTMLCode"/>
          </w:rPr>
          <w:t>"0.12"</w:t>
        </w:r>
        <w:r>
          <w:t>.</w:t>
        </w:r>
      </w:ins>
    </w:p>
    <w:p w14:paraId="26BEA119" w14:textId="77777777" w:rsidR="00F81703" w:rsidRDefault="00F81703" w:rsidP="00F81703">
      <w:pPr>
        <w:numPr>
          <w:ilvl w:val="0"/>
          <w:numId w:val="132"/>
        </w:numPr>
        <w:rPr>
          <w:ins w:id="4455" w:author="mbeckerle" w:date="2012-04-03T11:32:00Z"/>
        </w:rPr>
      </w:pPr>
      <w:ins w:id="4456" w:author="mbeckerle" w:date="2012-04-03T11:32:00Z">
        <w:r>
          <w:t xml:space="preserve">If a pattern uses significant digits, it may not contain a decimal separator, nor the </w:t>
        </w:r>
        <w:r>
          <w:rPr>
            <w:rStyle w:val="HTMLCode"/>
          </w:rPr>
          <w:t>'0'</w:t>
        </w:r>
        <w:r>
          <w:t xml:space="preserve"> pattern character. Patterns such as </w:t>
        </w:r>
        <w:r>
          <w:rPr>
            <w:rStyle w:val="HTMLCode"/>
          </w:rPr>
          <w:t>"@00"</w:t>
        </w:r>
        <w:r>
          <w:t xml:space="preserve"> or </w:t>
        </w:r>
        <w:r>
          <w:rPr>
            <w:rStyle w:val="HTMLCode"/>
          </w:rPr>
          <w:t>"@.###"</w:t>
        </w:r>
        <w:r>
          <w:t xml:space="preserve"> are disallowed.</w:t>
        </w:r>
      </w:ins>
    </w:p>
    <w:p w14:paraId="7A3710F9" w14:textId="77777777" w:rsidR="00F81703" w:rsidRDefault="00F81703" w:rsidP="00F81703">
      <w:pPr>
        <w:numPr>
          <w:ilvl w:val="0"/>
          <w:numId w:val="132"/>
        </w:numPr>
        <w:rPr>
          <w:ins w:id="4457" w:author="mbeckerle" w:date="2012-04-03T11:32:00Z"/>
        </w:rPr>
      </w:pPr>
      <w:ins w:id="4458" w:author="mbeckerle" w:date="2012-04-03T11:32:00Z">
        <w:r>
          <w:t xml:space="preserve">Any number of </w:t>
        </w:r>
        <w:r>
          <w:rPr>
            <w:rStyle w:val="HTMLCode"/>
          </w:rPr>
          <w:t>'#'</w:t>
        </w:r>
        <w:r>
          <w:t xml:space="preserve"> characters may be prepended to the left of the leftmost </w:t>
        </w:r>
        <w:r>
          <w:rPr>
            <w:rStyle w:val="HTMLCode"/>
          </w:rPr>
          <w:t>'@'</w:t>
        </w:r>
        <w:r>
          <w:t xml:space="preserve"> character. These have no effect on the minimum and maximum significant digits counts, but may be used to position grouping separators. For example, </w:t>
        </w:r>
        <w:r>
          <w:rPr>
            <w:rStyle w:val="HTMLCode"/>
          </w:rPr>
          <w:t>"#,#@#"</w:t>
        </w:r>
        <w:r>
          <w:t xml:space="preserve"> indicates a minimum of one significant digits, a maximum of two significant digits, and a grouping size of three.</w:t>
        </w:r>
      </w:ins>
    </w:p>
    <w:p w14:paraId="2D9318F1" w14:textId="52F5101B" w:rsidR="00F81703" w:rsidDel="001E72F9" w:rsidRDefault="00F81703" w:rsidP="00F81703">
      <w:pPr>
        <w:numPr>
          <w:ilvl w:val="0"/>
          <w:numId w:val="132"/>
        </w:numPr>
        <w:rPr>
          <w:ins w:id="4459" w:author="mbeckerle" w:date="2012-04-03T11:32:00Z"/>
          <w:del w:id="4460" w:author="Steve Hanson" w:date="2012-08-06T15:00:00Z"/>
        </w:rPr>
      </w:pPr>
      <w:commentRangeStart w:id="4461"/>
      <w:ins w:id="4462" w:author="mbeckerle" w:date="2012-04-03T11:32:00Z">
        <w:del w:id="4463" w:author="Steve Hanson" w:date="2012-08-06T15:00:00Z">
          <w:r w:rsidDel="001E72F9">
            <w:delText xml:space="preserve">In order to enable significant digits formatting, use a pattern containing the </w:delText>
          </w:r>
          <w:r w:rsidDel="001E72F9">
            <w:rPr>
              <w:rStyle w:val="HTMLCode"/>
            </w:rPr>
            <w:delText>'@'</w:delText>
          </w:r>
          <w:r w:rsidDel="001E72F9">
            <w:delText xml:space="preserve"> pattern character. </w:delText>
          </w:r>
        </w:del>
      </w:ins>
    </w:p>
    <w:p w14:paraId="7F30B262" w14:textId="738E69E9" w:rsidR="00F81703" w:rsidDel="001E72F9" w:rsidRDefault="00F81703" w:rsidP="00F81703">
      <w:pPr>
        <w:numPr>
          <w:ilvl w:val="0"/>
          <w:numId w:val="132"/>
        </w:numPr>
        <w:rPr>
          <w:ins w:id="4464" w:author="mbeckerle" w:date="2012-04-03T11:32:00Z"/>
          <w:del w:id="4465" w:author="Steve Hanson" w:date="2012-08-06T15:00:00Z"/>
        </w:rPr>
      </w:pPr>
      <w:ins w:id="4466" w:author="mbeckerle" w:date="2012-04-03T11:32:00Z">
        <w:del w:id="4467" w:author="Steve Hanson" w:date="2012-08-06T15:00:00Z">
          <w:r w:rsidDel="001E72F9">
            <w:delText xml:space="preserve">In order to disable significant digits formatting, use a pattern that does not contain the </w:delText>
          </w:r>
          <w:r w:rsidDel="001E72F9">
            <w:rPr>
              <w:rStyle w:val="HTMLCode"/>
            </w:rPr>
            <w:delText>'@'</w:delText>
          </w:r>
          <w:r w:rsidDel="001E72F9">
            <w:delText xml:space="preserve"> pattern character. </w:delText>
          </w:r>
        </w:del>
      </w:ins>
    </w:p>
    <w:p w14:paraId="0A385BD5" w14:textId="77777777" w:rsidR="00F81703" w:rsidRDefault="00F81703" w:rsidP="00F81703">
      <w:pPr>
        <w:numPr>
          <w:ilvl w:val="0"/>
          <w:numId w:val="132"/>
        </w:numPr>
        <w:rPr>
          <w:ins w:id="4468" w:author="mbeckerle" w:date="2012-04-03T11:32:00Z"/>
        </w:rPr>
      </w:pPr>
      <w:ins w:id="4469" w:author="mbeckerle" w:date="2012-04-03T11:32:00Z">
        <w:r>
          <w:t>The number of significant digits has no effect on parsing.</w:t>
        </w:r>
      </w:ins>
    </w:p>
    <w:p w14:paraId="2F27A22B" w14:textId="77777777" w:rsidR="00F81703" w:rsidRDefault="00F81703" w:rsidP="00F81703">
      <w:pPr>
        <w:numPr>
          <w:ilvl w:val="0"/>
          <w:numId w:val="132"/>
        </w:numPr>
        <w:rPr>
          <w:ins w:id="4470" w:author="mbeckerle" w:date="2012-04-03T11:32:00Z"/>
        </w:rPr>
      </w:pPr>
      <w:ins w:id="4471" w:author="mbeckerle" w:date="2012-04-03T11:32:00Z">
        <w:r>
          <w:t xml:space="preserve">Significant digits may be used together with exponential notation. </w:t>
        </w:r>
      </w:ins>
      <w:ins w:id="4472" w:author="mbeckerle" w:date="2012-04-03T14:55:00Z">
        <w:r w:rsidR="0018062C">
          <w:t xml:space="preserve"> </w:t>
        </w:r>
      </w:ins>
      <w:ins w:id="4473" w:author="mbeckerle" w:date="2012-04-03T11:32:00Z">
        <w:r>
          <w:t xml:space="preserve">For example, the pattern </w:t>
        </w:r>
        <w:r>
          <w:rPr>
            <w:rStyle w:val="HTMLCode"/>
          </w:rPr>
          <w:t>"@@###E0"</w:t>
        </w:r>
        <w:r>
          <w:t xml:space="preserve"> is equivalent to </w:t>
        </w:r>
        <w:r>
          <w:rPr>
            <w:rStyle w:val="HTMLCode"/>
          </w:rPr>
          <w:t>"0.0###E0"</w:t>
        </w:r>
        <w:r>
          <w:t>.</w:t>
        </w:r>
      </w:ins>
      <w:commentRangeEnd w:id="4461"/>
      <w:ins w:id="4474" w:author="mbeckerle" w:date="2012-04-03T14:55:00Z">
        <w:r w:rsidR="0018062C">
          <w:rPr>
            <w:rStyle w:val="CommentReference"/>
          </w:rPr>
          <w:commentReference w:id="4461"/>
        </w:r>
      </w:ins>
    </w:p>
    <w:p w14:paraId="1E851068" w14:textId="77777777" w:rsidR="00F81703" w:rsidRDefault="00F81703" w:rsidP="00F81703">
      <w:pPr>
        <w:numPr>
          <w:ilvl w:val="0"/>
          <w:numId w:val="132"/>
        </w:numPr>
        <w:rPr>
          <w:ins w:id="4475" w:author="mbeckerle" w:date="2012-04-03T11:37:00Z"/>
        </w:rPr>
      </w:pPr>
      <w:commentRangeStart w:id="4476"/>
      <w:commentRangeStart w:id="4477"/>
      <w:ins w:id="4478" w:author="mbeckerle" w:date="2012-04-03T11:36:00Z">
        <w:r>
          <w:t xml:space="preserve">The ‘@’ pattern character can be used only in </w:t>
        </w:r>
      </w:ins>
      <w:ins w:id="4479" w:author="mbeckerle" w:date="2012-04-03T11:37:00Z">
        <w:r>
          <w:t>‘standard’ textNumberRep (not ‘zoned’), and excludes the ‘P’ and ‘V’ pattern characters. It is a schema definition error if the ‘@</w:t>
        </w:r>
      </w:ins>
      <w:ins w:id="4480" w:author="mbeckerle" w:date="2012-04-03T11:38:00Z">
        <w:r>
          <w:t>’ pattern character appears in ‘zoned’ textNumberRep, or in conjunction with the ‘P’ or ‘V’ pattern characters.</w:t>
        </w:r>
        <w:commentRangeEnd w:id="4476"/>
        <w:r>
          <w:rPr>
            <w:rStyle w:val="CommentReference"/>
          </w:rPr>
          <w:commentReference w:id="4476"/>
        </w:r>
      </w:ins>
      <w:commentRangeEnd w:id="4477"/>
      <w:ins w:id="4481" w:author="mbeckerle" w:date="2012-04-22T22:44:00Z">
        <w:r w:rsidR="00DA38ED">
          <w:rPr>
            <w:rStyle w:val="CommentReference"/>
          </w:rPr>
          <w:commentReference w:id="4477"/>
        </w:r>
      </w:ins>
    </w:p>
    <w:p w14:paraId="4EC6D93F" w14:textId="77777777" w:rsidR="003C697A" w:rsidRPr="005223F4" w:rsidRDefault="003C697A" w:rsidP="007151D0">
      <w:pPr>
        <w:rPr>
          <w:b/>
          <w:bCs/>
        </w:rPr>
      </w:pPr>
      <w:r w:rsidRPr="005223F4">
        <w:rPr>
          <w:b/>
          <w:bCs/>
        </w:rPr>
        <w:t>Padding</w:t>
      </w:r>
    </w:p>
    <w:p w14:paraId="3D891DEE" w14:textId="77777777" w:rsidR="003C697A" w:rsidRPr="005223F4" w:rsidRDefault="003C697A" w:rsidP="00D56D66">
      <w:del w:id="4482" w:author="mbeckerle" w:date="2012-04-22T19:37:00Z">
        <w:r w:rsidRPr="005223F4" w:rsidDel="00FF7CE4">
          <w:delText xml:space="preserve"> </w:delText>
        </w:r>
      </w:del>
      <w:r w:rsidRPr="005223F4">
        <w:t>Padding may be specified through the pattern syntax. In a pattern the pad escape character, followed by a single pad character, causes padding to be parsed and formatted. The pad escape character is '*'</w:t>
      </w:r>
      <w:r w:rsidR="004D2ADD" w:rsidRPr="005223F4">
        <w:t>.</w:t>
      </w:r>
      <w:r w:rsidRPr="005223F4">
        <w:t xml:space="preserve"> For example, </w:t>
      </w:r>
      <w:r w:rsidRPr="005223F4">
        <w:rPr>
          <w:rStyle w:val="HTMLCode"/>
        </w:rPr>
        <w:t>"*x#,##0.00"</w:t>
      </w:r>
      <w:r w:rsidRPr="005223F4">
        <w:t xml:space="preserve"> formats 123 to </w:t>
      </w:r>
      <w:r w:rsidRPr="005223F4">
        <w:rPr>
          <w:rStyle w:val="HTMLCode"/>
        </w:rPr>
        <w:t>"xx123.00"</w:t>
      </w:r>
      <w:r w:rsidRPr="005223F4">
        <w:t xml:space="preserve">, and 1234 to </w:t>
      </w:r>
      <w:r w:rsidRPr="005223F4">
        <w:rPr>
          <w:rStyle w:val="HTMLCode"/>
        </w:rPr>
        <w:t>"1,234.00"</w:t>
      </w:r>
      <w:r w:rsidRPr="005223F4">
        <w:t>.</w:t>
      </w:r>
    </w:p>
    <w:p w14:paraId="504DF758" w14:textId="77777777" w:rsidR="003C697A" w:rsidRPr="005223F4" w:rsidRDefault="003C697A" w:rsidP="003C697A">
      <w:pPr>
        <w:numPr>
          <w:ilvl w:val="0"/>
          <w:numId w:val="59"/>
        </w:numPr>
        <w:spacing w:before="100" w:beforeAutospacing="1" w:after="100" w:afterAutospacing="1"/>
      </w:pPr>
      <w:r w:rsidRPr="005223F4">
        <w:t xml:space="preserve">When padding is in effect, the width of the positive subpattern, including prefix and suffix, determines the format width. For example, in the pattern </w:t>
      </w:r>
      <w:r w:rsidRPr="005223F4">
        <w:rPr>
          <w:rStyle w:val="HTMLCode"/>
        </w:rPr>
        <w:t>"* #0 o''clock"</w:t>
      </w:r>
      <w:r w:rsidRPr="005223F4">
        <w:t>, the format width is 10.</w:t>
      </w:r>
    </w:p>
    <w:p w14:paraId="5A16DA89" w14:textId="77777777" w:rsidR="003C697A" w:rsidRPr="005223F4" w:rsidRDefault="003C697A" w:rsidP="004D2ADD">
      <w:pPr>
        <w:numPr>
          <w:ilvl w:val="0"/>
          <w:numId w:val="59"/>
        </w:numPr>
        <w:spacing w:before="100" w:beforeAutospacing="1" w:after="100" w:afterAutospacing="1"/>
      </w:pPr>
      <w:r w:rsidRPr="005223F4">
        <w:t xml:space="preserve">The width </w:t>
      </w:r>
      <w:r w:rsidR="004D2ADD" w:rsidRPr="005223F4">
        <w:t>is counted in 16-bit code units.</w:t>
      </w:r>
    </w:p>
    <w:p w14:paraId="39CAA55E" w14:textId="77777777" w:rsidR="003C697A" w:rsidRPr="005223F4" w:rsidRDefault="003C697A" w:rsidP="003C697A">
      <w:pPr>
        <w:numPr>
          <w:ilvl w:val="0"/>
          <w:numId w:val="59"/>
        </w:numPr>
        <w:spacing w:before="100" w:beforeAutospacing="1" w:after="100" w:afterAutospacing="1"/>
      </w:pPr>
      <w:r w:rsidRPr="005223F4">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2E36DAB2" w14:textId="77777777" w:rsidR="003C697A" w:rsidRPr="005223F4" w:rsidRDefault="003C697A" w:rsidP="004D2ADD">
      <w:pPr>
        <w:numPr>
          <w:ilvl w:val="0"/>
          <w:numId w:val="59"/>
        </w:numPr>
        <w:spacing w:before="100" w:beforeAutospacing="1" w:after="100" w:afterAutospacing="1"/>
      </w:pPr>
      <w:r w:rsidRPr="005223F4">
        <w:t>Padding may be inserted at one of four locations: before the prefix, after the prefix, before the suffix, or after the suffix. If there is no prefix, before the prefix and after the prefix are equivalent, likewise for the suffix.</w:t>
      </w:r>
    </w:p>
    <w:p w14:paraId="0970A673" w14:textId="77777777" w:rsidR="003C697A" w:rsidRPr="005223F4" w:rsidRDefault="003C697A" w:rsidP="003C697A">
      <w:pPr>
        <w:numPr>
          <w:ilvl w:val="0"/>
          <w:numId w:val="59"/>
        </w:numPr>
        <w:spacing w:before="100" w:beforeAutospacing="1" w:after="100" w:afterAutospacing="1"/>
      </w:pPr>
      <w:r w:rsidRPr="005223F4">
        <w:t xml:space="preserve">When specified in a pattern, the 32-bit code point immediately following the pad escape is the pad character. This may be any character, including a special pattern character. That is, the pad escape </w:t>
      </w:r>
      <w:r w:rsidRPr="005223F4">
        <w:rPr>
          <w:rStyle w:val="Emphasis"/>
        </w:rPr>
        <w:t>escapes</w:t>
      </w:r>
      <w:r w:rsidRPr="005223F4">
        <w:t xml:space="preserve"> the following character. If there is no character after the pad escape, then the pattern is illegal.</w:t>
      </w:r>
    </w:p>
    <w:p w14:paraId="41AE3DB4" w14:textId="77777777" w:rsidR="00BE4761" w:rsidRPr="005223F4" w:rsidRDefault="00FA15E3" w:rsidP="00BE4761">
      <w:r w:rsidRPr="005223F4">
        <w:t xml:space="preserve">Note: </w:t>
      </w:r>
      <w:del w:id="4483" w:author="Steve Hanson" w:date="2012-02-23T16:44:00Z">
        <w:r w:rsidRPr="005223F4" w:rsidDel="00A03C85">
          <w:delText>This p</w:delText>
        </w:r>
      </w:del>
      <w:ins w:id="4484" w:author="Steve Hanson" w:date="2012-02-23T16:44:00Z">
        <w:r w:rsidR="00A03C85">
          <w:t>P</w:t>
        </w:r>
      </w:ins>
      <w:r w:rsidRPr="005223F4">
        <w:t xml:space="preserve">adding </w:t>
      </w:r>
      <w:ins w:id="4485" w:author="Steve Hanson" w:date="2012-02-23T16:44:00Z">
        <w:r w:rsidR="00A03C85">
          <w:t xml:space="preserve">specified through the pattern syntax </w:t>
        </w:r>
      </w:ins>
      <w:r w:rsidRPr="005223F4">
        <w:t xml:space="preserve">is </w:t>
      </w:r>
      <w:ins w:id="4486" w:author="Steve Hanson" w:date="2012-02-23T16:44:00Z">
        <w:r w:rsidR="00A03C85">
          <w:t xml:space="preserve">distinct from, and </w:t>
        </w:r>
      </w:ins>
      <w:r w:rsidRPr="005223F4">
        <w:t>in addition to</w:t>
      </w:r>
      <w:ins w:id="4487" w:author="Steve Hanson" w:date="2012-02-23T16:45:00Z">
        <w:r w:rsidR="00A03C85">
          <w:t>, padding specified using dfdl:textPadKind</w:t>
        </w:r>
      </w:ins>
      <w:del w:id="4488" w:author="Steve Hanson" w:date="2012-02-23T16:45:00Z">
        <w:r w:rsidRPr="005223F4" w:rsidDel="00A03C85">
          <w:delText xml:space="preserve"> the normal</w:delText>
        </w:r>
        <w:r w:rsidR="00BE4761" w:rsidRPr="005223F4" w:rsidDel="00A03C85">
          <w:delText xml:space="preserve"> DFDL </w:delText>
        </w:r>
        <w:r w:rsidRPr="005223F4" w:rsidDel="00A03C85">
          <w:delText>text padding</w:delText>
        </w:r>
      </w:del>
      <w:r w:rsidR="00BE4761" w:rsidRPr="005223F4">
        <w:t>.</w:t>
      </w:r>
    </w:p>
    <w:p w14:paraId="5481F782" w14:textId="09AC0A58" w:rsidR="00FA15E3" w:rsidRPr="005223F4" w:rsidDel="00FF7CE4" w:rsidRDefault="00FA15E3" w:rsidP="00BE4761">
      <w:pPr>
        <w:rPr>
          <w:del w:id="4489" w:author="mbeckerle" w:date="2012-04-22T19:37:00Z"/>
        </w:rPr>
      </w:pPr>
      <w:del w:id="4490" w:author="mbeckerle" w:date="2012-04-22T19:37:00Z">
        <w:r w:rsidRPr="005223F4" w:rsidDel="00FF7CE4">
          <w:delText xml:space="preserve"> </w:delText>
        </w:r>
      </w:del>
    </w:p>
    <w:p w14:paraId="19011D41" w14:textId="77777777" w:rsidR="003C697A" w:rsidRPr="005223F4" w:rsidRDefault="003C697A" w:rsidP="007151D0">
      <w:pPr>
        <w:rPr>
          <w:b/>
          <w:bCs/>
        </w:rPr>
      </w:pPr>
      <w:r w:rsidRPr="005223F4">
        <w:rPr>
          <w:b/>
          <w:bCs/>
        </w:rPr>
        <w:t>Rounding</w:t>
      </w:r>
    </w:p>
    <w:p w14:paraId="5ACC1716" w14:textId="28158B6E" w:rsidR="0020795B" w:rsidRPr="005223F4" w:rsidDel="00FF7CE4" w:rsidRDefault="0020795B" w:rsidP="007151D0">
      <w:pPr>
        <w:rPr>
          <w:del w:id="4491" w:author="mbeckerle" w:date="2012-04-22T19:37:00Z"/>
        </w:rPr>
      </w:pPr>
    </w:p>
    <w:p w14:paraId="629E83FA" w14:textId="77777777" w:rsidR="00565143" w:rsidRPr="005223F4" w:rsidRDefault="00565143" w:rsidP="00565143">
      <w:pPr>
        <w:autoSpaceDE w:val="0"/>
        <w:autoSpaceDN w:val="0"/>
        <w:adjustRightInd w:val="0"/>
        <w:rPr>
          <w:rFonts w:eastAsia="MS Mincho" w:cs="Arial"/>
          <w:color w:val="000000"/>
          <w:lang w:eastAsia="ja-JP"/>
        </w:rPr>
      </w:pPr>
      <w:r w:rsidRPr="005223F4">
        <w:rPr>
          <w:rFonts w:eastAsia="MS Mincho" w:cs="Arial"/>
          <w:color w:val="000000"/>
          <w:lang w:eastAsia="ja-JP"/>
        </w:rPr>
        <w:t xml:space="preserve">How rounding is controlled is given by dfdl:textNumberRounding.  The rounding increment may be specified in the dfdl:textNumberPattern itself </w:t>
      </w:r>
      <w:commentRangeStart w:id="4492"/>
      <w:r w:rsidRPr="005223F4">
        <w:rPr>
          <w:rFonts w:eastAsia="MS Mincho" w:cs="Arial"/>
          <w:color w:val="000000"/>
          <w:lang w:eastAsia="ja-JP"/>
        </w:rPr>
        <w:t>using digits '1' through '9' or using an explicit increment in dfdl:textNumberRoundingIncrement</w:t>
      </w:r>
      <w:commentRangeEnd w:id="4492"/>
      <w:r w:rsidR="00C713A0">
        <w:rPr>
          <w:rStyle w:val="CommentReference"/>
        </w:rPr>
        <w:commentReference w:id="4492"/>
      </w:r>
      <w:r w:rsidRPr="005223F4">
        <w:rPr>
          <w:rFonts w:eastAsia="MS Mincho" w:cs="Arial"/>
          <w:color w:val="000000"/>
          <w:lang w:eastAsia="ja-JP"/>
        </w:rPr>
        <w:t xml:space="preserve">. For example, 1230 rounded to the nearest 50 is 1250. 1.234 rounded to the nearest 0.65 is 1.3. </w:t>
      </w:r>
    </w:p>
    <w:p w14:paraId="7639F79E" w14:textId="255CA280"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 xml:space="preserve">Rounding only affects the string produced by </w:t>
      </w:r>
      <w:del w:id="4493" w:author="mbeckerle" w:date="2012-08-14T12:25:00Z">
        <w:r w:rsidRPr="005223F4" w:rsidDel="00593E88">
          <w:rPr>
            <w:rFonts w:eastAsia="MS Mincho" w:cs="Arial"/>
            <w:color w:val="000000"/>
            <w:lang w:eastAsia="ja-JP"/>
          </w:rPr>
          <w:delText>formatting</w:delText>
        </w:r>
      </w:del>
      <w:ins w:id="4494" w:author="mbeckerle" w:date="2012-08-14T12:25:00Z">
        <w:r w:rsidR="00593E88">
          <w:rPr>
            <w:rFonts w:eastAsia="MS Mincho" w:cs="Arial"/>
            <w:color w:val="000000"/>
            <w:lang w:eastAsia="ja-JP"/>
          </w:rPr>
          <w:t>unparsing</w:t>
        </w:r>
      </w:ins>
      <w:r w:rsidRPr="005223F4">
        <w:rPr>
          <w:rFonts w:eastAsia="MS Mincho" w:cs="Arial"/>
          <w:color w:val="000000"/>
          <w:lang w:eastAsia="ja-JP"/>
        </w:rPr>
        <w:t>. It does not affect parsing or change any numerical values.</w:t>
      </w:r>
    </w:p>
    <w:p w14:paraId="28DD5486" w14:textId="77777777"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 xml:space="preserve">In a pattern, digits '1' through '9' specify rounding, but otherwise behave identically to digit '0'. For example, "#,#50" specifies a rounding increment of 50. </w:t>
      </w:r>
    </w:p>
    <w:p w14:paraId="4E00505A" w14:textId="77777777" w:rsidR="00565143" w:rsidRPr="005223F4" w:rsidRDefault="00565143" w:rsidP="00565143">
      <w:pPr>
        <w:numPr>
          <w:ilvl w:val="0"/>
          <w:numId w:val="101"/>
        </w:numPr>
        <w:tabs>
          <w:tab w:val="left" w:pos="720"/>
        </w:tabs>
        <w:autoSpaceDE w:val="0"/>
        <w:autoSpaceDN w:val="0"/>
        <w:adjustRightInd w:val="0"/>
        <w:spacing w:before="120" w:after="120"/>
        <w:ind w:left="720" w:hanging="360"/>
        <w:rPr>
          <w:rFonts w:eastAsia="MS Mincho" w:cs="Arial"/>
          <w:color w:val="000000"/>
          <w:lang w:eastAsia="ja-JP"/>
        </w:rPr>
      </w:pPr>
      <w:r w:rsidRPr="005223F4">
        <w:rPr>
          <w:rFonts w:eastAsia="MS Mincho" w:cs="Arial"/>
          <w:color w:val="000000"/>
          <w:lang w:eastAsia="ja-JP"/>
        </w:rPr>
        <w:t>Using digits in a pattern, rounding is always 'half even', meaning rounds towards the nearest integer, or towards the nearest even integer if equidistant.</w:t>
      </w:r>
    </w:p>
    <w:p w14:paraId="7D1764F5" w14:textId="77777777" w:rsidR="005D50B5" w:rsidRPr="005223F4" w:rsidRDefault="00565143" w:rsidP="005D50B5">
      <w:r w:rsidRPr="005223F4">
        <w:rPr>
          <w:rFonts w:eastAsia="MS Mincho" w:cs="Arial"/>
          <w:color w:val="000000"/>
          <w:lang w:eastAsia="ja-JP"/>
        </w:rPr>
        <w:t>Using an explicit rounding increment, dfdl:textNumberRoundingMode determines how values are rounded.</w:t>
      </w:r>
      <w:r w:rsidRPr="005223F4" w:rsidDel="00565143">
        <w:t xml:space="preserve"> </w:t>
      </w:r>
    </w:p>
    <w:p w14:paraId="05890A29" w14:textId="77777777" w:rsidR="0077279F" w:rsidRPr="005223F4" w:rsidRDefault="00BB3DD6" w:rsidP="0077279F">
      <w:pPr>
        <w:pStyle w:val="Heading4"/>
        <w:rPr>
          <w:rFonts w:cs="Arial"/>
          <w:sz w:val="18"/>
          <w:szCs w:val="18"/>
        </w:rPr>
      </w:pPr>
      <w:commentRangeStart w:id="4495"/>
      <w:r>
        <w:t>dfdl:</w:t>
      </w:r>
      <w:r w:rsidR="0077279F" w:rsidRPr="005223F4">
        <w:t xml:space="preserve">textNumberPattern for </w:t>
      </w:r>
      <w:r w:rsidR="00F87B81">
        <w:t>dfdl:</w:t>
      </w:r>
      <w:r w:rsidR="0077279F" w:rsidRPr="005223F4">
        <w:rPr>
          <w:rFonts w:cs="Arial"/>
          <w:sz w:val="18"/>
          <w:szCs w:val="18"/>
        </w:rPr>
        <w:t>textNumberRep 'zoned'</w:t>
      </w:r>
      <w:commentRangeEnd w:id="4495"/>
      <w:r w:rsidR="00B76C05">
        <w:rPr>
          <w:rStyle w:val="CommentReference"/>
          <w:b w:val="0"/>
          <w:bCs w:val="0"/>
        </w:rPr>
        <w:commentReference w:id="4495"/>
      </w:r>
    </w:p>
    <w:p w14:paraId="755783CF" w14:textId="5D92BAC3" w:rsidR="0077279F" w:rsidRPr="005223F4" w:rsidDel="00FF7CE4" w:rsidRDefault="0077279F" w:rsidP="0077279F">
      <w:pPr>
        <w:rPr>
          <w:del w:id="4496" w:author="mbeckerle" w:date="2012-04-22T19:37:00Z"/>
        </w:rPr>
      </w:pPr>
    </w:p>
    <w:p w14:paraId="39688FE4" w14:textId="17D44B97" w:rsidR="00BF5031" w:rsidRDefault="0077279F" w:rsidP="006766F5">
      <w:pPr>
        <w:rPr>
          <w:ins w:id="4497" w:author="mbeckerle" w:date="2012-03-24T17:01:00Z"/>
        </w:rPr>
      </w:pPr>
      <w:r w:rsidRPr="005223F4">
        <w:t xml:space="preserve">When dfdl:textNumberRep is ‘zoned’ </w:t>
      </w:r>
      <w:del w:id="4498" w:author="mbeckerle" w:date="2012-03-24T16:58:00Z">
        <w:r w:rsidRPr="005223F4" w:rsidDel="00BF5031">
          <w:delText xml:space="preserve">only </w:delText>
        </w:r>
      </w:del>
      <w:ins w:id="4499" w:author="mbeckerle" w:date="2012-03-24T16:58:00Z">
        <w:r w:rsidR="00BF5031">
          <w:t>a subset of the number pattern language</w:t>
        </w:r>
      </w:ins>
      <w:ins w:id="4500" w:author="mbeckerle" w:date="2012-03-24T16:59:00Z">
        <w:r w:rsidR="00BF5031">
          <w:t xml:space="preserve"> described in Section</w:t>
        </w:r>
      </w:ins>
      <w:ins w:id="4501" w:author="mbeckerle" w:date="2012-03-24T17:00:00Z">
        <w:r w:rsidR="00BF5031">
          <w:t xml:space="preserve"> </w:t>
        </w:r>
      </w:ins>
      <w:ins w:id="4502" w:author="mbeckerle" w:date="2012-03-24T17:01:00Z">
        <w:r w:rsidR="00BF5031">
          <w:fldChar w:fldCharType="begin"/>
        </w:r>
        <w:r w:rsidR="00BF5031">
          <w:instrText xml:space="preserve"> REF _Ref275431294 \r \h </w:instrText>
        </w:r>
      </w:ins>
      <w:r w:rsidR="00BF5031">
        <w:fldChar w:fldCharType="separate"/>
      </w:r>
      <w:ins w:id="4503" w:author="mbeckerle" w:date="2012-03-24T17:01:00Z">
        <w:r w:rsidR="00BF5031">
          <w:t>13.6.1.1</w:t>
        </w:r>
        <w:r w:rsidR="00BF5031">
          <w:fldChar w:fldCharType="end"/>
        </w:r>
        <w:r w:rsidR="00BF5031">
          <w:t xml:space="preserve"> </w:t>
        </w:r>
      </w:ins>
      <w:ins w:id="4504" w:author="mbeckerle" w:date="2012-03-24T16:59:00Z">
        <w:r w:rsidR="00BF5031" w:rsidRPr="00163AF4">
          <w:fldChar w:fldCharType="begin"/>
        </w:r>
        <w:r w:rsidR="00BF5031" w:rsidRPr="00DA38ED">
          <w:instrText xml:space="preserve"> REF _Ref275431294 \h </w:instrText>
        </w:r>
      </w:ins>
      <w:r w:rsidR="00DA38ED">
        <w:instrText xml:space="preserve"> \* MERGEFORMAT </w:instrText>
      </w:r>
      <w:r w:rsidR="00BF5031" w:rsidRPr="00163AF4">
        <w:fldChar w:fldCharType="separate"/>
      </w:r>
      <w:ins w:id="4505" w:author="mbeckerle" w:date="2012-03-24T16:59:00Z">
        <w:r w:rsidR="00BF5031" w:rsidRPr="00DA38ED">
          <w:t>dfdl:textNumberPattern for dfdl:textNumberRep 'standard'</w:t>
        </w:r>
        <w:r w:rsidR="00BF5031" w:rsidRPr="00163AF4">
          <w:fldChar w:fldCharType="end"/>
        </w:r>
      </w:ins>
      <w:ins w:id="4506" w:author="mbeckerle" w:date="2012-03-24T16:58:00Z">
        <w:r w:rsidR="00BF5031" w:rsidRPr="00DA38ED">
          <w:t xml:space="preserve"> is </w:t>
        </w:r>
        <w:r w:rsidR="00BF5031">
          <w:t>used.</w:t>
        </w:r>
      </w:ins>
    </w:p>
    <w:p w14:paraId="68595101" w14:textId="77777777" w:rsidR="0077279F" w:rsidRPr="005223F4" w:rsidRDefault="00BF5031" w:rsidP="006766F5">
      <w:ins w:id="4507" w:author="mbeckerle" w:date="2012-03-24T16:58:00Z">
        <w:r>
          <w:t>Only</w:t>
        </w:r>
        <w:r w:rsidRPr="005223F4">
          <w:t xml:space="preserve"> </w:t>
        </w:r>
      </w:ins>
      <w:r w:rsidR="0077279F" w:rsidRPr="005223F4">
        <w:t xml:space="preserve">the pattern for positive numbers is used. </w:t>
      </w:r>
      <w:r w:rsidR="00AC2AEB" w:rsidRPr="005223F4">
        <w:t>It is a schema definition error i</w:t>
      </w:r>
      <w:r w:rsidR="006766F5">
        <w:t>f</w:t>
      </w:r>
      <w:r w:rsidR="00AC2AEB" w:rsidRPr="005223F4">
        <w:t xml:space="preserve"> the negative pattern is specified.</w:t>
      </w:r>
    </w:p>
    <w:p w14:paraId="45856FE6" w14:textId="6113AB15" w:rsidR="0077279F" w:rsidRPr="005223F4" w:rsidDel="00FF7CE4" w:rsidRDefault="0077279F" w:rsidP="0077279F">
      <w:pPr>
        <w:rPr>
          <w:del w:id="4508" w:author="mbeckerle" w:date="2012-04-22T19:37:00Z"/>
        </w:rPr>
      </w:pPr>
    </w:p>
    <w:p w14:paraId="2B22B0E9" w14:textId="77777777" w:rsidR="0077279F" w:rsidRPr="005223F4" w:rsidRDefault="00BF5031" w:rsidP="0077279F">
      <w:ins w:id="4509" w:author="mbeckerle" w:date="2012-03-24T16:58:00Z">
        <w:r>
          <w:t>In addition, o</w:t>
        </w:r>
      </w:ins>
      <w:del w:id="4510" w:author="mbeckerle" w:date="2012-03-24T16:58:00Z">
        <w:r w:rsidR="0077279F" w:rsidRPr="005223F4" w:rsidDel="00BF5031">
          <w:delText>O</w:delText>
        </w:r>
      </w:del>
      <w:r w:rsidR="0077279F" w:rsidRPr="005223F4">
        <w:t>nly the following pattern characters may be used:</w:t>
      </w:r>
    </w:p>
    <w:p w14:paraId="6CE992C3" w14:textId="4A973DDD" w:rsidR="0077279F" w:rsidRPr="005223F4" w:rsidDel="00FF7CE4" w:rsidRDefault="0077279F" w:rsidP="0077279F">
      <w:pPr>
        <w:rPr>
          <w:del w:id="4511" w:author="mbeckerle" w:date="2012-04-22T19:37:00Z"/>
        </w:rPr>
      </w:pPr>
    </w:p>
    <w:p w14:paraId="57B044EA" w14:textId="77777777" w:rsidR="0077279F" w:rsidRPr="005223F4" w:rsidRDefault="0077279F" w:rsidP="0077279F">
      <w:pPr>
        <w:numPr>
          <w:ilvl w:val="0"/>
          <w:numId w:val="74"/>
        </w:numPr>
        <w:rPr>
          <w:rFonts w:ascii="Tms Rmn" w:eastAsia="MS Mincho" w:hAnsi="Tms Rmn" w:cs="Tms Rmn"/>
          <w:sz w:val="24"/>
          <w:szCs w:val="24"/>
          <w:lang w:eastAsia="ja-JP"/>
        </w:rPr>
      </w:pPr>
      <w:r w:rsidRPr="005223F4">
        <w:rPr>
          <w:rFonts w:eastAsia="MS Mincho" w:cs="Arial"/>
          <w:lang w:eastAsia="ja-JP"/>
        </w:rPr>
        <w:t>'+' MUST BE present at the beginning or end of the pattern to indicate whether the leading or trailing digit carries the overpunched sign, if the logical type is signed</w:t>
      </w:r>
      <w:r w:rsidRPr="005223F4">
        <w:rPr>
          <w:rFonts w:ascii="Tms Rmn" w:eastAsia="MS Mincho" w:hAnsi="Tms Rmn" w:cs="Tms Rmn"/>
          <w:sz w:val="24"/>
          <w:szCs w:val="24"/>
          <w:lang w:eastAsia="ja-JP"/>
        </w:rPr>
        <w:t xml:space="preserve"> </w:t>
      </w:r>
    </w:p>
    <w:p w14:paraId="2050AB70" w14:textId="77777777" w:rsidR="0077279F" w:rsidRPr="005223F4" w:rsidRDefault="0077279F" w:rsidP="004D0724">
      <w:pPr>
        <w:numPr>
          <w:ilvl w:val="0"/>
          <w:numId w:val="73"/>
        </w:numPr>
        <w:rPr>
          <w:rFonts w:eastAsia="MS Mincho" w:cs="Arial"/>
          <w:lang w:eastAsia="ja-JP"/>
        </w:rPr>
      </w:pPr>
      <w:r w:rsidRPr="005223F4">
        <w:rPr>
          <w:rFonts w:eastAsia="MS Mincho" w:cs="Arial"/>
          <w:lang w:eastAsia="ja-JP"/>
        </w:rPr>
        <w:t xml:space="preserve"> '+' MAY BE present at the beginning or end of the pattern to indicate whether the leading or trailing digit carries the overpunched sign, if the logical type is unsigned</w:t>
      </w:r>
      <w:r w:rsidR="004D0724" w:rsidRPr="005223F4">
        <w:rPr>
          <w:rFonts w:eastAsia="MS Mincho" w:cs="Arial"/>
          <w:lang w:eastAsia="ja-JP"/>
        </w:rPr>
        <w:t>. If logical type is unsigned and dfdl:textNumberPolicy = 'lax' specified it is a schema definition error if no '+' is present.</w:t>
      </w:r>
    </w:p>
    <w:p w14:paraId="51CDA6C7" w14:textId="77777777" w:rsidR="0077279F" w:rsidRPr="00AF4E5B" w:rsidRDefault="0077279F" w:rsidP="0077279F">
      <w:pPr>
        <w:numPr>
          <w:ilvl w:val="0"/>
          <w:numId w:val="73"/>
        </w:numPr>
      </w:pPr>
      <w:r w:rsidRPr="005223F4">
        <w:rPr>
          <w:rFonts w:eastAsia="MS Mincho" w:cs="Arial"/>
          <w:lang w:eastAsia="ja-JP"/>
        </w:rPr>
        <w:t xml:space="preserve"> 'V' MAY BE used  to indicate the location of an implied decimal point </w:t>
      </w:r>
    </w:p>
    <w:p w14:paraId="5983F7E2" w14:textId="77777777" w:rsidR="00AF4E5B" w:rsidRPr="005223F4" w:rsidRDefault="00AF4E5B" w:rsidP="00AF4E5B">
      <w:pPr>
        <w:numPr>
          <w:ilvl w:val="0"/>
          <w:numId w:val="73"/>
        </w:numPr>
      </w:pPr>
      <w:r w:rsidRPr="005223F4">
        <w:rPr>
          <w:rFonts w:eastAsia="MS Mincho" w:cs="Arial"/>
          <w:lang w:eastAsia="ja-JP"/>
        </w:rPr>
        <w:t>'</w:t>
      </w:r>
      <w:r>
        <w:rPr>
          <w:rFonts w:eastAsia="MS Mincho" w:cs="Arial"/>
          <w:lang w:eastAsia="ja-JP"/>
        </w:rPr>
        <w:t>P</w:t>
      </w:r>
      <w:r w:rsidRPr="005223F4">
        <w:rPr>
          <w:rFonts w:eastAsia="MS Mincho" w:cs="Arial"/>
          <w:lang w:eastAsia="ja-JP"/>
        </w:rPr>
        <w:t xml:space="preserve">' MAY BE used  to indicate the </w:t>
      </w:r>
      <w:r>
        <w:rPr>
          <w:rFonts w:eastAsia="MS Mincho" w:cs="Arial"/>
          <w:lang w:eastAsia="ja-JP"/>
        </w:rPr>
        <w:t xml:space="preserve">decimal </w:t>
      </w:r>
      <w:r w:rsidRPr="005223F4">
        <w:rPr>
          <w:rFonts w:eastAsia="MS Mincho" w:cs="Arial"/>
          <w:lang w:eastAsia="ja-JP"/>
        </w:rPr>
        <w:t xml:space="preserve"> </w:t>
      </w:r>
      <w:r>
        <w:rPr>
          <w:rFonts w:eastAsia="MS Mincho" w:cs="Arial"/>
          <w:lang w:eastAsia="ja-JP"/>
        </w:rPr>
        <w:t>scaling</w:t>
      </w:r>
    </w:p>
    <w:p w14:paraId="36C97FE7" w14:textId="77777777" w:rsidR="0077279F" w:rsidRPr="005223F4" w:rsidRDefault="0077279F" w:rsidP="002D597A">
      <w:pPr>
        <w:numPr>
          <w:ilvl w:val="0"/>
          <w:numId w:val="73"/>
        </w:numPr>
      </w:pPr>
      <w:r w:rsidRPr="005223F4">
        <w:rPr>
          <w:rFonts w:eastAsia="MS Mincho" w:cs="Arial"/>
          <w:lang w:eastAsia="ja-JP"/>
        </w:rPr>
        <w:t xml:space="preserve"> '0</w:t>
      </w:r>
      <w:r w:rsidR="002D597A">
        <w:rPr>
          <w:rFonts w:eastAsia="MS Mincho" w:cs="Arial"/>
          <w:lang w:eastAsia="ja-JP"/>
        </w:rPr>
        <w:t>-9</w:t>
      </w:r>
      <w:r w:rsidRPr="005223F4">
        <w:rPr>
          <w:rFonts w:eastAsia="MS Mincho" w:cs="Arial"/>
          <w:lang w:eastAsia="ja-JP"/>
        </w:rPr>
        <w:t xml:space="preserve">' indicates the number of required digits (including overpunched). </w:t>
      </w:r>
    </w:p>
    <w:p w14:paraId="6B3CA2D9" w14:textId="4D5DDE1B" w:rsidR="0077279F" w:rsidRPr="005223F4" w:rsidRDefault="0077279F" w:rsidP="0077279F">
      <w:pPr>
        <w:numPr>
          <w:ilvl w:val="0"/>
          <w:numId w:val="73"/>
        </w:numPr>
      </w:pPr>
      <w:commentRangeStart w:id="4512"/>
      <w:commentRangeStart w:id="4513"/>
      <w:r w:rsidRPr="005223F4">
        <w:rPr>
          <w:rFonts w:ascii="Helv" w:eastAsia="MS Mincho" w:hAnsi="Helv" w:cs="Helv"/>
          <w:lang w:eastAsia="ja-JP"/>
        </w:rPr>
        <w:t xml:space="preserve">'#' </w:t>
      </w:r>
      <w:r w:rsidRPr="005223F4">
        <w:rPr>
          <w:rFonts w:eastAsia="MS Mincho" w:cs="Arial"/>
          <w:lang w:eastAsia="ja-JP"/>
        </w:rPr>
        <w:t>indicates the number optional digits.</w:t>
      </w:r>
      <w:commentRangeEnd w:id="4512"/>
      <w:r w:rsidR="00BF5031">
        <w:rPr>
          <w:rStyle w:val="CommentReference"/>
        </w:rPr>
        <w:commentReference w:id="4512"/>
      </w:r>
      <w:commentRangeEnd w:id="4513"/>
      <w:r w:rsidR="00DA38ED">
        <w:rPr>
          <w:rStyle w:val="CommentReference"/>
        </w:rPr>
        <w:commentReference w:id="4513"/>
      </w:r>
    </w:p>
    <w:p w14:paraId="1040482F" w14:textId="7736F646" w:rsidR="0077279F" w:rsidRPr="005223F4" w:rsidDel="00FF7CE4" w:rsidRDefault="00A03C85" w:rsidP="0077279F">
      <w:pPr>
        <w:rPr>
          <w:del w:id="4514" w:author="mbeckerle" w:date="2012-04-22T19:38:00Z"/>
        </w:rPr>
      </w:pPr>
      <w:commentRangeStart w:id="4515"/>
      <w:commentRangeStart w:id="4516"/>
      <w:ins w:id="4517" w:author="Steve Hanson" w:date="2012-02-23T16:46:00Z">
        <w:del w:id="4518" w:author="mbeckerle" w:date="2012-04-22T19:37:00Z">
          <w:r w:rsidDel="00FF7CE4">
            <w:delText xml:space="preserve">  </w:delText>
          </w:r>
        </w:del>
      </w:ins>
      <w:commentRangeEnd w:id="4515"/>
      <w:r>
        <w:rPr>
          <w:rStyle w:val="CommentReference"/>
        </w:rPr>
        <w:commentReference w:id="4515"/>
      </w:r>
      <w:commentRangeEnd w:id="4516"/>
      <w:r w:rsidR="00DA38ED">
        <w:rPr>
          <w:rStyle w:val="CommentReference"/>
        </w:rPr>
        <w:commentReference w:id="4516"/>
      </w:r>
    </w:p>
    <w:p w14:paraId="0D1DF58A" w14:textId="272D1D14" w:rsidR="0077279F" w:rsidRPr="005223F4" w:rsidDel="00FF7CE4" w:rsidRDefault="0077279F" w:rsidP="0077279F">
      <w:pPr>
        <w:rPr>
          <w:del w:id="4519" w:author="mbeckerle" w:date="2012-04-22T19:37:00Z"/>
        </w:rPr>
      </w:pPr>
    </w:p>
    <w:p w14:paraId="51616707" w14:textId="77777777" w:rsidR="0077279F" w:rsidRPr="005223F4" w:rsidRDefault="00283F74" w:rsidP="00283F74">
      <w:r>
        <w:t xml:space="preserve">Rounding occurs as described under Rounding in </w:t>
      </w:r>
      <w:r>
        <w:fldChar w:fldCharType="begin"/>
      </w:r>
      <w:r>
        <w:instrText xml:space="preserve"> REF _Ref275431294 \r \h </w:instrText>
      </w:r>
      <w:r>
        <w:fldChar w:fldCharType="separate"/>
      </w:r>
      <w:r w:rsidR="00D04199">
        <w:rPr>
          <w:cs/>
        </w:rPr>
        <w:t>‎</w:t>
      </w:r>
      <w:r w:rsidR="00D04199">
        <w:t>13.6.1.1</w:t>
      </w:r>
      <w:r>
        <w:fldChar w:fldCharType="end"/>
      </w:r>
      <w:r>
        <w:t xml:space="preserve"> </w:t>
      </w:r>
      <w:r>
        <w:fldChar w:fldCharType="begin"/>
      </w:r>
      <w:r>
        <w:instrText xml:space="preserve"> REF _Ref275431294 \h </w:instrText>
      </w:r>
      <w:r>
        <w:fldChar w:fldCharType="separate"/>
      </w:r>
      <w:r w:rsidR="00D04199" w:rsidRPr="005223F4">
        <w:t xml:space="preserve">dfdl:textNumberPattern for </w:t>
      </w:r>
      <w:r w:rsidR="00D04199">
        <w:t>dfdl:</w:t>
      </w:r>
      <w:r w:rsidR="00D04199" w:rsidRPr="005223F4">
        <w:rPr>
          <w:rFonts w:cs="Arial"/>
          <w:sz w:val="18"/>
          <w:szCs w:val="18"/>
        </w:rPr>
        <w:t>textNumberRep 'standard'</w:t>
      </w:r>
      <w:r>
        <w:fldChar w:fldCharType="end"/>
      </w:r>
    </w:p>
    <w:p w14:paraId="20BA64B7" w14:textId="77777777" w:rsidR="00C315F7" w:rsidRPr="005223F4" w:rsidRDefault="00C315F7" w:rsidP="00C315F7">
      <w:pPr>
        <w:pStyle w:val="Heading3"/>
      </w:pPr>
      <w:bookmarkStart w:id="4520" w:name="_Ref263169391"/>
      <w:bookmarkStart w:id="4521" w:name="_Ref263169398"/>
      <w:bookmarkStart w:id="4522" w:name="_Toc332724484"/>
      <w:r w:rsidRPr="005223F4">
        <w:t>Converting logical numbers to/from text representation</w:t>
      </w:r>
      <w:bookmarkEnd w:id="4520"/>
      <w:bookmarkEnd w:id="4521"/>
      <w:bookmarkEnd w:id="4522"/>
    </w:p>
    <w:p w14:paraId="29B68CE9" w14:textId="77777777" w:rsidR="00C315F7" w:rsidRPr="005223F4" w:rsidRDefault="00C315F7" w:rsidP="008462CA">
      <w:pPr>
        <w:pStyle w:val="nobreak"/>
        <w:numPr>
          <w:ilvl w:val="0"/>
          <w:numId w:val="75"/>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'standard'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77777777" w:rsidR="004E2460" w:rsidRPr="004E2460" w:rsidRDefault="004E2460" w:rsidP="008462CA">
      <w:pPr>
        <w:pStyle w:val="nobreak"/>
        <w:numPr>
          <w:ilvl w:val="0"/>
          <w:numId w:val="75"/>
        </w:numPr>
        <w:rPr>
          <w:rFonts w:cs="Arial"/>
          <w:szCs w:val="20"/>
        </w:rPr>
      </w:pPr>
      <w:r w:rsidRPr="005223F4">
        <w:t xml:space="preserve">Signed numbers with dfdl:textNumberRep 'standard'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7777777" w:rsidR="00C315F7" w:rsidRPr="005223F4" w:rsidRDefault="00C315F7" w:rsidP="001447FB">
      <w:pPr>
        <w:numPr>
          <w:ilvl w:val="0"/>
          <w:numId w:val="75"/>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'zoned'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77777777" w:rsidR="00F41A95" w:rsidRDefault="00C315F7" w:rsidP="008462CA">
      <w:pPr>
        <w:numPr>
          <w:ilvl w:val="0"/>
          <w:numId w:val="75"/>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'standard'</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77777777" w:rsidR="00C315F7" w:rsidRPr="005223F4" w:rsidRDefault="00F41A95" w:rsidP="008462CA">
      <w:pPr>
        <w:numPr>
          <w:ilvl w:val="0"/>
          <w:numId w:val="75"/>
        </w:numPr>
        <w:rPr>
          <w:rFonts w:cs="Arial"/>
        </w:rPr>
      </w:pPr>
      <w:r w:rsidRPr="005223F4">
        <w:t>Unsigned numbers with dfdl:</w:t>
      </w:r>
      <w:r w:rsidRPr="005223F4">
        <w:rPr>
          <w:rFonts w:cs="Arial"/>
        </w:rPr>
        <w:t>textNumberRep 'standard'</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77777777" w:rsidR="00C315F7" w:rsidRDefault="00C315F7" w:rsidP="00AF0AE1">
      <w:pPr>
        <w:numPr>
          <w:ilvl w:val="0"/>
          <w:numId w:val="75"/>
        </w:numPr>
        <w:rPr>
          <w:ins w:id="4523" w:author="mbeckerle" w:date="2012-04-22T20:50:00Z"/>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'zoned'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69197416" w14:textId="77777777" w:rsidR="00316B66" w:rsidRPr="005223F4" w:rsidRDefault="00316B66" w:rsidP="001E72F9">
      <w:pPr>
        <w:ind w:left="720"/>
        <w:rPr>
          <w:rFonts w:cs="Arial"/>
        </w:rPr>
      </w:pPr>
    </w:p>
    <w:p w14:paraId="11225E9C" w14:textId="10876C44" w:rsidR="00C315F7" w:rsidRPr="005223F4" w:rsidDel="00FF7CE4" w:rsidRDefault="00316B66">
      <w:pPr>
        <w:pStyle w:val="Heading2"/>
        <w:rPr>
          <w:del w:id="4524" w:author="mbeckerle" w:date="2012-04-22T19:38:00Z"/>
        </w:rPr>
        <w:pPrChange w:id="4525" w:author="mbeckerle" w:date="2012-04-22T21:11:00Z">
          <w:pPr/>
        </w:pPrChange>
      </w:pPr>
      <w:ins w:id="4526" w:author="mbeckerle" w:date="2012-04-22T20:50:00Z">
        <w:r>
          <w:br w:type="page"/>
        </w:r>
      </w:ins>
    </w:p>
    <w:p w14:paraId="6E943AE5" w14:textId="24AAC280" w:rsidR="00C315F7" w:rsidRPr="005223F4" w:rsidDel="00FF7CE4" w:rsidRDefault="00C315F7">
      <w:pPr>
        <w:pStyle w:val="Heading2"/>
        <w:rPr>
          <w:del w:id="4527" w:author="mbeckerle" w:date="2012-04-22T19:38:00Z"/>
        </w:rPr>
        <w:pPrChange w:id="4528" w:author="mbeckerle" w:date="2012-04-22T21:11:00Z">
          <w:pPr/>
        </w:pPrChange>
      </w:pPr>
      <w:bookmarkStart w:id="4529" w:name="_Toc322911345"/>
      <w:bookmarkStart w:id="4530" w:name="_Toc322911660"/>
      <w:bookmarkStart w:id="4531" w:name="_Toc322911908"/>
      <w:bookmarkStart w:id="4532" w:name="_Toc322912199"/>
      <w:bookmarkStart w:id="4533" w:name="_Toc329093048"/>
      <w:bookmarkStart w:id="4534" w:name="_Toc332701561"/>
      <w:bookmarkStart w:id="4535" w:name="_Toc332701865"/>
      <w:bookmarkStart w:id="4536" w:name="_Toc332711659"/>
      <w:bookmarkStart w:id="4537" w:name="_Toc332711967"/>
      <w:bookmarkStart w:id="4538" w:name="_Toc332712269"/>
      <w:bookmarkStart w:id="4539" w:name="_Toc332724185"/>
      <w:bookmarkStart w:id="4540" w:name="_Toc332724485"/>
      <w:bookmarkEnd w:id="4529"/>
      <w:bookmarkEnd w:id="4530"/>
      <w:bookmarkEnd w:id="4531"/>
      <w:bookmarkEnd w:id="4532"/>
      <w:bookmarkEnd w:id="4533"/>
      <w:bookmarkEnd w:id="4534"/>
      <w:bookmarkEnd w:id="4535"/>
      <w:bookmarkEnd w:id="4536"/>
      <w:bookmarkEnd w:id="4537"/>
      <w:bookmarkEnd w:id="4538"/>
      <w:bookmarkEnd w:id="4539"/>
      <w:bookmarkEnd w:id="4540"/>
    </w:p>
    <w:p w14:paraId="47A4542F" w14:textId="77777777" w:rsidR="00806712" w:rsidRPr="005223F4" w:rsidRDefault="00806712">
      <w:pPr>
        <w:pStyle w:val="Heading2"/>
      </w:pPr>
      <w:bookmarkStart w:id="4541" w:name="_Toc243112833"/>
      <w:bookmarkStart w:id="4542" w:name="_Ref251248830"/>
      <w:bookmarkStart w:id="4543" w:name="_Ref274819885"/>
      <w:bookmarkStart w:id="4544" w:name="_Toc130873631"/>
      <w:bookmarkStart w:id="4545" w:name="_Toc140549603"/>
      <w:bookmarkStart w:id="4546" w:name="_Toc177399102"/>
      <w:bookmarkStart w:id="4547" w:name="_Toc175057389"/>
      <w:bookmarkStart w:id="4548" w:name="_Toc199516326"/>
      <w:bookmarkStart w:id="4549" w:name="_Toc194983989"/>
      <w:bookmarkStart w:id="4550" w:name="_Toc332724486"/>
      <w:r w:rsidRPr="005223F4">
        <w:t>Properties Specific to Number</w:t>
      </w:r>
      <w:r w:rsidR="00392192" w:rsidRPr="005223F4">
        <w:t>s</w:t>
      </w:r>
      <w:r w:rsidRPr="005223F4">
        <w:t xml:space="preserve"> with Binary representation</w:t>
      </w:r>
      <w:bookmarkEnd w:id="4541"/>
      <w:bookmarkEnd w:id="4542"/>
      <w:bookmarkEnd w:id="4543"/>
      <w:bookmarkEnd w:id="4550"/>
    </w:p>
    <w:p w14:paraId="063E659F" w14:textId="45F46FAF" w:rsidR="0075038D" w:rsidRPr="005223F4" w:rsidDel="00FF7CE4" w:rsidRDefault="0075038D" w:rsidP="000B19ED">
      <w:pPr>
        <w:rPr>
          <w:del w:id="4551" w:author="mbeckerle" w:date="2012-04-22T19:38:00Z"/>
        </w:rPr>
      </w:pPr>
    </w:p>
    <w:p w14:paraId="22CD305F" w14:textId="77777777" w:rsidR="00113D4B" w:rsidRPr="005223F4" w:rsidRDefault="0075038D" w:rsidP="00036F18">
      <w:r w:rsidRPr="005223F4">
        <w:t>These properties are applicable to decimals</w:t>
      </w:r>
      <w:r w:rsidR="00036F18" w:rsidRPr="005223F4">
        <w:t xml:space="preserve"> types and </w:t>
      </w:r>
      <w:r w:rsidRPr="005223F4">
        <w:t xml:space="preserve">its derived types. </w:t>
      </w:r>
      <w:r w:rsidR="00805B11" w:rsidRPr="005223F4">
        <w:t>These properties are not applicable to types float and double.</w:t>
      </w:r>
      <w:r w:rsidR="00113D4B" w:rsidRPr="005223F4">
        <w:t xml:space="preserve"> See section </w:t>
      </w:r>
      <w:r w:rsidR="00113D4B" w:rsidRPr="005223F4">
        <w:fldChar w:fldCharType="begin"/>
      </w:r>
      <w:r w:rsidR="00113D4B" w:rsidRPr="005223F4">
        <w:instrText xml:space="preserve"> REF _Ref251331995 \r \h </w:instrText>
      </w:r>
      <w:r w:rsidR="00113D4B" w:rsidRPr="005223F4">
        <w:fldChar w:fldCharType="separate"/>
      </w:r>
      <w:r w:rsidR="00D04199">
        <w:rPr>
          <w:cs/>
        </w:rPr>
        <w:t>‎</w:t>
      </w:r>
      <w:r w:rsidR="00D04199">
        <w:t>13.8</w:t>
      </w:r>
      <w:r w:rsidR="00113D4B" w:rsidRPr="005223F4">
        <w:fldChar w:fldCharType="end"/>
      </w:r>
      <w:r w:rsidR="00113D4B" w:rsidRPr="005223F4">
        <w:t xml:space="preserve"> </w:t>
      </w:r>
      <w:r w:rsidR="00113D4B" w:rsidRPr="005223F4">
        <w:fldChar w:fldCharType="begin"/>
      </w:r>
      <w:r w:rsidR="00113D4B" w:rsidRPr="005223F4">
        <w:instrText xml:space="preserve"> REF _Ref251332000 \h </w:instrText>
      </w:r>
      <w:r w:rsidR="00113D4B" w:rsidRPr="005223F4">
        <w:fldChar w:fldCharType="separate"/>
      </w:r>
      <w:r w:rsidR="00D04199" w:rsidRPr="005223F4">
        <w:t>Properties Specific to Float/Double with Binary representation</w:t>
      </w:r>
      <w:r w:rsidR="00113D4B" w:rsidRPr="005223F4">
        <w:fldChar w:fldCharType="end"/>
      </w:r>
    </w:p>
    <w:p w14:paraId="34C57B6A" w14:textId="4D6D557B" w:rsidR="0011323E" w:rsidRPr="005223F4" w:rsidDel="00FF7CE4" w:rsidRDefault="0011323E" w:rsidP="00036F18">
      <w:pPr>
        <w:rPr>
          <w:del w:id="4552" w:author="mbeckerle" w:date="2012-04-22T19:38: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300"/>
      </w:tblGrid>
      <w:tr w:rsidR="00806712" w:rsidRPr="005223F4" w14:paraId="41A76DC1" w14:textId="77777777" w:rsidTr="00240AC5">
        <w:trPr>
          <w:cantSplit/>
        </w:trPr>
        <w:tc>
          <w:tcPr>
            <w:tcW w:w="2628" w:type="dxa"/>
            <w:shd w:val="clear" w:color="auto" w:fill="F3F3F3"/>
          </w:tcPr>
          <w:p w14:paraId="171C4F40" w14:textId="77777777" w:rsidR="00806712" w:rsidRPr="001E72F9" w:rsidRDefault="00113D4B" w:rsidP="00D67874">
            <w:pPr>
              <w:rPr>
                <w:b/>
              </w:rPr>
            </w:pPr>
            <w:r w:rsidRPr="001E72F9">
              <w:rPr>
                <w:b/>
              </w:rPr>
              <w:t xml:space="preserve"> </w:t>
            </w:r>
            <w:r w:rsidR="00806712" w:rsidRPr="001E72F9">
              <w:rPr>
                <w:b/>
              </w:rPr>
              <w:t>Property Name</w:t>
            </w:r>
          </w:p>
        </w:tc>
        <w:tc>
          <w:tcPr>
            <w:tcW w:w="6300" w:type="dxa"/>
            <w:shd w:val="clear" w:color="auto" w:fill="F3F3F3"/>
          </w:tcPr>
          <w:p w14:paraId="34191781" w14:textId="77777777" w:rsidR="00806712" w:rsidRPr="001E72F9" w:rsidRDefault="00806712">
            <w:pPr>
              <w:rPr>
                <w:b/>
              </w:rPr>
            </w:pPr>
            <w:r w:rsidRPr="001E72F9">
              <w:rPr>
                <w:b/>
              </w:rPr>
              <w:t>Description</w:t>
            </w:r>
          </w:p>
        </w:tc>
      </w:tr>
      <w:tr w:rsidR="007D75BE" w:rsidRPr="005223F4" w14:paraId="4B561990" w14:textId="77777777" w:rsidTr="00240AC5">
        <w:trPr>
          <w:cantSplit/>
        </w:trPr>
        <w:tc>
          <w:tcPr>
            <w:tcW w:w="2628" w:type="dxa"/>
            <w:shd w:val="clear" w:color="auto" w:fill="auto"/>
          </w:tcPr>
          <w:p w14:paraId="4F2A604D" w14:textId="77777777" w:rsidR="007D75BE" w:rsidRPr="005223F4" w:rsidRDefault="00D52F37" w:rsidP="00D67874">
            <w:r w:rsidRPr="005223F4">
              <w:t>binaryNumberRep</w:t>
            </w:r>
          </w:p>
        </w:tc>
        <w:tc>
          <w:tcPr>
            <w:tcW w:w="6300" w:type="dxa"/>
            <w:shd w:val="clear" w:color="auto" w:fill="auto"/>
          </w:tcPr>
          <w:p w14:paraId="27BD45FD" w14:textId="77777777" w:rsidR="007D75BE" w:rsidRPr="00240AC5" w:rsidRDefault="00D74CC9" w:rsidP="001E72F9">
            <w:pPr>
              <w:rPr>
                <w:rFonts w:ascii="Tms Rmn" w:eastAsia="MS Mincho" w:hAnsi="Tms Rmn" w:cs="Tms Rmn"/>
                <w:lang w:eastAsia="ja-JP" w:bidi="he-IL"/>
              </w:rPr>
            </w:pPr>
            <w:r w:rsidRPr="00240AC5">
              <w:rPr>
                <w:rFonts w:eastAsia="MS Mincho"/>
                <w:lang w:eastAsia="ja-JP" w:bidi="he-IL"/>
              </w:rPr>
              <w:t>Enum</w:t>
            </w:r>
          </w:p>
          <w:p w14:paraId="2332B07C" w14:textId="77777777" w:rsidR="007D75BE" w:rsidRPr="00240AC5" w:rsidRDefault="007D75BE" w:rsidP="001E72F9">
            <w:pPr>
              <w:rPr>
                <w:rFonts w:ascii="Tms Rmn" w:eastAsia="MS Mincho" w:hAnsi="Tms Rmn" w:cs="Tms Rmn"/>
                <w:lang w:eastAsia="ja-JP" w:bidi="he-IL"/>
              </w:rPr>
            </w:pPr>
            <w:r w:rsidRPr="00240AC5">
              <w:rPr>
                <w:rFonts w:eastAsia="MS Mincho"/>
                <w:lang w:eastAsia="ja-JP" w:bidi="he-IL"/>
              </w:rPr>
              <w:t>Valid values are  ‘packed’, ‘</w:t>
            </w:r>
            <w:r w:rsidR="00017371" w:rsidRPr="00240AC5">
              <w:rPr>
                <w:rFonts w:eastAsia="MS Mincho"/>
                <w:lang w:eastAsia="ja-JP" w:bidi="he-IL"/>
              </w:rPr>
              <w:t>bcd</w:t>
            </w:r>
            <w:r w:rsidRPr="00240AC5">
              <w:rPr>
                <w:rFonts w:eastAsia="MS Mincho"/>
                <w:lang w:eastAsia="ja-JP" w:bidi="he-IL"/>
              </w:rPr>
              <w:t>’, 'binary'</w:t>
            </w:r>
            <w:r w:rsidRPr="00240AC5">
              <w:rPr>
                <w:rFonts w:ascii="Tms Rmn" w:eastAsia="MS Mincho" w:hAnsi="Tms Rmn" w:cs="Tms Rmn"/>
                <w:lang w:eastAsia="ja-JP" w:bidi="he-IL"/>
              </w:rPr>
              <w:t xml:space="preserve"> </w:t>
            </w:r>
          </w:p>
          <w:p w14:paraId="6AA95A03" w14:textId="0642BCD0" w:rsidR="007D75BE" w:rsidRPr="00240AC5" w:rsidRDefault="007D75BE" w:rsidP="001E72F9">
            <w:pPr>
              <w:rPr>
                <w:rFonts w:eastAsia="MS Mincho"/>
                <w:lang w:eastAsia="ja-JP" w:bidi="he-IL"/>
              </w:rPr>
            </w:pPr>
            <w:r w:rsidRPr="00240AC5">
              <w:rPr>
                <w:rFonts w:eastAsia="MS Mincho"/>
                <w:lang w:eastAsia="ja-JP" w:bidi="he-IL"/>
              </w:rPr>
              <w:t>Allowable values for each number type are</w:t>
            </w:r>
            <w:ins w:id="4553" w:author="mbeckerle" w:date="2012-04-22T19:39:00Z">
              <w:r w:rsidR="00FF7CE4">
                <w:rPr>
                  <w:rFonts w:eastAsia="MS Mincho"/>
                  <w:lang w:eastAsia="ja-JP" w:bidi="he-IL"/>
                </w:rPr>
                <w:t>:</w:t>
              </w:r>
            </w:ins>
            <w:del w:id="4554" w:author="mbeckerle" w:date="2012-04-22T19:39:00Z">
              <w:r w:rsidRPr="00240AC5" w:rsidDel="00FF7CE4">
                <w:rPr>
                  <w:rFonts w:eastAsia="MS Mincho"/>
                  <w:lang w:eastAsia="ja-JP" w:bidi="he-IL"/>
                </w:rPr>
                <w:br/>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5223F4" w14:paraId="405610DB" w14:textId="77777777" w:rsidTr="001E72F9">
              <w:tc>
                <w:tcPr>
                  <w:tcW w:w="2947" w:type="dxa"/>
                  <w:shd w:val="clear" w:color="auto" w:fill="F3F3F3"/>
                </w:tcPr>
                <w:p w14:paraId="7DEF248A" w14:textId="77777777" w:rsidR="007D75BE" w:rsidRPr="005E3B09" w:rsidRDefault="00963EB3">
                  <w:pPr>
                    <w:rPr>
                      <w:b/>
                      <w:iCs/>
                    </w:rPr>
                  </w:pPr>
                  <w:ins w:id="4555" w:author="Steve Hanson" w:date="2012-02-23T17:28:00Z">
                    <w:r w:rsidRPr="00240AC5">
                      <w:rPr>
                        <w:b/>
                        <w:iCs/>
                      </w:rPr>
                      <w:t xml:space="preserve">Logical </w:t>
                    </w:r>
                  </w:ins>
                  <w:ins w:id="4556" w:author="Steve Hanson" w:date="2012-02-23T17:27:00Z">
                    <w:r w:rsidRPr="005E3B09">
                      <w:rPr>
                        <w:b/>
                        <w:iCs/>
                      </w:rPr>
                      <w:t>T</w:t>
                    </w:r>
                  </w:ins>
                  <w:del w:id="4557" w:author="Steve Hanson" w:date="2012-02-23T17:27:00Z">
                    <w:r w:rsidR="007D75BE" w:rsidRPr="005E3B09" w:rsidDel="00963EB3">
                      <w:rPr>
                        <w:b/>
                        <w:iCs/>
                      </w:rPr>
                      <w:delText>t</w:delText>
                    </w:r>
                  </w:del>
                  <w:r w:rsidR="007D75BE" w:rsidRPr="005E3B09">
                    <w:rPr>
                      <w:b/>
                      <w:iCs/>
                    </w:rPr>
                    <w:t>ype</w:t>
                  </w:r>
                </w:p>
              </w:tc>
              <w:tc>
                <w:tcPr>
                  <w:tcW w:w="2880" w:type="dxa"/>
                  <w:shd w:val="clear" w:color="auto" w:fill="F3F3F3"/>
                </w:tcPr>
                <w:p w14:paraId="5A59C136" w14:textId="4D1CCFC9" w:rsidR="007D75BE" w:rsidRPr="00F81703" w:rsidRDefault="00F36279" w:rsidP="001E72F9">
                  <w:pPr>
                    <w:rPr>
                      <w:b/>
                      <w:iCs/>
                    </w:rPr>
                  </w:pPr>
                  <w:r w:rsidRPr="00F81703">
                    <w:rPr>
                      <w:b/>
                      <w:iCs/>
                    </w:rPr>
                    <w:t xml:space="preserve">Permitted </w:t>
                  </w:r>
                  <w:ins w:id="4558" w:author="Steve Hanson" w:date="2012-08-06T15:04:00Z">
                    <w:r w:rsidR="001E72F9">
                      <w:rPr>
                        <w:b/>
                        <w:iCs/>
                      </w:rPr>
                      <w:t>V</w:t>
                    </w:r>
                  </w:ins>
                  <w:del w:id="4559" w:author="Steve Hanson" w:date="2012-08-06T15:04:00Z">
                    <w:r w:rsidRPr="00F81703" w:rsidDel="001E72F9">
                      <w:rPr>
                        <w:b/>
                        <w:iCs/>
                      </w:rPr>
                      <w:delText>v</w:delText>
                    </w:r>
                  </w:del>
                  <w:r w:rsidRPr="00F81703">
                    <w:rPr>
                      <w:b/>
                      <w:iCs/>
                    </w:rPr>
                    <w:t>alue</w:t>
                  </w:r>
                </w:p>
              </w:tc>
            </w:tr>
            <w:tr w:rsidR="007D75BE" w:rsidRPr="005223F4" w14:paraId="231FF260" w14:textId="77777777" w:rsidTr="001E72F9">
              <w:tc>
                <w:tcPr>
                  <w:tcW w:w="2947" w:type="dxa"/>
                  <w:shd w:val="clear" w:color="auto" w:fill="auto"/>
                </w:tcPr>
                <w:p w14:paraId="40D16C0A" w14:textId="77777777" w:rsidR="007D75BE" w:rsidRPr="005223F4" w:rsidRDefault="007D75BE">
                  <w:r w:rsidRPr="005223F4">
                    <w:t>Decimal</w:t>
                  </w:r>
                  <w:r w:rsidR="00BE3BCB" w:rsidRPr="005223F4">
                    <w:t xml:space="preserve">, </w:t>
                  </w:r>
                  <w:r w:rsidRPr="005223F4">
                    <w:t>Integer</w:t>
                  </w:r>
                  <w:r w:rsidR="00BE3BCB" w:rsidRPr="005223F4">
                    <w:t xml:space="preserve">, </w:t>
                  </w:r>
                  <w:ins w:id="4560" w:author="Steve Hanson" w:date="2012-02-23T17:28:00Z">
                    <w:r w:rsidR="00963EB3">
                      <w:t>N</w:t>
                    </w:r>
                  </w:ins>
                  <w:del w:id="4561" w:author="Steve Hanson" w:date="2012-02-23T17:28:00Z">
                    <w:r w:rsidR="00BE3BCB" w:rsidRPr="005223F4" w:rsidDel="00963EB3">
                      <w:delText>n</w:delText>
                    </w:r>
                  </w:del>
                  <w:r w:rsidR="00BE3BCB" w:rsidRPr="005223F4" w:rsidDel="00400E16">
                    <w:t>onNegativeInteger</w:t>
                  </w:r>
                </w:p>
              </w:tc>
              <w:tc>
                <w:tcPr>
                  <w:tcW w:w="2880" w:type="dxa"/>
                  <w:tcBorders>
                    <w:bottom w:val="single" w:sz="4" w:space="0" w:color="auto"/>
                  </w:tcBorders>
                  <w:shd w:val="clear" w:color="auto" w:fill="auto"/>
                </w:tcPr>
                <w:p w14:paraId="3D2A843D" w14:textId="77777777" w:rsidR="007D75BE" w:rsidRPr="005223F4" w:rsidRDefault="007D75BE" w:rsidP="001E72F9">
                  <w:r w:rsidRPr="005223F4">
                    <w:t xml:space="preserve">packed, </w:t>
                  </w:r>
                  <w:r w:rsidR="00017371" w:rsidRPr="005223F4">
                    <w:t>bcd</w:t>
                  </w:r>
                  <w:r w:rsidR="00AB01D6" w:rsidRPr="005223F4">
                    <w:t xml:space="preserve">, </w:t>
                  </w:r>
                  <w:commentRangeStart w:id="4562"/>
                  <w:r w:rsidR="00AB01D6" w:rsidRPr="005223F4">
                    <w:t>binary</w:t>
                  </w:r>
                  <w:commentRangeEnd w:id="4562"/>
                  <w:r w:rsidR="00B724C6">
                    <w:rPr>
                      <w:rStyle w:val="CommentReference"/>
                    </w:rPr>
                    <w:commentReference w:id="4562"/>
                  </w:r>
                </w:p>
              </w:tc>
            </w:tr>
            <w:tr w:rsidR="007D75BE" w:rsidRPr="005223F4" w14:paraId="015A869E" w14:textId="77777777" w:rsidTr="001E72F9">
              <w:tc>
                <w:tcPr>
                  <w:tcW w:w="2947" w:type="dxa"/>
                  <w:shd w:val="clear" w:color="auto" w:fill="auto"/>
                </w:tcPr>
                <w:p w14:paraId="1BA21B07" w14:textId="77777777" w:rsidR="007D75BE" w:rsidRPr="005223F4" w:rsidRDefault="007D75BE">
                  <w:r w:rsidRPr="005223F4">
                    <w:t>Long, Int, Short, Byte,</w:t>
                  </w:r>
                </w:p>
              </w:tc>
              <w:tc>
                <w:tcPr>
                  <w:tcW w:w="2880" w:type="dxa"/>
                  <w:shd w:val="clear" w:color="auto" w:fill="auto"/>
                </w:tcPr>
                <w:p w14:paraId="34F3A054" w14:textId="77777777" w:rsidR="007D75BE" w:rsidRPr="005223F4" w:rsidRDefault="007D75BE" w:rsidP="001E72F9">
                  <w:r w:rsidRPr="005223F4">
                    <w:t xml:space="preserve">packed, </w:t>
                  </w:r>
                  <w:r w:rsidRPr="00240AC5">
                    <w:rPr>
                      <w:rFonts w:ascii="Helvetica" w:hAnsi="Helvetica" w:cs="Times"/>
                    </w:rPr>
                    <w:t>binary</w:t>
                  </w:r>
                </w:p>
              </w:tc>
            </w:tr>
            <w:tr w:rsidR="007D75BE" w:rsidRPr="005223F4" w14:paraId="2FF97685" w14:textId="77777777" w:rsidTr="001E72F9">
              <w:tc>
                <w:tcPr>
                  <w:tcW w:w="2947" w:type="dxa"/>
                  <w:shd w:val="clear" w:color="auto" w:fill="auto"/>
                </w:tcPr>
                <w:p w14:paraId="08EB158C" w14:textId="77777777" w:rsidR="007D75BE" w:rsidRPr="005223F4" w:rsidRDefault="007D75BE">
                  <w:r w:rsidRPr="005223F4">
                    <w:t xml:space="preserve">UnsignedLong, Unsignedint, </w:t>
                  </w:r>
                  <w:r w:rsidR="002A268D" w:rsidRPr="005223F4">
                    <w:t>UnsignedShort</w:t>
                  </w:r>
                  <w:r w:rsidRPr="005223F4">
                    <w:t xml:space="preserve">, </w:t>
                  </w:r>
                  <w:r w:rsidR="002A268D" w:rsidRPr="005223F4">
                    <w:t>UnsignedByte</w:t>
                  </w:r>
                </w:p>
              </w:tc>
              <w:tc>
                <w:tcPr>
                  <w:tcW w:w="2880" w:type="dxa"/>
                  <w:shd w:val="clear" w:color="auto" w:fill="auto"/>
                </w:tcPr>
                <w:p w14:paraId="3DA64D8A" w14:textId="77777777" w:rsidR="007D75BE" w:rsidRPr="005223F4" w:rsidRDefault="007D75BE" w:rsidP="001E72F9">
                  <w:r w:rsidRPr="005223F4">
                    <w:t xml:space="preserve">packed, </w:t>
                  </w:r>
                  <w:r w:rsidR="00017371" w:rsidRPr="005223F4">
                    <w:t>bcd</w:t>
                  </w:r>
                  <w:r w:rsidRPr="005223F4">
                    <w:t xml:space="preserve">, </w:t>
                  </w:r>
                  <w:r w:rsidRPr="00240AC5">
                    <w:rPr>
                      <w:rFonts w:ascii="Helvetica" w:hAnsi="Helvetica" w:cs="Times"/>
                    </w:rPr>
                    <w:t>binary</w:t>
                  </w:r>
                </w:p>
              </w:tc>
            </w:tr>
          </w:tbl>
          <w:p w14:paraId="1044A423" w14:textId="49523DEC" w:rsidR="007D75BE" w:rsidRPr="005223F4" w:rsidDel="00FF7CE4" w:rsidRDefault="007D75BE">
            <w:pPr>
              <w:rPr>
                <w:del w:id="4563" w:author="mbeckerle" w:date="2012-04-22T19:39:00Z"/>
              </w:rPr>
            </w:pPr>
          </w:p>
          <w:p w14:paraId="345981B2" w14:textId="77777777" w:rsidR="007D75BE" w:rsidRPr="005223F4" w:rsidRDefault="007D75BE">
            <w:r w:rsidRPr="00240AC5">
              <w:rPr>
                <w:rFonts w:eastAsia="MS Mincho" w:cs="Arial"/>
                <w:color w:val="000000"/>
              </w:rPr>
              <w:t>‘</w:t>
            </w:r>
            <w:r w:rsidRPr="005223F4">
              <w:t xml:space="preserve">packed’ means </w:t>
            </w:r>
            <w:r w:rsidR="001D4A47" w:rsidRPr="005223F4">
              <w:t>represented</w:t>
            </w:r>
            <w:r w:rsidRPr="005223F4">
              <w:t xml:space="preserve"> as a packed decimal.</w:t>
            </w:r>
            <w:r w:rsidR="00384B64" w:rsidRPr="005223F4">
              <w:t xml:space="preserve"> In</w:t>
            </w:r>
            <w:r w:rsidR="00C35B7C" w:rsidRPr="005223F4">
              <w:t xml:space="preserve"> the</w:t>
            </w:r>
            <w:r w:rsidR="00384B64" w:rsidRPr="005223F4">
              <w:t xml:space="preserve"> packed </w:t>
            </w:r>
            <w:r w:rsidR="00C35B7C" w:rsidRPr="005223F4">
              <w:t>decimal</w:t>
            </w:r>
            <w:r w:rsidR="00384B64" w:rsidRPr="005223F4">
              <w:t xml:space="preserve"> format, each b</w:t>
            </w:r>
            <w:r w:rsidR="00AC74CE">
              <w:t>yte contains two decimal digits</w:t>
            </w:r>
            <w:r w:rsidR="00384B64" w:rsidRPr="005223F4">
              <w:t xml:space="preserve">, except for the </w:t>
            </w:r>
            <w:r w:rsidR="000147FF" w:rsidRPr="005223F4">
              <w:t>least significant</w:t>
            </w:r>
            <w:r w:rsidR="00384B64" w:rsidRPr="005223F4">
              <w:t xml:space="preserve"> byte, which contains a sign </w:t>
            </w:r>
            <w:r w:rsidR="000147FF" w:rsidRPr="005223F4">
              <w:t>in the least significant nibble</w:t>
            </w:r>
            <w:r w:rsidR="00384B64" w:rsidRPr="005223F4">
              <w:t>.</w:t>
            </w:r>
          </w:p>
          <w:p w14:paraId="68D15F3B" w14:textId="77777777" w:rsidR="007D75BE" w:rsidRPr="005223F4" w:rsidRDefault="007D75BE">
            <w:r w:rsidRPr="00240AC5">
              <w:rPr>
                <w:rFonts w:eastAsia="MS Mincho" w:cs="Arial"/>
                <w:color w:val="000000"/>
              </w:rPr>
              <w:t>‘</w:t>
            </w:r>
            <w:r w:rsidR="00017371" w:rsidRPr="00240AC5">
              <w:rPr>
                <w:rFonts w:eastAsia="MS Mincho" w:cs="Arial"/>
                <w:color w:val="000000"/>
              </w:rPr>
              <w:t>bcd</w:t>
            </w:r>
            <w:r w:rsidRPr="005223F4">
              <w:t xml:space="preserve">’ means </w:t>
            </w:r>
            <w:r w:rsidR="001D4A47" w:rsidRPr="005223F4">
              <w:t>represented</w:t>
            </w:r>
            <w:r w:rsidRPr="005223F4">
              <w:t xml:space="preserve"> as a binary coded decimal</w:t>
            </w:r>
            <w:r w:rsidR="009016A5" w:rsidRPr="005223F4">
              <w:t xml:space="preserve"> with two digits per byte</w:t>
            </w:r>
            <w:r w:rsidRPr="005223F4">
              <w:t>.</w:t>
            </w:r>
            <w:r w:rsidR="00C35B7C" w:rsidRPr="005223F4">
              <w:t xml:space="preserve"> </w:t>
            </w:r>
          </w:p>
          <w:p w14:paraId="433F44E8" w14:textId="77777777" w:rsidR="005A400F" w:rsidRDefault="007D75BE">
            <w:pPr>
              <w:rPr>
                <w:ins w:id="4564" w:author="mbeckerle" w:date="2012-04-22T19:40:00Z"/>
              </w:rPr>
            </w:pPr>
            <w:r w:rsidRPr="00240AC5">
              <w:rPr>
                <w:rFonts w:eastAsia="MS Mincho" w:cs="Arial"/>
                <w:color w:val="000000"/>
              </w:rPr>
              <w:t>‘</w:t>
            </w:r>
            <w:r w:rsidRPr="005223F4">
              <w:t xml:space="preserve">binary’ means </w:t>
            </w:r>
            <w:r w:rsidR="001D4A47" w:rsidRPr="005223F4">
              <w:t>represented</w:t>
            </w:r>
            <w:r w:rsidRPr="005223F4">
              <w:t xml:space="preserve"> as twos complement for signed types and unsigned binary for unsigned types.</w:t>
            </w:r>
          </w:p>
          <w:p w14:paraId="26C4D5F8" w14:textId="685158CB" w:rsidR="001D6CE4" w:rsidRPr="005223F4" w:rsidRDefault="001D6CE4">
            <w:ins w:id="4565" w:author="mbeckerle" w:date="2012-04-22T19:40:00Z">
              <w:r>
                <w:t>The dfdl:byteOrder property is used to determine the numeric significance of the bytes making up the representation.</w:t>
              </w:r>
            </w:ins>
          </w:p>
          <w:p w14:paraId="6D435664" w14:textId="77777777" w:rsidR="007D75BE" w:rsidRPr="005223F4" w:rsidRDefault="005A400F">
            <w:r w:rsidRPr="005223F4">
              <w:t>Annotation: dfdl:element, dfdl:simpleType</w:t>
            </w:r>
            <w:commentRangeStart w:id="4566"/>
            <w:ins w:id="4567" w:author="Steve Hanson" w:date="2012-02-23T17:31:00Z">
              <w:r w:rsidR="00963EB3">
                <w:t xml:space="preserve">  </w:t>
              </w:r>
            </w:ins>
            <w:commentRangeEnd w:id="4566"/>
            <w:r w:rsidR="00963EB3" w:rsidRPr="00240AC5">
              <w:rPr>
                <w:rStyle w:val="CommentReference"/>
                <w:bCs/>
              </w:rPr>
              <w:commentReference w:id="4566"/>
            </w:r>
          </w:p>
        </w:tc>
      </w:tr>
      <w:tr w:rsidR="00806712" w:rsidRPr="005223F4" w14:paraId="1ACD609C" w14:textId="77777777" w:rsidTr="00240AC5">
        <w:trPr>
          <w:cantSplit/>
        </w:trPr>
        <w:tc>
          <w:tcPr>
            <w:tcW w:w="2628" w:type="dxa"/>
            <w:shd w:val="clear" w:color="auto" w:fill="auto"/>
          </w:tcPr>
          <w:p w14:paraId="411F7E0F" w14:textId="77777777" w:rsidR="00806712" w:rsidRPr="005223F4" w:rsidRDefault="00017371" w:rsidP="00D67874">
            <w:r w:rsidRPr="005223F4">
              <w:t>binaryD</w:t>
            </w:r>
            <w:r w:rsidR="00806712" w:rsidRPr="005223F4">
              <w:t>ecimalVirtualPoint</w:t>
            </w:r>
          </w:p>
        </w:tc>
        <w:tc>
          <w:tcPr>
            <w:tcW w:w="6300" w:type="dxa"/>
            <w:shd w:val="clear" w:color="auto" w:fill="auto"/>
          </w:tcPr>
          <w:p w14:paraId="7033C9A2" w14:textId="77777777" w:rsidR="00806712" w:rsidRPr="005223F4" w:rsidRDefault="00FE1853" w:rsidP="005B1DEB">
            <w:r w:rsidRPr="005223F4">
              <w:t>I</w:t>
            </w:r>
            <w:r w:rsidR="00B937D4" w:rsidRPr="005223F4">
              <w:t>nteger</w:t>
            </w:r>
            <w:r w:rsidR="00806712" w:rsidRPr="005223F4">
              <w:t>.</w:t>
            </w:r>
          </w:p>
          <w:p w14:paraId="0DCB30EF" w14:textId="77777777" w:rsidR="00806712" w:rsidRPr="005223F4" w:rsidRDefault="00806712" w:rsidP="005B1DEB">
            <w:r w:rsidRPr="005223F4">
              <w:t>Used</w:t>
            </w:r>
            <w:r w:rsidR="00A24AF0">
              <w:t xml:space="preserve"> when</w:t>
            </w:r>
            <w:r w:rsidRPr="005223F4">
              <w:t xml:space="preserve"> </w:t>
            </w:r>
            <w:r w:rsidR="00D4772B" w:rsidRPr="005223F4">
              <w:t>base</w:t>
            </w:r>
            <w:r w:rsidR="00FE1853" w:rsidRPr="005223F4">
              <w:t xml:space="preserve"> simpleType is xs:decimal.</w:t>
            </w:r>
          </w:p>
          <w:p w14:paraId="4720F5A6" w14:textId="77777777" w:rsidR="00360A74" w:rsidRPr="005223F4" w:rsidRDefault="002A268D" w:rsidP="005B1DEB">
            <w:r w:rsidRPr="005223F4">
              <w:t>An</w:t>
            </w:r>
            <w:r w:rsidR="00C123A8" w:rsidRPr="005223F4">
              <w:t xml:space="preserve"> integer that represents the position of an implied decimal point within a number, or specify 0. </w:t>
            </w:r>
          </w:p>
          <w:p w14:paraId="567CBD51" w14:textId="77777777" w:rsidR="00360A74" w:rsidRPr="005223F4" w:rsidRDefault="00360A74" w:rsidP="005B1DEB">
            <w:r w:rsidRPr="005223F4">
              <w:t>If you specify 0 then there is no virtual decimal point</w:t>
            </w:r>
          </w:p>
          <w:p w14:paraId="0A77A85E" w14:textId="77777777" w:rsidR="00C123A8" w:rsidRPr="005223F4" w:rsidRDefault="00C123A8" w:rsidP="005B1DEB">
            <w:r w:rsidRPr="005223F4">
              <w:t>If you specify a positive integer, the position of the decimal point is moved left from the right side of the number. For example, if you specify 3, the decimal value 1234 represents 1.234</w:t>
            </w:r>
          </w:p>
          <w:p w14:paraId="2B82CCC1" w14:textId="77777777" w:rsidR="00C123A8" w:rsidRPr="005223F4" w:rsidRDefault="00C123A8" w:rsidP="005B1DEB">
            <w:r w:rsidRPr="005223F4">
              <w:t>If you specify a negative integer, the position of the decimal point is moved right from the right side of the number. For example, if you specify -3, the decimal value 1234 represents 1 234 000</w:t>
            </w:r>
          </w:p>
          <w:p w14:paraId="53F5E134" w14:textId="77777777" w:rsidR="005A400F" w:rsidRPr="005223F4" w:rsidRDefault="005A400F" w:rsidP="005B1DEB">
            <w:r w:rsidRPr="005223F4">
              <w:t>Annotation: dfdl:element, dfdl:simpleType</w:t>
            </w:r>
          </w:p>
        </w:tc>
      </w:tr>
      <w:tr w:rsidR="00806712" w:rsidRPr="005223F4" w14:paraId="638CE22E" w14:textId="77777777" w:rsidTr="00240AC5">
        <w:trPr>
          <w:cantSplit/>
        </w:trPr>
        <w:tc>
          <w:tcPr>
            <w:tcW w:w="2628" w:type="dxa"/>
            <w:shd w:val="clear" w:color="auto" w:fill="auto"/>
          </w:tcPr>
          <w:p w14:paraId="53FFF68B" w14:textId="77777777" w:rsidR="00806712" w:rsidRPr="005223F4" w:rsidRDefault="00017371" w:rsidP="00D67874">
            <w:r w:rsidRPr="005223F4">
              <w:t>binaryPackedSignCodes</w:t>
            </w:r>
          </w:p>
        </w:tc>
        <w:tc>
          <w:tcPr>
            <w:tcW w:w="6300" w:type="dxa"/>
            <w:shd w:val="clear" w:color="auto" w:fill="auto"/>
          </w:tcPr>
          <w:p w14:paraId="1DA22357" w14:textId="77777777" w:rsidR="00806712" w:rsidRPr="005223F4" w:rsidRDefault="00554B12" w:rsidP="005B1DEB">
            <w:r w:rsidRPr="005223F4">
              <w:t>List of Character</w:t>
            </w:r>
          </w:p>
          <w:p w14:paraId="70328935" w14:textId="77777777" w:rsidR="00806712" w:rsidRPr="005223F4" w:rsidRDefault="00806712" w:rsidP="005B1DEB">
            <w:r w:rsidRPr="005223F4">
              <w:t xml:space="preserve">Used only when </w:t>
            </w:r>
            <w:r w:rsidR="00F87B81">
              <w:t>dfdl:</w:t>
            </w:r>
            <w:r w:rsidR="00D52F37" w:rsidRPr="005223F4">
              <w:t>binaryNumberRep</w:t>
            </w:r>
            <w:r w:rsidR="00EC52DC" w:rsidRPr="005223F4" w:rsidDel="00EC52DC">
              <w:t xml:space="preserve"> </w:t>
            </w:r>
            <w:r w:rsidR="00F042E2" w:rsidRPr="005223F4">
              <w:t xml:space="preserve">or </w:t>
            </w:r>
            <w:r w:rsidR="00F87B81">
              <w:t>dfdl:</w:t>
            </w:r>
            <w:r w:rsidR="00ED60BB" w:rsidRPr="005223F4">
              <w:t>binaryCalendarRep</w:t>
            </w:r>
            <w:r w:rsidR="00F042E2" w:rsidRPr="005223F4">
              <w:t xml:space="preserve"> </w:t>
            </w:r>
            <w:r w:rsidRPr="005223F4">
              <w:t>is ‘packed’</w:t>
            </w:r>
          </w:p>
          <w:p w14:paraId="5DC6B6D4" w14:textId="77777777" w:rsidR="00806712" w:rsidRPr="005223F4" w:rsidRDefault="00806712" w:rsidP="005B1DEB">
            <w:r w:rsidRPr="005223F4">
              <w:t>A space separated string giving the hex sign nibbles to use for a positive value, a negative value, an unsigned value, and zero.</w:t>
            </w:r>
          </w:p>
          <w:p w14:paraId="2B60D788" w14:textId="77777777" w:rsidR="00806712" w:rsidRPr="005223F4" w:rsidRDefault="00806712" w:rsidP="005B1DEB">
            <w:r w:rsidRPr="005223F4">
              <w:t>Valid values for positive nibble: A, C, E, F</w:t>
            </w:r>
          </w:p>
          <w:p w14:paraId="3D394131" w14:textId="77777777" w:rsidR="00806712" w:rsidRPr="005223F4" w:rsidRDefault="00806712" w:rsidP="005B1DEB">
            <w:r w:rsidRPr="005223F4">
              <w:t>Valid values for negative nibble: B, D</w:t>
            </w:r>
          </w:p>
          <w:p w14:paraId="5886C4E6" w14:textId="77777777" w:rsidR="00806712" w:rsidRPr="005223F4" w:rsidRDefault="00806712" w:rsidP="005B1DEB">
            <w:r w:rsidRPr="005223F4">
              <w:t>Valid values for unsigned nibble: F</w:t>
            </w:r>
          </w:p>
          <w:p w14:paraId="453C8C10" w14:textId="77777777" w:rsidR="00806712" w:rsidRPr="005223F4" w:rsidRDefault="00806712" w:rsidP="005B1DEB">
            <w:r w:rsidRPr="005223F4">
              <w:t>Valid values for zero sign: A C E F 0</w:t>
            </w:r>
          </w:p>
          <w:p w14:paraId="3ED619DB" w14:textId="77777777" w:rsidR="00806712" w:rsidRPr="005223F4" w:rsidRDefault="00806712" w:rsidP="005B1DEB">
            <w:r w:rsidRPr="005223F4">
              <w:t xml:space="preserve">Example: ‘C D F C’ – typical S/390 usage </w:t>
            </w:r>
          </w:p>
          <w:p w14:paraId="36AAAA72" w14:textId="77777777" w:rsidR="00806712" w:rsidRPr="005223F4" w:rsidRDefault="00806712" w:rsidP="005B1DEB">
            <w:r w:rsidRPr="005223F4">
              <w:t xml:space="preserve">Example: ‘C D F 0’ – handle special case for zero </w:t>
            </w:r>
          </w:p>
          <w:p w14:paraId="4C59A09E" w14:textId="77777777" w:rsidR="00806712" w:rsidRPr="005223F4" w:rsidRDefault="00806712" w:rsidP="005B1DEB">
            <w:r w:rsidRPr="005223F4">
              <w:t xml:space="preserve">On parsing, whether to accept all valid values for a positive, negative or unsigned number, and for zero, is governed by the </w:t>
            </w:r>
            <w:r w:rsidR="00F87B81">
              <w:t>dfdl:</w:t>
            </w:r>
            <w:r w:rsidR="00D74CC9" w:rsidRPr="005223F4">
              <w:t>binary</w:t>
            </w:r>
            <w:r w:rsidR="00824D18" w:rsidRPr="005223F4">
              <w:t>NumberCheckPolicy</w:t>
            </w:r>
            <w:r w:rsidRPr="005223F4">
              <w:t xml:space="preserve"> property. On unparsing, the specified values are always used. </w:t>
            </w:r>
          </w:p>
          <w:p w14:paraId="2573B8FF" w14:textId="77777777" w:rsidR="005A400F" w:rsidRPr="005223F4" w:rsidRDefault="005A400F" w:rsidP="005B1DEB">
            <w:r w:rsidRPr="005223F4">
              <w:t>Annotation: dfdl:element, dfdl:simpleType</w:t>
            </w:r>
          </w:p>
        </w:tc>
      </w:tr>
      <w:tr w:rsidR="00017371" w:rsidRPr="005223F4" w14:paraId="07BE8223" w14:textId="77777777" w:rsidTr="00240AC5">
        <w:trPr>
          <w:cantSplit/>
        </w:trPr>
        <w:tc>
          <w:tcPr>
            <w:tcW w:w="2628" w:type="dxa"/>
            <w:shd w:val="clear" w:color="auto" w:fill="auto"/>
          </w:tcPr>
          <w:p w14:paraId="2ECDECDB" w14:textId="77777777" w:rsidR="00017371" w:rsidRPr="005223F4" w:rsidRDefault="00017371" w:rsidP="00D67874">
            <w:r w:rsidRPr="005223F4">
              <w:t>binaryNumberCheckPolicy</w:t>
            </w:r>
          </w:p>
        </w:tc>
        <w:tc>
          <w:tcPr>
            <w:tcW w:w="6300" w:type="dxa"/>
            <w:shd w:val="clear" w:color="auto" w:fill="auto"/>
          </w:tcPr>
          <w:p w14:paraId="2D0467D9" w14:textId="77777777" w:rsidR="00017371" w:rsidRPr="005223F4" w:rsidRDefault="00017371" w:rsidP="005B1DEB">
            <w:r w:rsidRPr="005223F4">
              <w:t xml:space="preserve">Enum </w:t>
            </w:r>
          </w:p>
          <w:p w14:paraId="1D10C4F4" w14:textId="77777777" w:rsidR="00017371" w:rsidRPr="005223F4" w:rsidRDefault="00017371" w:rsidP="005B1DEB">
            <w:r w:rsidRPr="005223F4">
              <w:t xml:space="preserve">Values are </w:t>
            </w:r>
            <w:r w:rsidR="009E7B65" w:rsidRPr="005223F4">
              <w:t>'</w:t>
            </w:r>
            <w:r w:rsidRPr="005223F4">
              <w:t>strict</w:t>
            </w:r>
            <w:r w:rsidR="009E7B65" w:rsidRPr="005223F4">
              <w:t>'</w:t>
            </w:r>
            <w:r w:rsidRPr="005223F4">
              <w:t xml:space="preserve"> and </w:t>
            </w:r>
            <w:r w:rsidR="009E7B65" w:rsidRPr="005223F4">
              <w:t>'</w:t>
            </w:r>
            <w:r w:rsidRPr="005223F4">
              <w:t>lax</w:t>
            </w:r>
            <w:r w:rsidR="009E7B65" w:rsidRPr="005223F4">
              <w:t>'</w:t>
            </w:r>
            <w:r w:rsidRPr="005223F4">
              <w:t xml:space="preserve">. </w:t>
            </w:r>
          </w:p>
          <w:p w14:paraId="2760854E" w14:textId="77777777" w:rsidR="00017371" w:rsidRPr="005223F4" w:rsidRDefault="00017371" w:rsidP="005B1DEB">
            <w:r w:rsidRPr="005223F4">
              <w:t xml:space="preserve">Indicates how lenient to be when parsing binary numbers. </w:t>
            </w:r>
          </w:p>
          <w:p w14:paraId="3CE6D1CF" w14:textId="77777777" w:rsidR="00017371" w:rsidRPr="005223F4" w:rsidRDefault="00017371" w:rsidP="005B1DEB">
            <w:r w:rsidRPr="005223F4">
              <w:t>If ‘lax</w:t>
            </w:r>
            <w:r w:rsidR="009E7B65" w:rsidRPr="005223F4">
              <w:t>'</w:t>
            </w:r>
            <w:r w:rsidRPr="005223F4">
              <w:t xml:space="preserve"> then the parser tolerates all valid alternatives where such alternatives exist. Specifically, for </w:t>
            </w:r>
            <w:r w:rsidR="00F87B81">
              <w:t>dfdl:</w:t>
            </w:r>
            <w:r w:rsidR="00D52F37" w:rsidRPr="005223F4">
              <w:t>binaryNumberRep</w:t>
            </w:r>
            <w:r w:rsidRPr="005223F4">
              <w:t xml:space="preserve"> = 'packed' the sign nibble for positive, negative, unsigned and zero is allowed to be any of the valid respective values. </w:t>
            </w:r>
          </w:p>
          <w:p w14:paraId="7E0BCF2F" w14:textId="77777777" w:rsidR="00017371" w:rsidRPr="005223F4" w:rsidRDefault="00017371" w:rsidP="005B1DEB">
            <w:r w:rsidRPr="005223F4">
              <w:t>On unparsing, the specified value is always used</w:t>
            </w:r>
          </w:p>
          <w:p w14:paraId="261827E0" w14:textId="77777777" w:rsidR="005A400F" w:rsidRPr="005223F4" w:rsidRDefault="005A400F" w:rsidP="005B1DEB">
            <w:r w:rsidRPr="005223F4">
              <w:t>Annotation: dfdl:element, dfdl:simpleType</w:t>
            </w:r>
          </w:p>
        </w:tc>
      </w:tr>
    </w:tbl>
    <w:p w14:paraId="32933050" w14:textId="77777777" w:rsidR="00806712" w:rsidRPr="005223F4" w:rsidRDefault="00806712" w:rsidP="00806712"/>
    <w:p w14:paraId="53B13E5C" w14:textId="77777777" w:rsidR="00594593" w:rsidRPr="005223F4" w:rsidRDefault="00F154AC" w:rsidP="002A268D">
      <w:pPr>
        <w:pStyle w:val="Heading3"/>
      </w:pPr>
      <w:bookmarkStart w:id="4568" w:name="_Ref263169411"/>
      <w:bookmarkStart w:id="4569" w:name="_Ref263169417"/>
      <w:bookmarkStart w:id="4570" w:name="_Ref216517198"/>
      <w:bookmarkStart w:id="4571" w:name="_Toc243112834"/>
      <w:bookmarkStart w:id="4572" w:name="_Toc332724487"/>
      <w:r w:rsidRPr="005223F4">
        <w:t xml:space="preserve">Converting </w:t>
      </w:r>
      <w:r w:rsidR="00594593" w:rsidRPr="005223F4">
        <w:t>logical numbers to</w:t>
      </w:r>
      <w:r w:rsidRPr="005223F4">
        <w:t>/from</w:t>
      </w:r>
      <w:r w:rsidR="00594593" w:rsidRPr="005223F4">
        <w:t xml:space="preserve"> binary representation</w:t>
      </w:r>
      <w:bookmarkEnd w:id="4568"/>
      <w:bookmarkEnd w:id="4569"/>
      <w:bookmarkEnd w:id="4572"/>
    </w:p>
    <w:p w14:paraId="51B22C55" w14:textId="77777777" w:rsidR="00594593" w:rsidRPr="005223F4" w:rsidRDefault="00594593" w:rsidP="009E7B65">
      <w:pPr>
        <w:pStyle w:val="nobreak"/>
        <w:numPr>
          <w:ilvl w:val="0"/>
          <w:numId w:val="76"/>
        </w:numPr>
        <w:rPr>
          <w:rFonts w:cs="Arial"/>
          <w:szCs w:val="20"/>
        </w:rPr>
      </w:pPr>
      <w:r w:rsidRPr="005223F4">
        <w:rPr>
          <w:szCs w:val="20"/>
        </w:rPr>
        <w:t xml:space="preserve">Signed numbers with </w:t>
      </w:r>
      <w:r w:rsidR="009E7B65" w:rsidRPr="005223F4">
        <w:rPr>
          <w:szCs w:val="20"/>
        </w:rPr>
        <w:t>dfdl:</w:t>
      </w:r>
      <w:r w:rsidR="00D52F37" w:rsidRPr="005223F4">
        <w:rPr>
          <w:rFonts w:cs="Arial"/>
          <w:szCs w:val="20"/>
        </w:rPr>
        <w:t>binaryNumberRep</w:t>
      </w:r>
      <w:r w:rsidRPr="005223F4">
        <w:rPr>
          <w:rFonts w:cs="Arial"/>
          <w:szCs w:val="20"/>
        </w:rPr>
        <w:t xml:space="preserve"> 'packed' are mapped using sign nibble</w:t>
      </w:r>
      <w:r w:rsidR="00C2281E" w:rsidRPr="005223F4">
        <w:rPr>
          <w:rFonts w:cs="Arial"/>
          <w:szCs w:val="20"/>
        </w:rPr>
        <w:t xml:space="preserve"> to indicate the sign.</w:t>
      </w:r>
      <w:r w:rsidRPr="005223F4">
        <w:rPr>
          <w:rFonts w:cs="Arial"/>
          <w:szCs w:val="20"/>
        </w:rPr>
        <w:t xml:space="preserve"> The unsigned nibble is </w:t>
      </w:r>
      <w:r w:rsidR="002B072E" w:rsidRPr="005223F4">
        <w:rPr>
          <w:rFonts w:cs="Arial"/>
          <w:szCs w:val="20"/>
        </w:rPr>
        <w:t>treated</w:t>
      </w:r>
      <w:r w:rsidRPr="005223F4">
        <w:rPr>
          <w:rFonts w:cs="Arial"/>
          <w:szCs w:val="20"/>
        </w:rPr>
        <w:t xml:space="preserve"> as positive. On unparsing </w:t>
      </w:r>
      <w:r w:rsidR="00C2281E" w:rsidRPr="005223F4">
        <w:rPr>
          <w:rFonts w:cs="Arial"/>
          <w:szCs w:val="20"/>
        </w:rPr>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used.</w:t>
      </w:r>
    </w:p>
    <w:p w14:paraId="3B5B9BB6" w14:textId="77777777" w:rsidR="00594593" w:rsidRPr="005223F4" w:rsidRDefault="00594593" w:rsidP="009E7B65">
      <w:pPr>
        <w:numPr>
          <w:ilvl w:val="0"/>
          <w:numId w:val="76"/>
        </w:numPr>
        <w:rPr>
          <w:rFonts w:cs="Arial"/>
        </w:rPr>
      </w:pPr>
      <w:r w:rsidRPr="005223F4">
        <w:t xml:space="preserve">Signed numbers with </w:t>
      </w:r>
      <w:r w:rsidR="009E7B65" w:rsidRPr="005223F4">
        <w:t>dfdl:</w:t>
      </w:r>
      <w:r w:rsidR="004D7914" w:rsidRPr="005223F4">
        <w:t>binary</w:t>
      </w:r>
      <w:r w:rsidRPr="005223F4">
        <w:rPr>
          <w:rFonts w:cs="Arial"/>
        </w:rPr>
        <w:t xml:space="preserve">NumberRep </w:t>
      </w:r>
      <w:r w:rsidR="00C2281E" w:rsidRPr="005223F4">
        <w:rPr>
          <w:rFonts w:cs="Arial"/>
        </w:rPr>
        <w:t>'bcd' are always positive</w:t>
      </w:r>
      <w:r w:rsidRPr="005223F4">
        <w:rPr>
          <w:rFonts w:cs="Arial"/>
        </w:rPr>
        <w:t xml:space="preserve">. On </w:t>
      </w:r>
      <w:r w:rsidR="00DB554E" w:rsidRPr="005223F4">
        <w:rPr>
          <w:rFonts w:cs="Arial"/>
        </w:rPr>
        <w:t>un</w:t>
      </w:r>
      <w:r w:rsidRPr="005223F4">
        <w:rPr>
          <w:rFonts w:cs="Arial"/>
        </w:rPr>
        <w:t>parsing</w:t>
      </w:r>
      <w:r w:rsidR="00C2281E" w:rsidRPr="005223F4">
        <w:rPr>
          <w:rFonts w:cs="Arial"/>
        </w:rPr>
        <w:t xml:space="preserve"> it is a processing error i</w:t>
      </w:r>
      <w:r w:rsidR="00DB554E" w:rsidRPr="005223F4">
        <w:rPr>
          <w:rFonts w:cs="Arial"/>
        </w:rPr>
        <w:t>f</w:t>
      </w:r>
      <w:r w:rsidR="00C2281E" w:rsidRPr="005223F4">
        <w:rPr>
          <w:rFonts w:cs="Arial"/>
        </w:rPr>
        <w:t xml:space="preserve"> the data </w:t>
      </w:r>
      <w:r w:rsidR="00DB554E" w:rsidRPr="005223F4">
        <w:rPr>
          <w:rFonts w:cs="Arial"/>
        </w:rPr>
        <w:t xml:space="preserve">is </w:t>
      </w:r>
      <w:r w:rsidR="00C2281E" w:rsidRPr="005223F4">
        <w:rPr>
          <w:rFonts w:cs="Arial"/>
        </w:rPr>
        <w:t>negative.</w:t>
      </w:r>
    </w:p>
    <w:p w14:paraId="44715EFF" w14:textId="77777777" w:rsidR="00594593" w:rsidRPr="005223F4" w:rsidRDefault="00594593" w:rsidP="001447FB">
      <w:pPr>
        <w:numPr>
          <w:ilvl w:val="0"/>
          <w:numId w:val="76"/>
        </w:numPr>
        <w:rPr>
          <w:rFonts w:cs="Arial"/>
        </w:rPr>
      </w:pPr>
      <w:r w:rsidRPr="005223F4">
        <w:t xml:space="preserve">Unsigned numbers with </w:t>
      </w:r>
      <w:r w:rsidR="009E7B65" w:rsidRPr="005223F4">
        <w:t>dfdl:</w:t>
      </w:r>
      <w:r w:rsidR="004D7914" w:rsidRPr="005223F4">
        <w:rPr>
          <w:rFonts w:cs="Arial"/>
        </w:rPr>
        <w:t>binary</w:t>
      </w:r>
      <w:r w:rsidRPr="005223F4">
        <w:rPr>
          <w:rFonts w:cs="Arial"/>
        </w:rPr>
        <w:t xml:space="preserve">NumberRep </w:t>
      </w:r>
      <w:r w:rsidR="00C2281E" w:rsidRPr="005223F4">
        <w:rPr>
          <w:rFonts w:cs="Arial"/>
        </w:rPr>
        <w:t>'packed'</w:t>
      </w:r>
      <w:r w:rsidRPr="005223F4">
        <w:rPr>
          <w:rFonts w:cs="Arial"/>
        </w:rPr>
        <w:t xml:space="preserve"> are mapped if the </w:t>
      </w:r>
      <w:r w:rsidR="006B5A95" w:rsidRPr="005223F4">
        <w:rPr>
          <w:rFonts w:cs="Arial"/>
        </w:rPr>
        <w:t xml:space="preserve">nibble is </w:t>
      </w:r>
      <w:r w:rsidR="002B072E" w:rsidRPr="005223F4">
        <w:rPr>
          <w:rFonts w:cs="Arial"/>
        </w:rPr>
        <w:t>positive</w:t>
      </w:r>
      <w:r w:rsidR="006B5A95" w:rsidRPr="005223F4">
        <w:rPr>
          <w:rFonts w:cs="Arial"/>
        </w:rPr>
        <w:t xml:space="preserve"> or unsigned</w:t>
      </w:r>
      <w:r w:rsidRPr="005223F4">
        <w:rPr>
          <w:rFonts w:cs="Arial"/>
        </w:rPr>
        <w:t xml:space="preserve">. It is a processing error if the data </w:t>
      </w:r>
      <w:r w:rsidR="00A625D6" w:rsidRPr="005223F4">
        <w:rPr>
          <w:rFonts w:cs="Arial"/>
        </w:rPr>
        <w:t>are</w:t>
      </w:r>
      <w:r w:rsidRPr="005223F4">
        <w:rPr>
          <w:rFonts w:cs="Arial"/>
        </w:rPr>
        <w:t xml:space="preserve"> negative. On unparsing </w:t>
      </w:r>
      <w:r w:rsidR="006B5A95" w:rsidRPr="005223F4">
        <w:rPr>
          <w:rFonts w:cs="Arial"/>
        </w:rPr>
        <w:t>the unsigned nibble is used</w:t>
      </w:r>
    </w:p>
    <w:p w14:paraId="4C563A39" w14:textId="77777777" w:rsidR="00594593" w:rsidRPr="005223F4" w:rsidRDefault="006B5A95" w:rsidP="009E7B65">
      <w:pPr>
        <w:numPr>
          <w:ilvl w:val="0"/>
          <w:numId w:val="76"/>
        </w:numPr>
        <w:rPr>
          <w:rFonts w:cs="Arial"/>
        </w:rPr>
      </w:pPr>
      <w:r w:rsidRPr="005223F4">
        <w:t>Uns</w:t>
      </w:r>
      <w:r w:rsidR="00594593" w:rsidRPr="005223F4">
        <w:t xml:space="preserve">igned numbers with </w:t>
      </w:r>
      <w:r w:rsidR="009E7B65" w:rsidRPr="005223F4">
        <w:t>dfdl:</w:t>
      </w:r>
      <w:r w:rsidR="004D7914" w:rsidRPr="005223F4">
        <w:t>binary</w:t>
      </w:r>
      <w:r w:rsidR="00594593" w:rsidRPr="005223F4">
        <w:rPr>
          <w:rFonts w:cs="Arial"/>
        </w:rPr>
        <w:t>NumberRep</w:t>
      </w:r>
      <w:r w:rsidR="004D7914" w:rsidRPr="005223F4">
        <w:rPr>
          <w:rFonts w:cs="Arial"/>
        </w:rPr>
        <w:t xml:space="preserve"> </w:t>
      </w:r>
      <w:r w:rsidRPr="005223F4">
        <w:rPr>
          <w:rFonts w:cs="Arial"/>
        </w:rPr>
        <w:t xml:space="preserve">'bcd' </w:t>
      </w:r>
      <w:r w:rsidR="00594593" w:rsidRPr="005223F4">
        <w:rPr>
          <w:rFonts w:cs="Arial"/>
        </w:rPr>
        <w:t xml:space="preserve">are mapped </w:t>
      </w:r>
      <w:r w:rsidRPr="005223F4">
        <w:rPr>
          <w:rFonts w:cs="Arial"/>
        </w:rPr>
        <w:t xml:space="preserve">as </w:t>
      </w:r>
      <w:r w:rsidR="009E7B65" w:rsidRPr="005223F4">
        <w:rPr>
          <w:rFonts w:cs="Arial"/>
        </w:rPr>
        <w:t xml:space="preserve">BCD </w:t>
      </w:r>
      <w:r w:rsidR="00594593" w:rsidRPr="005223F4">
        <w:rPr>
          <w:rFonts w:cs="Arial"/>
        </w:rPr>
        <w:t xml:space="preserve">data </w:t>
      </w:r>
      <w:r w:rsidR="00DB554E" w:rsidRPr="005223F4">
        <w:rPr>
          <w:rFonts w:cs="Arial"/>
        </w:rPr>
        <w:t xml:space="preserve">is </w:t>
      </w:r>
      <w:r w:rsidR="00F11FF2" w:rsidRPr="005223F4">
        <w:rPr>
          <w:rFonts w:cs="Arial"/>
        </w:rPr>
        <w:t xml:space="preserve">always </w:t>
      </w:r>
      <w:r w:rsidR="00594593" w:rsidRPr="005223F4">
        <w:rPr>
          <w:rFonts w:cs="Arial"/>
        </w:rPr>
        <w:t>positive</w:t>
      </w:r>
    </w:p>
    <w:p w14:paraId="2F91936D" w14:textId="18232AC9" w:rsidR="001D6CE4" w:rsidRPr="001D6CE4" w:rsidDel="001D6CE4" w:rsidRDefault="00316B66">
      <w:pPr>
        <w:pStyle w:val="Heading2"/>
        <w:rPr>
          <w:del w:id="4573" w:author="mbeckerle" w:date="2012-04-22T19:41:00Z"/>
        </w:rPr>
      </w:pPr>
      <w:bookmarkStart w:id="4574" w:name="_Ref251331995"/>
      <w:bookmarkStart w:id="4575" w:name="_Ref251332000"/>
      <w:ins w:id="4576" w:author="mbeckerle" w:date="2012-04-22T20:50:00Z">
        <w:r>
          <w:br w:type="page"/>
        </w:r>
      </w:ins>
      <w:del w:id="4577" w:author="mbeckerle" w:date="2012-04-23T02:29:00Z">
        <w:r w:rsidR="00805B11" w:rsidRPr="005223F4" w:rsidDel="007E1D66">
          <w:delText>Properties Specific to Float/Double with Binary representation</w:delText>
        </w:r>
      </w:del>
      <w:bookmarkEnd w:id="4570"/>
      <w:bookmarkEnd w:id="4571"/>
      <w:bookmarkEnd w:id="4574"/>
      <w:bookmarkEnd w:id="4575"/>
    </w:p>
    <w:p w14:paraId="7C841331" w14:textId="5F7BA554" w:rsidR="00805B11" w:rsidRPr="005223F4" w:rsidRDefault="007E1D66" w:rsidP="005B1DEB">
      <w:pPr>
        <w:pStyle w:val="Heading2"/>
      </w:pPr>
      <w:bookmarkStart w:id="4578" w:name="_Toc332724488"/>
      <w:ins w:id="4579" w:author="mbeckerle" w:date="2012-04-23T02:29:00Z">
        <w:r w:rsidRPr="005223F4">
          <w:t>Properties Specific to Float/Double with Binary representation</w:t>
        </w:r>
      </w:ins>
      <w:bookmarkEnd w:id="4578"/>
      <w:del w:id="4580" w:author="mbeckerle" w:date="2012-04-22T19:41:00Z">
        <w:r w:rsidR="00805B11"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78"/>
        <w:gridCol w:w="6678"/>
      </w:tblGrid>
      <w:tr w:rsidR="00805B11" w:rsidRPr="00240AC5" w14:paraId="7E18CD16" w14:textId="77777777" w:rsidTr="005B1DEB">
        <w:trPr>
          <w:trHeight w:val="402"/>
        </w:trPr>
        <w:tc>
          <w:tcPr>
            <w:tcW w:w="2178" w:type="dxa"/>
            <w:shd w:val="clear" w:color="auto" w:fill="F3F3F3"/>
          </w:tcPr>
          <w:p w14:paraId="71E1461E"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Change w:id="4581" w:author="Steve Hanson" w:date="2012-08-06T15:05:00Z">
                  <w:rPr>
                    <w:rFonts w:eastAsia="Arial Unicode MS"/>
                  </w:rPr>
                </w:rPrChange>
              </w:rPr>
              <w:t>Property Name</w:t>
            </w:r>
          </w:p>
        </w:tc>
        <w:tc>
          <w:tcPr>
            <w:tcW w:w="6678" w:type="dxa"/>
            <w:shd w:val="clear" w:color="auto" w:fill="F3F3F3"/>
          </w:tcPr>
          <w:p w14:paraId="6A4BEEE6"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
              <w:t>Description</w:t>
            </w:r>
          </w:p>
        </w:tc>
      </w:tr>
      <w:tr w:rsidR="00805B11" w:rsidRPr="00240AC5" w14:paraId="5B143B30" w14:textId="77777777" w:rsidTr="005B1DEB">
        <w:trPr>
          <w:trHeight w:val="1061"/>
        </w:trPr>
        <w:tc>
          <w:tcPr>
            <w:tcW w:w="2178" w:type="dxa"/>
            <w:shd w:val="clear" w:color="auto" w:fill="auto"/>
          </w:tcPr>
          <w:p w14:paraId="1880B58A" w14:textId="77777777" w:rsidR="00805B11" w:rsidRPr="00240AC5" w:rsidRDefault="000A301D" w:rsidP="00240AC5">
            <w:pPr>
              <w:pStyle w:val="StyleTableCellComplex9ptBefore0cmHanging032cm"/>
              <w:tabs>
                <w:tab w:val="num" w:pos="360"/>
                <w:tab w:val="num" w:pos="540"/>
              </w:tabs>
              <w:spacing w:after="40"/>
              <w:rPr>
                <w:rFonts w:eastAsia="Arial Unicode MS"/>
              </w:rPr>
            </w:pPr>
            <w:r w:rsidRPr="00240AC5">
              <w:rPr>
                <w:rFonts w:eastAsia="Arial Unicode MS"/>
              </w:rPr>
              <w:t>binaryFloatRep</w:t>
            </w:r>
          </w:p>
        </w:tc>
        <w:tc>
          <w:tcPr>
            <w:tcW w:w="6678" w:type="dxa"/>
            <w:shd w:val="clear" w:color="auto" w:fill="auto"/>
          </w:tcPr>
          <w:p w14:paraId="1CC11C04"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 xml:space="preserve">This specifies the encoding method for the float and double.  </w:t>
            </w:r>
          </w:p>
          <w:p w14:paraId="76357EFA" w14:textId="3147D769" w:rsidR="00805B11" w:rsidRPr="00240AC5" w:rsidDel="003F20CE" w:rsidRDefault="00805B11" w:rsidP="00240AC5">
            <w:pPr>
              <w:pStyle w:val="BodyText"/>
              <w:tabs>
                <w:tab w:val="num" w:pos="360"/>
                <w:tab w:val="num" w:pos="540"/>
              </w:tabs>
              <w:spacing w:before="40"/>
              <w:rPr>
                <w:del w:id="4582" w:author="mbeckerle" w:date="2012-03-24T19:29:00Z"/>
                <w:rFonts w:eastAsia="Arial Unicode MS"/>
              </w:rPr>
            </w:pPr>
            <w:r w:rsidRPr="00240AC5">
              <w:rPr>
                <w:rFonts w:eastAsia="Arial Unicode MS"/>
              </w:rPr>
              <w:t xml:space="preserve">Valid values are </w:t>
            </w:r>
            <w:commentRangeStart w:id="4583"/>
            <w:r w:rsidRPr="00240AC5">
              <w:rPr>
                <w:rFonts w:eastAsia="Arial Unicode MS"/>
              </w:rPr>
              <w:t>‘ieee’</w:t>
            </w:r>
            <w:commentRangeEnd w:id="4583"/>
            <w:ins w:id="4584" w:author="Steve Hanson" w:date="2012-04-11T15:53:00Z">
              <w:r w:rsidRPr="00240AC5">
                <w:rPr>
                  <w:rFonts w:eastAsia="Arial Unicode MS"/>
                </w:rPr>
                <w:t>, ‘ibm390Hex’,</w:t>
              </w:r>
            </w:ins>
            <w:del w:id="4585" w:author="Steve Hanson" w:date="2012-04-11T15:53:00Z">
              <w:r w:rsidR="00F013DD" w:rsidRPr="00240AC5">
                <w:rPr>
                  <w:rStyle w:val="CommentReference"/>
                  <w:rFonts w:eastAsia="Arial Unicode MS"/>
                  <w:bCs/>
                </w:rPr>
                <w:commentReference w:id="4583"/>
              </w:r>
              <w:r w:rsidRPr="00240AC5">
                <w:rPr>
                  <w:rFonts w:eastAsia="Arial Unicode MS"/>
                </w:rPr>
                <w:delText>, ‘</w:delText>
              </w:r>
              <w:commentRangeStart w:id="4586"/>
              <w:r w:rsidRPr="00240AC5">
                <w:rPr>
                  <w:rFonts w:eastAsia="Arial Unicode MS"/>
                </w:rPr>
                <w:delText>ibm390Hex</w:delText>
              </w:r>
              <w:commentRangeEnd w:id="4586"/>
              <w:r w:rsidR="00F013DD" w:rsidRPr="00240AC5">
                <w:rPr>
                  <w:rStyle w:val="CommentReference"/>
                  <w:rFonts w:eastAsia="Arial Unicode MS"/>
                  <w:bCs/>
                </w:rPr>
                <w:commentReference w:id="4586"/>
              </w:r>
              <w:r w:rsidRPr="00240AC5">
                <w:rPr>
                  <w:rFonts w:eastAsia="Arial Unicode MS"/>
                </w:rPr>
                <w:delText>’,</w:delText>
              </w:r>
            </w:del>
            <w:del w:id="4587" w:author="mbeckerle" w:date="2012-03-25T10:24:00Z">
              <w:r w:rsidRPr="00240AC5" w:rsidDel="009A0F4F">
                <w:rPr>
                  <w:rFonts w:eastAsia="Arial Unicode MS"/>
                </w:rPr>
                <w:delText xml:space="preserve"> </w:delText>
              </w:r>
            </w:del>
          </w:p>
          <w:p w14:paraId="7D5536CD" w14:textId="77777777" w:rsidR="009A0F4F" w:rsidRPr="00240AC5" w:rsidRDefault="001A52E4" w:rsidP="00240AC5">
            <w:pPr>
              <w:pStyle w:val="BodyText"/>
              <w:tabs>
                <w:tab w:val="num" w:pos="360"/>
                <w:tab w:val="num" w:pos="540"/>
              </w:tabs>
              <w:spacing w:before="40"/>
              <w:rPr>
                <w:ins w:id="4588" w:author="mbeckerle" w:date="2012-03-25T10:28:00Z"/>
                <w:rFonts w:eastAsia="Arial Unicode MS"/>
              </w:rPr>
            </w:pPr>
            <w:r w:rsidRPr="00240AC5">
              <w:rPr>
                <w:rFonts w:eastAsia="Arial Unicode MS"/>
              </w:rPr>
              <w:t xml:space="preserve">This property can be computed by way of an expression which returns </w:t>
            </w:r>
            <w:ins w:id="4589" w:author="Steve Hanson" w:date="2012-02-29T19:16:00Z">
              <w:r w:rsidR="00F013DD" w:rsidRPr="00240AC5">
                <w:rPr>
                  <w:rFonts w:eastAsia="Arial Unicode MS"/>
                </w:rPr>
                <w:t>a</w:t>
              </w:r>
            </w:ins>
            <w:del w:id="4590" w:author="Steve Hanson" w:date="2012-02-29T19:16:00Z">
              <w:r w:rsidRPr="00240AC5" w:rsidDel="00F013DD">
                <w:rPr>
                  <w:rFonts w:eastAsia="Arial Unicode MS"/>
                </w:rPr>
                <w:delText>the</w:delText>
              </w:r>
            </w:del>
            <w:r w:rsidRPr="00240AC5">
              <w:rPr>
                <w:rFonts w:eastAsia="Arial Unicode MS"/>
              </w:rPr>
              <w:t xml:space="preserve"> string of 'ieee' or ' ibm390Hex’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77777777" w:rsidR="009A0F4F" w:rsidRPr="00240AC5" w:rsidRDefault="009A0F4F" w:rsidP="00240AC5">
            <w:pPr>
              <w:pStyle w:val="BodyText"/>
              <w:tabs>
                <w:tab w:val="num" w:pos="360"/>
                <w:tab w:val="num" w:pos="540"/>
              </w:tabs>
              <w:spacing w:before="40"/>
              <w:rPr>
                <w:ins w:id="4591" w:author="mbeckerle" w:date="2012-03-25T10:28:00Z"/>
                <w:rFonts w:eastAsia="Arial Unicode MS"/>
              </w:rPr>
            </w:pPr>
            <w:ins w:id="4592" w:author="mbeckerle" w:date="2012-03-25T10:28:00Z">
              <w:r w:rsidRPr="00240AC5">
                <w:rPr>
                  <w:rFonts w:eastAsia="Arial Unicode MS"/>
                </w:rPr>
                <w:t xml:space="preserve">The enumeration value </w:t>
              </w:r>
            </w:ins>
            <w:ins w:id="4593" w:author="mbeckerle" w:date="2012-03-24T19:25:00Z">
              <w:r w:rsidR="003F20CE" w:rsidRPr="00240AC5">
                <w:rPr>
                  <w:rFonts w:eastAsia="Arial Unicode MS"/>
                </w:rPr>
                <w:t>‘ieee’ refers to the IEEE 754-1985 specification.</w:t>
              </w:r>
            </w:ins>
          </w:p>
          <w:p w14:paraId="6CA77C59" w14:textId="77777777" w:rsidR="005B1DEB" w:rsidRDefault="003F20CE" w:rsidP="00240AC5">
            <w:pPr>
              <w:pStyle w:val="BodyText"/>
              <w:tabs>
                <w:tab w:val="num" w:pos="360"/>
                <w:tab w:val="num" w:pos="540"/>
              </w:tabs>
              <w:spacing w:before="40"/>
              <w:rPr>
                <w:ins w:id="4594" w:author="Steve Hanson" w:date="2012-08-06T15:06:00Z"/>
                <w:rFonts w:eastAsia="Arial Unicode MS"/>
              </w:rPr>
            </w:pPr>
            <w:ins w:id="4595" w:author="mbeckerle" w:date="2012-03-24T19:26:00Z">
              <w:r w:rsidRPr="00240AC5">
                <w:rPr>
                  <w:rFonts w:eastAsia="Arial Unicode MS"/>
                </w:rPr>
                <w:t xml:space="preserve"> </w:t>
              </w:r>
            </w:ins>
            <w:ins w:id="4596" w:author="mbeckerle" w:date="2012-03-24T19:27:00Z">
              <w:r w:rsidRPr="00240AC5">
                <w:rPr>
                  <w:rFonts w:eastAsia="Arial Unicode MS"/>
                </w:rPr>
                <w:t>For both ‘ieee’ and ‘ibm390hex’, a</w:t>
              </w:r>
            </w:ins>
            <w:ins w:id="4597" w:author="mbeckerle" w:date="2012-03-24T19:26:00Z">
              <w:r w:rsidRPr="00240AC5">
                <w:rPr>
                  <w:rFonts w:eastAsia="Arial Unicode MS"/>
                </w:rPr>
                <w:t>n xs:float must have a physical length of 4 bytes. (Schema definition error otherwise.) Similarly,</w:t>
              </w:r>
            </w:ins>
            <w:ins w:id="4598" w:author="mbeckerle" w:date="2012-03-24T19:27:00Z">
              <w:r w:rsidRPr="00240AC5">
                <w:rPr>
                  <w:rFonts w:eastAsia="Arial Unicode MS"/>
                </w:rPr>
                <w:t xml:space="preserve"> for both ‘ieee’ and ‘ibm390hex’,</w:t>
              </w:r>
            </w:ins>
            <w:ins w:id="4599" w:author="mbeckerle" w:date="2012-03-24T19:26:00Z">
              <w:r w:rsidRPr="00240AC5">
                <w:rPr>
                  <w:rFonts w:eastAsia="Arial Unicode MS"/>
                </w:rPr>
                <w:t xml:space="preserve"> an xs:double must have a physical length of 8 bytes</w:t>
              </w:r>
            </w:ins>
            <w:ins w:id="4600" w:author="mbeckerle" w:date="2012-03-24T19:27:00Z">
              <w:r w:rsidRPr="00240AC5">
                <w:rPr>
                  <w:rFonts w:eastAsia="Arial Unicode MS"/>
                </w:rPr>
                <w:t>.</w:t>
              </w:r>
            </w:ins>
            <w:ins w:id="4601" w:author="mbeckerle" w:date="2012-03-25T10:29:00Z">
              <w:r w:rsidR="009A0F4F" w:rsidRPr="00240AC5">
                <w:rPr>
                  <w:rFonts w:eastAsia="Arial Unicode MS"/>
                </w:rPr>
                <w:t xml:space="preserve"> </w:t>
              </w:r>
            </w:ins>
          </w:p>
          <w:p w14:paraId="10748FBD" w14:textId="705A48C2" w:rsidR="003F20CE" w:rsidRPr="00240AC5" w:rsidRDefault="009A0F4F" w:rsidP="00240AC5">
            <w:pPr>
              <w:pStyle w:val="BodyText"/>
              <w:tabs>
                <w:tab w:val="num" w:pos="360"/>
                <w:tab w:val="num" w:pos="540"/>
              </w:tabs>
              <w:spacing w:before="40"/>
              <w:rPr>
                <w:ins w:id="4602" w:author="mbeckerle" w:date="2012-03-24T19:28:00Z"/>
                <w:rFonts w:eastAsia="Arial Unicode MS"/>
              </w:rPr>
            </w:pPr>
            <w:ins w:id="4603" w:author="mbeckerle" w:date="2012-03-25T10:29:00Z">
              <w:r w:rsidRPr="00240AC5">
                <w:rPr>
                  <w:rFonts w:eastAsia="Arial Unicode MS"/>
                </w:rPr>
                <w:t xml:space="preserve">The byteOrder property is used to construct a value from the bytes in the binary representation. </w:t>
              </w:r>
            </w:ins>
          </w:p>
          <w:p w14:paraId="62BAFBC2" w14:textId="77777777" w:rsidR="003F20CE" w:rsidRDefault="009A0F4F" w:rsidP="00240AC5">
            <w:pPr>
              <w:pStyle w:val="BodyText"/>
              <w:tabs>
                <w:tab w:val="num" w:pos="360"/>
                <w:tab w:val="num" w:pos="540"/>
              </w:tabs>
              <w:spacing w:before="40"/>
              <w:rPr>
                <w:ins w:id="4604" w:author="mbeckerle" w:date="2012-04-22T19:42:00Z"/>
                <w:rFonts w:eastAsia="Arial Unicode MS" w:cs="Arial"/>
                <w:color w:val="000000"/>
              </w:rPr>
            </w:pPr>
            <w:ins w:id="4605" w:author="mbeckerle" w:date="2012-03-25T10:25:00Z">
              <w:r w:rsidRPr="00240AC5">
                <w:rPr>
                  <w:rFonts w:eastAsia="Arial Unicode MS"/>
                </w:rPr>
                <w:t>Keep in mind that the DFDL Infoset float and double data types match the precision of the IEEE specification. There</w:t>
              </w:r>
            </w:ins>
            <w:ins w:id="4606" w:author="mbeckerle" w:date="2012-03-24T19:28:00Z">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ins>
            <w:ins w:id="4607" w:author="mbeckerle" w:date="2012-03-25T10:26:00Z">
              <w:r w:rsidRPr="00240AC5">
                <w:rPr>
                  <w:rFonts w:eastAsia="Arial Unicode MS" w:cs="Arial"/>
                  <w:color w:val="000000"/>
                </w:rPr>
                <w:t>types.</w:t>
              </w:r>
            </w:ins>
          </w:p>
          <w:p w14:paraId="3A5920DC" w14:textId="629C4277" w:rsidR="008F747A" w:rsidDel="001D6CE4" w:rsidRDefault="003F20CE" w:rsidP="00240AC5">
            <w:pPr>
              <w:pStyle w:val="BodyText"/>
              <w:tabs>
                <w:tab w:val="num" w:pos="360"/>
                <w:tab w:val="num" w:pos="540"/>
              </w:tabs>
              <w:rPr>
                <w:del w:id="4608" w:author="mbeckerle" w:date="2012-03-25T10:25:00Z"/>
                <w:rFonts w:eastAsia="Arial Unicode MS" w:cs="Arial"/>
                <w:color w:val="000000"/>
              </w:rPr>
            </w:pPr>
            <w:ins w:id="4609" w:author="mbeckerle" w:date="2012-03-24T19:28:00Z">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ins>
            <w:ins w:id="4610" w:author="mbeckerle" w:date="2012-03-25T10:31:00Z">
              <w:r w:rsidR="009A0F4F" w:rsidRPr="00240AC5">
                <w:rPr>
                  <w:rFonts w:eastAsia="Arial Unicode MS" w:cs="Arial"/>
                  <w:color w:val="000000"/>
                </w:rPr>
                <w:t>.</w:t>
              </w:r>
              <w:r w:rsidR="008F747A" w:rsidRPr="00240AC5">
                <w:rPr>
                  <w:rStyle w:val="FootnoteReference"/>
                  <w:rFonts w:eastAsia="Arial Unicode MS" w:cs="Arial"/>
                  <w:color w:val="000000"/>
                </w:rPr>
                <w:footnoteReference w:id="17"/>
              </w:r>
            </w:ins>
          </w:p>
          <w:p w14:paraId="6E31D2C4" w14:textId="77777777" w:rsidR="001D6CE4" w:rsidRPr="00240AC5" w:rsidRDefault="001D6CE4" w:rsidP="00240AC5">
            <w:pPr>
              <w:pStyle w:val="BodyText"/>
              <w:tabs>
                <w:tab w:val="num" w:pos="360"/>
                <w:tab w:val="num" w:pos="540"/>
              </w:tabs>
              <w:spacing w:before="40"/>
              <w:rPr>
                <w:ins w:id="4613" w:author="mbeckerle" w:date="2012-04-22T19:43:00Z"/>
                <w:rFonts w:eastAsia="Arial Unicode MS"/>
              </w:rPr>
            </w:pPr>
          </w:p>
          <w:p w14:paraId="084E7A88" w14:textId="77777777" w:rsidR="00F013DD" w:rsidRPr="00240AC5" w:rsidDel="009A0F4F" w:rsidRDefault="00F013DD" w:rsidP="00240AC5">
            <w:pPr>
              <w:pStyle w:val="BodyText"/>
              <w:tabs>
                <w:tab w:val="num" w:pos="360"/>
                <w:tab w:val="num" w:pos="540"/>
              </w:tabs>
              <w:spacing w:before="40"/>
              <w:rPr>
                <w:del w:id="4614" w:author="mbeckerle" w:date="2012-03-25T10:28:00Z"/>
                <w:rFonts w:eastAsia="Arial Unicode MS" w:cs="Arial"/>
              </w:rPr>
            </w:pPr>
            <w:commentRangeStart w:id="4615"/>
            <w:ins w:id="4616" w:author="Steve Hanson" w:date="2012-02-29T19:17:00Z">
              <w:del w:id="4617" w:author="mbeckerle" w:date="2012-03-25T10:28:00Z">
                <w:r w:rsidRPr="00240AC5" w:rsidDel="009A0F4F">
                  <w:rPr>
                    <w:rFonts w:eastAsia="Arial Unicode MS"/>
                  </w:rPr>
                  <w:delText xml:space="preserve"> </w:delText>
                </w:r>
              </w:del>
            </w:ins>
            <w:commentRangeEnd w:id="4615"/>
            <w:del w:id="4618" w:author="mbeckerle" w:date="2012-03-25T10:28:00Z">
              <w:r w:rsidDel="009A0F4F">
                <w:rPr>
                  <w:rStyle w:val="CommentReference"/>
                </w:rPr>
                <w:commentReference w:id="4615"/>
              </w:r>
            </w:del>
          </w:p>
          <w:p w14:paraId="45BF6861" w14:textId="77777777" w:rsidR="00805B11" w:rsidRPr="00240AC5" w:rsidRDefault="005A400F" w:rsidP="00240AC5">
            <w:pPr>
              <w:pStyle w:val="BodyText"/>
              <w:tabs>
                <w:tab w:val="num" w:pos="360"/>
                <w:tab w:val="num" w:pos="540"/>
              </w:tabs>
              <w:rPr>
                <w:rFonts w:eastAsia="Arial Unicode MS"/>
              </w:rPr>
            </w:pPr>
            <w:r w:rsidRPr="00240AC5">
              <w:rPr>
                <w:rFonts w:eastAsia="Arial Unicode MS"/>
              </w:rPr>
              <w:t>Annotation: dfdl:element, dfdl:simpleType</w:t>
            </w:r>
            <w:ins w:id="4619" w:author="Steve Hanson" w:date="2012-02-23T17:34:00Z">
              <w:r w:rsidR="00963EB3" w:rsidRPr="00240AC5">
                <w:rPr>
                  <w:rFonts w:eastAsia="Arial Unicode MS"/>
                </w:rPr>
                <w:t xml:space="preserve"> </w:t>
              </w:r>
              <w:commentRangeStart w:id="4620"/>
              <w:r w:rsidR="00963EB3" w:rsidRPr="00240AC5">
                <w:rPr>
                  <w:rFonts w:eastAsia="Arial Unicode MS"/>
                </w:rPr>
                <w:t xml:space="preserve"> </w:t>
              </w:r>
            </w:ins>
            <w:commentRangeEnd w:id="4620"/>
            <w:r w:rsidR="00963EB3" w:rsidRPr="00240AC5">
              <w:rPr>
                <w:rStyle w:val="CommentReference"/>
                <w:bCs/>
              </w:rPr>
              <w:commentReference w:id="4620"/>
            </w:r>
          </w:p>
        </w:tc>
      </w:tr>
    </w:tbl>
    <w:p w14:paraId="322F7422" w14:textId="77777777" w:rsidR="00805B11" w:rsidRPr="005223F4" w:rsidRDefault="00805B11" w:rsidP="002614BB"/>
    <w:p w14:paraId="61871211" w14:textId="77777777" w:rsidR="00E41F63" w:rsidRPr="005223F4" w:rsidRDefault="00E41F63">
      <w:pPr>
        <w:pStyle w:val="Heading2"/>
      </w:pPr>
      <w:bookmarkStart w:id="4621" w:name="_Toc243112835"/>
      <w:bookmarkStart w:id="4622" w:name="_Toc332724489"/>
      <w:r w:rsidRPr="005223F4">
        <w:t xml:space="preserve">Properties </w:t>
      </w:r>
      <w:r w:rsidR="00AD0447" w:rsidRPr="005223F4">
        <w:t>S</w:t>
      </w:r>
      <w:r w:rsidRPr="005223F4">
        <w:t xml:space="preserve">pecific </w:t>
      </w:r>
      <w:bookmarkEnd w:id="4544"/>
      <w:bookmarkEnd w:id="4545"/>
      <w:r w:rsidR="00B81283" w:rsidRPr="005223F4">
        <w:t xml:space="preserve">to </w:t>
      </w:r>
      <w:r w:rsidR="00392EE6" w:rsidRPr="005223F4">
        <w:t>Boolean</w:t>
      </w:r>
      <w:bookmarkEnd w:id="4546"/>
      <w:bookmarkEnd w:id="4547"/>
      <w:bookmarkEnd w:id="4548"/>
      <w:bookmarkEnd w:id="4549"/>
      <w:r w:rsidR="003630ED" w:rsidRPr="005223F4">
        <w:t xml:space="preserve"> with Text representation</w:t>
      </w:r>
      <w:bookmarkEnd w:id="4621"/>
      <w:bookmarkEnd w:id="462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7"/>
        <w:gridCol w:w="6251"/>
      </w:tblGrid>
      <w:tr w:rsidR="00E41F63" w:rsidRPr="00240AC5" w14:paraId="2824B768" w14:textId="77777777" w:rsidTr="00240AC5">
        <w:trPr>
          <w:trHeight w:val="402"/>
        </w:trPr>
        <w:tc>
          <w:tcPr>
            <w:tcW w:w="2677" w:type="dxa"/>
            <w:shd w:val="clear" w:color="auto" w:fill="F3F3F3"/>
          </w:tcPr>
          <w:p w14:paraId="15CD0E97"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5E3B09">
              <w:rPr>
                <w:rFonts w:eastAsia="Arial Unicode MS"/>
                <w:b/>
                <w:sz w:val="18"/>
                <w:szCs w:val="18"/>
              </w:rPr>
              <w:t>Property Name</w:t>
            </w:r>
          </w:p>
        </w:tc>
        <w:tc>
          <w:tcPr>
            <w:tcW w:w="6251" w:type="dxa"/>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240AC5">
        <w:trPr>
          <w:trHeight w:val="402"/>
        </w:trPr>
        <w:tc>
          <w:tcPr>
            <w:tcW w:w="2677" w:type="dxa"/>
            <w:shd w:val="clear" w:color="auto" w:fill="auto"/>
          </w:tcPr>
          <w:p w14:paraId="239CDE7C"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textBooleanTrueRep</w:t>
            </w:r>
          </w:p>
        </w:tc>
        <w:tc>
          <w:tcPr>
            <w:tcW w:w="6251" w:type="dxa"/>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w:t>
            </w:r>
            <w:commentRangeStart w:id="4623"/>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4623"/>
            <w:r w:rsidR="001067C2" w:rsidRPr="00240AC5">
              <w:rPr>
                <w:rStyle w:val="CommentReference"/>
                <w:bCs/>
              </w:rPr>
              <w:commentReference w:id="4623"/>
            </w:r>
            <w:r w:rsidR="00F35F85" w:rsidRPr="00240AC5">
              <w:rPr>
                <w:rFonts w:eastAsia="Arial Unicode MS"/>
              </w:rPr>
              <w:t xml:space="preserve">or </w:t>
            </w:r>
            <w:r w:rsidR="00293086" w:rsidRPr="00240AC5">
              <w:rPr>
                <w:rFonts w:eastAsia="Arial Unicode MS"/>
              </w:rPr>
              <w:t>DFDL Expression</w:t>
            </w:r>
          </w:p>
          <w:p w14:paraId="0452246E" w14:textId="77777777" w:rsidR="00E41F63" w:rsidRPr="00240AC5" w:rsidRDefault="00400887" w:rsidP="005B1DEB">
            <w:pPr>
              <w:rPr>
                <w:ins w:id="4624" w:author="mbeckerle" w:date="2012-03-24T16:17:00Z"/>
                <w:rFonts w:eastAsia="Arial Unicode MS"/>
              </w:rPr>
            </w:pPr>
            <w:r w:rsidRPr="00240AC5">
              <w:rPr>
                <w:rFonts w:eastAsia="Arial Unicode MS"/>
              </w:rPr>
              <w:t>A whitespace separated list of r</w:t>
            </w:r>
            <w:r w:rsidR="00B374FC" w:rsidRPr="00240AC5">
              <w:rPr>
                <w:rFonts w:eastAsia="Arial Unicode MS"/>
              </w:rPr>
              <w:t>epresentation v</w:t>
            </w:r>
            <w:r w:rsidR="00E41F63" w:rsidRPr="00240AC5">
              <w:rPr>
                <w:rFonts w:eastAsia="Arial Unicode MS"/>
              </w:rPr>
              <w:t>alue</w:t>
            </w:r>
            <w:r w:rsidRPr="00240AC5">
              <w:rPr>
                <w:rFonts w:eastAsia="Arial Unicode MS"/>
              </w:rPr>
              <w:t>s</w:t>
            </w:r>
            <w:r w:rsidR="00E41F63" w:rsidRPr="00240AC5">
              <w:rPr>
                <w:rFonts w:eastAsia="Arial Unicode MS"/>
              </w:rPr>
              <w:t xml:space="preserve"> to be used for ‘true’ </w:t>
            </w:r>
            <w:commentRangeStart w:id="4625"/>
            <w:ins w:id="4626" w:author="Steve Hanson" w:date="2012-02-29T11:03:00Z">
              <w:r w:rsidR="002431C2" w:rsidRPr="00240AC5">
                <w:rPr>
                  <w:rFonts w:eastAsia="Arial Unicode MS"/>
                </w:rPr>
                <w:t xml:space="preserve"> </w:t>
              </w:r>
            </w:ins>
            <w:commentRangeEnd w:id="4625"/>
            <w:r w:rsidR="002431C2" w:rsidRPr="00240AC5">
              <w:rPr>
                <w:rStyle w:val="CommentReference"/>
                <w:bCs/>
              </w:rPr>
              <w:commentReference w:id="4625"/>
            </w:r>
            <w:ins w:id="4627" w:author="mbeckerle" w:date="2012-03-24T16:15:00Z">
              <w:r w:rsidR="00D431CF" w:rsidRPr="00240AC5">
                <w:rPr>
                  <w:rFonts w:eastAsia="Arial Unicode MS"/>
                </w:rPr>
                <w:t>These are compared after trimming when parsing, and before padding when unparsing.</w:t>
              </w:r>
            </w:ins>
          </w:p>
          <w:p w14:paraId="5E4C47DB" w14:textId="77777777" w:rsidR="00D431CF" w:rsidRPr="00240AC5" w:rsidRDefault="00D431CF" w:rsidP="005B1DEB">
            <w:pPr>
              <w:rPr>
                <w:rFonts w:eastAsia="Arial Unicode MS"/>
              </w:rPr>
            </w:pPr>
            <w:ins w:id="4628" w:author="mbeckerle" w:date="2012-03-24T16:17: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2F6D89BB"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77777777" w:rsidR="00F54C1D" w:rsidRPr="00240AC5" w:rsidRDefault="00F54C1D" w:rsidP="005B1DEB">
            <w:pPr>
              <w:rPr>
                <w:ins w:id="4629" w:author="mbeckerle" w:date="2012-03-24T15:34: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B52191A" w:rsidR="008C55EF" w:rsidRPr="00240AC5" w:rsidRDefault="001D6CE4" w:rsidP="005B1DEB">
            <w:pPr>
              <w:rPr>
                <w:ins w:id="4630" w:author="mbeckerle" w:date="2012-03-24T15:34:00Z"/>
                <w:rFonts w:eastAsia="Arial Unicode MS"/>
              </w:rPr>
            </w:pPr>
            <w:ins w:id="4631" w:author="mbeckerle" w:date="2012-04-22T19:43:00Z">
              <w:r>
                <w:rPr>
                  <w:rFonts w:eastAsia="Arial Unicode MS"/>
                  <w:i/>
                </w:rPr>
                <w:t>Text Boolean</w:t>
              </w:r>
            </w:ins>
            <w:commentRangeStart w:id="4632"/>
            <w:ins w:id="4633" w:author="mbeckerle" w:date="2012-03-24T15:34:00Z">
              <w:r w:rsidR="008C55EF" w:rsidRPr="00240AC5">
                <w:rPr>
                  <w:rFonts w:eastAsia="Arial Unicode MS"/>
                  <w:i/>
                </w:rPr>
                <w:t xml:space="preserve"> Character Restrictions</w:t>
              </w:r>
            </w:ins>
            <w:commentRangeEnd w:id="4632"/>
            <w:r w:rsidR="00D02348">
              <w:rPr>
                <w:rStyle w:val="CommentReference"/>
              </w:rPr>
              <w:commentReference w:id="4632"/>
            </w:r>
            <w:ins w:id="4634" w:author="mbeckerle" w:date="2012-03-24T15:34:00Z">
              <w:r w:rsidR="008C55EF" w:rsidRPr="00240AC5">
                <w:rPr>
                  <w:rFonts w:eastAsia="Arial Unicode MS"/>
                  <w:i/>
                </w:rPr>
                <w:t>:</w:t>
              </w:r>
              <w:r w:rsidR="008C55EF" w:rsidRPr="00240AC5">
                <w:rPr>
                  <w:rFonts w:eastAsia="Arial Unicode MS"/>
                </w:rPr>
                <w:t xml:space="preserve"> The value of the string </w:t>
              </w:r>
              <w:commentRangeStart w:id="4635"/>
              <w:r w:rsidR="008C55EF" w:rsidRPr="00240AC5">
                <w:rPr>
                  <w:rFonts w:eastAsia="Arial Unicode MS"/>
                </w:rPr>
                <w:t>literal</w:t>
              </w:r>
              <w:commentRangeEnd w:id="4635"/>
              <w:r w:rsidR="008C55EF">
                <w:rPr>
                  <w:rStyle w:val="CommentReference"/>
                </w:rPr>
                <w:commentReference w:id="4635"/>
              </w:r>
              <w:r w:rsidR="008C55EF" w:rsidRPr="00240AC5">
                <w:rPr>
                  <w:rFonts w:eastAsia="Arial Unicode MS"/>
                </w:rPr>
                <w:t xml:space="preserve"> is restricted to allow only certain kinds of content:</w:t>
              </w:r>
            </w:ins>
          </w:p>
          <w:p w14:paraId="212E0F2D" w14:textId="77777777" w:rsidR="008C55EF" w:rsidRPr="00240AC5" w:rsidRDefault="008C55EF" w:rsidP="005B1DEB">
            <w:pPr>
              <w:numPr>
                <w:ilvl w:val="0"/>
                <w:numId w:val="152"/>
              </w:numPr>
              <w:rPr>
                <w:ins w:id="4636" w:author="mbeckerle" w:date="2012-03-24T15:34:00Z"/>
                <w:rFonts w:eastAsia="Arial Unicode MS"/>
              </w:rPr>
            </w:pPr>
            <w:ins w:id="4637" w:author="mbeckerle" w:date="2012-03-24T15:34:00Z">
              <w:r w:rsidRPr="00240AC5">
                <w:rPr>
                  <w:rFonts w:eastAsia="Arial Unicode MS"/>
                </w:rPr>
                <w:t>DFDL character entities are allowed</w:t>
              </w:r>
            </w:ins>
          </w:p>
          <w:p w14:paraId="7F08E75E" w14:textId="77777777" w:rsidR="008C55EF" w:rsidRPr="00240AC5" w:rsidRDefault="008C55EF" w:rsidP="005B1DEB">
            <w:pPr>
              <w:numPr>
                <w:ilvl w:val="0"/>
                <w:numId w:val="152"/>
              </w:numPr>
              <w:rPr>
                <w:ins w:id="4638" w:author="mbeckerle" w:date="2012-03-24T15:34:00Z"/>
                <w:rFonts w:eastAsia="Arial Unicode MS"/>
              </w:rPr>
            </w:pPr>
            <w:ins w:id="4639" w:author="mbeckerle" w:date="2012-03-24T15:34:00Z">
              <w:r w:rsidRPr="00240AC5">
                <w:rPr>
                  <w:rFonts w:eastAsia="Arial Unicode MS"/>
                </w:rPr>
                <w:t>The raw byte entity ( %#r ) is not allowed.</w:t>
              </w:r>
            </w:ins>
          </w:p>
          <w:p w14:paraId="13A0FFEE" w14:textId="77777777" w:rsidR="008C55EF" w:rsidRPr="00240AC5" w:rsidRDefault="008C55EF" w:rsidP="005B1DEB">
            <w:pPr>
              <w:numPr>
                <w:ilvl w:val="0"/>
                <w:numId w:val="152"/>
              </w:numPr>
              <w:rPr>
                <w:ins w:id="4640" w:author="mbeckerle" w:date="2012-03-24T15:34:00Z"/>
                <w:rFonts w:eastAsia="Arial Unicode MS"/>
              </w:rPr>
            </w:pPr>
            <w:ins w:id="4641" w:author="mbeckerle" w:date="2012-03-24T15:34:00Z">
              <w:r w:rsidRPr="00240AC5">
                <w:rPr>
                  <w:rFonts w:eastAsia="Arial Unicode MS"/>
                </w:rPr>
                <w:t>DFDL Character classes ( NL, WSP, WSP+, WSP*, ES ) are not allowed</w:t>
              </w:r>
            </w:ins>
          </w:p>
          <w:p w14:paraId="22870DD4" w14:textId="77777777" w:rsidR="008C55EF" w:rsidRPr="00240AC5" w:rsidRDefault="008C55EF" w:rsidP="005B1DEB">
            <w:pPr>
              <w:rPr>
                <w:ins w:id="4642" w:author="mbeckerle" w:date="2012-03-24T15:34:00Z"/>
                <w:rFonts w:eastAsia="Arial Unicode MS"/>
              </w:rPr>
            </w:pPr>
            <w:ins w:id="4643" w:author="mbeckerle" w:date="2012-03-24T15:34:00Z">
              <w:r w:rsidRPr="00240AC5">
                <w:rPr>
                  <w:rFonts w:eastAsia="Arial Unicode MS"/>
                </w:rPr>
                <w:t>It is a schema definition error if the string literal contains any of the disallowed constructs.</w:t>
              </w:r>
            </w:ins>
          </w:p>
          <w:p w14:paraId="322A329E" w14:textId="67293B62" w:rsidR="008C55EF" w:rsidRPr="00240AC5" w:rsidDel="001D6CE4" w:rsidRDefault="008C55EF" w:rsidP="005B1DEB">
            <w:pPr>
              <w:rPr>
                <w:del w:id="4644" w:author="mbeckerle" w:date="2012-04-22T19:44:00Z"/>
                <w:rFonts w:eastAsia="Arial Unicode MS"/>
              </w:rPr>
            </w:pP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240AC5">
        <w:trPr>
          <w:trHeight w:val="1377"/>
        </w:trPr>
        <w:tc>
          <w:tcPr>
            <w:tcW w:w="2677" w:type="dxa"/>
            <w:shd w:val="clear" w:color="auto" w:fill="auto"/>
          </w:tcPr>
          <w:p w14:paraId="2BFD561B"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textBooleanFalseRep</w:t>
            </w:r>
          </w:p>
        </w:tc>
        <w:tc>
          <w:tcPr>
            <w:tcW w:w="6251" w:type="dxa"/>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w:t>
            </w:r>
            <w:commentRangeStart w:id="4645"/>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4645"/>
            <w:r w:rsidR="001067C2" w:rsidRPr="00240AC5">
              <w:rPr>
                <w:rStyle w:val="CommentReference"/>
                <w:bCs/>
              </w:rPr>
              <w:commentReference w:id="4645"/>
            </w:r>
            <w:r w:rsidR="00F35F85" w:rsidRPr="00240AC5">
              <w:rPr>
                <w:rFonts w:eastAsia="Arial Unicode MS"/>
              </w:rPr>
              <w:t xml:space="preserve">or </w:t>
            </w:r>
            <w:r w:rsidR="00293086" w:rsidRPr="00240AC5">
              <w:rPr>
                <w:rFonts w:eastAsia="Arial Unicode MS"/>
              </w:rPr>
              <w:t>DFDL Expression</w:t>
            </w:r>
          </w:p>
          <w:p w14:paraId="2A663A40" w14:textId="77777777" w:rsidR="001A52E4" w:rsidRPr="00240AC5" w:rsidRDefault="00400887" w:rsidP="005B1DEB">
            <w:pPr>
              <w:rPr>
                <w:rFonts w:eastAsia="Arial Unicode MS"/>
              </w:rPr>
            </w:pPr>
            <w:r w:rsidRPr="00240AC5">
              <w:rPr>
                <w:rFonts w:eastAsia="Arial Unicode MS"/>
              </w:rPr>
              <w:t>A whitespace separated list of r</w:t>
            </w:r>
            <w:r w:rsidR="00B374FC" w:rsidRPr="00240AC5">
              <w:rPr>
                <w:rFonts w:eastAsia="Arial Unicode MS"/>
              </w:rPr>
              <w:t>epresentation v</w:t>
            </w:r>
            <w:r w:rsidR="00E41F63" w:rsidRPr="00240AC5">
              <w:rPr>
                <w:rFonts w:eastAsia="Arial Unicode MS"/>
              </w:rPr>
              <w:t>alue to be used for ‘false’</w:t>
            </w:r>
            <w:commentRangeStart w:id="4646"/>
            <w:ins w:id="4647" w:author="mbeckerle" w:date="2012-03-24T16:16:00Z">
              <w:r w:rsidR="00D431CF" w:rsidRPr="00240AC5">
                <w:rPr>
                  <w:rFonts w:eastAsia="Arial Unicode MS"/>
                </w:rPr>
                <w:t xml:space="preserve"> </w:t>
              </w:r>
              <w:commentRangeEnd w:id="4646"/>
              <w:r w:rsidR="00D431CF" w:rsidRPr="00240AC5">
                <w:rPr>
                  <w:rStyle w:val="CommentReference"/>
                  <w:bCs/>
                </w:rPr>
                <w:commentReference w:id="4646"/>
              </w:r>
              <w:r w:rsidR="00D431CF" w:rsidRPr="00240AC5">
                <w:rPr>
                  <w:rFonts w:eastAsia="Arial Unicode MS"/>
                </w:rPr>
                <w:t>These are compared after trimming when parsing, and before padding when unparsing.</w:t>
              </w:r>
            </w:ins>
            <w:ins w:id="4648" w:author="Steve Hanson" w:date="2012-02-29T11:03:00Z">
              <w:r w:rsidR="002431C2" w:rsidRPr="00240AC5">
                <w:rPr>
                  <w:rFonts w:eastAsia="Arial Unicode MS"/>
                </w:rPr>
                <w:t xml:space="preserve">  </w:t>
              </w:r>
            </w:ins>
          </w:p>
          <w:p w14:paraId="2ED57FDE" w14:textId="77777777" w:rsidR="00D431CF" w:rsidRPr="00240AC5" w:rsidRDefault="00D431CF" w:rsidP="005B1DEB">
            <w:pPr>
              <w:rPr>
                <w:ins w:id="4649" w:author="mbeckerle" w:date="2012-03-24T16:17:00Z"/>
                <w:rFonts w:eastAsia="Arial Unicode MS"/>
              </w:rPr>
            </w:pPr>
            <w:ins w:id="4650" w:author="mbeckerle" w:date="2012-03-24T16:18: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77777777" w:rsidR="00F54C1D" w:rsidRPr="00240AC5" w:rsidRDefault="00F54C1D" w:rsidP="005B1DEB">
            <w:pPr>
              <w:rPr>
                <w:ins w:id="4651" w:author="mbeckerle" w:date="2012-03-24T15:35: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58C897B8" w:rsidR="008C55EF" w:rsidRPr="00240AC5" w:rsidRDefault="008C55EF" w:rsidP="005B1DEB">
            <w:pPr>
              <w:rPr>
                <w:rFonts w:eastAsia="Arial Unicode MS"/>
              </w:rPr>
            </w:pPr>
            <w:ins w:id="4652" w:author="mbeckerle" w:date="2012-03-24T15:35:00Z">
              <w:r w:rsidRPr="00240AC5">
                <w:rPr>
                  <w:rFonts w:eastAsia="Arial"/>
                  <w:color w:val="000000"/>
                  <w:lang w:eastAsia="ja-JP" w:bidi="he-IL"/>
                </w:rPr>
                <w:t>The string literal value is restricted in the same way as described in “</w:t>
              </w:r>
            </w:ins>
            <w:ins w:id="4653" w:author="mbeckerle" w:date="2012-04-22T19:44:00Z">
              <w:r w:rsidR="001D6CE4">
                <w:rPr>
                  <w:rFonts w:eastAsia="Arial"/>
                  <w:i/>
                  <w:iCs/>
                  <w:color w:val="000000"/>
                  <w:lang w:eastAsia="ja-JP" w:bidi="he-IL"/>
                </w:rPr>
                <w:t>Text Boolean</w:t>
              </w:r>
            </w:ins>
            <w:commentRangeStart w:id="4654"/>
            <w:ins w:id="4655" w:author="mbeckerle" w:date="2012-03-24T15:35:00Z">
              <w:r w:rsidRPr="00240AC5">
                <w:rPr>
                  <w:rFonts w:eastAsia="Arial"/>
                  <w:i/>
                  <w:iCs/>
                  <w:color w:val="000000"/>
                  <w:lang w:eastAsia="ja-JP" w:bidi="he-IL"/>
                </w:rPr>
                <w:t xml:space="preserve"> Character Restrictions</w:t>
              </w:r>
            </w:ins>
            <w:commentRangeEnd w:id="4654"/>
            <w:r w:rsidR="00D02348">
              <w:rPr>
                <w:rStyle w:val="CommentReference"/>
              </w:rPr>
              <w:commentReference w:id="4654"/>
            </w:r>
            <w:ins w:id="4656" w:author="mbeckerle" w:date="2012-03-24T15:35:00Z">
              <w:r w:rsidRPr="00240AC5">
                <w:rPr>
                  <w:rFonts w:eastAsia="Arial"/>
                  <w:color w:val="000000"/>
                  <w:lang w:eastAsia="ja-JP" w:bidi="he-IL"/>
                </w:rPr>
                <w:t xml:space="preserve">” in the description of the </w:t>
              </w:r>
            </w:ins>
            <w:ins w:id="4657" w:author="mbeckerle" w:date="2012-03-24T15:50:00Z">
              <w:r w:rsidR="004E75E3" w:rsidRPr="00240AC5">
                <w:rPr>
                  <w:rFonts w:eastAsia="Arial"/>
                  <w:color w:val="000000"/>
                  <w:lang w:eastAsia="ja-JP" w:bidi="he-IL"/>
                </w:rPr>
                <w:t>textBooleanTrueRep</w:t>
              </w:r>
            </w:ins>
            <w:ins w:id="4658" w:author="mbeckerle" w:date="2012-03-24T15:35:00Z">
              <w:r w:rsidRPr="00240AC5">
                <w:rPr>
                  <w:rFonts w:eastAsia="Arial"/>
                  <w:color w:val="000000"/>
                  <w:lang w:eastAsia="ja-JP" w:bidi="he-IL"/>
                </w:rPr>
                <w:t xml:space="preserve"> property.</w:t>
              </w:r>
            </w:ins>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240AC5">
        <w:trPr>
          <w:trHeight w:val="402"/>
        </w:trPr>
        <w:tc>
          <w:tcPr>
            <w:tcW w:w="2677" w:type="dxa"/>
            <w:shd w:val="clear" w:color="auto" w:fill="auto"/>
          </w:tcPr>
          <w:p w14:paraId="37124BCE" w14:textId="77777777" w:rsidR="003B18C9" w:rsidRPr="00240AC5" w:rsidRDefault="003B18C9" w:rsidP="00240AC5">
            <w:pPr>
              <w:tabs>
                <w:tab w:val="num" w:pos="360"/>
                <w:tab w:val="num" w:pos="540"/>
              </w:tabs>
              <w:spacing w:before="40" w:after="40"/>
              <w:ind w:left="180" w:hanging="180"/>
              <w:rPr>
                <w:rFonts w:eastAsia="Arial Unicode MS" w:cs="Arial"/>
              </w:rPr>
            </w:pPr>
            <w:r w:rsidRPr="00240AC5">
              <w:rPr>
                <w:rFonts w:eastAsia="Arial Unicode MS" w:cs="Arial"/>
              </w:rPr>
              <w:t>textBooleanJustification</w:t>
            </w:r>
          </w:p>
        </w:tc>
        <w:tc>
          <w:tcPr>
            <w:tcW w:w="6251" w:type="dxa"/>
            <w:shd w:val="clear" w:color="auto" w:fill="auto"/>
          </w:tcPr>
          <w:p w14:paraId="53F2DBF3" w14:textId="77777777" w:rsidR="003B18C9" w:rsidRPr="008F4FC4" w:rsidRDefault="003B18C9" w:rsidP="005B1DEB">
            <w:r w:rsidRPr="008F4FC4">
              <w:t>Enum</w:t>
            </w:r>
          </w:p>
          <w:p w14:paraId="26ECE95F" w14:textId="77777777" w:rsidR="003B18C9" w:rsidRPr="008F4FC4" w:rsidRDefault="003B18C9" w:rsidP="005B1DEB">
            <w:r w:rsidRPr="008F4FC4">
              <w:t>Valid values ‘left’, ‘right</w:t>
            </w:r>
            <w:r w:rsidR="00CC2406" w:rsidRPr="008F4FC4">
              <w:t>'</w:t>
            </w:r>
            <w:r w:rsidRPr="008F4FC4">
              <w:t>,  ‘center’</w:t>
            </w:r>
          </w:p>
          <w:p w14:paraId="69C1B129" w14:textId="77777777" w:rsidR="00BF34D2" w:rsidRPr="00240AC5" w:rsidRDefault="00BF34D2" w:rsidP="005B1DEB">
            <w:pPr>
              <w:rPr>
                <w:rFonts w:cs="Arial"/>
              </w:rPr>
            </w:pPr>
            <w:r w:rsidRPr="00240AC5">
              <w:rPr>
                <w:rStyle w:val="TableCellCharChar"/>
                <w:rFonts w:cs="Arial"/>
                <w:sz w:val="20"/>
                <w:szCs w:val="20"/>
              </w:rPr>
              <w:t>Controls how the</w:t>
            </w:r>
            <w:r w:rsidR="00A24AF0" w:rsidRPr="00240AC5">
              <w:rPr>
                <w:rStyle w:val="TableCellCharChar"/>
                <w:rFonts w:cs="Arial"/>
                <w:sz w:val="20"/>
                <w:szCs w:val="20"/>
              </w:rPr>
              <w:t xml:space="preserve"> </w:t>
            </w:r>
            <w:r w:rsidRPr="00240AC5">
              <w:rPr>
                <w:rStyle w:val="TableCellCharChar"/>
                <w:rFonts w:cs="Arial"/>
                <w:sz w:val="20"/>
                <w:szCs w:val="20"/>
              </w:rPr>
              <w:t>data</w:t>
            </w:r>
            <w:r w:rsidR="00A24AF0" w:rsidRPr="00240AC5">
              <w:rPr>
                <w:rStyle w:val="TableCellCharChar"/>
                <w:rFonts w:cs="Arial"/>
                <w:sz w:val="20"/>
                <w:szCs w:val="20"/>
              </w:rPr>
              <w:t xml:space="preserve"> is</w:t>
            </w:r>
            <w:r w:rsidRPr="00240AC5">
              <w:rPr>
                <w:rStyle w:val="TableCellCharChar"/>
                <w:rFonts w:cs="Arial"/>
                <w:sz w:val="20"/>
                <w:szCs w:val="20"/>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240AC5">
        <w:trPr>
          <w:trHeight w:val="402"/>
        </w:trPr>
        <w:tc>
          <w:tcPr>
            <w:tcW w:w="2677" w:type="dxa"/>
            <w:shd w:val="clear" w:color="auto" w:fill="auto"/>
          </w:tcPr>
          <w:p w14:paraId="6CAD0EFD" w14:textId="77777777" w:rsidR="009E7B65" w:rsidRPr="00240AC5" w:rsidRDefault="009E7B65" w:rsidP="00240AC5">
            <w:pPr>
              <w:tabs>
                <w:tab w:val="num" w:pos="360"/>
                <w:tab w:val="num" w:pos="540"/>
              </w:tabs>
              <w:spacing w:before="40" w:after="40"/>
              <w:ind w:left="180" w:hanging="180"/>
              <w:rPr>
                <w:rFonts w:eastAsia="Arial Unicode MS" w:cs="Arial"/>
              </w:rPr>
            </w:pPr>
            <w:r w:rsidRPr="00240AC5">
              <w:rPr>
                <w:rFonts w:eastAsia="Arial Unicode MS" w:cs="Arial"/>
              </w:rPr>
              <w:t>textBooleanPadCharacter</w:t>
            </w:r>
          </w:p>
        </w:tc>
        <w:tc>
          <w:tcPr>
            <w:tcW w:w="6251" w:type="dxa"/>
            <w:shd w:val="clear" w:color="auto" w:fill="auto"/>
          </w:tcPr>
          <w:p w14:paraId="4624F40D" w14:textId="77777777" w:rsidR="009E7B65" w:rsidRPr="00240AC5" w:rsidRDefault="009E7B65" w:rsidP="005B1DEB">
            <w:pPr>
              <w:rPr>
                <w:rFonts w:eastAsia="Arial Unicode MS"/>
              </w:rPr>
            </w:pPr>
            <w:commentRangeStart w:id="4659"/>
            <w:r w:rsidRPr="00240AC5">
              <w:rPr>
                <w:rFonts w:eastAsia="Arial Unicode MS"/>
              </w:rPr>
              <w:t>DFDL String Literal</w:t>
            </w:r>
            <w:commentRangeEnd w:id="4659"/>
            <w:r w:rsidR="001067C2" w:rsidRPr="00240AC5">
              <w:rPr>
                <w:rStyle w:val="CommentReference"/>
                <w:bCs/>
              </w:rPr>
              <w:commentReference w:id="4659"/>
            </w:r>
          </w:p>
          <w:p w14:paraId="12B35F2E" w14:textId="70B06428" w:rsidR="009E7B65" w:rsidRPr="00240AC5" w:rsidDel="001D6CE4" w:rsidRDefault="009E7B65" w:rsidP="005B1DEB">
            <w:pPr>
              <w:rPr>
                <w:del w:id="4660" w:author="mbeckerle" w:date="2012-04-22T19:45:00Z"/>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65733FE" w14:textId="77777777" w:rsidR="009E7B65" w:rsidRPr="00240AC5" w:rsidRDefault="009E7B65" w:rsidP="005B1DEB">
            <w:pPr>
              <w:rPr>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5A72474D" w14:textId="39FF549C" w:rsidR="009E7B65" w:rsidRPr="00240AC5" w:rsidDel="001D6CE4" w:rsidRDefault="009E7B65" w:rsidP="005B1DEB">
            <w:pPr>
              <w:rPr>
                <w:del w:id="4661" w:author="mbeckerle" w:date="2012-04-22T19:45:00Z"/>
                <w:rFonts w:eastAsia="Arial Unicode MS"/>
              </w:rPr>
            </w:pPr>
            <w:r w:rsidRPr="00240AC5">
              <w:rPr>
                <w:rFonts w:eastAsia="Arial Unicode MS"/>
              </w:rPr>
              <w:t>If a byte, then it must be specified using a single byte value entity</w:t>
            </w:r>
            <w:r w:rsidRPr="00240AC5">
              <w:rPr>
                <w:rFonts w:eastAsia="Arial Unicode MS"/>
                <w:strike/>
              </w:rPr>
              <w:br/>
            </w:r>
          </w:p>
          <w:p w14:paraId="6D263F5E" w14:textId="77777777" w:rsidR="009E7B65" w:rsidRPr="00240AC5" w:rsidRDefault="009E7B65" w:rsidP="005B1DEB">
            <w:pPr>
              <w:rPr>
                <w:rFonts w:ascii="Tms Rmn" w:eastAsia="Arial Unicode MS" w:hAnsi="Tms Rmn" w:cs="Tms Rmn"/>
              </w:rPr>
            </w:pPr>
            <w:r w:rsidRPr="00240AC5">
              <w:rPr>
                <w:rFonts w:eastAsia="Arial Unicode MS"/>
              </w:rPr>
              <w:t>If a pad character is specified when lengthUnits='bytes' then the pad character must be a single-byte character.</w:t>
            </w:r>
            <w:r w:rsidRPr="00240AC5">
              <w:rPr>
                <w:rFonts w:ascii="Tms Rmn" w:eastAsia="Arial Unicode MS" w:hAnsi="Tms Rmn" w:cs="Tms Rmn"/>
              </w:rPr>
              <w:t xml:space="preserve"> </w:t>
            </w:r>
          </w:p>
          <w:p w14:paraId="7C55FC2C" w14:textId="77777777" w:rsidR="001D6CE4" w:rsidRDefault="009E7B65" w:rsidP="005B1DEB">
            <w:pPr>
              <w:rPr>
                <w:ins w:id="4662" w:author="mbeckerle" w:date="2012-04-22T19:46:00Z"/>
                <w:rFonts w:eastAsia="Arial Unicode MS"/>
              </w:rPr>
            </w:pPr>
            <w:r w:rsidRPr="00240AC5">
              <w:rPr>
                <w:rFonts w:eastAsia="Arial Unicode MS"/>
              </w:rPr>
              <w:t>If a pad byte is specified when lengthUnits='characters' then</w:t>
            </w:r>
            <w:del w:id="4663" w:author="mbeckerle" w:date="2012-04-22T19:46:00Z">
              <w:r w:rsidRPr="00240AC5" w:rsidDel="001D6CE4">
                <w:rPr>
                  <w:rFonts w:eastAsia="Arial Unicode MS"/>
                </w:rPr>
                <w:delText xml:space="preserve"> </w:delText>
              </w:r>
              <w:r w:rsidRPr="00240AC5" w:rsidDel="001D6CE4">
                <w:rPr>
                  <w:rFonts w:eastAsia="Arial Unicode MS"/>
                </w:rPr>
                <w:br/>
                <w:delText>-</w:delText>
              </w:r>
            </w:del>
          </w:p>
          <w:p w14:paraId="1E550EC0" w14:textId="60E9C5D8" w:rsidR="001D6CE4" w:rsidRDefault="009E7B65" w:rsidP="005B1DEB">
            <w:pPr>
              <w:numPr>
                <w:ilvl w:val="0"/>
                <w:numId w:val="153"/>
              </w:numPr>
              <w:rPr>
                <w:ins w:id="4664" w:author="mbeckerle" w:date="2012-04-22T19:46:00Z"/>
                <w:rFonts w:eastAsia="Arial Unicode MS"/>
              </w:rPr>
            </w:pPr>
            <w:del w:id="4665" w:author="mbeckerle" w:date="2012-04-22T19:46:00Z">
              <w:r w:rsidRPr="00240AC5" w:rsidDel="001D6CE4">
                <w:rPr>
                  <w:rFonts w:eastAsia="Arial Unicode MS"/>
                </w:rPr>
                <w:delText xml:space="preserve"> </w:delText>
              </w:r>
            </w:del>
            <w:r w:rsidRPr="00240AC5">
              <w:rPr>
                <w:rFonts w:eastAsia="Arial Unicode MS"/>
              </w:rPr>
              <w:t>the encoding must be a fixed-width encoding</w:t>
            </w:r>
            <w:del w:id="4666" w:author="mbeckerle" w:date="2012-04-22T19:46:00Z">
              <w:r w:rsidRPr="00240AC5" w:rsidDel="001D6CE4">
                <w:rPr>
                  <w:rFonts w:ascii="Tms Rmn" w:eastAsia="Arial Unicode MS" w:hAnsi="Tms Rmn" w:cs="Tms Rmn"/>
                </w:rPr>
                <w:delText xml:space="preserve"> </w:delText>
              </w:r>
              <w:r w:rsidRPr="00240AC5" w:rsidDel="001D6CE4">
                <w:rPr>
                  <w:rFonts w:eastAsia="Arial Unicode MS"/>
                </w:rPr>
                <w:br/>
                <w:delText xml:space="preserve">- </w:delText>
              </w:r>
            </w:del>
          </w:p>
          <w:p w14:paraId="6F59F6A7" w14:textId="40238B1B" w:rsidR="009E7B65" w:rsidRPr="00240AC5" w:rsidRDefault="009E7B65" w:rsidP="005B1DEB">
            <w:pPr>
              <w:numPr>
                <w:ilvl w:val="0"/>
                <w:numId w:val="153"/>
              </w:numPr>
              <w:rPr>
                <w:ins w:id="4667" w:author="mbeckerle" w:date="2012-03-24T15:19:00Z"/>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34F538D8" w:rsidR="009156AB" w:rsidRPr="00240AC5" w:rsidRDefault="00D67874" w:rsidP="005B1DEB">
            <w:pPr>
              <w:rPr>
                <w:rFonts w:eastAsia="Arial Unicode MS"/>
              </w:rPr>
            </w:pPr>
            <w:ins w:id="4668" w:author="mbeckerle" w:date="2012-03-24T15:28:00Z">
              <w:r w:rsidRPr="00240AC5">
                <w:rPr>
                  <w:rFonts w:eastAsia="Arial Unicode MS"/>
                </w:rPr>
                <w:t>The string literal value is restricted in the same way as described in “</w:t>
              </w:r>
            </w:ins>
            <w:ins w:id="4669" w:author="mbeckerle" w:date="2012-04-22T19:11:00Z">
              <w:r w:rsidR="0025238D">
                <w:rPr>
                  <w:rFonts w:eastAsia="Arial Unicode MS"/>
                </w:rPr>
                <w:t>Padding</w:t>
              </w:r>
            </w:ins>
            <w:commentRangeStart w:id="4670"/>
            <w:ins w:id="4671" w:author="mbeckerle" w:date="2012-03-24T15:28:00Z">
              <w:r w:rsidRPr="00240AC5">
                <w:rPr>
                  <w:rFonts w:eastAsia="Arial Unicode MS"/>
                </w:rPr>
                <w:t xml:space="preserve"> Character Restrictions</w:t>
              </w:r>
            </w:ins>
            <w:commentRangeEnd w:id="4670"/>
            <w:r w:rsidR="00D72575">
              <w:rPr>
                <w:rStyle w:val="CommentReference"/>
              </w:rPr>
              <w:commentReference w:id="4670"/>
            </w:r>
            <w:ins w:id="4672" w:author="mbeckerle" w:date="2012-03-24T15:28:00Z">
              <w:r w:rsidRPr="00240AC5">
                <w:rPr>
                  <w:rFonts w:eastAsia="Arial Unicode MS"/>
                </w:rPr>
                <w:t xml:space="preserve">” in the description of the </w:t>
              </w:r>
              <w:commentRangeStart w:id="4673"/>
              <w:r w:rsidRPr="00240AC5">
                <w:rPr>
                  <w:rFonts w:eastAsia="Arial"/>
                </w:rPr>
                <w:t>textStringPadCharacter</w:t>
              </w:r>
              <w:commentRangeEnd w:id="4673"/>
              <w:r w:rsidRPr="00240AC5">
                <w:rPr>
                  <w:rStyle w:val="CommentReference"/>
                  <w:rFonts w:eastAsia="Arial Unicode MS"/>
                </w:rPr>
                <w:commentReference w:id="4673"/>
              </w:r>
              <w:r w:rsidRPr="00240AC5">
                <w:rPr>
                  <w:rFonts w:eastAsia="Arial Unicode MS"/>
                </w:rPr>
                <w:t xml:space="preserve"> property.</w:t>
              </w:r>
            </w:ins>
          </w:p>
          <w:p w14:paraId="7AD2C26B" w14:textId="77777777" w:rsidR="009E7B65" w:rsidRPr="008F4FC4" w:rsidRDefault="009E7B65" w:rsidP="005B1DEB">
            <w:r w:rsidRPr="00240AC5">
              <w:rPr>
                <w:rFonts w:eastAsia="MS Mincho" w:cs="Arial"/>
                <w:color w:val="000000"/>
                <w:lang w:eastAsia="ja-JP" w:bidi="he-IL"/>
              </w:rPr>
              <w:t xml:space="preserve">Annotation: dfdl:element, </w:t>
            </w:r>
            <w:r w:rsidRPr="00240AC5">
              <w:rPr>
                <w:color w:val="000000"/>
              </w:rPr>
              <w:t>dfdl:simpleType</w:t>
            </w:r>
          </w:p>
        </w:tc>
      </w:tr>
    </w:tbl>
    <w:p w14:paraId="07508823" w14:textId="135DA4BD" w:rsidR="004F4054" w:rsidDel="001D6CE4" w:rsidRDefault="004F4054">
      <w:pPr>
        <w:rPr>
          <w:del w:id="4674" w:author="mbeckerle" w:date="2012-04-22T19:45:00Z"/>
        </w:rPr>
        <w:pPrChange w:id="4675" w:author="mbeckerle" w:date="2012-04-22T19:45:00Z">
          <w:pPr>
            <w:pStyle w:val="nobreak"/>
          </w:pPr>
        </w:pPrChange>
      </w:pPr>
    </w:p>
    <w:p w14:paraId="49CC76A8" w14:textId="77777777" w:rsidR="001D6CE4" w:rsidRPr="001D6CE4" w:rsidRDefault="001D6CE4">
      <w:pPr>
        <w:rPr>
          <w:ins w:id="4676" w:author="mbeckerle" w:date="2012-04-22T19:45:00Z"/>
        </w:rPr>
      </w:pPr>
    </w:p>
    <w:p w14:paraId="37836402" w14:textId="0A85A5C1" w:rsidR="00E41F63" w:rsidRPr="005223F4" w:rsidDel="001D6CE4" w:rsidRDefault="00E41F63" w:rsidP="005B1DEB">
      <w:pPr>
        <w:pStyle w:val="Heading2"/>
        <w:rPr>
          <w:del w:id="4677" w:author="mbeckerle" w:date="2012-04-22T19:45:00Z"/>
        </w:rPr>
      </w:pPr>
      <w:bookmarkStart w:id="4678" w:name="_Toc322911351"/>
      <w:bookmarkStart w:id="4679" w:name="_Toc322911913"/>
      <w:bookmarkStart w:id="4680" w:name="_Toc322912204"/>
      <w:bookmarkStart w:id="4681" w:name="_Toc329093053"/>
      <w:bookmarkStart w:id="4682" w:name="_Toc332701566"/>
      <w:bookmarkStart w:id="4683" w:name="_Toc332701870"/>
      <w:bookmarkStart w:id="4684" w:name="_Toc332711664"/>
      <w:bookmarkStart w:id="4685" w:name="_Toc332711972"/>
      <w:bookmarkStart w:id="4686" w:name="_Toc332712274"/>
      <w:bookmarkStart w:id="4687" w:name="_Toc332724190"/>
      <w:bookmarkStart w:id="4688" w:name="_Toc332724490"/>
      <w:bookmarkEnd w:id="4678"/>
      <w:bookmarkEnd w:id="4679"/>
      <w:bookmarkEnd w:id="4680"/>
      <w:bookmarkEnd w:id="4681"/>
      <w:bookmarkEnd w:id="4682"/>
      <w:bookmarkEnd w:id="4683"/>
      <w:bookmarkEnd w:id="4684"/>
      <w:bookmarkEnd w:id="4685"/>
      <w:bookmarkEnd w:id="4686"/>
      <w:bookmarkEnd w:id="4687"/>
      <w:bookmarkEnd w:id="4688"/>
    </w:p>
    <w:p w14:paraId="46A08186" w14:textId="3CE93EDD" w:rsidR="00E41F63" w:rsidRPr="005223F4" w:rsidDel="001D6CE4" w:rsidRDefault="00392EE6">
      <w:pPr>
        <w:pStyle w:val="Heading2"/>
        <w:rPr>
          <w:del w:id="4689" w:author="mbeckerle" w:date="2012-04-22T19:45:00Z"/>
        </w:rPr>
      </w:pPr>
      <w:bookmarkStart w:id="4690" w:name="_Toc130873632"/>
      <w:bookmarkStart w:id="4691" w:name="_Toc140549604"/>
      <w:bookmarkStart w:id="4692" w:name="_Toc177399103"/>
      <w:bookmarkStart w:id="4693" w:name="_Toc175057390"/>
      <w:bookmarkStart w:id="4694" w:name="_Toc199516327"/>
      <w:bookmarkStart w:id="4695" w:name="_Toc194983990"/>
      <w:bookmarkStart w:id="4696" w:name="_Toc243112836"/>
      <w:bookmarkStart w:id="4697" w:name="_Toc322911914"/>
      <w:del w:id="4698" w:author="mbeckerle" w:date="2012-04-23T02:31:00Z">
        <w:r w:rsidRPr="005223F4" w:rsidDel="007E1D66">
          <w:delText>Properties S</w:delText>
        </w:r>
        <w:r w:rsidR="00E41F63" w:rsidRPr="005223F4" w:rsidDel="007E1D66">
          <w:delText xml:space="preserve">pecific to </w:delText>
        </w:r>
        <w:bookmarkEnd w:id="4690"/>
        <w:bookmarkEnd w:id="4691"/>
        <w:bookmarkEnd w:id="4692"/>
        <w:bookmarkEnd w:id="4693"/>
        <w:bookmarkEnd w:id="4694"/>
        <w:bookmarkEnd w:id="4695"/>
        <w:r w:rsidR="001B71B7" w:rsidRPr="005223F4" w:rsidDel="007E1D66">
          <w:delText>Boolean</w:delText>
        </w:r>
        <w:r w:rsidR="003630ED" w:rsidRPr="005223F4" w:rsidDel="007E1D66">
          <w:delText xml:space="preserve"> </w:delText>
        </w:r>
        <w:r w:rsidR="001B71B7" w:rsidRPr="005223F4" w:rsidDel="007E1D66">
          <w:delText>with Binary representation</w:delText>
        </w:r>
      </w:del>
      <w:bookmarkStart w:id="4699" w:name="_Toc322912205"/>
      <w:bookmarkStart w:id="4700" w:name="_Toc329093054"/>
      <w:bookmarkStart w:id="4701" w:name="_Toc332701567"/>
      <w:bookmarkStart w:id="4702" w:name="_Toc332701871"/>
      <w:bookmarkStart w:id="4703" w:name="_Toc332711665"/>
      <w:bookmarkStart w:id="4704" w:name="_Toc332711973"/>
      <w:bookmarkStart w:id="4705" w:name="_Toc332712275"/>
      <w:bookmarkStart w:id="4706" w:name="_Toc332724191"/>
      <w:bookmarkStart w:id="4707" w:name="_Toc332724491"/>
      <w:bookmarkEnd w:id="4696"/>
      <w:bookmarkEnd w:id="4697"/>
      <w:bookmarkEnd w:id="4699"/>
      <w:bookmarkEnd w:id="4700"/>
      <w:bookmarkEnd w:id="4701"/>
      <w:bookmarkEnd w:id="4702"/>
      <w:bookmarkEnd w:id="4703"/>
      <w:bookmarkEnd w:id="4704"/>
      <w:bookmarkEnd w:id="4705"/>
      <w:bookmarkEnd w:id="4706"/>
      <w:bookmarkEnd w:id="4707"/>
    </w:p>
    <w:p w14:paraId="1695D650" w14:textId="22B5269A" w:rsidR="00E41F63" w:rsidRPr="005223F4" w:rsidRDefault="007E1D66" w:rsidP="005B1DEB">
      <w:pPr>
        <w:pStyle w:val="Heading2"/>
      </w:pPr>
      <w:bookmarkStart w:id="4708" w:name="_Toc332724492"/>
      <w:ins w:id="4709" w:author="mbeckerle" w:date="2012-04-23T02:30:00Z">
        <w:r>
          <w:t>Properties Specific to Boolean with Binary Representation</w:t>
        </w:r>
      </w:ins>
      <w:bookmarkEnd w:id="4708"/>
      <w:del w:id="4710" w:author="mbeckerle" w:date="2012-04-22T19:45:00Z">
        <w:r w:rsidR="00E41F63"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408"/>
      </w:tblGrid>
      <w:tr w:rsidR="00E41F63" w:rsidRPr="00240AC5" w14:paraId="23A63A66" w14:textId="77777777" w:rsidTr="00240AC5">
        <w:trPr>
          <w:trHeight w:val="404"/>
        </w:trPr>
        <w:tc>
          <w:tcPr>
            <w:tcW w:w="2448" w:type="dxa"/>
            <w:shd w:val="clear" w:color="auto" w:fill="F3F3F3"/>
          </w:tcPr>
          <w:p w14:paraId="0D4B6C5E" w14:textId="77777777" w:rsidR="00E41F63" w:rsidRPr="005B1DEB" w:rsidRDefault="00E41F63" w:rsidP="00240AC5">
            <w:pPr>
              <w:tabs>
                <w:tab w:val="num" w:pos="360"/>
                <w:tab w:val="num" w:pos="540"/>
              </w:tabs>
              <w:spacing w:before="40" w:after="40"/>
              <w:ind w:left="540" w:hanging="180"/>
              <w:rPr>
                <w:rFonts w:eastAsia="Arial Unicode MS"/>
                <w:b/>
              </w:rPr>
            </w:pPr>
            <w:r w:rsidRPr="005B1DEB">
              <w:rPr>
                <w:rFonts w:eastAsia="Arial Unicode MS"/>
                <w:b/>
                <w:rPrChange w:id="4711" w:author="Steve Hanson" w:date="2012-08-06T15:09:00Z">
                  <w:rPr>
                    <w:rFonts w:eastAsia="Arial Unicode MS"/>
                  </w:rPr>
                </w:rPrChange>
              </w:rPr>
              <w:t>Property Name</w:t>
            </w:r>
          </w:p>
        </w:tc>
        <w:tc>
          <w:tcPr>
            <w:tcW w:w="6408" w:type="dxa"/>
            <w:shd w:val="clear" w:color="auto" w:fill="F3F3F3"/>
          </w:tcPr>
          <w:p w14:paraId="2189198F"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471D1446" w14:textId="77777777" w:rsidTr="00240AC5">
        <w:trPr>
          <w:trHeight w:val="1065"/>
        </w:trPr>
        <w:tc>
          <w:tcPr>
            <w:tcW w:w="2448" w:type="dxa"/>
            <w:shd w:val="clear" w:color="auto" w:fill="auto"/>
          </w:tcPr>
          <w:p w14:paraId="3B1B1E6A"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BooleanTrueRep</w:t>
            </w:r>
          </w:p>
        </w:tc>
        <w:tc>
          <w:tcPr>
            <w:tcW w:w="6408" w:type="dxa"/>
            <w:shd w:val="clear" w:color="auto" w:fill="auto"/>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7777777" w:rsidR="00E41F63" w:rsidRPr="00240AC5" w:rsidRDefault="002148E5" w:rsidP="005B1DEB">
            <w:pPr>
              <w:rPr>
                <w:rFonts w:eastAsia="Arial Unicode MS"/>
              </w:rPr>
            </w:pPr>
            <w:r w:rsidRPr="00240AC5">
              <w:rPr>
                <w:rFonts w:eastAsia="Arial Unicode MS"/>
              </w:rPr>
              <w:t>Representation v</w:t>
            </w:r>
            <w:r w:rsidR="00E41F63" w:rsidRPr="00240AC5">
              <w:rPr>
                <w:rFonts w:eastAsia="Arial Unicode MS"/>
              </w:rPr>
              <w:t xml:space="preserve">alue to be used for ‘true’ </w:t>
            </w:r>
          </w:p>
          <w:p w14:paraId="36592F3E" w14:textId="77777777" w:rsidR="00B016DD" w:rsidRPr="00240AC5" w:rsidRDefault="00B016DD" w:rsidP="005B1DEB">
            <w:pPr>
              <w:rPr>
                <w:rFonts w:eastAsia="Arial Unicode MS"/>
              </w:rPr>
            </w:pPr>
            <w:r w:rsidRPr="00240AC5">
              <w:rPr>
                <w:rFonts w:eastAsia="Arial Unicode MS"/>
              </w:rPr>
              <w:t xml:space="preserve">The empty string means </w:t>
            </w:r>
            <w:r w:rsidR="00E76101" w:rsidRPr="00240AC5">
              <w:rPr>
                <w:rFonts w:eastAsia="Arial Unicode MS"/>
              </w:rPr>
              <w:t>dfdl:</w:t>
            </w:r>
            <w:r w:rsidRPr="00240AC5">
              <w:rPr>
                <w:rFonts w:eastAsia="Arial Unicode MS"/>
              </w:rPr>
              <w:t>binaryBooleanTrueRep is any value other than dfdl:binaryBooleanFalseRep.</w:t>
            </w:r>
          </w:p>
          <w:p w14:paraId="16763DF6" w14:textId="77777777" w:rsidR="00F10615" w:rsidRPr="00240AC5" w:rsidRDefault="00F10615" w:rsidP="005B1DEB">
            <w:pPr>
              <w:rPr>
                <w:rFonts w:eastAsia="Arial Unicode MS"/>
              </w:rPr>
            </w:pPr>
            <w:r w:rsidRPr="00240AC5">
              <w:rPr>
                <w:rFonts w:eastAsia="Arial Unicode MS"/>
              </w:rPr>
              <w:t>The value must be consistent with the representation as an xs:unsignedInt, including that it must be within the range allowed by the number of bits, when dfdl:lengthUnits=</w:t>
            </w:r>
            <w:r w:rsidR="00CC2406" w:rsidRPr="00240AC5">
              <w:rPr>
                <w:rFonts w:eastAsia="Arial Unicode MS"/>
              </w:rPr>
              <w:t>'</w:t>
            </w:r>
            <w:r w:rsidRPr="00240AC5">
              <w:rPr>
                <w:rFonts w:eastAsia="Arial Unicode MS"/>
              </w:rPr>
              <w:t>bits</w:t>
            </w:r>
            <w:r w:rsidR="00CC2406" w:rsidRPr="00240AC5">
              <w:rPr>
                <w:rFonts w:eastAsia="Arial Unicode MS"/>
              </w:rPr>
              <w:t>'</w:t>
            </w:r>
            <w:r w:rsidRPr="00240AC5">
              <w:rPr>
                <w:rFonts w:eastAsia="Arial Unicode MS"/>
              </w:rPr>
              <w:t xml:space="preserve"> is specified, and the dfdl:length is less than 32.</w:t>
            </w:r>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240AC5">
        <w:trPr>
          <w:trHeight w:val="1065"/>
        </w:trPr>
        <w:tc>
          <w:tcPr>
            <w:tcW w:w="2448" w:type="dxa"/>
            <w:shd w:val="clear" w:color="auto" w:fill="auto"/>
          </w:tcPr>
          <w:p w14:paraId="419F8A43"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BooleanFalseRep</w:t>
            </w:r>
          </w:p>
        </w:tc>
        <w:tc>
          <w:tcPr>
            <w:tcW w:w="6408" w:type="dxa"/>
            <w:shd w:val="clear" w:color="auto" w:fill="auto"/>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77777777" w:rsidR="00E41F63" w:rsidRPr="00240AC5" w:rsidRDefault="002148E5" w:rsidP="005B1DEB">
            <w:pPr>
              <w:rPr>
                <w:rFonts w:eastAsia="Arial Unicode MS"/>
              </w:rPr>
            </w:pPr>
            <w:r w:rsidRPr="00240AC5">
              <w:rPr>
                <w:rFonts w:eastAsia="Arial Unicode MS"/>
              </w:rPr>
              <w:t xml:space="preserve">Representation value </w:t>
            </w:r>
            <w:r w:rsidR="00E41F63" w:rsidRPr="00240AC5">
              <w:rPr>
                <w:rFonts w:eastAsia="Arial Unicode MS"/>
              </w:rPr>
              <w:t xml:space="preserve"> to be used for ‘false’ </w:t>
            </w:r>
          </w:p>
          <w:p w14:paraId="18CD0DEC" w14:textId="77777777" w:rsidR="00F10615" w:rsidRPr="00240AC5" w:rsidRDefault="00F10615" w:rsidP="005B1DEB">
            <w:pPr>
              <w:rPr>
                <w:rFonts w:eastAsia="Arial Unicode MS"/>
                <w:szCs w:val="18"/>
              </w:rPr>
            </w:pPr>
            <w:r w:rsidRPr="00240AC5">
              <w:rPr>
                <w:rFonts w:eastAsia="Arial Unicode MS"/>
              </w:rPr>
              <w:t>The value must be consistent with the representation as an xs:unsignedInt, including that it must be within the range allowed by the number of bits, when dfdl:lengthUnits=</w:t>
            </w:r>
            <w:r w:rsidR="00CC2406" w:rsidRPr="00240AC5">
              <w:rPr>
                <w:rFonts w:eastAsia="Arial Unicode MS"/>
              </w:rPr>
              <w:t>'</w:t>
            </w:r>
            <w:r w:rsidRPr="00240AC5">
              <w:rPr>
                <w:rFonts w:eastAsia="Arial Unicode MS"/>
              </w:rPr>
              <w:t>bits</w:t>
            </w:r>
            <w:r w:rsidR="00CC2406" w:rsidRPr="00240AC5">
              <w:rPr>
                <w:rFonts w:eastAsia="Arial Unicode MS"/>
              </w:rPr>
              <w:t>'</w:t>
            </w:r>
            <w:r w:rsidRPr="00240AC5">
              <w:rPr>
                <w:rFonts w:eastAsia="Arial Unicode MS"/>
              </w:rPr>
              <w:t xml:space="preserve"> is specified, and the dfdl:length is less than 32.</w:t>
            </w:r>
          </w:p>
          <w:p w14:paraId="0D9BDC45" w14:textId="77777777" w:rsidR="00E41F63" w:rsidRPr="00240AC5" w:rsidRDefault="005A400F" w:rsidP="005B1DEB">
            <w:pPr>
              <w:rPr>
                <w:rFonts w:eastAsia="Arial Unicode MS"/>
              </w:rPr>
            </w:pPr>
            <w:r w:rsidRPr="00240AC5">
              <w:rPr>
                <w:rFonts w:eastAsia="Arial Unicode MS"/>
              </w:rPr>
              <w:t>Annotation: dfdl:element, dfdl:simpleType</w:t>
            </w:r>
          </w:p>
        </w:tc>
      </w:tr>
    </w:tbl>
    <w:p w14:paraId="4603DEEC" w14:textId="5FB52D74" w:rsidR="00E41F63" w:rsidRPr="005223F4" w:rsidDel="001D6CE4" w:rsidRDefault="00E41F63" w:rsidP="00F340A0">
      <w:pPr>
        <w:rPr>
          <w:del w:id="4712" w:author="mbeckerle" w:date="2012-04-22T19:45:00Z"/>
        </w:rPr>
      </w:pPr>
    </w:p>
    <w:p w14:paraId="1D8BDF86" w14:textId="449DA025" w:rsidR="00E41F63" w:rsidRPr="005223F4" w:rsidDel="001D6CE4" w:rsidRDefault="00E41F63" w:rsidP="00D43C30">
      <w:pPr>
        <w:rPr>
          <w:del w:id="4713" w:author="mbeckerle" w:date="2012-04-22T19:45:00Z"/>
        </w:rPr>
      </w:pPr>
    </w:p>
    <w:p w14:paraId="1A0ADEB7" w14:textId="6E157F95" w:rsidR="001D1194" w:rsidRPr="005223F4" w:rsidDel="001D6CE4" w:rsidRDefault="001D1194" w:rsidP="001D1194">
      <w:pPr>
        <w:pStyle w:val="nobreak"/>
        <w:rPr>
          <w:del w:id="4714" w:author="mbeckerle" w:date="2012-04-22T19:45:00Z"/>
        </w:rPr>
      </w:pPr>
      <w:bookmarkStart w:id="4715" w:name="_Toc130873634"/>
      <w:bookmarkStart w:id="4716" w:name="_Toc140549606"/>
      <w:bookmarkStart w:id="4717" w:name="_Toc177399105"/>
      <w:bookmarkStart w:id="4718" w:name="_Toc175057392"/>
      <w:bookmarkStart w:id="4719" w:name="_Toc199516329"/>
      <w:bookmarkStart w:id="4720" w:name="_Toc194983992"/>
    </w:p>
    <w:p w14:paraId="2E0ECD73" w14:textId="77777777" w:rsidR="001D1194" w:rsidRPr="005223F4" w:rsidRDefault="001D1194" w:rsidP="001D1194"/>
    <w:p w14:paraId="08EC8CBF" w14:textId="77777777" w:rsidR="00830FE8" w:rsidRPr="005223F4" w:rsidRDefault="00E73F2C">
      <w:pPr>
        <w:pStyle w:val="Heading2"/>
      </w:pPr>
      <w:bookmarkStart w:id="4721" w:name="_Ref229814365"/>
      <w:bookmarkStart w:id="4722" w:name="_Ref229814405"/>
      <w:bookmarkStart w:id="4723" w:name="_Toc243112838"/>
      <w:bookmarkStart w:id="4724" w:name="_Toc332724493"/>
      <w:r w:rsidRPr="005223F4">
        <w:t>Properties specific to calendar with Text or Binary representatio</w:t>
      </w:r>
      <w:bookmarkEnd w:id="4721"/>
      <w:bookmarkEnd w:id="4722"/>
      <w:bookmarkEnd w:id="4723"/>
      <w:r w:rsidR="00205321" w:rsidRPr="005223F4">
        <w:t>n</w:t>
      </w:r>
      <w:bookmarkEnd w:id="4724"/>
    </w:p>
    <w:p w14:paraId="75E0384D" w14:textId="16B97D33"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del w:id="4725" w:author="mbeckerle" w:date="2012-08-14T12:26:00Z">
        <w:r w:rsidR="00830FE8" w:rsidRPr="005223F4" w:rsidDel="00593E88">
          <w:delText xml:space="preserve">formatting </w:delText>
        </w:r>
      </w:del>
      <w:ins w:id="4726" w:author="mbeckerle" w:date="2012-08-14T12:26:00Z">
        <w:r w:rsidR="00593E88">
          <w:t>unparsing</w:t>
        </w:r>
        <w:r w:rsidR="00593E88" w:rsidRPr="005223F4">
          <w:t xml:space="preserve"> </w:t>
        </w:r>
      </w:ins>
      <w:r w:rsidR="00830FE8" w:rsidRPr="005223F4">
        <w:t>pattern property plus properties that qualify the pattern.</w:t>
      </w:r>
    </w:p>
    <w:p w14:paraId="35DCD5AA" w14:textId="5CAFAC64" w:rsidR="00830FE8" w:rsidRPr="005223F4" w:rsidDel="001D6CE4" w:rsidRDefault="00E73F2C" w:rsidP="00AB5ECE">
      <w:pPr>
        <w:pStyle w:val="nobreak"/>
        <w:rPr>
          <w:del w:id="4727" w:author="mbeckerle" w:date="2012-04-22T19:46:00Z"/>
        </w:rPr>
      </w:pPr>
      <w:r w:rsidRPr="005223F4">
        <w:t xml:space="preserve">These properties </w:t>
      </w:r>
      <w:r w:rsidR="00830FE8" w:rsidRPr="005223F4">
        <w:t>can be used when a calendar has a representation of ‘text’ or a</w:t>
      </w:r>
      <w:r w:rsidR="00AB5ECE" w:rsidRPr="005223F4">
        <w:t xml:space="preserve"> representation of ‘binary' and a </w:t>
      </w:r>
      <w:r w:rsidR="00F87B81">
        <w:t>dfdl:</w:t>
      </w:r>
      <w:r w:rsidR="00ED60BB" w:rsidRPr="005223F4">
        <w:t>binaryCalendarRep</w:t>
      </w:r>
      <w:r w:rsidR="00830FE8" w:rsidRPr="005223F4">
        <w:t xml:space="preserve">  of ‘packed’ or ‘</w:t>
      </w:r>
      <w:r w:rsidR="00017371" w:rsidRPr="005223F4">
        <w:t>bcd</w:t>
      </w:r>
      <w:r w:rsidR="00830FE8" w:rsidRPr="005223F4">
        <w:t>’.</w:t>
      </w:r>
      <w:del w:id="4728" w:author="mbeckerle" w:date="2012-04-22T19:46:00Z">
        <w:r w:rsidR="00830FE8" w:rsidRPr="005223F4" w:rsidDel="001D6CE4">
          <w:delText xml:space="preserve"> </w:delText>
        </w:r>
      </w:del>
    </w:p>
    <w:p w14:paraId="73FD9F9D" w14:textId="5A756905" w:rsidR="00C35B7C" w:rsidRPr="005223F4" w:rsidDel="001D6CE4" w:rsidRDefault="00C35B7C">
      <w:pPr>
        <w:pStyle w:val="nobreak"/>
        <w:rPr>
          <w:del w:id="4729" w:author="mbeckerle" w:date="2012-04-22T19:46:00Z"/>
        </w:rPr>
        <w:pPrChange w:id="4730" w:author="mbeckerle" w:date="2012-04-22T19:46:00Z">
          <w:pPr/>
        </w:pPrChange>
      </w:pPr>
    </w:p>
    <w:p w14:paraId="63E14777" w14:textId="654AC5D9" w:rsidR="00C35B7C" w:rsidRPr="005223F4" w:rsidDel="001D6CE4" w:rsidRDefault="00C35B7C" w:rsidP="00C35B7C">
      <w:pPr>
        <w:rPr>
          <w:del w:id="4731" w:author="mbeckerle" w:date="2012-04-22T19:46:00Z"/>
        </w:rPr>
      </w:pPr>
    </w:p>
    <w:p w14:paraId="547F7CC4" w14:textId="77777777" w:rsidR="00830FE8" w:rsidRPr="005223F4" w:rsidRDefault="00830FE8" w:rsidP="00830FE8"/>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840"/>
      </w:tblGrid>
      <w:tr w:rsidR="00830FE8" w:rsidRPr="005223F4" w14:paraId="7F99F53F"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840"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499A3F86"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ins w:id="4732" w:author="Steve Hanson" w:date="2012-02-29T12:22:00Z">
              <w:r w:rsidR="00557DF4">
                <w:t xml:space="preserve"> </w:t>
              </w:r>
              <w:commentRangeStart w:id="4733"/>
              <w:r w:rsidR="00557DF4">
                <w:t xml:space="preserve"> </w:t>
              </w:r>
            </w:ins>
            <w:commentRangeEnd w:id="4733"/>
            <w:ins w:id="4734" w:author="Steve Hanson" w:date="2012-02-29T14:26:00Z">
              <w:r w:rsidR="00D21E42">
                <w:t xml:space="preserve"> </w:t>
              </w:r>
            </w:ins>
            <w:del w:id="4735" w:author="Steve Hanson" w:date="2012-04-11T15:53:00Z">
              <w:r w:rsidR="00557DF4">
                <w:rPr>
                  <w:rStyle w:val="CommentReference"/>
                  <w:bCs/>
                </w:rPr>
                <w:commentReference w:id="4733"/>
              </w:r>
            </w:del>
            <w:commentRangeStart w:id="4736"/>
            <w:ins w:id="4737" w:author="Steve Hanson" w:date="2012-02-29T14:26:00Z">
              <w:r w:rsidR="00D21E42">
                <w:t xml:space="preserve"> </w:t>
              </w:r>
            </w:ins>
            <w:commentRangeEnd w:id="4736"/>
            <w:del w:id="4738" w:author="Steve Hanson" w:date="2012-04-11T15:53:00Z">
              <w:r w:rsidR="00D21E42">
                <w:rPr>
                  <w:rStyle w:val="CommentReference"/>
                  <w:bCs/>
                </w:rPr>
                <w:commentReference w:id="4736"/>
              </w:r>
            </w:del>
          </w:p>
          <w:p w14:paraId="068B7A29" w14:textId="77777777" w:rsidR="00830FE8" w:rsidRDefault="00830FE8">
            <w:pPr>
              <w:rPr>
                <w:ins w:id="4739" w:author="mbeckerle" w:date="2012-03-24T18:02:00Z"/>
              </w:rPr>
            </w:pPr>
            <w:r w:rsidRPr="005223F4">
              <w:t xml:space="preserve">When the </w:t>
            </w:r>
            <w:r w:rsidR="00205321" w:rsidRPr="005223F4">
              <w:t>dfdl</w:t>
            </w:r>
            <w:r w:rsidR="00205321" w:rsidRPr="005223F4">
              <w:rPr>
                <w:i/>
                <w:iCs/>
              </w:rPr>
              <w:t>:</w:t>
            </w:r>
            <w:r w:rsidRPr="005223F4">
              <w:t xml:space="preserve">representation is </w:t>
            </w:r>
            <w:r w:rsidR="00205321" w:rsidRPr="005223F4">
              <w:rPr>
                <w:i/>
                <w:iCs/>
              </w:rPr>
              <w:t>'</w:t>
            </w:r>
            <w:r w:rsidRPr="005223F4">
              <w:t>binary</w:t>
            </w:r>
            <w:r w:rsidR="00205321" w:rsidRPr="005223F4">
              <w:rPr>
                <w:i/>
                <w:iCs/>
              </w:rPr>
              <w:t>'</w:t>
            </w:r>
            <w:r w:rsidRPr="005223F4">
              <w:t xml:space="preserve"> </w:t>
            </w:r>
            <w:r w:rsidR="00205321" w:rsidRPr="005223F4">
              <w:t>and dfdl</w:t>
            </w:r>
            <w:r w:rsidR="00205321" w:rsidRPr="005223F4">
              <w:rPr>
                <w:i/>
                <w:iCs/>
              </w:rPr>
              <w:t>:</w:t>
            </w:r>
            <w:r w:rsidR="00205321" w:rsidRPr="005223F4">
              <w:t>binaryCalendarRep</w:t>
            </w:r>
            <w:r w:rsidR="00205321" w:rsidRPr="005223F4">
              <w:rPr>
                <w:i/>
                <w:iCs/>
              </w:rPr>
              <w:t xml:space="preserve"> </w:t>
            </w:r>
            <w:r w:rsidR="00205321" w:rsidRPr="005223F4">
              <w:t>is 'packed' or 'bcd'</w:t>
            </w:r>
            <w:r w:rsidR="00205321" w:rsidRPr="005223F4">
              <w:rPr>
                <w:i/>
                <w:iCs/>
              </w:rPr>
              <w:t xml:space="preserve"> </w:t>
            </w:r>
            <w:r w:rsidRPr="005223F4">
              <w:t xml:space="preserve">then the pattern can contain only </w:t>
            </w:r>
            <w:ins w:id="4740" w:author="Steve Hanson" w:date="2012-02-23T17:38:00Z">
              <w:r w:rsidR="008F2617">
                <w:t>characters and symbols</w:t>
              </w:r>
            </w:ins>
            <w:del w:id="4741" w:author="Steve Hanson" w:date="2012-02-23T17:38:00Z">
              <w:r w:rsidRPr="005223F4" w:rsidDel="008F2617">
                <w:delText>characters</w:delText>
              </w:r>
            </w:del>
            <w:r w:rsidRPr="005223F4">
              <w:t xml:space="preserve"> that </w:t>
            </w:r>
            <w:ins w:id="4742" w:author="Steve Hanson" w:date="2012-02-23T17:38:00Z">
              <w:r w:rsidR="008F2617">
                <w:t xml:space="preserve">always </w:t>
              </w:r>
            </w:ins>
            <w:r w:rsidRPr="005223F4">
              <w:t xml:space="preserve">result in </w:t>
            </w:r>
            <w:ins w:id="4743" w:author="Steve Hanson" w:date="2012-02-23T17:37:00Z">
              <w:r w:rsidR="00963EB3">
                <w:t>the</w:t>
              </w:r>
            </w:ins>
            <w:del w:id="4744" w:author="Steve Hanson" w:date="2012-02-23T17:37:00Z">
              <w:r w:rsidRPr="005223F4" w:rsidDel="00963EB3">
                <w:delText>a</w:delText>
              </w:r>
            </w:del>
            <w:r w:rsidRPr="005223F4">
              <w:t xml:space="preserve"> presentation of </w:t>
            </w:r>
            <w:ins w:id="4745" w:author="Steve Hanson" w:date="2012-02-23T17:37:00Z">
              <w:r w:rsidR="00963EB3">
                <w:t>digits</w:t>
              </w:r>
            </w:ins>
            <w:del w:id="4746" w:author="Steve Hanson" w:date="2012-02-23T17:37:00Z">
              <w:r w:rsidRPr="005223F4" w:rsidDel="00963EB3">
                <w:delText>number</w:delText>
              </w:r>
            </w:del>
            <w:r w:rsidRPr="005223F4">
              <w:t>.</w:t>
            </w:r>
          </w:p>
          <w:p w14:paraId="2FDA1A69" w14:textId="76AC4858" w:rsidR="003F0D4D" w:rsidRPr="003F0D4D" w:rsidDel="001D6CE4" w:rsidRDefault="003F0D4D">
            <w:pPr>
              <w:rPr>
                <w:del w:id="4747" w:author="mbeckerle" w:date="2012-04-22T19:47:00Z"/>
              </w:rPr>
            </w:pPr>
          </w:p>
          <w:p w14:paraId="5D340BBA" w14:textId="77777777" w:rsidR="00830FE8" w:rsidRPr="005223F4" w:rsidRDefault="00AB5ECE">
            <w:r w:rsidRPr="005223F4">
              <w:t>Annotation: dfdl:element, dfdl:simpleType</w:t>
            </w:r>
          </w:p>
        </w:tc>
      </w:tr>
      <w:tr w:rsidR="00830FE8" w:rsidRPr="005223F4" w14:paraId="068560DB"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77777777" w:rsidR="00830FE8" w:rsidRPr="005223F4" w:rsidRDefault="00830FE8" w:rsidP="005B1DEB">
            <w:r w:rsidRPr="005223F4">
              <w:t>Valid values ‘explicit’, ‘implicit’</w:t>
            </w:r>
          </w:p>
          <w:p w14:paraId="69A57A9F" w14:textId="77777777" w:rsidR="00830FE8" w:rsidRPr="005223F4" w:rsidRDefault="00830FE8" w:rsidP="005B1DEB">
            <w:r w:rsidRPr="005223F4">
              <w:t>‘</w:t>
            </w:r>
            <w:r w:rsidR="009B7948" w:rsidRPr="005223F4">
              <w:t>e</w:t>
            </w:r>
            <w:r w:rsidRPr="005223F4">
              <w:t xml:space="preserve">xplicit’ means the pattern is given by </w:t>
            </w:r>
            <w:r w:rsidR="009F626B">
              <w:t>dfdl:</w:t>
            </w:r>
            <w:r w:rsidRPr="005223F4">
              <w:t xml:space="preserve">calendarPattern, </w:t>
            </w:r>
          </w:p>
          <w:p w14:paraId="0C5E1795" w14:textId="77777777" w:rsidR="00830FE8" w:rsidRPr="005223F4" w:rsidRDefault="00830FE8" w:rsidP="005B1DEB">
            <w:r w:rsidRPr="005223F4">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77777777" w:rsidR="00830FE8" w:rsidRPr="005223F4" w:rsidRDefault="00830FE8" w:rsidP="005B1DEB">
                  <w:r w:rsidRPr="005223F4">
                    <w:t>yyyy-MM-dd'T'HH:mm:ss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77777777" w:rsidR="00830FE8" w:rsidRPr="005223F4" w:rsidRDefault="00830FE8" w:rsidP="005B1DEB">
                  <w:r w:rsidRPr="005223F4">
                    <w:t>HH:mm:ssZZZ</w:t>
                  </w:r>
                </w:p>
              </w:tc>
            </w:tr>
          </w:tbl>
          <w:p w14:paraId="528D287D" w14:textId="4A605CD1" w:rsidR="00830FE8" w:rsidRPr="005223F4" w:rsidDel="001D6CE4" w:rsidRDefault="00830FE8">
            <w:pPr>
              <w:rPr>
                <w:del w:id="4748" w:author="mbeckerle" w:date="2012-04-22T19:47:00Z"/>
              </w:rPr>
            </w:pPr>
          </w:p>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77777777" w:rsidR="00830FE8" w:rsidRPr="005223F4" w:rsidRDefault="001B667E" w:rsidP="005B1DEB">
            <w:r w:rsidRPr="005223F4">
              <w:t xml:space="preserve">Valid values are </w:t>
            </w:r>
            <w:r w:rsidR="00682090" w:rsidRPr="005223F4">
              <w:t>'</w:t>
            </w:r>
            <w:r w:rsidR="009B7948" w:rsidRPr="005223F4">
              <w:t>strict</w:t>
            </w:r>
            <w:r w:rsidR="00682090" w:rsidRPr="005223F4">
              <w:t>'</w:t>
            </w:r>
            <w:r w:rsidRPr="005223F4">
              <w:t xml:space="preserve">, </w:t>
            </w:r>
            <w:r w:rsidR="00682090" w:rsidRPr="005223F4">
              <w:t>'</w:t>
            </w:r>
            <w:r w:rsidR="009B7948" w:rsidRPr="005223F4">
              <w:t>lax</w:t>
            </w:r>
            <w:r w:rsidR="00682090" w:rsidRPr="005223F4">
              <w:t>'</w:t>
            </w:r>
          </w:p>
          <w:p w14:paraId="39B788FB" w14:textId="77777777" w:rsidR="00830FE8" w:rsidRPr="005223F4" w:rsidRDefault="00830FE8" w:rsidP="005B1DEB">
            <w:r w:rsidRPr="005223F4">
              <w:t xml:space="preserve">Indicates how lenient to be when parsing against the pattern. </w:t>
            </w:r>
          </w:p>
          <w:p w14:paraId="510ED7D4" w14:textId="77777777" w:rsidR="00830FE8" w:rsidRPr="005223F4" w:rsidRDefault="00830FE8" w:rsidP="005B1DEB">
            <w:r w:rsidRPr="005223F4">
              <w:t xml:space="preserve">If </w:t>
            </w:r>
            <w:r w:rsidR="00682090" w:rsidRPr="005223F4">
              <w:t>'</w:t>
            </w:r>
            <w:r w:rsidR="009B7948" w:rsidRPr="005223F4">
              <w:t>lax</w:t>
            </w:r>
            <w:r w:rsidR="00682090" w:rsidRPr="005223F4">
              <w:t>'</w:t>
            </w:r>
            <w:r w:rsidRPr="005223F4">
              <w:t xml:space="preserve"> then the parser will convert </w:t>
            </w:r>
            <w:r w:rsidR="00360A74" w:rsidRPr="005223F4">
              <w:t xml:space="preserve">invalid </w:t>
            </w:r>
            <w:r w:rsidRPr="005223F4">
              <w:t>date</w:t>
            </w:r>
            <w:r w:rsidR="00A24AF0">
              <w:t>/</w:t>
            </w:r>
            <w:r w:rsidR="007E34FE" w:rsidRPr="005223F4">
              <w:t>t</w:t>
            </w:r>
            <w:r w:rsidRPr="005223F4">
              <w:t>ime values to the appropriate in-band value. For example, a date of 2005-05-32 will be converted to 2005-06-01.</w:t>
            </w:r>
          </w:p>
          <w:p w14:paraId="417AC744" w14:textId="77777777" w:rsidR="00830FE8" w:rsidRPr="005223F4" w:rsidRDefault="00AB5ECE" w:rsidP="005B1DEB">
            <w:r w:rsidRPr="005223F4">
              <w:t>Annotation: dfdl:element, dfdl:simpleType</w:t>
            </w:r>
          </w:p>
        </w:tc>
      </w:tr>
      <w:tr w:rsidR="00830FE8" w:rsidRPr="005223F4" w14:paraId="395C26AC"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0A3092C" w14:textId="6B4AE148" w:rsidR="00830FE8" w:rsidRDefault="00830FE8" w:rsidP="005B1DEB">
            <w:pPr>
              <w:rPr>
                <w:ins w:id="4749" w:author="mbeckerle" w:date="2012-03-24T17:20:00Z"/>
              </w:rPr>
            </w:pPr>
            <w:del w:id="4750" w:author="mbeckerle" w:date="2012-03-24T17:08:00Z">
              <w:r w:rsidRPr="005223F4" w:rsidDel="00DD553A">
                <w:delText>Enum</w:delText>
              </w:r>
              <w:commentRangeStart w:id="4751"/>
              <w:r w:rsidRPr="005223F4" w:rsidDel="00DD553A">
                <w:delText>Enum</w:delText>
              </w:r>
              <w:commentRangeEnd w:id="4751"/>
              <w:r w:rsidR="00B76C05" w:rsidDel="00DD553A">
                <w:rPr>
                  <w:rStyle w:val="CommentReference"/>
                  <w:bCs/>
                </w:rPr>
                <w:commentReference w:id="4751"/>
              </w:r>
            </w:del>
            <w:ins w:id="4752" w:author="mbeckerle" w:date="2012-03-24T17:08:00Z">
              <w:r w:rsidR="00DD553A">
                <w:t>String</w:t>
              </w:r>
            </w:ins>
            <w:r w:rsidR="00FB546F">
              <w:rPr>
                <w:rStyle w:val="CommentReference"/>
              </w:rPr>
              <w:commentReference w:id="4753"/>
            </w:r>
          </w:p>
          <w:p w14:paraId="49A3BE8A" w14:textId="77777777" w:rsidR="00DF61DD" w:rsidRPr="00DF61DD" w:rsidRDefault="00DF61DD">
            <w:ins w:id="4754" w:author="mbeckerle" w:date="2012-03-24T17:20:00Z">
              <w:r>
                <w:t>This propert</w:t>
              </w:r>
              <w:del w:id="4755" w:author="Steve Hanson" w:date="2012-08-06T15:10:00Z">
                <w:r w:rsidDel="005B1DEB">
                  <w:delText>l</w:delText>
                </w:r>
              </w:del>
              <w:r>
                <w:t>y provides t</w:t>
              </w:r>
              <w:r w:rsidRPr="005223F4">
                <w:t>he time zone that will be assumed if no time zone explicitly occurs in the data.</w:t>
              </w:r>
              <w:commentRangeStart w:id="4756"/>
              <w:r>
                <w:t xml:space="preserve"> </w:t>
              </w:r>
              <w:commentRangeEnd w:id="4756"/>
              <w:r>
                <w:rPr>
                  <w:rStyle w:val="CommentReference"/>
                  <w:bCs/>
                </w:rPr>
                <w:commentReference w:id="4756"/>
              </w:r>
            </w:ins>
          </w:p>
          <w:p w14:paraId="29D1A101" w14:textId="77777777" w:rsidR="00DD553A" w:rsidRDefault="00830FE8" w:rsidP="005B1DEB">
            <w:pPr>
              <w:rPr>
                <w:ins w:id="4757" w:author="mbeckerle" w:date="2012-03-24T17:09:00Z"/>
              </w:rPr>
            </w:pPr>
            <w:r w:rsidRPr="005223F4">
              <w:t xml:space="preserve">Valid values </w:t>
            </w:r>
            <w:ins w:id="4758" w:author="mbeckerle" w:date="2012-03-24T17:53:00Z">
              <w:r w:rsidR="005B629D">
                <w:t xml:space="preserve">specify a </w:t>
              </w:r>
            </w:ins>
            <w:ins w:id="4759" w:author="mbeckerle" w:date="2012-03-24T17:57:00Z">
              <w:r w:rsidR="00B028CB">
                <w:t xml:space="preserve">UTC </w:t>
              </w:r>
            </w:ins>
            <w:ins w:id="4760" w:author="mbeckerle" w:date="2012-03-24T17:53:00Z">
              <w:r w:rsidR="005B629D">
                <w:t xml:space="preserve">time zone offset by matching </w:t>
              </w:r>
            </w:ins>
            <w:ins w:id="4761" w:author="mbeckerle" w:date="2012-03-24T17:09:00Z">
              <w:r w:rsidR="00DD553A">
                <w:t xml:space="preserve">the regular expression: </w:t>
              </w:r>
            </w:ins>
          </w:p>
          <w:p w14:paraId="6A1A7A47" w14:textId="77777777" w:rsidR="00DF61DD" w:rsidRDefault="00DD553A" w:rsidP="005B1DEB">
            <w:pPr>
              <w:rPr>
                <w:ins w:id="4762" w:author="mbeckerle" w:date="2012-03-24T17:09:00Z"/>
                <w:rFonts w:ascii="Courier New" w:eastAsia="Courier New" w:hAnsi="Courier New" w:cs="Courier New"/>
                <w:lang w:eastAsia="en-GB"/>
              </w:rPr>
            </w:pPr>
            <w:ins w:id="4763" w:author="mbeckerle" w:date="2012-03-24T17:09:00Z">
              <w:r>
                <w:rPr>
                  <w:rFonts w:ascii="Courier New" w:hAnsi="Courier New" w:cs="Courier New"/>
                  <w:lang w:eastAsia="en-GB"/>
                </w:rPr>
                <w:t>(UTC)([+\-]([01]\d|\d)((([:][0-5]\d){1,2})?))?)</w:t>
              </w:r>
              <w:r>
                <w:rPr>
                  <w:rFonts w:ascii="Courier New" w:eastAsia="Courier New" w:hAnsi="Courier New" w:cs="Courier New"/>
                  <w:lang w:eastAsia="en-GB"/>
                </w:rPr>
                <w:t xml:space="preserve"> </w:t>
              </w:r>
            </w:ins>
          </w:p>
          <w:p w14:paraId="14D1EA9C" w14:textId="229AF14F" w:rsidR="00830FE8" w:rsidRPr="005223F4" w:rsidDel="001D6CE4" w:rsidRDefault="00830FE8">
            <w:pPr>
              <w:rPr>
                <w:del w:id="4764" w:author="mbeckerle" w:date="2012-04-22T19:47:00Z"/>
              </w:rPr>
            </w:pPr>
            <w:del w:id="4765" w:author="mbeckerle" w:date="2012-03-24T17:10:00Z">
              <w:r w:rsidRPr="005223F4" w:rsidDel="00DD553A">
                <w:delText>are the list of time zone designations</w:delText>
              </w:r>
              <w:r w:rsidR="007B67FE" w:rsidRPr="005223F4" w:rsidDel="00DD553A">
                <w:delText xml:space="preserve"> in the form UTC±n where n is the offset in hours. The offset can be expressed as the hours or hours and minutes</w:delText>
              </w:r>
              <w:r w:rsidRPr="005223F4" w:rsidDel="00DD553A">
                <w:delText>.</w:delText>
              </w:r>
              <w:r w:rsidR="007B67FE" w:rsidRPr="005223F4" w:rsidDel="00DD553A">
                <w:delText xml:space="preserve"> Examples UTC-1,  UTC+4:30</w:delText>
              </w:r>
            </w:del>
            <w:ins w:id="4766" w:author="Steve Hanson" w:date="2012-02-29T12:28:00Z">
              <w:del w:id="4767" w:author="mbeckerle" w:date="2012-04-22T19:47:00Z">
                <w:r w:rsidR="00B76C05" w:rsidDel="001D6CE4">
                  <w:delText>.</w:delText>
                </w:r>
                <w:commentRangeStart w:id="4768"/>
                <w:r w:rsidR="00B76C05" w:rsidDel="001D6CE4">
                  <w:delText xml:space="preserve"> </w:delText>
                </w:r>
              </w:del>
            </w:ins>
            <w:commentRangeEnd w:id="4768"/>
            <w:ins w:id="4769" w:author="Steve Hanson" w:date="2012-02-29T12:29:00Z">
              <w:del w:id="4770" w:author="mbeckerle" w:date="2012-04-22T19:47:00Z">
                <w:r w:rsidR="00B76C05" w:rsidDel="001D6CE4">
                  <w:delText xml:space="preserve"> </w:delText>
                </w:r>
              </w:del>
            </w:ins>
            <w:del w:id="4771" w:author="Steve Hanson" w:date="2012-04-11T15:53:00Z">
              <w:r w:rsidR="00B76C05">
                <w:rPr>
                  <w:rStyle w:val="CommentReference"/>
                  <w:bCs/>
                </w:rPr>
                <w:commentReference w:id="4768"/>
              </w:r>
            </w:del>
            <w:commentRangeStart w:id="4772"/>
            <w:ins w:id="4773" w:author="Steve Hanson" w:date="2012-02-29T12:29:00Z">
              <w:del w:id="4774" w:author="mbeckerle" w:date="2012-04-22T19:47:00Z">
                <w:r w:rsidR="00B76C05" w:rsidDel="001D6CE4">
                  <w:delText xml:space="preserve"> </w:delText>
                </w:r>
              </w:del>
            </w:ins>
            <w:commentRangeEnd w:id="4772"/>
            <w:del w:id="4775" w:author="Steve Hanson" w:date="2012-04-11T15:53:00Z">
              <w:r w:rsidR="00B76C05">
                <w:rPr>
                  <w:rStyle w:val="CommentReference"/>
                  <w:bCs/>
                </w:rPr>
                <w:commentReference w:id="4772"/>
              </w:r>
            </w:del>
            <w:del w:id="4776" w:author="Steve Hanson" w:date="2012-02-29T12:28:00Z">
              <w:r w:rsidR="007B67FE" w:rsidRPr="005223F4" w:rsidDel="00B76C05">
                <w:delText xml:space="preserve">, </w:delText>
              </w:r>
            </w:del>
          </w:p>
          <w:p w14:paraId="0653A2C4" w14:textId="2AB7400D" w:rsidR="00B028CB" w:rsidRPr="00B028CB" w:rsidRDefault="00DF61DD">
            <w:pPr>
              <w:rPr>
                <w:ins w:id="4777" w:author="mbeckerle" w:date="2012-03-24T17:20:00Z"/>
              </w:rPr>
            </w:pPr>
            <w:ins w:id="4778" w:author="mbeckerle" w:date="2012-03-24T17:19:00Z">
              <w:r>
                <w:t>In addition, empty string can be specified to indicate “no time zone”</w:t>
              </w:r>
            </w:ins>
            <w:ins w:id="4779" w:author="mbeckerle" w:date="2012-03-24T17:52:00Z">
              <w:r w:rsidR="005B629D">
                <w:t xml:space="preserve">, or the </w:t>
              </w:r>
            </w:ins>
            <w:ins w:id="4780" w:author="mbeckerle" w:date="2012-03-24T17:56:00Z">
              <w:r w:rsidR="005B629D">
                <w:t xml:space="preserve">IANA time zone format (also known as the </w:t>
              </w:r>
            </w:ins>
            <w:ins w:id="4781" w:author="mbeckerle" w:date="2012-03-24T17:52:00Z">
              <w:r w:rsidR="005B629D">
                <w:t>Olson time zone format</w:t>
              </w:r>
            </w:ins>
            <w:ins w:id="4782" w:author="mbeckerle" w:date="2012-03-24T17:57:00Z">
              <w:r w:rsidR="005B629D">
                <w:t>)</w:t>
              </w:r>
            </w:ins>
            <w:ins w:id="4783" w:author="mbeckerle" w:date="2012-03-24T17:52:00Z">
              <w:r w:rsidR="005B629D">
                <w:t xml:space="preserve"> may be used. </w:t>
              </w:r>
            </w:ins>
            <w:ins w:id="4784" w:author="mbeckerle" w:date="2012-03-24T17:54:00Z">
              <w:r w:rsidR="005B629D">
                <w:t xml:space="preserve">(e.g, </w:t>
              </w:r>
            </w:ins>
            <w:ins w:id="4785" w:author="mbeckerle" w:date="2012-04-22T19:48:00Z">
              <w:r w:rsidR="001D6CE4" w:rsidRPr="005B1DEB">
                <w:t>America/New_York</w:t>
              </w:r>
            </w:ins>
            <w:ins w:id="4786" w:author="mbeckerle" w:date="2012-03-24T17:54:00Z">
              <w:r w:rsidR="005B629D" w:rsidRPr="001D6CE4">
                <w:t>)</w:t>
              </w:r>
              <w:r w:rsidR="005B629D">
                <w:t>)</w:t>
              </w:r>
            </w:ins>
            <w:ins w:id="4787" w:author="mbeckerle" w:date="2012-03-24T17:57:00Z">
              <w:r w:rsidR="005B629D">
                <w:t xml:space="preserve"> See [OLSON].</w:t>
              </w:r>
            </w:ins>
          </w:p>
          <w:p w14:paraId="5320E9A5" w14:textId="77777777" w:rsidR="001D6CE4" w:rsidRDefault="00DF61DD">
            <w:pPr>
              <w:rPr>
                <w:ins w:id="4788" w:author="mbeckerle" w:date="2012-04-22T19:49:00Z"/>
              </w:rPr>
            </w:pPr>
            <w:ins w:id="4789" w:author="mbeckerle" w:date="2012-03-24T17:20:00Z">
              <w:r>
                <w:t xml:space="preserve">Note that this property is used when parsing only. </w:t>
              </w:r>
            </w:ins>
          </w:p>
          <w:p w14:paraId="5197DCCB" w14:textId="30B03E40" w:rsidR="00830FE8" w:rsidRPr="005223F4" w:rsidDel="00DF61DD" w:rsidRDefault="00830FE8">
            <w:pPr>
              <w:rPr>
                <w:del w:id="4790" w:author="mbeckerle" w:date="2012-03-24T17:20:00Z"/>
              </w:rPr>
            </w:pPr>
            <w:del w:id="4791" w:author="mbeckerle" w:date="2012-03-24T17:09:00Z">
              <w:r w:rsidRPr="005223F4" w:rsidDel="00DD553A">
                <w:delText>T</w:delText>
              </w:r>
            </w:del>
            <w:del w:id="4792" w:author="mbeckerle" w:date="2012-03-24T17:20:00Z">
              <w:r w:rsidRPr="005223F4" w:rsidDel="00DF61DD">
                <w:delText>he time zone that will be assumed if no time zone explicitly occurs in the data.</w:delText>
              </w:r>
            </w:del>
            <w:ins w:id="4793" w:author="Steve Hanson" w:date="2012-02-29T12:30:00Z">
              <w:del w:id="4794" w:author="mbeckerle" w:date="2012-03-24T17:20:00Z">
                <w:r w:rsidR="00B76C05" w:rsidDel="00DF61DD">
                  <w:delText xml:space="preserve"> </w:delText>
                </w:r>
              </w:del>
            </w:ins>
          </w:p>
          <w:p w14:paraId="49FE3C4D" w14:textId="77777777" w:rsidR="00830FE8" w:rsidRPr="005223F4" w:rsidRDefault="00AB5ECE">
            <w:r w:rsidRPr="005223F4">
              <w:t>Annotation: dfdl:element, dfdl:simpleType</w:t>
            </w:r>
          </w:p>
        </w:tc>
      </w:tr>
      <w:tr w:rsidR="00830FE8" w:rsidRPr="005223F4" w14:paraId="7C69B2C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t>calendar</w:t>
            </w:r>
            <w:r w:rsidR="00830FE8" w:rsidRPr="005223F4">
              <w:t>ObserveDST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77777777" w:rsidR="00830FE8" w:rsidRPr="005223F4" w:rsidRDefault="001B667E" w:rsidP="005B1DEB">
            <w:r w:rsidRPr="005223F4">
              <w:t xml:space="preserve">Valid values are </w:t>
            </w:r>
            <w:r w:rsidR="00682090" w:rsidRPr="005223F4">
              <w:t>'yes'</w:t>
            </w:r>
            <w:r w:rsidRPr="005223F4">
              <w:t xml:space="preserve">, </w:t>
            </w:r>
            <w:r w:rsidR="00682090" w:rsidRPr="005223F4">
              <w:t>'no'</w:t>
            </w:r>
          </w:p>
          <w:p w14:paraId="452D647E" w14:textId="77F2B156" w:rsidR="00830FE8" w:rsidRDefault="00830FE8" w:rsidP="005B1DEB">
            <w:pPr>
              <w:rPr>
                <w:ins w:id="4795" w:author="mbeckerle" w:date="2012-03-24T17:59:00Z"/>
              </w:rPr>
            </w:pPr>
            <w:r w:rsidRPr="005223F4">
              <w:t xml:space="preserve">Whether the time zone given in </w:t>
            </w:r>
            <w:r w:rsidR="009F626B">
              <w:t>dfdl:</w:t>
            </w:r>
            <w:r w:rsidRPr="005223F4">
              <w:t>calendarTimeZone observes daylight savings time.</w:t>
            </w:r>
            <w:commentRangeStart w:id="4796"/>
            <w:ins w:id="4797" w:author="Steve Hanson" w:date="2012-02-29T12:31:00Z">
              <w:r w:rsidR="00B76C05">
                <w:t xml:space="preserve"> </w:t>
              </w:r>
            </w:ins>
            <w:commentRangeEnd w:id="4796"/>
            <w:ins w:id="4798" w:author="Steve Hanson" w:date="2012-02-29T12:32:00Z">
              <w:r w:rsidR="00B76C05">
                <w:t xml:space="preserve"> </w:t>
              </w:r>
            </w:ins>
            <w:del w:id="4799" w:author="Steve Hanson" w:date="2012-04-11T15:53:00Z">
              <w:r w:rsidR="00B76C05">
                <w:rPr>
                  <w:rStyle w:val="CommentReference"/>
                  <w:bCs/>
                </w:rPr>
                <w:commentReference w:id="4796"/>
              </w:r>
            </w:del>
            <w:commentRangeStart w:id="4800"/>
            <w:ins w:id="4801" w:author="Steve Hanson" w:date="2012-02-29T12:32:00Z">
              <w:r w:rsidR="00B76C05">
                <w:t xml:space="preserve"> </w:t>
              </w:r>
            </w:ins>
            <w:commentRangeEnd w:id="4800"/>
            <w:del w:id="4802" w:author="Steve Hanson" w:date="2012-04-11T15:53:00Z">
              <w:r w:rsidR="00B76C05">
                <w:rPr>
                  <w:rStyle w:val="CommentReference"/>
                  <w:bCs/>
                </w:rPr>
                <w:commentReference w:id="4800"/>
              </w:r>
            </w:del>
          </w:p>
          <w:p w14:paraId="797515FA" w14:textId="1A967F76" w:rsidR="00B028CB" w:rsidRPr="00B028CB" w:rsidRDefault="00B028CB">
            <w:pPr>
              <w:rPr>
                <w:ins w:id="4803" w:author="mbeckerle" w:date="2012-03-24T17:58:00Z"/>
              </w:rPr>
            </w:pPr>
            <w:commentRangeStart w:id="4804"/>
            <w:ins w:id="4805" w:author="mbeckerle" w:date="2012-03-24T17:59:00Z">
              <w:r>
                <w:t xml:space="preserve">Ignored if calendarTimeZone is specified in </w:t>
              </w:r>
            </w:ins>
            <w:ins w:id="4806" w:author="mbeckerle" w:date="2012-04-22T19:51:00Z">
              <w:r w:rsidR="00506168">
                <w:t>UTC format, or if calendarTimeZone is empty string. That is, this property is used only if the</w:t>
              </w:r>
            </w:ins>
            <w:ins w:id="4807" w:author="mbeckerle" w:date="2012-03-24T17:59:00Z">
              <w:r>
                <w:t xml:space="preserve"> </w:t>
              </w:r>
            </w:ins>
            <w:ins w:id="4808" w:author="mbeckerle" w:date="2012-04-22T19:52:00Z">
              <w:r w:rsidR="00506168">
                <w:t>calendarTimeZone is in IANA (aka Olson)</w:t>
              </w:r>
            </w:ins>
            <w:ins w:id="4809" w:author="mbeckerle" w:date="2012-03-24T17:59:00Z">
              <w:r>
                <w:t xml:space="preserve"> format</w:t>
              </w:r>
            </w:ins>
            <w:commentRangeEnd w:id="4804"/>
            <w:r w:rsidR="00D72575">
              <w:rPr>
                <w:rStyle w:val="CommentReference"/>
              </w:rPr>
              <w:commentReference w:id="4804"/>
            </w:r>
            <w:ins w:id="4810" w:author="mbeckerle" w:date="2012-03-24T17:59:00Z">
              <w:r>
                <w:t>.</w:t>
              </w:r>
            </w:ins>
          </w:p>
          <w:p w14:paraId="1BD920B8" w14:textId="77777777" w:rsidR="00B028CB" w:rsidRPr="00B028CB" w:rsidRDefault="00B028CB">
            <w:ins w:id="4811" w:author="mbeckerle" w:date="2012-03-24T17:58:00Z">
              <w:r>
                <w:t xml:space="preserve">This property applies to parsing only. </w:t>
              </w:r>
            </w:ins>
          </w:p>
          <w:p w14:paraId="73C8E0EC" w14:textId="77777777" w:rsidR="00830FE8" w:rsidRPr="005223F4" w:rsidRDefault="00AB5ECE">
            <w:r w:rsidRPr="005223F4">
              <w:t>Annotation: dfdl:element, dfdl:simpleType</w:t>
            </w:r>
          </w:p>
        </w:tc>
      </w:tr>
      <w:tr w:rsidR="00830FE8" w:rsidRPr="005223F4" w14:paraId="21CF6B0E"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77777777" w:rsidR="00830FE8" w:rsidRPr="005223F4" w:rsidRDefault="00830FE8" w:rsidP="005B1DEB">
            <w:r w:rsidRPr="005223F4">
              <w:t>Valid values ‘Monday’ … ‘Sunday’</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223F4">
              <w:rPr>
                <w:rStyle w:val="msobjpropval1"/>
                <w:rFonts w:cs="Arial"/>
                <w:color w:val="000000"/>
              </w:rPr>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7B91230" w14:textId="5A125C71" w:rsidR="00100A31" w:rsidRPr="005223F4" w:rsidRDefault="00454BAA" w:rsidP="005B1DEB">
            <w:del w:id="4812" w:author="mbeckerle" w:date="2012-03-24T17:13:00Z">
              <w:r w:rsidRPr="005223F4" w:rsidDel="00DD553A">
                <w:delText>Enum</w:delText>
              </w:r>
            </w:del>
            <w:ins w:id="4813" w:author="mbeckerle" w:date="2012-03-24T17:13:00Z">
              <w:r w:rsidR="00DD553A">
                <w:t>String</w:t>
              </w:r>
            </w:ins>
            <w:commentRangeStart w:id="4814"/>
            <w:del w:id="4815" w:author="mbeckerle" w:date="2012-03-24T17:13:00Z">
              <w:r w:rsidRPr="005223F4" w:rsidDel="00DD553A">
                <w:delText>Enum</w:delText>
              </w:r>
              <w:commentRangeEnd w:id="4814"/>
              <w:r w:rsidR="00B76C05" w:rsidDel="00DD553A">
                <w:rPr>
                  <w:rStyle w:val="CommentReference"/>
                  <w:bCs/>
                </w:rPr>
                <w:commentReference w:id="4814"/>
              </w:r>
            </w:del>
            <w:del w:id="4816" w:author="mbeckerle" w:date="2012-04-22T19:52:00Z">
              <w:r w:rsidR="00FB546F" w:rsidDel="00506168">
                <w:rPr>
                  <w:rStyle w:val="CommentReference"/>
                </w:rPr>
                <w:commentReference w:id="4817"/>
              </w:r>
            </w:del>
          </w:p>
          <w:p w14:paraId="31FB7CDA" w14:textId="77777777" w:rsidR="00100A31" w:rsidRPr="005223F4" w:rsidRDefault="00100A31">
            <w:r w:rsidRPr="005223F4">
              <w:t>The language that is used when the pattern produces a presentation in tex</w:t>
            </w:r>
            <w:r w:rsidR="006E20B3" w:rsidRPr="005223F4">
              <w:t>t</w:t>
            </w:r>
            <w:r w:rsidRPr="005223F4">
              <w:t>. For example 'Monday'</w:t>
            </w:r>
          </w:p>
          <w:p w14:paraId="17F180A1" w14:textId="77777777" w:rsidR="00DD553A" w:rsidRDefault="00100A31">
            <w:pPr>
              <w:rPr>
                <w:ins w:id="4818" w:author="mbeckerle" w:date="2012-03-24T17:13:00Z"/>
              </w:rPr>
            </w:pPr>
            <w:r w:rsidRPr="005223F4">
              <w:t xml:space="preserve">The valid values </w:t>
            </w:r>
            <w:ins w:id="4819" w:author="mbeckerle" w:date="2012-03-24T17:13:00Z">
              <w:r w:rsidR="00DD553A">
                <w:t xml:space="preserve">must match the regular expression: </w:t>
              </w:r>
            </w:ins>
          </w:p>
          <w:p w14:paraId="26E05444" w14:textId="6CDF4A08" w:rsidR="00DD553A" w:rsidRPr="00506168" w:rsidRDefault="00DD553A">
            <w:pPr>
              <w:rPr>
                <w:ins w:id="4820" w:author="mbeckerle" w:date="2012-03-24T17:13:00Z"/>
                <w:rFonts w:ascii="Courier New" w:hAnsi="Courier New" w:cs="Courier New"/>
                <w:lang w:eastAsia="en-GB"/>
              </w:rPr>
            </w:pPr>
            <w:commentRangeStart w:id="4821"/>
            <w:ins w:id="4822" w:author="mbeckerle" w:date="2012-03-24T17:13:00Z">
              <w:r w:rsidRPr="00506168">
                <w:rPr>
                  <w:rFonts w:ascii="Courier New" w:hAnsi="Courier New" w:cs="Courier New"/>
                  <w:lang w:eastAsia="en-GB"/>
                </w:rPr>
                <w:t>([A-</w:t>
              </w:r>
              <w:r w:rsidRPr="005B1DEB">
                <w:rPr>
                  <w:rFonts w:ascii="Courier New" w:hAnsi="Courier New" w:cs="Courier New"/>
                  <w:color w:val="000000"/>
                  <w:lang w:eastAsia="en-GB"/>
                </w:rPr>
                <w:t>Za</w:t>
              </w:r>
              <w:r w:rsidRPr="00506168">
                <w:rPr>
                  <w:rFonts w:ascii="Courier New" w:hAnsi="Courier New" w:cs="Courier New"/>
                  <w:lang w:eastAsia="en-GB"/>
                </w:rPr>
                <w:t>-z]{1,8}([\-][A-</w:t>
              </w:r>
              <w:r w:rsidRPr="005B1DEB">
                <w:rPr>
                  <w:rFonts w:ascii="Courier New" w:hAnsi="Courier New" w:cs="Courier New"/>
                  <w:color w:val="000000"/>
                  <w:lang w:eastAsia="en-GB"/>
                </w:rPr>
                <w:t>Za</w:t>
              </w:r>
            </w:ins>
            <w:commentRangeEnd w:id="4821"/>
            <w:r w:rsidR="00FB546F" w:rsidRPr="00506168">
              <w:rPr>
                <w:rStyle w:val="CommentReference"/>
              </w:rPr>
              <w:commentReference w:id="4821"/>
            </w:r>
            <w:ins w:id="4823" w:author="mbeckerle" w:date="2012-03-24T17:13:00Z">
              <w:r w:rsidRPr="00506168">
                <w:rPr>
                  <w:rFonts w:ascii="Courier New" w:hAnsi="Courier New" w:cs="Courier New"/>
                  <w:lang w:eastAsia="en-GB"/>
                </w:rPr>
                <w:t>-z0-9]{1,8})*)</w:t>
              </w:r>
            </w:ins>
          </w:p>
          <w:p w14:paraId="070D7BE4" w14:textId="77777777" w:rsidR="00100A31" w:rsidRPr="005223F4" w:rsidDel="00DD553A" w:rsidRDefault="00100A31">
            <w:pPr>
              <w:rPr>
                <w:del w:id="4824" w:author="mbeckerle" w:date="2012-03-24T17:13:00Z"/>
              </w:rPr>
            </w:pPr>
            <w:del w:id="4825" w:author="mbeckerle" w:date="2012-03-24T17:13:00Z">
              <w:r w:rsidRPr="005223F4" w:rsidDel="00DD553A">
                <w:delText xml:space="preserve">are as defined by [IETF RFC 3066], </w:delText>
              </w:r>
              <w:r w:rsidRPr="005223F4" w:rsidDel="00DD553A">
                <w:rPr>
                  <w:rStyle w:val="HTMLCite"/>
                  <w:i w:val="0"/>
                  <w:iCs w:val="0"/>
                </w:rPr>
                <w:delText>Tags for the Identification of Languages</w:delText>
              </w:r>
              <w:r w:rsidRPr="005223F4" w:rsidDel="00DD553A">
                <w:delText>, or its successors. For example 'en-GB'</w:delText>
              </w:r>
            </w:del>
          </w:p>
          <w:p w14:paraId="2B567C5F" w14:textId="77777777" w:rsidR="00100A31" w:rsidRPr="005223F4" w:rsidRDefault="00AB5ECE">
            <w:r w:rsidRPr="005223F4">
              <w:t>Annotation: dfdl:element, dfdl:simpleType</w:t>
            </w:r>
          </w:p>
        </w:tc>
      </w:tr>
    </w:tbl>
    <w:p w14:paraId="5C2499D3" w14:textId="0A3824E6" w:rsidR="001D1194" w:rsidRPr="005223F4" w:rsidDel="00506168" w:rsidRDefault="001D1194" w:rsidP="001D1194">
      <w:pPr>
        <w:rPr>
          <w:del w:id="4826" w:author="mbeckerle" w:date="2012-04-22T19:53:00Z"/>
        </w:rPr>
      </w:pPr>
    </w:p>
    <w:p w14:paraId="032E204D" w14:textId="77777777" w:rsidR="00830FE8" w:rsidRPr="005223F4" w:rsidRDefault="00830FE8" w:rsidP="00830FE8">
      <w:pPr>
        <w:pStyle w:val="nobreak"/>
        <w:rPr>
          <w:rFonts w:cs="Arial"/>
          <w:b/>
          <w:bCs/>
          <w:iCs/>
          <w:szCs w:val="28"/>
        </w:rPr>
      </w:pPr>
      <w:bookmarkStart w:id="4827" w:name="_Toc142877208"/>
    </w:p>
    <w:p w14:paraId="1B99EBFD" w14:textId="77777777" w:rsidR="00830FE8" w:rsidRPr="005223F4" w:rsidRDefault="00830FE8" w:rsidP="00830FE8">
      <w:pPr>
        <w:pStyle w:val="Heading3"/>
      </w:pPr>
      <w:bookmarkStart w:id="4828" w:name="_Toc243112839"/>
      <w:bookmarkStart w:id="4829" w:name="_Toc332724494"/>
      <w:r w:rsidRPr="005223F4">
        <w:t xml:space="preserve">The </w:t>
      </w:r>
      <w:r w:rsidR="00BB3DD6">
        <w:t>dfdl:</w:t>
      </w:r>
      <w:r w:rsidRPr="005223F4">
        <w:t>calendarPattern property</w:t>
      </w:r>
      <w:bookmarkEnd w:id="4828"/>
      <w:bookmarkEnd w:id="4829"/>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77777777" w:rsidR="009F0AEF" w:rsidRDefault="00830FE8" w:rsidP="0062539F">
      <w:pPr>
        <w:rPr>
          <w:ins w:id="4830" w:author="Steve Hanson" w:date="2012-08-10T15:14:00Z"/>
        </w:rPr>
      </w:pPr>
      <w:del w:id="4831" w:author="Steve Hanson" w:date="2012-02-29T14:25:00Z">
        <w:r w:rsidRPr="005223F4" w:rsidDel="00D21E42">
          <w:delText>When parsing and unparsing the</w:delText>
        </w:r>
      </w:del>
      <w:ins w:id="4832" w:author="Steve Hanson" w:date="2012-02-29T14:25:00Z">
        <w:r w:rsidR="00D21E42">
          <w:t>The</w:t>
        </w:r>
      </w:ins>
      <w:r w:rsidRPr="005223F4">
        <w:t xml:space="preserve"> </w:t>
      </w:r>
      <w:ins w:id="4833" w:author="Steve Hanson" w:date="2012-02-29T14:25:00Z">
        <w:r w:rsidR="00D21E42">
          <w:t>p</w:t>
        </w:r>
      </w:ins>
      <w:del w:id="4834" w:author="Steve Hanson" w:date="2012-02-29T14:25:00Z">
        <w:r w:rsidRPr="005223F4" w:rsidDel="00D21E42">
          <w:delText>P</w:delText>
        </w:r>
      </w:del>
      <w:r w:rsidRPr="005223F4">
        <w:t xml:space="preserve">attern is derived from the ICU SimpleDatetimeFormat class described here: </w:t>
      </w:r>
      <w:ins w:id="4835" w:author="Steve Hanson" w:date="2012-08-10T15:14:00Z">
        <w:r w:rsidR="009F0AEF">
          <w:t>[ICUCalForm]</w:t>
        </w:r>
      </w:ins>
    </w:p>
    <w:p w14:paraId="234AA8F6" w14:textId="084C71CF" w:rsidR="0062539F" w:rsidDel="009F0AEF" w:rsidRDefault="000F5871" w:rsidP="0062539F">
      <w:pPr>
        <w:rPr>
          <w:ins w:id="4836" w:author="mbeckerle" w:date="2012-03-24T14:34:00Z"/>
          <w:del w:id="4837" w:author="Steve Hanson" w:date="2012-08-10T15:15:00Z"/>
          <w:rStyle w:val="normalChar1"/>
          <w:rFonts w:cs="Helv"/>
          <w:color w:val="000000"/>
          <w:u w:val="single"/>
        </w:rPr>
      </w:pPr>
      <w:ins w:id="4838" w:author="mbeckerle" w:date="2012-08-14T12:33:00Z">
        <w:r>
          <w:t>An e</w:t>
        </w:r>
      </w:ins>
      <w:del w:id="4839" w:author="Steve Hanson" w:date="2012-08-10T15:15:00Z">
        <w:r w:rsidR="004C4665" w:rsidDel="009F0AEF">
          <w:fldChar w:fldCharType="begin"/>
        </w:r>
        <w:r w:rsidR="004C4665" w:rsidDel="009F0AEF">
          <w:delInstrText xml:space="preserve"> HYPERLINK "http://icu.sourceforge.net/apiref/icu4c/classSimpleDateFormat.html" </w:delInstrText>
        </w:r>
        <w:r w:rsidR="004C4665" w:rsidDel="009F0AEF">
          <w:fldChar w:fldCharType="separate"/>
        </w:r>
        <w:r w:rsidR="00830FE8" w:rsidRPr="005223F4" w:rsidDel="009F0AEF">
          <w:rPr>
            <w:rStyle w:val="Hyperlink"/>
          </w:rPr>
          <w:delText>http://icu.sourceforge.net/apiref/icu4c/classSimpleDateFormat.html</w:delText>
        </w:r>
        <w:r w:rsidR="004C4665" w:rsidDel="009F0AEF">
          <w:rPr>
            <w:rStyle w:val="Hyperlink"/>
          </w:rPr>
          <w:fldChar w:fldCharType="end"/>
        </w:r>
      </w:del>
      <w:ins w:id="4840" w:author="mbeckerle" w:date="2012-03-24T14:34:00Z">
        <w:del w:id="4841" w:author="Steve Hanson" w:date="2012-08-10T15:15:00Z">
          <w:r w:rsidR="0062539F" w:rsidDel="009F0AEF">
            <w:delText xml:space="preserve"> </w:delText>
          </w:r>
          <w:r w:rsidR="0062539F" w:rsidDel="009F0AEF">
            <w:rPr>
              <w:rStyle w:val="normalChar1"/>
            </w:rPr>
            <w:delText xml:space="preserve">and </w:delText>
          </w:r>
          <w:commentRangeStart w:id="4842"/>
          <w:r w:rsidR="0062539F" w:rsidDel="009F0AEF">
            <w:fldChar w:fldCharType="begin"/>
          </w:r>
          <w:r w:rsidR="0062539F" w:rsidDel="009F0AEF">
            <w:delInstrText xml:space="preserve"> HYPERLINK "http://userguide.icu-project.org/formatparse/datetime" </w:delInstrText>
          </w:r>
          <w:r w:rsidR="0062539F" w:rsidDel="009F0AEF">
            <w:fldChar w:fldCharType="separate"/>
          </w:r>
          <w:r w:rsidR="0062539F" w:rsidDel="009F0AEF">
            <w:rPr>
              <w:rStyle w:val="Hyperlink"/>
            </w:rPr>
            <w:delText>http://userguide.icu-project.org/formatparse/datetime</w:delText>
          </w:r>
          <w:r w:rsidR="0062539F" w:rsidDel="009F0AEF">
            <w:fldChar w:fldCharType="end"/>
          </w:r>
        </w:del>
      </w:ins>
      <w:commentRangeEnd w:id="4842"/>
      <w:ins w:id="4843" w:author="mbeckerle" w:date="2012-03-24T14:36:00Z">
        <w:r w:rsidR="00DB5435">
          <w:rPr>
            <w:rStyle w:val="CommentReference"/>
          </w:rPr>
          <w:commentReference w:id="4842"/>
        </w:r>
      </w:ins>
      <w:ins w:id="4844" w:author="mbeckerle" w:date="2012-03-24T14:34:00Z">
        <w:del w:id="4845" w:author="Steve Hanson" w:date="2012-08-10T15:15:00Z">
          <w:r w:rsidR="0062539F" w:rsidDel="009F0AEF">
            <w:rPr>
              <w:rStyle w:val="normalChar1"/>
              <w:rFonts w:cs="Helv"/>
              <w:color w:val="000000"/>
              <w:u w:val="single"/>
            </w:rPr>
            <w:delText>.</w:delText>
          </w:r>
        </w:del>
      </w:ins>
    </w:p>
    <w:p w14:paraId="0240A6A2" w14:textId="7929692A" w:rsidR="00830FE8" w:rsidRPr="005223F4" w:rsidDel="005C7099" w:rsidRDefault="00830FE8" w:rsidP="00830FE8">
      <w:pPr>
        <w:rPr>
          <w:del w:id="4846" w:author="mbeckerle" w:date="2012-04-22T19:53:00Z"/>
        </w:rPr>
      </w:pPr>
    </w:p>
    <w:p w14:paraId="031B39D3" w14:textId="77777777" w:rsidR="000F5871" w:rsidRDefault="00830FE8" w:rsidP="000F5871">
      <w:pPr>
        <w:rPr>
          <w:ins w:id="4847" w:author="mbeckerle" w:date="2012-08-14T12:34:00Z"/>
          <w:rStyle w:val="normalChar1"/>
        </w:rPr>
      </w:pPr>
      <w:del w:id="4848" w:author="mbeckerle" w:date="2012-08-14T12:33:00Z">
        <w:r w:rsidRPr="005223F4" w:rsidDel="000F5871">
          <w:rPr>
            <w:rStyle w:val="normalChar1"/>
          </w:rPr>
          <w:delText>E</w:delText>
        </w:r>
      </w:del>
      <w:r w:rsidRPr="005223F4">
        <w:rPr>
          <w:rStyle w:val="normalChar1"/>
        </w:rPr>
        <w:t>xtension</w:t>
      </w:r>
      <w:del w:id="4849" w:author="mbeckerle" w:date="2012-08-14T12:33:00Z">
        <w:r w:rsidRPr="005223F4" w:rsidDel="000F5871">
          <w:rPr>
            <w:rStyle w:val="normalChar1"/>
          </w:rPr>
          <w:delText xml:space="preserve">s are </w:delText>
        </w:r>
      </w:del>
      <w:ins w:id="4850" w:author="mbeckerle" w:date="2012-08-14T12:33:00Z">
        <w:r w:rsidR="000F5871">
          <w:rPr>
            <w:rStyle w:val="normalChar1"/>
          </w:rPr>
          <w:t xml:space="preserve"> is the </w:t>
        </w:r>
      </w:ins>
      <w:del w:id="4851" w:author="mbeckerle" w:date="2012-08-14T12:33:00Z">
        <w:r w:rsidRPr="005223F4" w:rsidDel="000F5871">
          <w:rPr>
            <w:rStyle w:val="normalChar1"/>
          </w:rPr>
          <w:delText>t</w:delText>
        </w:r>
      </w:del>
      <w:del w:id="4852" w:author="mbeckerle" w:date="2012-08-14T12:34:00Z">
        <w:r w:rsidRPr="005223F4" w:rsidDel="000F5871">
          <w:rPr>
            <w:rStyle w:val="normalChar1"/>
          </w:rPr>
          <w:delText xml:space="preserve">wo </w:delText>
        </w:r>
      </w:del>
      <w:r w:rsidRPr="005223F4">
        <w:rPr>
          <w:rStyle w:val="normalChar1"/>
        </w:rPr>
        <w:t xml:space="preserve">formatting symbols I </w:t>
      </w:r>
      <w:del w:id="4853" w:author="mbeckerle" w:date="2012-08-14T12:34:00Z">
        <w:r w:rsidRPr="005223F4" w:rsidDel="000F5871">
          <w:rPr>
            <w:rStyle w:val="normalChar1"/>
          </w:rPr>
          <w:delText xml:space="preserve">and </w:delText>
        </w:r>
      </w:del>
      <w:ins w:id="4854" w:author="Steve Hanson" w:date="2012-02-29T14:28:00Z">
        <w:del w:id="4855" w:author="mbeckerle" w:date="2012-08-14T12:34:00Z">
          <w:r w:rsidR="00D21E42" w:rsidDel="000F5871">
            <w:rPr>
              <w:rStyle w:val="normalChar1"/>
            </w:rPr>
            <w:delText>U</w:delText>
          </w:r>
        </w:del>
      </w:ins>
      <w:del w:id="4856" w:author="Steve Hanson" w:date="2012-02-29T14:28:00Z">
        <w:r w:rsidRPr="005223F4" w:rsidDel="00D21E42">
          <w:rPr>
            <w:rStyle w:val="normalChar1"/>
          </w:rPr>
          <w:delText>T</w:delText>
        </w:r>
      </w:del>
      <w:del w:id="4857" w:author="mbeckerle" w:date="2012-08-14T12:34:00Z">
        <w:r w:rsidRPr="005223F4" w:rsidDel="000F5871">
          <w:rPr>
            <w:rStyle w:val="normalChar1"/>
          </w:rPr>
          <w:delText xml:space="preserve">, </w:delText>
        </w:r>
      </w:del>
      <w:r w:rsidRPr="005223F4">
        <w:rPr>
          <w:rStyle w:val="normalChar1"/>
        </w:rPr>
        <w:t>which mean</w:t>
      </w:r>
      <w:ins w:id="4858" w:author="mbeckerle" w:date="2012-08-14T12:34:00Z">
        <w:r w:rsidR="000F5871">
          <w:rPr>
            <w:rStyle w:val="normalChar1"/>
          </w:rPr>
          <w:t>s</w:t>
        </w:r>
      </w:ins>
      <w:r w:rsidRPr="005223F4">
        <w:rPr>
          <w:rStyle w:val="normalChar1"/>
        </w:rPr>
        <w:t xml:space="preserve"> accept </w:t>
      </w:r>
      <w:r w:rsidR="000C2438" w:rsidRPr="005223F4">
        <w:rPr>
          <w:rStyle w:val="normalChar1"/>
        </w:rPr>
        <w:t xml:space="preserve">a subset of </w:t>
      </w:r>
      <w:r w:rsidRPr="005223F4">
        <w:rPr>
          <w:rStyle w:val="normalChar1"/>
        </w:rPr>
        <w:t xml:space="preserve">ISO 8601 compliant </w:t>
      </w:r>
      <w:ins w:id="4859" w:author="Steve Hanson" w:date="2012-02-29T14:29:00Z">
        <w:r w:rsidR="00D21E42">
          <w:rPr>
            <w:rStyle w:val="normalChar1"/>
          </w:rPr>
          <w:t>calendars</w:t>
        </w:r>
      </w:ins>
    </w:p>
    <w:p w14:paraId="05455059" w14:textId="7B10C9E9" w:rsidR="00830FE8" w:rsidRPr="005223F4" w:rsidRDefault="000F5871" w:rsidP="000F5871">
      <w:pPr>
        <w:rPr>
          <w:rStyle w:val="normalChar1"/>
        </w:rPr>
      </w:pPr>
      <w:ins w:id="4860" w:author="mbeckerle" w:date="2012-08-14T12:34:00Z">
        <w:r>
          <w:rPr>
            <w:rStyle w:val="normalChar1"/>
          </w:rPr>
          <w:t xml:space="preserve">Another extension is the </w:t>
        </w:r>
      </w:ins>
      <w:ins w:id="4861" w:author="mbeckerle" w:date="2012-08-14T12:36:00Z">
        <w:r>
          <w:rPr>
            <w:rStyle w:val="normalChar1"/>
          </w:rPr>
          <w:t>use of ‘</w:t>
        </w:r>
      </w:ins>
      <w:ins w:id="4862" w:author="mbeckerle" w:date="2012-08-14T12:34:00Z">
        <w:r>
          <w:rPr>
            <w:rStyle w:val="normalChar1"/>
          </w:rPr>
          <w:t>U</w:t>
        </w:r>
      </w:ins>
      <w:ins w:id="4863" w:author="mbeckerle" w:date="2012-08-14T12:36:00Z">
        <w:r>
          <w:rPr>
            <w:rStyle w:val="normalChar1"/>
          </w:rPr>
          <w:t>’</w:t>
        </w:r>
      </w:ins>
      <w:ins w:id="4864" w:author="mbeckerle" w:date="2012-08-14T12:34:00Z">
        <w:r>
          <w:rPr>
            <w:rStyle w:val="normalChar1"/>
          </w:rPr>
          <w:t xml:space="preserve">, </w:t>
        </w:r>
      </w:ins>
      <w:ins w:id="4865" w:author="mbeckerle" w:date="2012-08-14T12:45:00Z">
        <w:r w:rsidR="00021932">
          <w:rPr>
            <w:rStyle w:val="normalChar1"/>
          </w:rPr>
          <w:t xml:space="preserve">to provide modifications of </w:t>
        </w:r>
      </w:ins>
      <w:ins w:id="4866" w:author="mbeckerle" w:date="2012-08-14T12:34:00Z">
        <w:r>
          <w:rPr>
            <w:rStyle w:val="normalChar1"/>
          </w:rPr>
          <w:t xml:space="preserve">formatting symbols IU and ZU which specifies special use of </w:t>
        </w:r>
      </w:ins>
      <w:ins w:id="4867" w:author="mbeckerle" w:date="2012-08-14T12:35:00Z">
        <w:r>
          <w:rPr>
            <w:rStyle w:val="normalChar1"/>
          </w:rPr>
          <w:t xml:space="preserve">‘Z’ to represent the UTC time zone. </w:t>
        </w:r>
      </w:ins>
      <w:del w:id="4868" w:author="Steve Hanson" w:date="2012-02-29T14:29:00Z">
        <w:r w:rsidR="00E76101" w:rsidRPr="005223F4" w:rsidDel="00D21E42">
          <w:rPr>
            <w:rStyle w:val="normalChar1"/>
          </w:rPr>
          <w:delText>xs:</w:delText>
        </w:r>
        <w:r w:rsidR="00830FE8" w:rsidRPr="005223F4" w:rsidDel="00D21E42">
          <w:rPr>
            <w:rStyle w:val="normalChar1"/>
          </w:rPr>
          <w:delText>date</w:delText>
        </w:r>
        <w:r w:rsidR="00BB3DD6" w:rsidDel="00D21E42">
          <w:rPr>
            <w:rStyle w:val="normalChar1"/>
          </w:rPr>
          <w:delText>T</w:delText>
        </w:r>
        <w:r w:rsidR="00830FE8" w:rsidRPr="005223F4" w:rsidDel="00D21E42">
          <w:rPr>
            <w:rStyle w:val="normalChar1"/>
          </w:rPr>
          <w:delText xml:space="preserve">ime and </w:delText>
        </w:r>
        <w:r w:rsidR="00E76101" w:rsidRPr="005223F4" w:rsidDel="00D21E42">
          <w:rPr>
            <w:rStyle w:val="normalChar1"/>
          </w:rPr>
          <w:delText>xs:</w:delText>
        </w:r>
        <w:r w:rsidR="00830FE8" w:rsidRPr="005223F4" w:rsidDel="00D21E42">
          <w:rPr>
            <w:rStyle w:val="normalChar1"/>
          </w:rPr>
          <w:delText>time, respectively</w:delText>
        </w:r>
      </w:del>
      <w:del w:id="4869" w:author="mbeckerle" w:date="2012-08-14T12:35:00Z">
        <w:r w:rsidR="00830FE8" w:rsidRPr="005223F4" w:rsidDel="000F5871">
          <w:rPr>
            <w:rStyle w:val="normalChar1"/>
          </w:rPr>
          <w:delText xml:space="preserve">, </w:delText>
        </w:r>
      </w:del>
      <w:del w:id="4870" w:author="mbeckerle" w:date="2012-08-14T12:30:00Z">
        <w:r w:rsidR="00830FE8" w:rsidRPr="005223F4" w:rsidDel="000F5871">
          <w:rPr>
            <w:rStyle w:val="normalChar1"/>
          </w:rPr>
          <w:delText xml:space="preserve">and </w:delText>
        </w:r>
      </w:del>
      <w:del w:id="4871" w:author="mbeckerle" w:date="2012-08-14T12:35:00Z">
        <w:r w:rsidR="00830FE8" w:rsidRPr="005223F4" w:rsidDel="000F5871">
          <w:rPr>
            <w:rStyle w:val="normalChar1"/>
          </w:rPr>
          <w:delText xml:space="preserve">the </w:delText>
        </w:r>
      </w:del>
      <w:del w:id="4872" w:author="mbeckerle" w:date="2012-08-14T12:31:00Z">
        <w:r w:rsidR="00830FE8" w:rsidRPr="005223F4" w:rsidDel="000F5871">
          <w:rPr>
            <w:rStyle w:val="normalChar1"/>
          </w:rPr>
          <w:delText xml:space="preserve">acceptance </w:delText>
        </w:r>
      </w:del>
      <w:del w:id="4873" w:author="Steve Hanson" w:date="2012-02-29T14:29:00Z">
        <w:r w:rsidR="00830FE8" w:rsidRPr="005223F4" w:rsidDel="00D21E42">
          <w:rPr>
            <w:rStyle w:val="normalChar1"/>
          </w:rPr>
          <w:delText xml:space="preserve">of </w:delText>
        </w:r>
      </w:del>
      <w:del w:id="4874" w:author="mbeckerle" w:date="2012-08-14T12:31:00Z">
        <w:r w:rsidR="00830FE8" w:rsidRPr="005223F4" w:rsidDel="000F5871">
          <w:rPr>
            <w:rStyle w:val="normalChar1"/>
          </w:rPr>
          <w:delText>the</w:delText>
        </w:r>
      </w:del>
      <w:del w:id="4875" w:author="mbeckerle" w:date="2012-08-14T12:35:00Z">
        <w:r w:rsidR="00830FE8" w:rsidRPr="005223F4" w:rsidDel="000F5871">
          <w:rPr>
            <w:rStyle w:val="normalChar1"/>
          </w:rPr>
          <w:delText xml:space="preserve"> ‘Z’ character to mean UTC</w:delText>
        </w:r>
      </w:del>
      <w:ins w:id="4876" w:author="Steve Hanson" w:date="2012-02-29T14:29:00Z">
        <w:del w:id="4877" w:author="mbeckerle" w:date="2012-08-14T12:35:00Z">
          <w:r w:rsidR="00D21E42" w:rsidDel="000F5871">
            <w:rPr>
              <w:rStyle w:val="normalChar1"/>
            </w:rPr>
            <w:delText>, respectively</w:delText>
          </w:r>
        </w:del>
      </w:ins>
      <w:del w:id="4878" w:author="mbeckerle" w:date="2012-08-14T12:35:00Z">
        <w:r w:rsidR="00830FE8" w:rsidRPr="005223F4" w:rsidDel="000F5871">
          <w:rPr>
            <w:rStyle w:val="normalChar1"/>
          </w:rPr>
          <w:delText>.</w:delText>
        </w:r>
      </w:del>
      <w:commentRangeStart w:id="4879"/>
      <w:ins w:id="4880" w:author="Steve Hanson" w:date="2012-02-29T14:29:00Z">
        <w:r w:rsidR="00D21E42">
          <w:rPr>
            <w:rStyle w:val="normalChar1"/>
          </w:rPr>
          <w:t xml:space="preserve"> </w:t>
        </w:r>
      </w:ins>
      <w:commentRangeEnd w:id="4879"/>
      <w:r w:rsidR="00D21E42">
        <w:rPr>
          <w:rStyle w:val="CommentReference"/>
        </w:rPr>
        <w:commentReference w:id="4879"/>
      </w:r>
    </w:p>
    <w:p w14:paraId="4F28225A" w14:textId="44B47003" w:rsidR="00FB5493" w:rsidRPr="005223F4" w:rsidDel="005C7099" w:rsidRDefault="00FB5493" w:rsidP="00F11F63">
      <w:pPr>
        <w:rPr>
          <w:del w:id="4881" w:author="mbeckerle" w:date="2012-04-22T19:53:00Z"/>
          <w:rStyle w:val="normalChar1"/>
        </w:rPr>
      </w:pPr>
    </w:p>
    <w:p w14:paraId="51BAB41F" w14:textId="204034F1" w:rsidR="00895D9B" w:rsidRPr="005B1DEB"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82" w:author="mbeckerle" w:date="2012-04-22T20:14:00Z"/>
          <w:rFonts w:eastAsia="MS Mincho" w:cs="Arial"/>
          <w:b/>
          <w:lang w:eastAsia="ja-JP"/>
        </w:rPr>
      </w:pPr>
      <w:commentRangeStart w:id="4883"/>
      <w:del w:id="4884" w:author="mbeckerle" w:date="2012-04-22T20:14:00Z">
        <w:r w:rsidRPr="005B1DEB" w:rsidDel="00716607">
          <w:rPr>
            <w:rFonts w:eastAsia="MS Mincho" w:cs="Arial"/>
            <w:b/>
            <w:lang w:eastAsia="ja-JP"/>
          </w:rPr>
          <w:delText>Symbol</w:delText>
        </w:r>
        <w:commentRangeEnd w:id="4883"/>
        <w:r w:rsidR="008F2617" w:rsidDel="00716607">
          <w:rPr>
            <w:rStyle w:val="CommentReference"/>
          </w:rPr>
          <w:commentReference w:id="4883"/>
        </w:r>
        <w:r w:rsidRPr="005B1DEB" w:rsidDel="00716607">
          <w:rPr>
            <w:rFonts w:eastAsia="MS Mincho" w:cs="Arial"/>
            <w:b/>
            <w:lang w:eastAsia="ja-JP"/>
          </w:rPr>
          <w:delText xml:space="preserve">   Meaning                </w:delText>
        </w:r>
        <w:r w:rsidRPr="005B1DEB" w:rsidDel="00716607">
          <w:rPr>
            <w:rFonts w:eastAsia="MS Mincho" w:cs="Arial"/>
            <w:b/>
            <w:lang w:eastAsia="ja-JP"/>
          </w:rPr>
          <w:tab/>
        </w:r>
        <w:r w:rsidRPr="005B1DEB" w:rsidDel="00716607">
          <w:rPr>
            <w:rFonts w:eastAsia="MS Mincho" w:cs="Arial"/>
            <w:b/>
            <w:lang w:eastAsia="ja-JP"/>
          </w:rPr>
          <w:tab/>
          <w:delText xml:space="preserve"> Presentation        </w:delText>
        </w:r>
        <w:r w:rsidRPr="005B1DEB" w:rsidDel="00716607">
          <w:rPr>
            <w:rFonts w:eastAsia="MS Mincho" w:cs="Arial"/>
            <w:b/>
            <w:lang w:eastAsia="ja-JP"/>
          </w:rPr>
          <w:tab/>
          <w:delText>Example</w:delText>
        </w:r>
      </w:del>
    </w:p>
    <w:p w14:paraId="029CE73A" w14:textId="5A3BC13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85" w:author="mbeckerle" w:date="2012-04-22T20:14:00Z"/>
          <w:rFonts w:eastAsia="MS Mincho" w:cs="Arial"/>
          <w:lang w:eastAsia="ja-JP"/>
        </w:rPr>
      </w:pPr>
      <w:del w:id="4886" w:author="mbeckerle" w:date="2012-04-22T20:14:00Z">
        <w:r w:rsidRPr="005223F4" w:rsidDel="00716607">
          <w:rPr>
            <w:rFonts w:eastAsia="MS Mincho" w:cs="Arial"/>
            <w:lang w:eastAsia="ja-JP"/>
          </w:rPr>
          <w:delText xml:space="preserve">G        </w:delText>
        </w:r>
        <w:r w:rsidRPr="005223F4" w:rsidDel="00716607">
          <w:rPr>
            <w:rFonts w:eastAsia="MS Mincho" w:cs="Arial"/>
            <w:lang w:eastAsia="ja-JP"/>
          </w:rPr>
          <w:tab/>
          <w:delText xml:space="preserve">era designator          </w:delText>
        </w:r>
        <w:r w:rsidRPr="005223F4" w:rsidDel="00716607">
          <w:rPr>
            <w:rFonts w:eastAsia="MS Mincho" w:cs="Arial"/>
            <w:lang w:eastAsia="ja-JP"/>
          </w:rPr>
          <w:tab/>
          <w:delText xml:space="preserve">(Text)              </w:delText>
        </w:r>
        <w:r w:rsidRPr="005223F4" w:rsidDel="00716607">
          <w:rPr>
            <w:rFonts w:eastAsia="MS Mincho" w:cs="Arial"/>
            <w:lang w:eastAsia="ja-JP"/>
          </w:rPr>
          <w:tab/>
          <w:delText>AD</w:delText>
        </w:r>
      </w:del>
    </w:p>
    <w:p w14:paraId="5A33CE47" w14:textId="1B2E4A73" w:rsidR="00DF61DD"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87" w:author="mbeckerle" w:date="2012-04-22T20:14:00Z"/>
          <w:rFonts w:eastAsia="MS Mincho" w:cs="Arial"/>
          <w:lang w:eastAsia="ja-JP"/>
        </w:rPr>
      </w:pPr>
      <w:del w:id="4888"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 xml:space="preserve">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1996</w:delText>
        </w:r>
      </w:del>
    </w:p>
    <w:p w14:paraId="107D4D44" w14:textId="5B9A3BC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89" w:author="mbeckerle" w:date="2012-04-22T20:14:00Z"/>
          <w:rFonts w:eastAsia="MS Mincho" w:cs="Arial"/>
          <w:lang w:eastAsia="ja-JP"/>
        </w:rPr>
      </w:pPr>
      <w:del w:id="4890"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year (week of year)</w:delText>
        </w:r>
      </w:del>
      <w:del w:id="4891" w:author="mbeckerle" w:date="2012-03-24T17:25:00Z">
        <w:r w:rsidRPr="005223F4" w:rsidDel="00DF61DD">
          <w:rPr>
            <w:rFonts w:eastAsia="MS Mincho" w:cs="Arial"/>
            <w:lang w:eastAsia="ja-JP"/>
          </w:rPr>
          <w:delText xml:space="preserve"> </w:delText>
        </w:r>
      </w:del>
      <w:del w:id="4892" w:author="mbeckerle" w:date="2012-04-22T20:14:00Z">
        <w:r w:rsidRPr="005223F4" w:rsidDel="00716607">
          <w:rPr>
            <w:rFonts w:eastAsia="MS Mincho" w:cs="Arial"/>
            <w:lang w:eastAsia="ja-JP"/>
          </w:rPr>
          <w:delText xml:space="preserve">(Number)            </w:delText>
        </w:r>
        <w:r w:rsidRPr="005223F4" w:rsidDel="00716607">
          <w:rPr>
            <w:rFonts w:eastAsia="MS Mincho" w:cs="Arial"/>
            <w:lang w:eastAsia="ja-JP"/>
          </w:rPr>
          <w:tab/>
          <w:delText>1997</w:delText>
        </w:r>
      </w:del>
    </w:p>
    <w:p w14:paraId="3209EA84" w14:textId="46F54712"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93" w:author="mbeckerle" w:date="2012-04-22T20:14:00Z"/>
          <w:rFonts w:eastAsia="MS Mincho" w:cs="Arial"/>
          <w:lang w:eastAsia="ja-JP"/>
        </w:rPr>
      </w:pPr>
      <w:del w:id="4894"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month in year          </w:delText>
        </w:r>
        <w:r w:rsidRPr="005223F4" w:rsidDel="00716607">
          <w:rPr>
            <w:rFonts w:eastAsia="MS Mincho" w:cs="Arial"/>
            <w:lang w:eastAsia="ja-JP"/>
          </w:rPr>
          <w:tab/>
        </w:r>
        <w:r w:rsidRPr="005223F4" w:rsidDel="00716607">
          <w:rPr>
            <w:rFonts w:eastAsia="MS Mincho" w:cs="Arial"/>
            <w:lang w:eastAsia="ja-JP"/>
          </w:rPr>
          <w:tab/>
          <w:delText xml:space="preserve"> (Text &amp; Number)   </w:delText>
        </w:r>
        <w:r w:rsidRPr="005223F4" w:rsidDel="00716607">
          <w:rPr>
            <w:rFonts w:eastAsia="MS Mincho" w:cs="Arial"/>
            <w:lang w:eastAsia="ja-JP"/>
          </w:rPr>
          <w:tab/>
          <w:delText xml:space="preserve"> July &amp; 07</w:delText>
        </w:r>
      </w:del>
    </w:p>
    <w:p w14:paraId="4176A85D" w14:textId="02EDBCE6"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95" w:author="mbeckerle" w:date="2012-04-22T20:14:00Z"/>
          <w:rFonts w:eastAsia="MS Mincho" w:cs="Arial"/>
          <w:lang w:eastAsia="ja-JP"/>
        </w:rPr>
      </w:pPr>
      <w:del w:id="4896"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month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10</w:delText>
        </w:r>
      </w:del>
    </w:p>
    <w:p w14:paraId="0025CC89" w14:textId="75746EE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97" w:author="mbeckerle" w:date="2012-04-22T20:14:00Z"/>
          <w:rFonts w:eastAsia="MS Mincho" w:cs="Arial"/>
          <w:lang w:eastAsia="ja-JP"/>
        </w:rPr>
      </w:pPr>
      <w:del w:id="4898"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am/pm (1~12)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12</w:delText>
        </w:r>
      </w:del>
    </w:p>
    <w:p w14:paraId="45244197" w14:textId="0ED0CD8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899" w:author="mbeckerle" w:date="2012-04-22T20:14:00Z"/>
          <w:rFonts w:eastAsia="MS Mincho" w:cs="Arial"/>
          <w:lang w:eastAsia="ja-JP"/>
        </w:rPr>
      </w:pPr>
      <w:del w:id="4900"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day (0~23)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 xml:space="preserve"> 0</w:delText>
        </w:r>
      </w:del>
    </w:p>
    <w:p w14:paraId="1AF522F0" w14:textId="7B6A550A"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01" w:author="mbeckerle" w:date="2012-04-22T20:14:00Z"/>
          <w:rFonts w:eastAsia="MS Mincho" w:cs="Arial"/>
          <w:lang w:eastAsia="ja-JP"/>
        </w:rPr>
      </w:pPr>
      <w:del w:id="4902"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minute in hour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30</w:delText>
        </w:r>
      </w:del>
    </w:p>
    <w:p w14:paraId="494A1453" w14:textId="662A3EB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03" w:author="mbeckerle" w:date="2012-04-22T20:14:00Z"/>
          <w:rFonts w:eastAsia="MS Mincho" w:cs="Arial"/>
          <w:lang w:eastAsia="ja-JP"/>
        </w:rPr>
      </w:pPr>
      <w:del w:id="4904"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 xml:space="preserve">second in minute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55</w:delText>
        </w:r>
      </w:del>
    </w:p>
    <w:p w14:paraId="39FA8467" w14:textId="29A4F4A1" w:rsidR="00895D9B" w:rsidRPr="005223F4" w:rsidDel="00716607" w:rsidRDefault="00895D9B" w:rsidP="00130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05" w:author="mbeckerle" w:date="2012-04-22T20:14:00Z"/>
          <w:rFonts w:eastAsia="MS Mincho" w:cs="Arial"/>
          <w:lang w:eastAsia="ja-JP"/>
        </w:rPr>
      </w:pPr>
      <w:del w:id="4906"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fractional second</w:delText>
        </w:r>
        <w:r w:rsidR="00130141" w:rsidDel="00716607">
          <w:rPr>
            <w:rFonts w:eastAsia="MS Mincho" w:cs="Arial"/>
            <w:lang w:eastAsia="ja-JP"/>
          </w:rPr>
          <w:delText xml:space="preserve"> (see note 1)</w:delText>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 xml:space="preserve"> 978</w:delText>
        </w:r>
      </w:del>
    </w:p>
    <w:p w14:paraId="5AB62B7F" w14:textId="76696671" w:rsidR="00895D9B" w:rsidRPr="005223F4" w:rsidDel="00716607" w:rsidRDefault="00AB1F80"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07" w:author="mbeckerle" w:date="2012-04-22T20:14:00Z"/>
          <w:rFonts w:eastAsia="MS Mincho" w:cs="Arial"/>
          <w:lang w:eastAsia="ja-JP"/>
        </w:rPr>
      </w:pPr>
      <w:del w:id="4908" w:author="mbeckerle" w:date="2012-04-22T20:14:00Z">
        <w:r w:rsidDel="00716607">
          <w:rPr>
            <w:rFonts w:eastAsia="MS Mincho" w:cs="Arial"/>
            <w:lang w:eastAsia="ja-JP"/>
          </w:rPr>
          <w:delText xml:space="preserve"> </w:delText>
        </w:r>
        <w:r w:rsidR="00895D9B" w:rsidRPr="005223F4" w:rsidDel="00716607">
          <w:rPr>
            <w:rFonts w:eastAsia="MS Mincho" w:cs="Arial"/>
            <w:lang w:eastAsia="ja-JP"/>
          </w:rPr>
          <w:delText xml:space="preserve">E        </w:delText>
        </w:r>
        <w:r w:rsidR="00895D9B" w:rsidRPr="005223F4" w:rsidDel="00716607">
          <w:rPr>
            <w:rFonts w:eastAsia="MS Mincho" w:cs="Arial"/>
            <w:lang w:eastAsia="ja-JP"/>
          </w:rPr>
          <w:tab/>
          <w:delText xml:space="preserve">day of week             </w:delText>
        </w:r>
        <w:r w:rsidR="00895D9B" w:rsidRPr="005223F4" w:rsidDel="00716607">
          <w:rPr>
            <w:rFonts w:eastAsia="MS Mincho" w:cs="Arial"/>
            <w:lang w:eastAsia="ja-JP"/>
          </w:rPr>
          <w:tab/>
        </w:r>
        <w:r w:rsidR="00895D9B" w:rsidRPr="005223F4" w:rsidDel="00716607">
          <w:rPr>
            <w:rFonts w:eastAsia="MS Mincho" w:cs="Arial"/>
            <w:lang w:eastAsia="ja-JP"/>
          </w:rPr>
          <w:tab/>
          <w:delText xml:space="preserve">(Text)              </w:delText>
        </w:r>
        <w:r w:rsidR="00895D9B" w:rsidRPr="005223F4" w:rsidDel="00716607">
          <w:rPr>
            <w:rFonts w:eastAsia="MS Mincho" w:cs="Arial"/>
            <w:lang w:eastAsia="ja-JP"/>
          </w:rPr>
          <w:tab/>
          <w:delText>Tuesday</w:delText>
        </w:r>
      </w:del>
    </w:p>
    <w:p w14:paraId="19AF9D4D" w14:textId="448BF26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09" w:author="mbeckerle" w:date="2012-04-22T20:14:00Z"/>
          <w:rFonts w:eastAsia="MS Mincho" w:cs="Arial"/>
          <w:lang w:eastAsia="ja-JP"/>
        </w:rPr>
      </w:pPr>
      <w:del w:id="4910" w:author="mbeckerle" w:date="2012-04-22T20:14:00Z">
        <w:r w:rsidRPr="005223F4" w:rsidDel="00716607">
          <w:rPr>
            <w:rFonts w:eastAsia="MS Mincho" w:cs="Arial"/>
            <w:lang w:eastAsia="ja-JP"/>
          </w:rPr>
          <w:delText xml:space="preserve"> e        </w:delText>
        </w:r>
        <w:r w:rsidRPr="005223F4" w:rsidDel="00716607">
          <w:rPr>
            <w:rFonts w:eastAsia="MS Mincho" w:cs="Arial"/>
            <w:lang w:eastAsia="ja-JP"/>
          </w:rPr>
          <w:tab/>
          <w:delText xml:space="preserve">day of week (local 1~7) </w:delText>
        </w:r>
        <w:r w:rsidRPr="005223F4" w:rsidDel="00716607">
          <w:rPr>
            <w:rFonts w:eastAsia="MS Mincho" w:cs="Arial"/>
            <w:lang w:eastAsia="ja-JP"/>
          </w:rPr>
          <w:tab/>
          <w:delText xml:space="preserve">(Text &amp; Number)     </w:delText>
        </w:r>
        <w:r w:rsidRPr="005223F4" w:rsidDel="00716607">
          <w:rPr>
            <w:rFonts w:eastAsia="MS Mincho" w:cs="Arial"/>
            <w:lang w:eastAsia="ja-JP"/>
          </w:rPr>
          <w:tab/>
          <w:delText>Tues &amp; 2</w:delText>
        </w:r>
      </w:del>
    </w:p>
    <w:p w14:paraId="0132579C" w14:textId="445A2781"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11" w:author="mbeckerle" w:date="2012-04-22T20:14:00Z"/>
          <w:rFonts w:eastAsia="MS Mincho" w:cs="Arial"/>
          <w:lang w:eastAsia="ja-JP"/>
        </w:rPr>
      </w:pPr>
      <w:del w:id="4912"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189</w:delText>
        </w:r>
      </w:del>
    </w:p>
    <w:p w14:paraId="0357BDD6" w14:textId="51AA5C4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13" w:author="mbeckerle" w:date="2012-04-22T20:14:00Z"/>
          <w:rFonts w:eastAsia="MS Mincho" w:cs="Arial"/>
          <w:lang w:eastAsia="ja-JP"/>
        </w:rPr>
      </w:pPr>
      <w:del w:id="4914" w:author="mbeckerle" w:date="2012-04-22T20:14:00Z">
        <w:r w:rsidRPr="005223F4" w:rsidDel="00716607">
          <w:rPr>
            <w:rFonts w:eastAsia="MS Mincho" w:cs="Arial"/>
            <w:lang w:eastAsia="ja-JP"/>
          </w:rPr>
          <w:delText xml:space="preserve"> F        </w:delText>
        </w:r>
        <w:r w:rsidRPr="005223F4" w:rsidDel="00716607">
          <w:rPr>
            <w:rFonts w:eastAsia="MS Mincho" w:cs="Arial"/>
            <w:lang w:eastAsia="ja-JP"/>
          </w:rPr>
          <w:tab/>
          <w:delText xml:space="preserve">day of week in month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2 (2nd Wed in July)</w:delText>
        </w:r>
      </w:del>
    </w:p>
    <w:p w14:paraId="581A7D21" w14:textId="0FA1DB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15" w:author="mbeckerle" w:date="2012-04-22T20:14:00Z"/>
          <w:rFonts w:eastAsia="MS Mincho" w:cs="Arial"/>
          <w:lang w:eastAsia="ja-JP"/>
        </w:rPr>
      </w:pPr>
      <w:del w:id="4916"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27</w:delText>
        </w:r>
      </w:del>
    </w:p>
    <w:p w14:paraId="0B3F3DC8" w14:textId="4F74EF7C"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17" w:author="mbeckerle" w:date="2012-04-22T20:14:00Z"/>
          <w:rFonts w:eastAsia="MS Mincho" w:cs="Arial"/>
          <w:lang w:eastAsia="ja-JP"/>
        </w:rPr>
      </w:pPr>
      <w:del w:id="4918"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month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w:delText>
        </w:r>
      </w:del>
    </w:p>
    <w:p w14:paraId="1431CD44" w14:textId="285B913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19" w:author="mbeckerle" w:date="2012-04-22T20:14:00Z"/>
          <w:rFonts w:eastAsia="MS Mincho" w:cs="Arial"/>
          <w:lang w:eastAsia="ja-JP"/>
        </w:rPr>
      </w:pPr>
      <w:del w:id="4920" w:author="mbeckerle" w:date="2012-04-22T20:14:00Z">
        <w:r w:rsidRPr="005223F4" w:rsidDel="00716607">
          <w:rPr>
            <w:rFonts w:eastAsia="MS Mincho" w:cs="Arial"/>
            <w:lang w:eastAsia="ja-JP"/>
          </w:rPr>
          <w:delText xml:space="preserve"> a        </w:delText>
        </w:r>
        <w:r w:rsidRPr="005223F4" w:rsidDel="00716607">
          <w:rPr>
            <w:rFonts w:eastAsia="MS Mincho" w:cs="Arial"/>
            <w:lang w:eastAsia="ja-JP"/>
          </w:rPr>
          <w:tab/>
          <w:delText xml:space="preserve">am/pm marker           </w:delText>
        </w:r>
        <w:r w:rsidRPr="005223F4" w:rsidDel="00716607">
          <w:rPr>
            <w:rFonts w:eastAsia="MS Mincho" w:cs="Arial"/>
            <w:lang w:eastAsia="ja-JP"/>
          </w:rPr>
          <w:tab/>
          <w:delText xml:space="preserve"> (Text)              </w:delText>
        </w:r>
        <w:r w:rsidRPr="005223F4" w:rsidDel="00716607">
          <w:rPr>
            <w:rFonts w:eastAsia="MS Mincho" w:cs="Arial"/>
            <w:lang w:eastAsia="ja-JP"/>
          </w:rPr>
          <w:tab/>
          <w:delText>PM</w:delText>
        </w:r>
      </w:del>
    </w:p>
    <w:p w14:paraId="559C789A" w14:textId="2C81E97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21" w:author="mbeckerle" w:date="2012-04-22T20:14:00Z"/>
          <w:rFonts w:eastAsia="MS Mincho" w:cs="Arial"/>
          <w:lang w:eastAsia="ja-JP"/>
        </w:rPr>
      </w:pPr>
      <w:del w:id="4922"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hour in day (</w:delText>
        </w:r>
        <w:r w:rsidR="00E3558A" w:rsidRPr="005223F4" w:rsidDel="00716607">
          <w:rPr>
            <w:rFonts w:eastAsia="MS Mincho" w:cs="Arial"/>
            <w:lang w:eastAsia="ja-JP"/>
          </w:rPr>
          <w:delText>0</w:delText>
        </w:r>
        <w:r w:rsidRPr="005223F4" w:rsidDel="00716607">
          <w:rPr>
            <w:rFonts w:eastAsia="MS Mincho" w:cs="Arial"/>
            <w:lang w:eastAsia="ja-JP"/>
          </w:rPr>
          <w:delText>~24</w:delText>
        </w:r>
        <w:r w:rsidR="00E3558A" w:rsidRPr="005223F4" w:rsidDel="00716607">
          <w:rPr>
            <w:rStyle w:val="FootnoteReference"/>
            <w:rFonts w:eastAsia="MS Mincho" w:cs="Arial"/>
            <w:lang w:eastAsia="ja-JP"/>
          </w:rPr>
          <w:footnoteReference w:id="18"/>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24</w:delText>
        </w:r>
      </w:del>
    </w:p>
    <w:p w14:paraId="6ECB900C" w14:textId="0EE697A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25" w:author="mbeckerle" w:date="2012-04-22T20:14:00Z"/>
          <w:rFonts w:eastAsia="MS Mincho" w:cs="Arial"/>
          <w:lang w:eastAsia="ja-JP"/>
        </w:rPr>
      </w:pPr>
      <w:del w:id="4926"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 xml:space="preserve">hour in am/pm (0~11)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0</w:delText>
        </w:r>
      </w:del>
    </w:p>
    <w:p w14:paraId="12620FFA" w14:textId="003B7A17" w:rsidR="00DB5435" w:rsidRPr="00B31D55" w:rsidDel="00DB5435" w:rsidRDefault="00C40984"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27" w:author="mbeckerle" w:date="2012-03-24T14:42:00Z"/>
          <w:rFonts w:ascii="Helv" w:hAnsi="Helv" w:cs="Helv"/>
          <w:color w:val="000000"/>
        </w:rPr>
      </w:pPr>
      <w:commentRangeStart w:id="4928"/>
      <w:del w:id="4929" w:author="mbeckerle" w:date="2012-04-22T20:14:00Z">
        <w:r w:rsidDel="00716607">
          <w:rPr>
            <w:rStyle w:val="CommentReference"/>
          </w:rPr>
          <w:commentReference w:id="4930"/>
        </w:r>
        <w:commentRangeEnd w:id="4928"/>
        <w:r w:rsidR="00FB546F" w:rsidDel="00716607">
          <w:rPr>
            <w:rStyle w:val="CommentReference"/>
          </w:rPr>
          <w:commentReference w:id="4928"/>
        </w:r>
      </w:del>
      <w:del w:id="4931" w:author="mbeckerle" w:date="2012-03-24T14:42:00Z">
        <w:r w:rsidR="00DB5435" w:rsidRPr="00DB5435" w:rsidDel="00DB5435">
          <w:rPr>
            <w:rFonts w:eastAsia="MS Mincho" w:cs="Arial"/>
            <w:lang w:eastAsia="ja-JP"/>
          </w:rPr>
          <w:delText xml:space="preserve">z    </w:delText>
        </w:r>
        <w:r w:rsidR="00DB5435" w:rsidRPr="00DB5435" w:rsidDel="00DB5435">
          <w:rPr>
            <w:rFonts w:eastAsia="MS Mincho" w:cs="Arial"/>
            <w:lang w:eastAsia="ja-JP"/>
          </w:rPr>
          <w:tab/>
          <w:delText xml:space="preserve">time zone      </w:delText>
        </w:r>
        <w:r w:rsidR="00DB5435" w:rsidRPr="00DB5435" w:rsidDel="00DB5435">
          <w:rPr>
            <w:rFonts w:eastAsia="MS Mincho" w:cs="Arial"/>
            <w:lang w:eastAsia="ja-JP"/>
          </w:rPr>
          <w:tab/>
        </w:r>
        <w:r w:rsidR="00DB5435" w:rsidRPr="00DB5435" w:rsidDel="00DB5435">
          <w:rPr>
            <w:rFonts w:eastAsia="MS Mincho" w:cs="Arial"/>
            <w:lang w:eastAsia="ja-JP"/>
          </w:rPr>
          <w:tab/>
          <w:delText>(Text)</w:delText>
        </w:r>
        <w:r w:rsidR="00DB5435" w:rsidRPr="00DB5435" w:rsidDel="00DB5435">
          <w:rPr>
            <w:rFonts w:eastAsia="MS Mincho" w:cs="Arial"/>
            <w:lang w:eastAsia="ja-JP"/>
          </w:rPr>
          <w:tab/>
        </w:r>
        <w:r w:rsidR="00DB5435" w:rsidRPr="00DB5435" w:rsidDel="00DB5435">
          <w:rPr>
            <w:rFonts w:eastAsia="MS Mincho" w:cs="Arial"/>
            <w:lang w:eastAsia="ja-JP"/>
          </w:rPr>
          <w:tab/>
          <w:delText>Pacific Standard Time</w:delText>
        </w:r>
      </w:del>
    </w:p>
    <w:p w14:paraId="570BA7C9" w14:textId="77777777" w:rsidR="00DB5435" w:rsidRPr="00DB5435" w:rsidDel="00DB5435"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32" w:author="mbeckerle" w:date="2012-03-24T14:42:00Z"/>
          <w:rFonts w:eastAsia="MS Mincho" w:cs="Arial"/>
          <w:lang w:eastAsia="ja-JP"/>
        </w:rPr>
      </w:pPr>
      <w:del w:id="4933" w:author="mbeckerle" w:date="2012-03-24T14:42:00Z">
        <w:r w:rsidRPr="00DB5435" w:rsidDel="00DB5435">
          <w:rPr>
            <w:rFonts w:eastAsia="MS Mincho" w:cs="Arial"/>
            <w:lang w:eastAsia="ja-JP"/>
          </w:rPr>
          <w:delText xml:space="preserve">Z     </w:delText>
        </w:r>
        <w:r w:rsidRPr="00DB5435" w:rsidDel="00DB5435">
          <w:rPr>
            <w:rFonts w:eastAsia="MS Mincho" w:cs="Arial"/>
            <w:lang w:eastAsia="ja-JP"/>
          </w:rPr>
          <w:tab/>
          <w:delText xml:space="preserve">time zone (RFC 822)   </w:delText>
        </w:r>
        <w:r w:rsidRPr="00DB5435" w:rsidDel="00DB5435">
          <w:rPr>
            <w:rFonts w:eastAsia="MS Mincho" w:cs="Arial"/>
            <w:lang w:eastAsia="ja-JP"/>
          </w:rPr>
          <w:tab/>
          <w:delText xml:space="preserve">(Number)     </w:delText>
        </w:r>
        <w:r w:rsidRPr="00DB5435" w:rsidDel="00DB5435">
          <w:rPr>
            <w:rFonts w:eastAsia="MS Mincho" w:cs="Arial"/>
            <w:lang w:eastAsia="ja-JP"/>
          </w:rPr>
          <w:tab/>
          <w:delText>-0800</w:delText>
        </w:r>
      </w:del>
    </w:p>
    <w:p w14:paraId="7530AC2C" w14:textId="715E8E4B" w:rsidR="00DB5435" w:rsidRPr="005B1DEB"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34" w:author="mbeckerle" w:date="2012-04-22T20:14:00Z"/>
          <w:rFonts w:eastAsia="MS Mincho"/>
          <w:lang w:val="de-DE"/>
        </w:rPr>
      </w:pPr>
      <w:del w:id="4935" w:author="mbeckerle" w:date="2012-04-22T20:14:00Z">
        <w:r w:rsidRPr="005B1DEB" w:rsidDel="00716607">
          <w:rPr>
            <w:rFonts w:eastAsia="MS Mincho"/>
            <w:lang w:val="de-DE"/>
          </w:rPr>
          <w:delText xml:space="preserve">ZU     </w:delText>
        </w:r>
        <w:r w:rsidRPr="005B1DEB" w:rsidDel="00716607">
          <w:rPr>
            <w:rFonts w:eastAsia="MS Mincho"/>
            <w:lang w:val="de-DE"/>
          </w:rPr>
          <w:tab/>
          <w:delText xml:space="preserve">time zone (RFC 822)   </w:delText>
        </w:r>
        <w:r w:rsidRPr="005B1DEB" w:rsidDel="00716607">
          <w:rPr>
            <w:rFonts w:eastAsia="MS Mincho"/>
            <w:lang w:val="de-DE"/>
          </w:rPr>
          <w:tab/>
          <w:delText xml:space="preserve">(Text)     </w:delText>
        </w:r>
        <w:r w:rsidRPr="005B1DEB" w:rsidDel="00716607">
          <w:rPr>
            <w:rFonts w:eastAsia="MS Mincho"/>
            <w:lang w:val="de-DE"/>
          </w:rPr>
          <w:tab/>
        </w:r>
        <w:r w:rsidRPr="005B1DEB" w:rsidDel="00716607">
          <w:rPr>
            <w:rFonts w:eastAsia="MS Mincho"/>
            <w:lang w:val="de-DE"/>
          </w:rPr>
          <w:tab/>
          <w:delText>Z</w:delText>
        </w:r>
      </w:del>
    </w:p>
    <w:p w14:paraId="674A123D" w14:textId="4F21751C"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36" w:author="mbeckerle" w:date="2012-04-22T20:14:00Z"/>
          <w:rFonts w:eastAsia="MS Mincho" w:cs="Arial"/>
          <w:lang w:eastAsia="ja-JP"/>
        </w:rPr>
      </w:pPr>
      <w:del w:id="4937" w:author="mbeckerle" w:date="2012-04-22T20:14:00Z">
        <w:r w:rsidRPr="005B1DEB" w:rsidDel="00716607">
          <w:rPr>
            <w:rFonts w:eastAsia="MS Mincho"/>
            <w:lang w:val="de-DE"/>
          </w:rPr>
          <w:tab/>
        </w:r>
        <w:r w:rsidRPr="00DB5435" w:rsidDel="00716607">
          <w:rPr>
            <w:rFonts w:eastAsia="MS Mincho" w:cs="Arial"/>
            <w:lang w:eastAsia="ja-JP"/>
          </w:rPr>
          <w:delText xml:space="preserve">with output "Z" if the </w:delText>
        </w:r>
      </w:del>
    </w:p>
    <w:p w14:paraId="36E48A92" w14:textId="39A9CCE4"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38" w:author="mbeckerle" w:date="2012-04-22T20:14:00Z"/>
          <w:rFonts w:eastAsia="MS Mincho" w:cs="Arial"/>
          <w:lang w:eastAsia="ja-JP"/>
        </w:rPr>
      </w:pPr>
      <w:del w:id="4939" w:author="mbeckerle" w:date="2012-04-22T20:14:00Z">
        <w:r w:rsidRPr="00DB5435" w:rsidDel="00716607">
          <w:rPr>
            <w:rFonts w:eastAsia="MS Mincho" w:cs="Arial"/>
            <w:lang w:eastAsia="ja-JP"/>
          </w:rPr>
          <w:tab/>
          <w:delText>time zone is +00:00)</w:delText>
        </w:r>
      </w:del>
    </w:p>
    <w:p w14:paraId="78A4D11C" w14:textId="565826C5" w:rsidR="00DB5435" w:rsidRPr="00DB5435" w:rsidDel="00DB5435" w:rsidRDefault="00FB546F"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40" w:author="mbeckerle" w:date="2012-03-24T14:42:00Z"/>
          <w:rFonts w:eastAsia="MS Mincho" w:cs="Arial"/>
          <w:lang w:eastAsia="ja-JP"/>
        </w:rPr>
      </w:pPr>
      <w:del w:id="4941" w:author="mbeckerle" w:date="2012-04-22T20:14:00Z">
        <w:r w:rsidDel="00716607">
          <w:rPr>
            <w:rStyle w:val="CommentReference"/>
          </w:rPr>
          <w:commentReference w:id="4942"/>
        </w:r>
      </w:del>
      <w:del w:id="4943" w:author="mbeckerle" w:date="2012-03-24T14:42:00Z">
        <w:r w:rsidR="00DB5435" w:rsidRPr="00DB5435" w:rsidDel="00DB5435">
          <w:rPr>
            <w:rFonts w:eastAsia="MS Mincho" w:cs="Arial"/>
            <w:lang w:eastAsia="ja-JP"/>
          </w:rPr>
          <w:delText xml:space="preserve">v      </w:delText>
        </w:r>
        <w:r w:rsidR="00DB5435" w:rsidRPr="00DB5435" w:rsidDel="00DB5435">
          <w:rPr>
            <w:rFonts w:eastAsia="MS Mincho" w:cs="Arial"/>
            <w:lang w:eastAsia="ja-JP"/>
          </w:rPr>
          <w:tab/>
          <w:delText xml:space="preserve">time zone (generic)   </w:delText>
        </w:r>
        <w:r w:rsidR="00DB5435" w:rsidRPr="00DB5435" w:rsidDel="00DB5435">
          <w:rPr>
            <w:rFonts w:eastAsia="MS Mincho" w:cs="Arial"/>
            <w:lang w:eastAsia="ja-JP"/>
          </w:rPr>
          <w:tab/>
          <w:delText xml:space="preserve">(Text)  </w:delText>
        </w:r>
        <w:r w:rsidR="00DB5435" w:rsidRPr="00DB5435" w:rsidDel="00DB5435">
          <w:rPr>
            <w:rFonts w:eastAsia="MS Mincho" w:cs="Arial"/>
            <w:lang w:eastAsia="ja-JP"/>
          </w:rPr>
          <w:tab/>
        </w:r>
        <w:r w:rsidR="00DB5435" w:rsidRPr="00DB5435" w:rsidDel="00DB5435">
          <w:rPr>
            <w:rFonts w:eastAsia="MS Mincho" w:cs="Arial"/>
            <w:lang w:eastAsia="ja-JP"/>
          </w:rPr>
          <w:tab/>
          <w:delText>Pacific Time</w:delText>
        </w:r>
      </w:del>
    </w:p>
    <w:p w14:paraId="65F729B6" w14:textId="337E37A1" w:rsidR="00895D9B" w:rsidRPr="005223F4" w:rsidDel="00716607" w:rsidRDefault="00DB5435"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44" w:author="mbeckerle" w:date="2012-04-22T20:14:00Z"/>
          <w:rFonts w:ascii="Times New Roman" w:hAnsi="Times New Roman"/>
          <w:sz w:val="24"/>
          <w:lang w:eastAsia="ja-JP" w:bidi="he-IL"/>
        </w:rPr>
      </w:pPr>
      <w:del w:id="4945" w:author="mbeckerle" w:date="2012-03-24T14:42:00Z">
        <w:r w:rsidRPr="00DB5435" w:rsidDel="00DB5435">
          <w:rPr>
            <w:rFonts w:eastAsia="MS Mincho" w:cs="Arial"/>
            <w:lang w:eastAsia="ja-JP"/>
          </w:rPr>
          <w:delText xml:space="preserve">V    </w:delText>
        </w:r>
        <w:r w:rsidRPr="00DB5435" w:rsidDel="00DB5435">
          <w:rPr>
            <w:rFonts w:eastAsia="MS Mincho" w:cs="Arial"/>
            <w:lang w:eastAsia="ja-JP"/>
          </w:rPr>
          <w:tab/>
          <w:delText xml:space="preserve">time zone (location) </w:delText>
        </w:r>
        <w:r w:rsidRPr="00DB5435" w:rsidDel="00DB5435">
          <w:rPr>
            <w:rFonts w:eastAsia="MS Mincho" w:cs="Arial"/>
            <w:lang w:eastAsia="ja-JP"/>
          </w:rPr>
          <w:tab/>
          <w:delText xml:space="preserve"> </w:delText>
        </w:r>
        <w:r w:rsidRPr="00DB5435" w:rsidDel="00DB5435">
          <w:rPr>
            <w:rFonts w:eastAsia="MS Mincho" w:cs="Arial"/>
            <w:lang w:eastAsia="ja-JP"/>
          </w:rPr>
          <w:tab/>
          <w:delText xml:space="preserve">(Text) </w:delText>
        </w:r>
        <w:r w:rsidRPr="00DB5435" w:rsidDel="00DB5435">
          <w:rPr>
            <w:rFonts w:eastAsia="MS Mincho" w:cs="Arial"/>
            <w:lang w:eastAsia="ja-JP"/>
          </w:rPr>
          <w:tab/>
        </w:r>
        <w:r w:rsidRPr="00DB5435" w:rsidDel="00DB5435">
          <w:rPr>
            <w:rFonts w:eastAsia="MS Mincho" w:cs="Arial"/>
            <w:lang w:eastAsia="ja-JP"/>
          </w:rPr>
          <w:tab/>
          <w:delText>United States Time (Los Angeles)</w:delText>
        </w:r>
      </w:del>
      <w:ins w:id="4946" w:author="Steve Hanson" w:date="2012-04-11T14:04:00Z">
        <w:del w:id="4947" w:author="mbeckerle" w:date="2012-04-22T20:14:00Z">
          <w:r w:rsidR="00FB546F" w:rsidDel="00716607">
            <w:rPr>
              <w:rFonts w:eastAsia="MS Mincho" w:cs="Arial"/>
              <w:lang w:eastAsia="ja-JP"/>
            </w:rPr>
            <w:delText xml:space="preserve"> </w:delText>
          </w:r>
        </w:del>
      </w:ins>
      <w:del w:id="4948" w:author="mbeckerle" w:date="2012-03-24T14:42:00Z">
        <w:r w:rsidR="002D68B7" w:rsidDel="00DB5435">
          <w:rPr>
            <w:rStyle w:val="CommentReference"/>
          </w:rPr>
          <w:commentReference w:id="4949"/>
        </w:r>
      </w:del>
      <w:del w:id="4950" w:author="mbeckerle" w:date="2012-04-22T20:14:00Z">
        <w:r w:rsidR="00B31D55" w:rsidDel="00716607">
          <w:rPr>
            <w:rStyle w:val="CommentReference"/>
          </w:rPr>
          <w:commentReference w:id="4951"/>
        </w:r>
      </w:del>
      <w:commentRangeStart w:id="4952"/>
      <w:del w:id="4953" w:author="mbeckerle" w:date="2012-03-24T14:42:00Z">
        <w:r w:rsidR="00895D9B" w:rsidRPr="005223F4" w:rsidDel="00DB5435">
          <w:rPr>
            <w:rFonts w:ascii="Times New Roman" w:hAnsi="Times New Roman"/>
            <w:sz w:val="24"/>
            <w:lang w:eastAsia="ja-JP" w:bidi="he-IL"/>
          </w:rPr>
          <w:delText>I</w:delText>
        </w:r>
      </w:del>
      <w:del w:id="4954" w:author="mbeckerle" w:date="2012-04-22T20:14:00Z">
        <w:r w:rsidR="00895D9B" w:rsidRPr="005223F4" w:rsidDel="00716607">
          <w:rPr>
            <w:rFonts w:ascii="Times New Roman" w:hAnsi="Times New Roman"/>
            <w:sz w:val="24"/>
            <w:lang w:eastAsia="ja-JP" w:bidi="he-IL"/>
          </w:rPr>
          <w:tab/>
        </w:r>
        <w:commentRangeEnd w:id="4952"/>
        <w:r w:rsidR="00FB546F" w:rsidDel="00716607">
          <w:rPr>
            <w:rStyle w:val="CommentReference"/>
          </w:rPr>
          <w:commentReference w:id="4952"/>
        </w:r>
        <w:r w:rsidR="00895D9B" w:rsidRPr="005223F4" w:rsidDel="00716607">
          <w:rPr>
            <w:rFonts w:cs="Arial"/>
            <w:lang w:eastAsia="ja-JP" w:bidi="he-IL"/>
          </w:rPr>
          <w:delText>ISO8601 Date/Time</w:delText>
        </w:r>
        <w:r w:rsidR="00895D9B" w:rsidRPr="005223F4" w:rsidDel="00716607">
          <w:rPr>
            <w:rFonts w:ascii="Times New Roman" w:hAnsi="Times New Roman"/>
            <w:sz w:val="24"/>
            <w:lang w:eastAsia="ja-JP" w:bidi="he-IL"/>
          </w:rPr>
          <w:delText xml:space="preserve"> </w:delText>
        </w:r>
        <w:r w:rsidR="00895D9B" w:rsidRPr="005223F4" w:rsidDel="00716607">
          <w:rPr>
            <w:rFonts w:ascii="Times New Roman" w:hAnsi="Times New Roman"/>
            <w:sz w:val="24"/>
            <w:lang w:eastAsia="ja-JP" w:bidi="he-IL"/>
          </w:rPr>
          <w:tab/>
        </w:r>
        <w:r w:rsidR="00895D9B" w:rsidRPr="005223F4" w:rsidDel="00716607">
          <w:rPr>
            <w:rFonts w:ascii="Times New Roman" w:hAnsi="Times New Roman"/>
            <w:sz w:val="24"/>
            <w:lang w:eastAsia="ja-JP" w:bidi="he-IL"/>
          </w:rPr>
          <w:tab/>
        </w:r>
        <w:r w:rsidR="00895D9B" w:rsidRPr="005223F4" w:rsidDel="00716607">
          <w:rPr>
            <w:rFonts w:eastAsia="MS Mincho" w:cs="Arial"/>
            <w:lang w:eastAsia="ja-JP"/>
          </w:rPr>
          <w:delText xml:space="preserve">(Text) </w:delText>
        </w:r>
        <w:r w:rsidR="00895D9B" w:rsidRPr="005223F4" w:rsidDel="00716607">
          <w:rPr>
            <w:rFonts w:eastAsia="MS Mincho" w:cs="Arial"/>
            <w:lang w:eastAsia="ja-JP"/>
          </w:rPr>
          <w:tab/>
        </w:r>
        <w:r w:rsidR="00895D9B" w:rsidRPr="005223F4" w:rsidDel="00716607">
          <w:rPr>
            <w:rFonts w:eastAsia="MS Mincho" w:cs="Arial"/>
            <w:lang w:eastAsia="ja-JP"/>
          </w:rPr>
          <w:tab/>
        </w:r>
        <w:r w:rsidR="00895D9B" w:rsidRPr="005223F4" w:rsidDel="00716607">
          <w:rPr>
            <w:rFonts w:cs="Arial"/>
            <w:lang w:eastAsia="ja-JP" w:bidi="he-IL"/>
          </w:rPr>
          <w:delText>2006-10-07T12:06:56.568+01:00</w:delText>
        </w:r>
      </w:del>
    </w:p>
    <w:p w14:paraId="560825C6" w14:textId="40F6A45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55" w:author="mbeckerle" w:date="2012-04-22T20:14:00Z"/>
          <w:rFonts w:ascii="Times New Roman" w:hAnsi="Times New Roman"/>
          <w:sz w:val="24"/>
          <w:lang w:eastAsia="ja-JP" w:bidi="he-IL"/>
        </w:rPr>
      </w:pPr>
      <w:del w:id="4956" w:author="mbeckerle" w:date="2012-04-22T20:14:00Z">
        <w:r w:rsidRPr="005223F4" w:rsidDel="00716607">
          <w:rPr>
            <w:rFonts w:ascii="Times New Roman" w:hAnsi="Times New Roman"/>
            <w:sz w:val="24"/>
            <w:lang w:eastAsia="ja-JP" w:bidi="he-IL"/>
          </w:rPr>
          <w:delText>IU</w:delText>
        </w:r>
        <w:r w:rsidRPr="005223F4" w:rsidDel="00716607">
          <w:rPr>
            <w:rFonts w:ascii="Times New Roman" w:hAnsi="Times New Roman"/>
            <w:sz w:val="24"/>
            <w:lang w:eastAsia="ja-JP" w:bidi="he-IL"/>
          </w:rPr>
          <w:tab/>
        </w:r>
        <w:r w:rsidRPr="005223F4" w:rsidDel="00716607">
          <w:rPr>
            <w:rFonts w:cs="Arial"/>
            <w:lang w:eastAsia="ja-JP" w:bidi="he-IL"/>
          </w:rPr>
          <w:delText>ISO8601 Date/Time</w:delText>
        </w:r>
        <w:r w:rsidRPr="005223F4" w:rsidDel="00716607">
          <w:rPr>
            <w:rFonts w:ascii="Times New Roman" w:hAnsi="Times New Roman"/>
            <w:sz w:val="24"/>
            <w:lang w:eastAsia="ja-JP" w:bidi="he-IL"/>
          </w:rPr>
          <w:delText xml:space="preserve"> </w:delText>
        </w:r>
        <w:r w:rsidRPr="005223F4" w:rsidDel="00716607">
          <w:rPr>
            <w:rFonts w:ascii="Times New Roman" w:hAnsi="Times New Roman"/>
            <w:sz w:val="24"/>
            <w:lang w:eastAsia="ja-JP" w:bidi="he-IL"/>
          </w:rPr>
          <w:tab/>
        </w:r>
        <w:r w:rsidRPr="005223F4" w:rsidDel="00716607">
          <w:rPr>
            <w:rFonts w:ascii="Times New Roman" w:hAnsi="Times New Roman"/>
            <w:sz w:val="24"/>
            <w:lang w:eastAsia="ja-JP" w:bidi="he-IL"/>
          </w:rPr>
          <w:tab/>
        </w:r>
        <w:r w:rsidRPr="005223F4" w:rsidDel="00716607">
          <w:rPr>
            <w:rFonts w:eastAsia="MS Mincho" w:cs="Arial"/>
            <w:lang w:eastAsia="ja-JP"/>
          </w:rPr>
          <w:delText xml:space="preserve">(Text) </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cs="Arial"/>
            <w:lang w:eastAsia="ja-JP" w:bidi="he-IL"/>
          </w:rPr>
          <w:delText>2006-10-07T12:06:56.568Z</w:delText>
        </w:r>
      </w:del>
    </w:p>
    <w:p w14:paraId="119E0409" w14:textId="6EB9475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57" w:author="mbeckerle" w:date="2012-04-22T20:14:00Z"/>
          <w:rFonts w:cs="Arial"/>
          <w:lang w:eastAsia="ja-JP" w:bidi="he-IL"/>
        </w:rPr>
      </w:pPr>
      <w:del w:id="4958" w:author="mbeckerle" w:date="2012-04-22T20:14:00Z">
        <w:r w:rsidRPr="005223F4" w:rsidDel="00716607">
          <w:rPr>
            <w:rFonts w:eastAsia="MS Mincho" w:cs="Arial"/>
            <w:lang w:eastAsia="ja-JP"/>
          </w:rPr>
          <w:tab/>
        </w:r>
        <w:r w:rsidRPr="005223F4" w:rsidDel="00716607">
          <w:rPr>
            <w:rFonts w:cs="Arial"/>
            <w:lang w:eastAsia="ja-JP" w:bidi="he-IL"/>
          </w:rPr>
          <w:delText xml:space="preserve">with output "Z" if the </w:delText>
        </w:r>
      </w:del>
    </w:p>
    <w:p w14:paraId="760D7E58" w14:textId="109877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59" w:author="mbeckerle" w:date="2012-04-22T20:14:00Z"/>
          <w:rFonts w:eastAsia="MS Mincho" w:cs="Arial"/>
          <w:lang w:eastAsia="ja-JP"/>
        </w:rPr>
      </w:pPr>
      <w:del w:id="4960" w:author="mbeckerle" w:date="2012-04-22T20:14:00Z">
        <w:r w:rsidRPr="005223F4" w:rsidDel="00716607">
          <w:rPr>
            <w:rFonts w:cs="Arial"/>
            <w:lang w:eastAsia="ja-JP" w:bidi="he-IL"/>
          </w:rPr>
          <w:tab/>
          <w:delText>time zone is +00:</w:delText>
        </w:r>
        <w:commentRangeStart w:id="4961"/>
        <w:r w:rsidRPr="005223F4" w:rsidDel="00716607">
          <w:rPr>
            <w:rFonts w:cs="Arial"/>
            <w:lang w:eastAsia="ja-JP" w:bidi="he-IL"/>
          </w:rPr>
          <w:delText>00</w:delText>
        </w:r>
        <w:commentRangeEnd w:id="4961"/>
        <w:r w:rsidR="00C40984" w:rsidDel="00716607">
          <w:rPr>
            <w:rStyle w:val="CommentReference"/>
          </w:rPr>
          <w:commentReference w:id="4961"/>
        </w:r>
        <w:r w:rsidRPr="005223F4" w:rsidDel="00716607">
          <w:rPr>
            <w:rFonts w:cs="Arial"/>
            <w:lang w:eastAsia="ja-JP" w:bidi="he-IL"/>
          </w:rPr>
          <w:delText>)</w:delText>
        </w:r>
      </w:del>
    </w:p>
    <w:p w14:paraId="7EB4F532" w14:textId="27D4EFC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62" w:author="mbeckerle" w:date="2012-04-22T20:14:00Z"/>
          <w:rFonts w:eastAsia="MS Mincho" w:cs="Arial"/>
          <w:lang w:eastAsia="ja-JP"/>
        </w:rPr>
      </w:pPr>
      <w:commentRangeStart w:id="4963"/>
      <w:del w:id="4964" w:author="mbeckerle" w:date="2012-04-22T20:14:00Z">
        <w:r w:rsidRPr="005223F4" w:rsidDel="00716607">
          <w:rPr>
            <w:rFonts w:eastAsia="MS Mincho" w:cs="Arial"/>
            <w:lang w:eastAsia="ja-JP"/>
          </w:rPr>
          <w:delText>T</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12:06:56.568+01:00</w:delText>
        </w:r>
      </w:del>
    </w:p>
    <w:p w14:paraId="7F2F697C" w14:textId="2EFF9C0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65" w:author="mbeckerle" w:date="2012-04-22T20:14:00Z"/>
          <w:rFonts w:eastAsia="MS Mincho" w:cs="Arial"/>
          <w:lang w:eastAsia="ja-JP"/>
        </w:rPr>
      </w:pPr>
      <w:del w:id="4966" w:author="mbeckerle" w:date="2012-04-22T20:14:00Z">
        <w:r w:rsidRPr="005223F4" w:rsidDel="00716607">
          <w:rPr>
            <w:rFonts w:eastAsia="MS Mincho" w:cs="Arial"/>
            <w:lang w:eastAsia="ja-JP"/>
          </w:rPr>
          <w:tab/>
          <w:delText>(up to HH:mm:ss.SSSZZZ)</w:delText>
        </w:r>
      </w:del>
    </w:p>
    <w:p w14:paraId="58EEB0A8" w14:textId="3694358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67" w:author="mbeckerle" w:date="2012-04-22T20:14:00Z"/>
          <w:rFonts w:eastAsia="MS Mincho" w:cs="Arial"/>
          <w:lang w:eastAsia="ja-JP"/>
        </w:rPr>
      </w:pPr>
      <w:del w:id="4968" w:author="mbeckerle" w:date="2012-04-22T20:14:00Z">
        <w:r w:rsidRPr="005223F4" w:rsidDel="00716607">
          <w:rPr>
            <w:rFonts w:eastAsia="MS Mincho" w:cs="Arial"/>
            <w:lang w:eastAsia="ja-JP"/>
          </w:rPr>
          <w:delText>TU</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12:06:56.568Z</w:delText>
        </w:r>
      </w:del>
    </w:p>
    <w:p w14:paraId="57FC0B8D" w14:textId="6ED683E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69" w:author="mbeckerle" w:date="2012-04-22T20:14:00Z"/>
          <w:rFonts w:eastAsia="MS Mincho" w:cs="Arial"/>
          <w:lang w:eastAsia="ja-JP"/>
        </w:rPr>
      </w:pPr>
      <w:del w:id="4970" w:author="mbeckerle" w:date="2012-04-22T20:14:00Z">
        <w:r w:rsidRPr="005223F4" w:rsidDel="00716607">
          <w:rPr>
            <w:rFonts w:eastAsia="MS Mincho" w:cs="Arial"/>
            <w:lang w:eastAsia="ja-JP"/>
          </w:rPr>
          <w:tab/>
          <w:delText xml:space="preserve">(similar to T, but a time zone </w:delText>
        </w:r>
      </w:del>
    </w:p>
    <w:p w14:paraId="7B53F6FC" w14:textId="3DC3D58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71" w:author="mbeckerle" w:date="2012-04-22T20:14:00Z"/>
          <w:rFonts w:eastAsia="MS Mincho" w:cs="Arial"/>
          <w:lang w:eastAsia="ja-JP"/>
        </w:rPr>
      </w:pPr>
      <w:del w:id="4972" w:author="mbeckerle" w:date="2012-04-22T20:14:00Z">
        <w:r w:rsidRPr="005223F4" w:rsidDel="00716607">
          <w:rPr>
            <w:rFonts w:eastAsia="MS Mincho" w:cs="Arial"/>
            <w:lang w:eastAsia="ja-JP"/>
          </w:rPr>
          <w:tab/>
          <w:delText>of +00:00 is replaced with 'Z''Z</w:delText>
        </w:r>
        <w:commentRangeEnd w:id="4963"/>
        <w:r w:rsidR="00D21E42" w:rsidDel="00716607">
          <w:rPr>
            <w:rStyle w:val="CommentReference"/>
          </w:rPr>
          <w:commentReference w:id="4963"/>
        </w:r>
        <w:r w:rsidRPr="005223F4" w:rsidDel="00716607">
          <w:rPr>
            <w:rFonts w:eastAsia="MS Mincho" w:cs="Arial"/>
            <w:lang w:eastAsia="ja-JP"/>
          </w:rPr>
          <w:delText>')</w:delText>
        </w:r>
      </w:del>
    </w:p>
    <w:p w14:paraId="5F372EC9" w14:textId="2B19F935" w:rsidR="00895D9B" w:rsidRPr="005223F4" w:rsidDel="005C7099"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73" w:author="mbeckerle" w:date="2012-04-22T19:55:00Z"/>
          <w:rFonts w:eastAsia="MS Mincho" w:cs="Arial"/>
          <w:lang w:eastAsia="ja-JP"/>
        </w:rPr>
      </w:pPr>
    </w:p>
    <w:p w14:paraId="630ABDFE" w14:textId="47BBE7C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74" w:author="mbeckerle" w:date="2012-04-22T20:14:00Z"/>
          <w:rFonts w:eastAsia="MS Mincho" w:cs="Arial"/>
          <w:lang w:eastAsia="ja-JP"/>
        </w:rPr>
      </w:pPr>
      <w:del w:id="4975" w:author="mbeckerle" w:date="2012-04-22T20:14:00Z">
        <w:r w:rsidRPr="005223F4" w:rsidDel="00716607">
          <w:rPr>
            <w:rFonts w:eastAsia="MS Mincho" w:cs="Arial"/>
            <w:lang w:eastAsia="ja-JP"/>
          </w:rPr>
          <w:delText xml:space="preserve">'       </w:delText>
        </w:r>
        <w:r w:rsidRPr="005223F4" w:rsidDel="00716607">
          <w:rPr>
            <w:rFonts w:eastAsia="MS Mincho" w:cs="Arial"/>
            <w:lang w:eastAsia="ja-JP"/>
          </w:rPr>
          <w:tab/>
          <w:delText xml:space="preserve"> escape for text         </w:delText>
        </w:r>
        <w:r w:rsidRPr="005223F4" w:rsidDel="00716607">
          <w:rPr>
            <w:rFonts w:eastAsia="MS Mincho" w:cs="Arial"/>
            <w:lang w:eastAsia="ja-JP"/>
          </w:rPr>
          <w:tab/>
          <w:delText xml:space="preserve">(Delimiter)         </w:delText>
        </w:r>
        <w:r w:rsidRPr="005223F4" w:rsidDel="00716607">
          <w:rPr>
            <w:rFonts w:eastAsia="MS Mincho" w:cs="Arial"/>
            <w:lang w:eastAsia="ja-JP"/>
          </w:rPr>
          <w:tab/>
          <w:delText>'Date='</w:delText>
        </w:r>
      </w:del>
    </w:p>
    <w:p w14:paraId="2E27A579" w14:textId="409EB5B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4976" w:author="mbeckerle" w:date="2012-04-22T20:14:00Z"/>
          <w:rFonts w:eastAsia="MS Mincho" w:cs="Arial"/>
          <w:lang w:eastAsia="ja-JP"/>
        </w:rPr>
      </w:pPr>
      <w:del w:id="4977" w:author="mbeckerle" w:date="2012-04-22T20:14:00Z">
        <w:r w:rsidRPr="005223F4" w:rsidDel="00716607">
          <w:rPr>
            <w:rFonts w:eastAsia="MS Mincho" w:cs="Arial"/>
            <w:lang w:eastAsia="ja-JP"/>
          </w:rPr>
          <w:delText xml:space="preserve"> ''       </w:delText>
        </w:r>
        <w:r w:rsidRPr="005223F4" w:rsidDel="00716607">
          <w:rPr>
            <w:rFonts w:eastAsia="MS Mincho" w:cs="Arial"/>
            <w:lang w:eastAsia="ja-JP"/>
          </w:rPr>
          <w:tab/>
          <w:delText xml:space="preserve">single quote            </w:delText>
        </w:r>
        <w:r w:rsidRPr="005223F4" w:rsidDel="00716607">
          <w:rPr>
            <w:rFonts w:eastAsia="MS Mincho" w:cs="Arial"/>
            <w:lang w:eastAsia="ja-JP"/>
          </w:rPr>
          <w:tab/>
        </w:r>
        <w:r w:rsidRPr="005223F4" w:rsidDel="00716607">
          <w:rPr>
            <w:rFonts w:eastAsia="MS Mincho" w:cs="Arial"/>
            <w:lang w:eastAsia="ja-JP"/>
          </w:rPr>
          <w:tab/>
          <w:delText xml:space="preserve">(Literal)          </w:delText>
        </w:r>
        <w:r w:rsidRPr="005223F4" w:rsidDel="00716607">
          <w:rPr>
            <w:rFonts w:eastAsia="MS Mincho" w:cs="Arial"/>
            <w:lang w:eastAsia="ja-JP"/>
          </w:rPr>
          <w:tab/>
          <w:delText xml:space="preserve"> 'o''clock'</w:delText>
        </w:r>
      </w:del>
    </w:p>
    <w:p w14:paraId="4203D186" w14:textId="1E7A1D1B" w:rsidR="00895D9B" w:rsidDel="00716607" w:rsidRDefault="00895D9B">
      <w:pPr>
        <w:rPr>
          <w:del w:id="4978" w:author="mbeckerle" w:date="2012-04-22T19:55:00Z"/>
          <w:rFonts w:eastAsia="MS Mincho"/>
          <w:lang w:eastAsia="ja-JP"/>
        </w:rPr>
        <w:pPrChange w:id="4979" w:author="mbeckerle" w:date="2012-04-22T20:1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tbl>
      <w:tblPr>
        <w:tblStyle w:val="TableGrid"/>
        <w:tblW w:w="10228" w:type="dxa"/>
        <w:jc w:val="center"/>
        <w:tblInd w:w="966" w:type="dxa"/>
        <w:tblLook w:val="04A0" w:firstRow="1" w:lastRow="0" w:firstColumn="1" w:lastColumn="0" w:noHBand="0" w:noVBand="1"/>
      </w:tblPr>
      <w:tblGrid>
        <w:gridCol w:w="939"/>
        <w:gridCol w:w="3278"/>
        <w:gridCol w:w="1517"/>
        <w:gridCol w:w="1659"/>
        <w:gridCol w:w="1176"/>
        <w:gridCol w:w="56"/>
        <w:gridCol w:w="1603"/>
      </w:tblGrid>
      <w:tr w:rsidR="00AC39F3" w:rsidRPr="00716607" w14:paraId="25F68130" w14:textId="77777777" w:rsidTr="00501581">
        <w:trPr>
          <w:trHeight w:val="302"/>
          <w:jc w:val="center"/>
          <w:ins w:id="4980" w:author="mbeckerle" w:date="2012-04-22T20:13:00Z"/>
        </w:trPr>
        <w:tc>
          <w:tcPr>
            <w:tcW w:w="939" w:type="dxa"/>
            <w:shd w:val="clear" w:color="auto" w:fill="F2F2F2" w:themeFill="background1" w:themeFillShade="F2"/>
            <w:noWrap/>
            <w:hideMark/>
          </w:tcPr>
          <w:p w14:paraId="638D6F51" w14:textId="22276A0D" w:rsidR="00AC39F3" w:rsidRPr="005B1DEB" w:rsidRDefault="00AC39F3" w:rsidP="005B1DEB">
            <w:pPr>
              <w:jc w:val="center"/>
              <w:rPr>
                <w:ins w:id="4981" w:author="mbeckerle" w:date="2012-04-22T20:13:00Z"/>
                <w:rFonts w:eastAsia="MS Mincho"/>
                <w:b/>
                <w:lang w:eastAsia="ja-JP"/>
              </w:rPr>
            </w:pPr>
            <w:ins w:id="4982" w:author="mbeckerle" w:date="2012-04-22T20:13:00Z">
              <w:r w:rsidRPr="005B1DEB">
                <w:rPr>
                  <w:rFonts w:eastAsia="MS Mincho"/>
                  <w:b/>
                  <w:lang w:eastAsia="ja-JP"/>
                </w:rPr>
                <w:t>Symbol</w:t>
              </w:r>
            </w:ins>
          </w:p>
        </w:tc>
        <w:tc>
          <w:tcPr>
            <w:tcW w:w="3278" w:type="dxa"/>
            <w:shd w:val="clear" w:color="auto" w:fill="F2F2F2" w:themeFill="background1" w:themeFillShade="F2"/>
            <w:noWrap/>
            <w:hideMark/>
          </w:tcPr>
          <w:p w14:paraId="43F451D7" w14:textId="77777777" w:rsidR="00AC39F3" w:rsidRPr="005B1DEB" w:rsidRDefault="00AC39F3" w:rsidP="005B1DEB">
            <w:pPr>
              <w:jc w:val="center"/>
              <w:rPr>
                <w:ins w:id="4983" w:author="mbeckerle" w:date="2012-04-22T20:13:00Z"/>
                <w:rFonts w:eastAsia="MS Mincho"/>
                <w:b/>
                <w:lang w:eastAsia="ja-JP"/>
              </w:rPr>
            </w:pPr>
            <w:ins w:id="4984" w:author="mbeckerle" w:date="2012-04-22T20:13:00Z">
              <w:r w:rsidRPr="005B1DEB">
                <w:rPr>
                  <w:rFonts w:eastAsia="MS Mincho"/>
                  <w:b/>
                  <w:lang w:eastAsia="ja-JP"/>
                </w:rPr>
                <w:t>Meaning</w:t>
              </w:r>
            </w:ins>
          </w:p>
        </w:tc>
        <w:tc>
          <w:tcPr>
            <w:tcW w:w="1517" w:type="dxa"/>
            <w:shd w:val="clear" w:color="auto" w:fill="F2F2F2" w:themeFill="background1" w:themeFillShade="F2"/>
            <w:noWrap/>
            <w:hideMark/>
          </w:tcPr>
          <w:p w14:paraId="0EF46FAA" w14:textId="25D2B056" w:rsidR="00AC39F3" w:rsidRPr="005B1DEB" w:rsidRDefault="00AC39F3" w:rsidP="005B1DEB">
            <w:pPr>
              <w:jc w:val="center"/>
              <w:rPr>
                <w:ins w:id="4985" w:author="mbeckerle" w:date="2012-04-22T20:13:00Z"/>
                <w:rFonts w:eastAsia="MS Mincho"/>
                <w:b/>
                <w:lang w:eastAsia="ja-JP"/>
              </w:rPr>
            </w:pPr>
            <w:ins w:id="4986" w:author="mbeckerle" w:date="2012-04-22T20:13:00Z">
              <w:r w:rsidRPr="005B1DEB">
                <w:rPr>
                  <w:rFonts w:eastAsia="MS Mincho"/>
                  <w:b/>
                  <w:lang w:eastAsia="ja-JP"/>
                </w:rPr>
                <w:t>Presentation</w:t>
              </w:r>
            </w:ins>
          </w:p>
        </w:tc>
        <w:tc>
          <w:tcPr>
            <w:tcW w:w="4494" w:type="dxa"/>
            <w:gridSpan w:val="4"/>
            <w:shd w:val="clear" w:color="auto" w:fill="F2F2F2" w:themeFill="background1" w:themeFillShade="F2"/>
          </w:tcPr>
          <w:p w14:paraId="526C75F8" w14:textId="0202D22A" w:rsidR="00AC39F3" w:rsidRPr="005B1DEB" w:rsidRDefault="00AC39F3" w:rsidP="005B1DEB">
            <w:pPr>
              <w:jc w:val="center"/>
              <w:rPr>
                <w:ins w:id="4987" w:author="mbeckerle" w:date="2012-04-22T20:13:00Z"/>
                <w:rFonts w:eastAsia="MS Mincho"/>
                <w:b/>
                <w:lang w:eastAsia="ja-JP"/>
              </w:rPr>
            </w:pPr>
            <w:ins w:id="4988" w:author="mbeckerle" w:date="2012-04-22T20:13:00Z">
              <w:r w:rsidRPr="005B1DEB">
                <w:rPr>
                  <w:rFonts w:eastAsia="MS Mincho"/>
                  <w:b/>
                  <w:lang w:eastAsia="ja-JP"/>
                </w:rPr>
                <w:t>Example</w:t>
              </w:r>
            </w:ins>
          </w:p>
        </w:tc>
      </w:tr>
      <w:tr w:rsidR="00667D03" w:rsidRPr="00716607" w14:paraId="5FF6C2B4" w14:textId="77777777" w:rsidTr="00AC39F3">
        <w:trPr>
          <w:trHeight w:val="302"/>
          <w:jc w:val="center"/>
          <w:ins w:id="4989" w:author="mbeckerle" w:date="2012-04-22T20:13:00Z"/>
        </w:trPr>
        <w:tc>
          <w:tcPr>
            <w:tcW w:w="939" w:type="dxa"/>
            <w:noWrap/>
            <w:hideMark/>
          </w:tcPr>
          <w:p w14:paraId="7CC6DCF5" w14:textId="77777777" w:rsidR="00667D03" w:rsidRPr="00716607" w:rsidRDefault="00667D03" w:rsidP="00716607">
            <w:pPr>
              <w:rPr>
                <w:ins w:id="4990" w:author="mbeckerle" w:date="2012-04-22T20:13:00Z"/>
                <w:rFonts w:eastAsia="MS Mincho"/>
                <w:lang w:eastAsia="ja-JP"/>
              </w:rPr>
            </w:pPr>
            <w:ins w:id="4991" w:author="mbeckerle" w:date="2012-04-22T20:13:00Z">
              <w:r w:rsidRPr="00716607">
                <w:rPr>
                  <w:rFonts w:eastAsia="MS Mincho"/>
                  <w:lang w:eastAsia="ja-JP"/>
                </w:rPr>
                <w:t xml:space="preserve">G        </w:t>
              </w:r>
            </w:ins>
          </w:p>
        </w:tc>
        <w:tc>
          <w:tcPr>
            <w:tcW w:w="3278" w:type="dxa"/>
            <w:noWrap/>
            <w:hideMark/>
          </w:tcPr>
          <w:p w14:paraId="7417B0FD" w14:textId="77777777" w:rsidR="00667D03" w:rsidRPr="00716607" w:rsidRDefault="00667D03" w:rsidP="00716607">
            <w:pPr>
              <w:rPr>
                <w:ins w:id="4992" w:author="mbeckerle" w:date="2012-04-22T20:13:00Z"/>
                <w:rFonts w:eastAsia="MS Mincho"/>
                <w:lang w:eastAsia="ja-JP"/>
              </w:rPr>
            </w:pPr>
            <w:ins w:id="4993" w:author="mbeckerle" w:date="2012-04-22T20:13:00Z">
              <w:r w:rsidRPr="00716607">
                <w:rPr>
                  <w:rFonts w:eastAsia="MS Mincho"/>
                  <w:lang w:eastAsia="ja-JP"/>
                </w:rPr>
                <w:t xml:space="preserve">era designator          </w:t>
              </w:r>
            </w:ins>
          </w:p>
        </w:tc>
        <w:tc>
          <w:tcPr>
            <w:tcW w:w="1517" w:type="dxa"/>
            <w:noWrap/>
            <w:hideMark/>
          </w:tcPr>
          <w:p w14:paraId="4BEDE234" w14:textId="4AD76063" w:rsidR="00667D03" w:rsidRPr="00716607" w:rsidRDefault="00667D03" w:rsidP="0033738B">
            <w:pPr>
              <w:rPr>
                <w:ins w:id="4994" w:author="mbeckerle" w:date="2012-04-22T20:13:00Z"/>
                <w:rFonts w:eastAsia="MS Mincho"/>
                <w:lang w:eastAsia="ja-JP"/>
              </w:rPr>
            </w:pPr>
            <w:ins w:id="4995" w:author="mbeckerle" w:date="2012-04-22T20:13:00Z">
              <w:del w:id="4996" w:author="Steve Hanson" w:date="2012-08-06T15:21:00Z">
                <w:r w:rsidRPr="00716607" w:rsidDel="0033738B">
                  <w:rPr>
                    <w:rFonts w:eastAsia="MS Mincho"/>
                    <w:lang w:eastAsia="ja-JP"/>
                  </w:rPr>
                  <w:delText>(</w:delText>
                </w:r>
              </w:del>
              <w:r w:rsidRPr="00716607">
                <w:rPr>
                  <w:rFonts w:eastAsia="MS Mincho"/>
                  <w:lang w:eastAsia="ja-JP"/>
                </w:rPr>
                <w:t>Text</w:t>
              </w:r>
              <w:del w:id="4997"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56794BE" w14:textId="24EF0864" w:rsidR="00667D03" w:rsidRPr="00716607" w:rsidRDefault="00667D03" w:rsidP="00716607">
            <w:pPr>
              <w:rPr>
                <w:ins w:id="4998" w:author="Steve Hanson" w:date="2012-08-06T15:34:00Z"/>
                <w:rFonts w:eastAsia="MS Mincho"/>
                <w:lang w:eastAsia="ja-JP"/>
              </w:rPr>
            </w:pPr>
            <w:ins w:id="4999" w:author="Steve Hanson" w:date="2012-08-06T15:38:00Z">
              <w:r>
                <w:rPr>
                  <w:rFonts w:eastAsia="MS Mincho"/>
                  <w:lang w:eastAsia="ja-JP"/>
                </w:rPr>
                <w:t>G</w:t>
              </w:r>
            </w:ins>
          </w:p>
        </w:tc>
        <w:tc>
          <w:tcPr>
            <w:tcW w:w="2835" w:type="dxa"/>
            <w:gridSpan w:val="3"/>
            <w:noWrap/>
            <w:hideMark/>
          </w:tcPr>
          <w:p w14:paraId="000BCE52" w14:textId="1C5A0B13" w:rsidR="00667D03" w:rsidRPr="00716607" w:rsidRDefault="00667D03" w:rsidP="00716607">
            <w:pPr>
              <w:rPr>
                <w:ins w:id="5000" w:author="mbeckerle" w:date="2012-04-22T20:13:00Z"/>
                <w:rFonts w:eastAsia="MS Mincho"/>
                <w:lang w:eastAsia="ja-JP"/>
              </w:rPr>
            </w:pPr>
            <w:ins w:id="5001" w:author="mbeckerle" w:date="2012-04-22T20:13:00Z">
              <w:r w:rsidRPr="00716607">
                <w:rPr>
                  <w:rFonts w:eastAsia="MS Mincho"/>
                  <w:lang w:eastAsia="ja-JP"/>
                </w:rPr>
                <w:t>AD</w:t>
              </w:r>
            </w:ins>
          </w:p>
        </w:tc>
      </w:tr>
      <w:tr w:rsidR="00667D03" w:rsidRPr="00716607" w14:paraId="2C34BD8A" w14:textId="77777777" w:rsidTr="00AC39F3">
        <w:trPr>
          <w:trHeight w:val="302"/>
          <w:jc w:val="center"/>
          <w:ins w:id="5002" w:author="mbeckerle" w:date="2012-04-22T20:13:00Z"/>
        </w:trPr>
        <w:tc>
          <w:tcPr>
            <w:tcW w:w="939" w:type="dxa"/>
            <w:noWrap/>
            <w:hideMark/>
          </w:tcPr>
          <w:p w14:paraId="189865F6" w14:textId="77777777" w:rsidR="00667D03" w:rsidRPr="00716607" w:rsidRDefault="00667D03" w:rsidP="00716607">
            <w:pPr>
              <w:rPr>
                <w:ins w:id="5003" w:author="mbeckerle" w:date="2012-04-22T20:13:00Z"/>
                <w:rFonts w:eastAsia="MS Mincho"/>
                <w:lang w:eastAsia="ja-JP"/>
              </w:rPr>
            </w:pPr>
            <w:ins w:id="5004" w:author="mbeckerle" w:date="2012-04-22T20:13:00Z">
              <w:r w:rsidRPr="00716607">
                <w:rPr>
                  <w:rFonts w:eastAsia="MS Mincho"/>
                  <w:lang w:eastAsia="ja-JP"/>
                </w:rPr>
                <w:t xml:space="preserve">y        </w:t>
              </w:r>
            </w:ins>
          </w:p>
        </w:tc>
        <w:tc>
          <w:tcPr>
            <w:tcW w:w="3278" w:type="dxa"/>
            <w:noWrap/>
            <w:hideMark/>
          </w:tcPr>
          <w:p w14:paraId="298C4511" w14:textId="77777777" w:rsidR="00667D03" w:rsidRPr="00716607" w:rsidRDefault="00667D03" w:rsidP="00716607">
            <w:pPr>
              <w:rPr>
                <w:ins w:id="5005" w:author="mbeckerle" w:date="2012-04-22T20:13:00Z"/>
                <w:rFonts w:eastAsia="MS Mincho"/>
                <w:lang w:eastAsia="ja-JP"/>
              </w:rPr>
            </w:pPr>
            <w:ins w:id="5006" w:author="mbeckerle" w:date="2012-04-22T20:13:00Z">
              <w:r w:rsidRPr="00716607">
                <w:rPr>
                  <w:rFonts w:eastAsia="MS Mincho"/>
                  <w:lang w:eastAsia="ja-JP"/>
                </w:rPr>
                <w:t xml:space="preserve">year                    </w:t>
              </w:r>
            </w:ins>
          </w:p>
        </w:tc>
        <w:tc>
          <w:tcPr>
            <w:tcW w:w="1517" w:type="dxa"/>
            <w:noWrap/>
            <w:hideMark/>
          </w:tcPr>
          <w:p w14:paraId="05426795" w14:textId="76D9869E" w:rsidR="00667D03" w:rsidRPr="00716607" w:rsidRDefault="00667D03" w:rsidP="0033738B">
            <w:pPr>
              <w:rPr>
                <w:ins w:id="5007" w:author="mbeckerle" w:date="2012-04-22T20:13:00Z"/>
                <w:rFonts w:eastAsia="MS Mincho"/>
                <w:lang w:eastAsia="ja-JP"/>
              </w:rPr>
            </w:pPr>
            <w:ins w:id="5008" w:author="mbeckerle" w:date="2012-04-22T20:13:00Z">
              <w:del w:id="5009" w:author="Steve Hanson" w:date="2012-08-06T15:21:00Z">
                <w:r w:rsidRPr="00716607" w:rsidDel="0033738B">
                  <w:rPr>
                    <w:rFonts w:eastAsia="MS Mincho"/>
                    <w:lang w:eastAsia="ja-JP"/>
                  </w:rPr>
                  <w:delText>(</w:delText>
                </w:r>
              </w:del>
              <w:r w:rsidRPr="00716607">
                <w:rPr>
                  <w:rFonts w:eastAsia="MS Mincho"/>
                  <w:lang w:eastAsia="ja-JP"/>
                </w:rPr>
                <w:t>Number</w:t>
              </w:r>
              <w:del w:id="501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A799E39" w14:textId="77777777" w:rsidR="00667D03" w:rsidRDefault="00667D03" w:rsidP="00667D03">
            <w:pPr>
              <w:rPr>
                <w:ins w:id="5011" w:author="Steve Hanson" w:date="2012-08-06T15:39:00Z"/>
                <w:rFonts w:eastAsia="MS Mincho"/>
                <w:lang w:eastAsia="ja-JP"/>
              </w:rPr>
            </w:pPr>
            <w:ins w:id="5012" w:author="Steve Hanson" w:date="2012-08-06T15:39:00Z">
              <w:r>
                <w:rPr>
                  <w:rFonts w:eastAsia="MS Mincho"/>
                  <w:lang w:eastAsia="ja-JP"/>
                </w:rPr>
                <w:t>y, yyyy</w:t>
              </w:r>
            </w:ins>
          </w:p>
          <w:p w14:paraId="00C84D5F" w14:textId="56B7F2A2" w:rsidR="00667D03" w:rsidRPr="00716607" w:rsidRDefault="00667D03" w:rsidP="00667D03">
            <w:pPr>
              <w:rPr>
                <w:ins w:id="5013" w:author="Steve Hanson" w:date="2012-08-06T15:34:00Z"/>
                <w:rFonts w:eastAsia="MS Mincho"/>
                <w:lang w:eastAsia="ja-JP"/>
              </w:rPr>
            </w:pPr>
            <w:ins w:id="5014" w:author="Steve Hanson" w:date="2012-08-06T15:39:00Z">
              <w:r>
                <w:rPr>
                  <w:rFonts w:eastAsia="MS Mincho"/>
                  <w:lang w:eastAsia="ja-JP"/>
                </w:rPr>
                <w:t>yy</w:t>
              </w:r>
            </w:ins>
          </w:p>
        </w:tc>
        <w:tc>
          <w:tcPr>
            <w:tcW w:w="2835" w:type="dxa"/>
            <w:gridSpan w:val="3"/>
            <w:noWrap/>
            <w:hideMark/>
          </w:tcPr>
          <w:p w14:paraId="69E40957" w14:textId="77777777" w:rsidR="00667D03" w:rsidRDefault="00667D03" w:rsidP="00716607">
            <w:pPr>
              <w:rPr>
                <w:ins w:id="5015" w:author="Steve Hanson" w:date="2012-08-06T15:39:00Z"/>
                <w:rFonts w:eastAsia="MS Mincho"/>
                <w:lang w:eastAsia="ja-JP"/>
              </w:rPr>
            </w:pPr>
            <w:ins w:id="5016" w:author="mbeckerle" w:date="2012-04-22T20:13:00Z">
              <w:r w:rsidRPr="00716607">
                <w:rPr>
                  <w:rFonts w:eastAsia="MS Mincho"/>
                  <w:lang w:eastAsia="ja-JP"/>
                </w:rPr>
                <w:t>1996</w:t>
              </w:r>
            </w:ins>
          </w:p>
          <w:p w14:paraId="5F8C80C4" w14:textId="6C473C4C" w:rsidR="00667D03" w:rsidRPr="00716607" w:rsidRDefault="00667D03" w:rsidP="00716607">
            <w:pPr>
              <w:rPr>
                <w:ins w:id="5017" w:author="mbeckerle" w:date="2012-04-22T20:13:00Z"/>
                <w:rFonts w:eastAsia="MS Mincho"/>
                <w:lang w:eastAsia="ja-JP"/>
              </w:rPr>
            </w:pPr>
            <w:ins w:id="5018" w:author="Steve Hanson" w:date="2012-08-06T15:40:00Z">
              <w:r>
                <w:rPr>
                  <w:rFonts w:eastAsia="MS Mincho"/>
                  <w:lang w:eastAsia="ja-JP"/>
                </w:rPr>
                <w:t>96</w:t>
              </w:r>
            </w:ins>
          </w:p>
        </w:tc>
      </w:tr>
      <w:tr w:rsidR="00667D03" w:rsidRPr="00716607" w14:paraId="78C77076" w14:textId="77777777" w:rsidTr="00AC39F3">
        <w:trPr>
          <w:trHeight w:val="302"/>
          <w:jc w:val="center"/>
          <w:ins w:id="5019" w:author="mbeckerle" w:date="2012-04-22T20:13:00Z"/>
        </w:trPr>
        <w:tc>
          <w:tcPr>
            <w:tcW w:w="939" w:type="dxa"/>
            <w:noWrap/>
            <w:hideMark/>
          </w:tcPr>
          <w:p w14:paraId="7E5824E8" w14:textId="77777777" w:rsidR="00667D03" w:rsidRPr="00716607" w:rsidRDefault="00667D03" w:rsidP="00716607">
            <w:pPr>
              <w:rPr>
                <w:ins w:id="5020" w:author="mbeckerle" w:date="2012-04-22T20:13:00Z"/>
                <w:rFonts w:eastAsia="MS Mincho"/>
                <w:lang w:eastAsia="ja-JP"/>
              </w:rPr>
            </w:pPr>
            <w:ins w:id="5021" w:author="mbeckerle" w:date="2012-04-22T20:13:00Z">
              <w:r w:rsidRPr="00716607">
                <w:rPr>
                  <w:rFonts w:eastAsia="MS Mincho"/>
                  <w:lang w:eastAsia="ja-JP"/>
                </w:rPr>
                <w:t xml:space="preserve">u </w:t>
              </w:r>
            </w:ins>
          </w:p>
        </w:tc>
        <w:tc>
          <w:tcPr>
            <w:tcW w:w="3278" w:type="dxa"/>
            <w:noWrap/>
            <w:hideMark/>
          </w:tcPr>
          <w:p w14:paraId="168CC6F4" w14:textId="77777777" w:rsidR="00667D03" w:rsidRPr="00716607" w:rsidRDefault="00667D03" w:rsidP="00716607">
            <w:pPr>
              <w:rPr>
                <w:ins w:id="5022" w:author="mbeckerle" w:date="2012-04-22T20:13:00Z"/>
                <w:rFonts w:eastAsia="MS Mincho"/>
                <w:lang w:eastAsia="ja-JP"/>
              </w:rPr>
            </w:pPr>
            <w:ins w:id="5023" w:author="mbeckerle" w:date="2012-04-22T20:13:00Z">
              <w:r w:rsidRPr="00716607">
                <w:rPr>
                  <w:rFonts w:eastAsia="MS Mincho"/>
                  <w:lang w:eastAsia="ja-JP"/>
                </w:rPr>
                <w:t>year (allows negative years)</w:t>
              </w:r>
            </w:ins>
          </w:p>
        </w:tc>
        <w:tc>
          <w:tcPr>
            <w:tcW w:w="1517" w:type="dxa"/>
            <w:noWrap/>
            <w:hideMark/>
          </w:tcPr>
          <w:p w14:paraId="31B93D0F" w14:textId="120E54C9" w:rsidR="00667D03" w:rsidRPr="00716607" w:rsidRDefault="00667D03" w:rsidP="0033738B">
            <w:pPr>
              <w:rPr>
                <w:ins w:id="5024" w:author="mbeckerle" w:date="2012-04-22T20:13:00Z"/>
                <w:rFonts w:eastAsia="MS Mincho"/>
                <w:lang w:eastAsia="ja-JP"/>
              </w:rPr>
            </w:pPr>
            <w:ins w:id="5025" w:author="mbeckerle" w:date="2012-04-22T20:13:00Z">
              <w:del w:id="5026" w:author="Steve Hanson" w:date="2012-08-06T15:21:00Z">
                <w:r w:rsidRPr="00716607" w:rsidDel="0033738B">
                  <w:rPr>
                    <w:rFonts w:eastAsia="MS Mincho"/>
                    <w:lang w:eastAsia="ja-JP"/>
                  </w:rPr>
                  <w:delText>(</w:delText>
                </w:r>
              </w:del>
              <w:r w:rsidRPr="00716607">
                <w:rPr>
                  <w:rFonts w:eastAsia="MS Mincho"/>
                  <w:lang w:eastAsia="ja-JP"/>
                </w:rPr>
                <w:t>Number</w:t>
              </w:r>
              <w:del w:id="5027"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1A4903" w14:textId="03E12CD2" w:rsidR="00667D03" w:rsidRPr="00716607" w:rsidRDefault="00667D03" w:rsidP="00716607">
            <w:pPr>
              <w:rPr>
                <w:ins w:id="5028" w:author="Steve Hanson" w:date="2012-08-06T15:34:00Z"/>
                <w:rFonts w:eastAsia="MS Mincho"/>
                <w:lang w:eastAsia="ja-JP"/>
              </w:rPr>
            </w:pPr>
            <w:ins w:id="5029" w:author="Steve Hanson" w:date="2012-08-06T15:40:00Z">
              <w:r>
                <w:rPr>
                  <w:rFonts w:eastAsia="MS Mincho"/>
                  <w:lang w:eastAsia="ja-JP"/>
                </w:rPr>
                <w:t>u</w:t>
              </w:r>
            </w:ins>
          </w:p>
        </w:tc>
        <w:tc>
          <w:tcPr>
            <w:tcW w:w="2835" w:type="dxa"/>
            <w:gridSpan w:val="3"/>
            <w:noWrap/>
            <w:hideMark/>
          </w:tcPr>
          <w:p w14:paraId="2A6827B1" w14:textId="36852F76" w:rsidR="00667D03" w:rsidRPr="00716607" w:rsidRDefault="00667D03" w:rsidP="00667D03">
            <w:pPr>
              <w:rPr>
                <w:ins w:id="5030" w:author="mbeckerle" w:date="2012-04-22T20:13:00Z"/>
                <w:rFonts w:eastAsia="MS Mincho"/>
                <w:lang w:eastAsia="ja-JP"/>
              </w:rPr>
            </w:pPr>
            <w:ins w:id="5031" w:author="mbeckerle" w:date="2012-04-22T20:13:00Z">
              <w:r w:rsidRPr="00716607">
                <w:rPr>
                  <w:rFonts w:eastAsia="MS Mincho"/>
                  <w:lang w:eastAsia="ja-JP"/>
                </w:rPr>
                <w:t>1900, 0</w:t>
              </w:r>
            </w:ins>
            <w:ins w:id="5032" w:author="Steve Hanson" w:date="2012-08-06T15:40:00Z">
              <w:r>
                <w:rPr>
                  <w:rFonts w:eastAsia="MS Mincho"/>
                  <w:lang w:eastAsia="ja-JP"/>
                </w:rPr>
                <w:t xml:space="preserve">, </w:t>
              </w:r>
            </w:ins>
            <w:ins w:id="5033" w:author="mbeckerle" w:date="2012-04-22T20:13:00Z">
              <w:del w:id="5034" w:author="Steve Hanson" w:date="2012-08-06T15:40:00Z">
                <w:r w:rsidRPr="00716607" w:rsidDel="00667D03">
                  <w:rPr>
                    <w:rFonts w:eastAsia="MS Mincho"/>
                    <w:lang w:eastAsia="ja-JP"/>
                  </w:rPr>
                  <w:delText xml:space="preserve"> or </w:delText>
                </w:r>
              </w:del>
              <w:r w:rsidRPr="00716607">
                <w:rPr>
                  <w:rFonts w:eastAsia="MS Mincho"/>
                  <w:lang w:eastAsia="ja-JP"/>
                </w:rPr>
                <w:t>-500</w:t>
              </w:r>
            </w:ins>
          </w:p>
        </w:tc>
      </w:tr>
      <w:tr w:rsidR="00667D03" w:rsidRPr="00716607" w14:paraId="4721CB0C" w14:textId="77777777" w:rsidTr="00AC39F3">
        <w:trPr>
          <w:trHeight w:val="302"/>
          <w:jc w:val="center"/>
          <w:ins w:id="5035" w:author="mbeckerle" w:date="2012-04-22T20:13:00Z"/>
        </w:trPr>
        <w:tc>
          <w:tcPr>
            <w:tcW w:w="939" w:type="dxa"/>
            <w:noWrap/>
            <w:hideMark/>
          </w:tcPr>
          <w:p w14:paraId="163263CB" w14:textId="77777777" w:rsidR="00667D03" w:rsidRPr="00716607" w:rsidRDefault="00667D03" w:rsidP="00716607">
            <w:pPr>
              <w:rPr>
                <w:ins w:id="5036" w:author="mbeckerle" w:date="2012-04-22T20:13:00Z"/>
                <w:rFonts w:eastAsia="MS Mincho"/>
                <w:lang w:eastAsia="ja-JP"/>
              </w:rPr>
            </w:pPr>
            <w:ins w:id="5037" w:author="mbeckerle" w:date="2012-04-22T20:13:00Z">
              <w:r w:rsidRPr="00716607">
                <w:rPr>
                  <w:rFonts w:eastAsia="MS Mincho"/>
                  <w:lang w:eastAsia="ja-JP"/>
                </w:rPr>
                <w:t xml:space="preserve">Y        </w:t>
              </w:r>
            </w:ins>
          </w:p>
        </w:tc>
        <w:tc>
          <w:tcPr>
            <w:tcW w:w="3278" w:type="dxa"/>
            <w:noWrap/>
            <w:hideMark/>
          </w:tcPr>
          <w:p w14:paraId="262B1F37" w14:textId="2E7A90B1" w:rsidR="00667D03" w:rsidRPr="00716607" w:rsidRDefault="00667D03" w:rsidP="00716607">
            <w:pPr>
              <w:rPr>
                <w:ins w:id="5038" w:author="mbeckerle" w:date="2012-04-22T20:13:00Z"/>
                <w:rFonts w:eastAsia="MS Mincho"/>
                <w:lang w:eastAsia="ja-JP"/>
              </w:rPr>
            </w:pPr>
            <w:ins w:id="5039" w:author="mbeckerle" w:date="2012-04-22T20:13:00Z">
              <w:r w:rsidRPr="00716607">
                <w:rPr>
                  <w:rFonts w:eastAsia="MS Mincho"/>
                  <w:lang w:eastAsia="ja-JP"/>
                </w:rPr>
                <w:t>year (of the</w:t>
              </w:r>
            </w:ins>
            <w:ins w:id="5040" w:author="Steve Hanson" w:date="2012-08-06T15:40:00Z">
              <w:r>
                <w:rPr>
                  <w:rFonts w:eastAsia="MS Mincho"/>
                  <w:lang w:eastAsia="ja-JP"/>
                </w:rPr>
                <w:t xml:space="preserve"> </w:t>
              </w:r>
            </w:ins>
            <w:ins w:id="5041" w:author="mbeckerle" w:date="2012-04-22T20:13:00Z">
              <w:r w:rsidRPr="00716607">
                <w:rPr>
                  <w:rFonts w:eastAsia="MS Mincho"/>
                  <w:lang w:eastAsia="ja-JP"/>
                </w:rPr>
                <w:t>week of year)</w:t>
              </w:r>
            </w:ins>
          </w:p>
        </w:tc>
        <w:tc>
          <w:tcPr>
            <w:tcW w:w="1517" w:type="dxa"/>
            <w:noWrap/>
            <w:hideMark/>
          </w:tcPr>
          <w:p w14:paraId="5F594ADC" w14:textId="38C4F436" w:rsidR="00667D03" w:rsidRPr="00716607" w:rsidRDefault="00667D03" w:rsidP="0033738B">
            <w:pPr>
              <w:rPr>
                <w:ins w:id="5042" w:author="mbeckerle" w:date="2012-04-22T20:13:00Z"/>
                <w:rFonts w:eastAsia="MS Mincho"/>
                <w:lang w:eastAsia="ja-JP"/>
              </w:rPr>
            </w:pPr>
            <w:ins w:id="5043" w:author="mbeckerle" w:date="2012-04-22T20:13:00Z">
              <w:del w:id="5044" w:author="Steve Hanson" w:date="2012-08-06T15:21:00Z">
                <w:r w:rsidRPr="00716607" w:rsidDel="0033738B">
                  <w:rPr>
                    <w:rFonts w:eastAsia="MS Mincho"/>
                    <w:lang w:eastAsia="ja-JP"/>
                  </w:rPr>
                  <w:delText>(</w:delText>
                </w:r>
              </w:del>
              <w:r w:rsidRPr="00716607">
                <w:rPr>
                  <w:rFonts w:eastAsia="MS Mincho"/>
                  <w:lang w:eastAsia="ja-JP"/>
                </w:rPr>
                <w:t>Number</w:t>
              </w:r>
              <w:del w:id="504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6E8436" w14:textId="2F0DB370" w:rsidR="00667D03" w:rsidRPr="00716607" w:rsidRDefault="00667D03" w:rsidP="00716607">
            <w:pPr>
              <w:rPr>
                <w:ins w:id="5046" w:author="Steve Hanson" w:date="2012-08-06T15:34:00Z"/>
                <w:rFonts w:eastAsia="MS Mincho"/>
                <w:lang w:eastAsia="ja-JP"/>
              </w:rPr>
            </w:pPr>
            <w:ins w:id="5047" w:author="Steve Hanson" w:date="2012-08-06T15:40:00Z">
              <w:r>
                <w:rPr>
                  <w:rFonts w:eastAsia="MS Mincho"/>
                  <w:lang w:eastAsia="ja-JP"/>
                </w:rPr>
                <w:t>Y</w:t>
              </w:r>
            </w:ins>
          </w:p>
        </w:tc>
        <w:tc>
          <w:tcPr>
            <w:tcW w:w="2835" w:type="dxa"/>
            <w:gridSpan w:val="3"/>
            <w:noWrap/>
            <w:hideMark/>
          </w:tcPr>
          <w:p w14:paraId="7F99B781" w14:textId="5F6FF09C" w:rsidR="00667D03" w:rsidRPr="00716607" w:rsidRDefault="00667D03" w:rsidP="00716607">
            <w:pPr>
              <w:rPr>
                <w:ins w:id="5048" w:author="mbeckerle" w:date="2012-04-22T20:13:00Z"/>
                <w:rFonts w:eastAsia="MS Mincho"/>
                <w:lang w:eastAsia="ja-JP"/>
              </w:rPr>
            </w:pPr>
            <w:ins w:id="5049" w:author="mbeckerle" w:date="2012-04-22T20:13:00Z">
              <w:r w:rsidRPr="00716607">
                <w:rPr>
                  <w:rFonts w:eastAsia="MS Mincho"/>
                  <w:lang w:eastAsia="ja-JP"/>
                </w:rPr>
                <w:t>1997</w:t>
              </w:r>
            </w:ins>
          </w:p>
        </w:tc>
      </w:tr>
      <w:tr w:rsidR="00667D03" w:rsidRPr="00716607" w14:paraId="32CD61CB" w14:textId="77777777" w:rsidTr="00AC39F3">
        <w:trPr>
          <w:trHeight w:val="302"/>
          <w:jc w:val="center"/>
          <w:ins w:id="5050" w:author="mbeckerle" w:date="2012-04-22T20:13:00Z"/>
        </w:trPr>
        <w:tc>
          <w:tcPr>
            <w:tcW w:w="939" w:type="dxa"/>
            <w:noWrap/>
            <w:hideMark/>
          </w:tcPr>
          <w:p w14:paraId="76775682" w14:textId="77777777" w:rsidR="00667D03" w:rsidRPr="00716607" w:rsidRDefault="00667D03" w:rsidP="00716607">
            <w:pPr>
              <w:rPr>
                <w:ins w:id="5051" w:author="mbeckerle" w:date="2012-04-22T20:13:00Z"/>
                <w:rFonts w:eastAsia="MS Mincho"/>
                <w:lang w:eastAsia="ja-JP"/>
              </w:rPr>
            </w:pPr>
            <w:ins w:id="5052" w:author="mbeckerle" w:date="2012-04-22T20:13:00Z">
              <w:r w:rsidRPr="00716607">
                <w:rPr>
                  <w:rFonts w:eastAsia="MS Mincho"/>
                  <w:lang w:eastAsia="ja-JP"/>
                </w:rPr>
                <w:t xml:space="preserve">M        </w:t>
              </w:r>
            </w:ins>
          </w:p>
        </w:tc>
        <w:tc>
          <w:tcPr>
            <w:tcW w:w="3278" w:type="dxa"/>
            <w:noWrap/>
            <w:hideMark/>
          </w:tcPr>
          <w:p w14:paraId="5B3EC08C" w14:textId="77777777" w:rsidR="00667D03" w:rsidRPr="00716607" w:rsidRDefault="00667D03" w:rsidP="00716607">
            <w:pPr>
              <w:rPr>
                <w:ins w:id="5053" w:author="mbeckerle" w:date="2012-04-22T20:13:00Z"/>
                <w:rFonts w:eastAsia="MS Mincho"/>
                <w:lang w:eastAsia="ja-JP"/>
              </w:rPr>
            </w:pPr>
            <w:ins w:id="5054" w:author="mbeckerle" w:date="2012-04-22T20:13:00Z">
              <w:r w:rsidRPr="00716607">
                <w:rPr>
                  <w:rFonts w:eastAsia="MS Mincho"/>
                  <w:lang w:eastAsia="ja-JP"/>
                </w:rPr>
                <w:t xml:space="preserve">month in year          </w:t>
              </w:r>
            </w:ins>
          </w:p>
        </w:tc>
        <w:tc>
          <w:tcPr>
            <w:tcW w:w="1517" w:type="dxa"/>
            <w:noWrap/>
            <w:hideMark/>
          </w:tcPr>
          <w:p w14:paraId="116D9680" w14:textId="20DF7CD6" w:rsidR="00667D03" w:rsidRPr="00716607" w:rsidRDefault="00667D03" w:rsidP="0033738B">
            <w:pPr>
              <w:rPr>
                <w:ins w:id="5055" w:author="mbeckerle" w:date="2012-04-22T20:13:00Z"/>
                <w:rFonts w:eastAsia="MS Mincho"/>
                <w:lang w:eastAsia="ja-JP"/>
              </w:rPr>
            </w:pPr>
            <w:ins w:id="5056" w:author="mbeckerle" w:date="2012-04-22T20:13:00Z">
              <w:del w:id="5057" w:author="Steve Hanson" w:date="2012-08-06T15:21:00Z">
                <w:r w:rsidRPr="00716607" w:rsidDel="0033738B">
                  <w:rPr>
                    <w:rFonts w:eastAsia="MS Mincho"/>
                    <w:lang w:eastAsia="ja-JP"/>
                  </w:rPr>
                  <w:delText>(</w:delText>
                </w:r>
              </w:del>
              <w:r w:rsidRPr="00716607">
                <w:rPr>
                  <w:rFonts w:eastAsia="MS Mincho"/>
                  <w:lang w:eastAsia="ja-JP"/>
                </w:rPr>
                <w:t>Text &amp; Number</w:t>
              </w:r>
              <w:del w:id="5058"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9A10F" w14:textId="77777777" w:rsidR="00667D03" w:rsidRDefault="00667D03" w:rsidP="00716607">
            <w:pPr>
              <w:rPr>
                <w:ins w:id="5059" w:author="Steve Hanson" w:date="2012-08-06T15:41:00Z"/>
                <w:rFonts w:eastAsia="MS Mincho"/>
                <w:lang w:eastAsia="ja-JP"/>
              </w:rPr>
            </w:pPr>
            <w:ins w:id="5060" w:author="Steve Hanson" w:date="2012-08-06T15:41:00Z">
              <w:r>
                <w:rPr>
                  <w:rFonts w:eastAsia="MS Mincho"/>
                  <w:lang w:eastAsia="ja-JP"/>
                </w:rPr>
                <w:t>M, MM</w:t>
              </w:r>
            </w:ins>
          </w:p>
          <w:p w14:paraId="61D79539" w14:textId="77777777" w:rsidR="00667D03" w:rsidRDefault="00667D03" w:rsidP="00716607">
            <w:pPr>
              <w:rPr>
                <w:ins w:id="5061" w:author="Steve Hanson" w:date="2012-08-06T15:41:00Z"/>
                <w:rFonts w:eastAsia="MS Mincho"/>
                <w:lang w:eastAsia="ja-JP"/>
              </w:rPr>
            </w:pPr>
            <w:ins w:id="5062" w:author="Steve Hanson" w:date="2012-08-06T15:41:00Z">
              <w:r>
                <w:rPr>
                  <w:rFonts w:eastAsia="MS Mincho"/>
                  <w:lang w:eastAsia="ja-JP"/>
                </w:rPr>
                <w:t>MMM</w:t>
              </w:r>
            </w:ins>
          </w:p>
          <w:p w14:paraId="486DF637" w14:textId="77777777" w:rsidR="00667D03" w:rsidRDefault="00667D03" w:rsidP="00716607">
            <w:pPr>
              <w:rPr>
                <w:ins w:id="5063" w:author="Steve Hanson" w:date="2012-08-06T15:41:00Z"/>
                <w:rFonts w:eastAsia="MS Mincho"/>
                <w:lang w:eastAsia="ja-JP"/>
              </w:rPr>
            </w:pPr>
            <w:ins w:id="5064" w:author="Steve Hanson" w:date="2012-08-06T15:41:00Z">
              <w:r>
                <w:rPr>
                  <w:rFonts w:eastAsia="MS Mincho"/>
                  <w:lang w:eastAsia="ja-JP"/>
                </w:rPr>
                <w:t>MMMM</w:t>
              </w:r>
            </w:ins>
          </w:p>
          <w:p w14:paraId="7C3DC539" w14:textId="2C1C74FA" w:rsidR="00667D03" w:rsidRPr="00716607" w:rsidRDefault="00667D03" w:rsidP="00716607">
            <w:pPr>
              <w:rPr>
                <w:ins w:id="5065" w:author="Steve Hanson" w:date="2012-08-06T15:34:00Z"/>
                <w:rFonts w:eastAsia="MS Mincho"/>
                <w:lang w:eastAsia="ja-JP"/>
              </w:rPr>
            </w:pPr>
            <w:ins w:id="5066" w:author="Steve Hanson" w:date="2012-08-06T15:41:00Z">
              <w:r>
                <w:rPr>
                  <w:rFonts w:eastAsia="MS Mincho"/>
                  <w:lang w:eastAsia="ja-JP"/>
                </w:rPr>
                <w:t>MMMMM</w:t>
              </w:r>
            </w:ins>
          </w:p>
        </w:tc>
        <w:tc>
          <w:tcPr>
            <w:tcW w:w="2835" w:type="dxa"/>
            <w:gridSpan w:val="3"/>
            <w:noWrap/>
            <w:hideMark/>
          </w:tcPr>
          <w:p w14:paraId="08A7550A" w14:textId="4A2AD0A3" w:rsidR="00667D03" w:rsidRDefault="00667D03" w:rsidP="00667D03">
            <w:pPr>
              <w:rPr>
                <w:ins w:id="5067" w:author="Steve Hanson" w:date="2012-08-06T15:41:00Z"/>
                <w:rFonts w:eastAsia="MS Mincho"/>
                <w:lang w:eastAsia="ja-JP"/>
              </w:rPr>
            </w:pPr>
            <w:ins w:id="5068" w:author="mbeckerle" w:date="2012-04-22T20:13:00Z">
              <w:r w:rsidRPr="00716607">
                <w:rPr>
                  <w:rFonts w:eastAsia="MS Mincho"/>
                  <w:lang w:eastAsia="ja-JP"/>
                </w:rPr>
                <w:t xml:space="preserve"> </w:t>
              </w:r>
              <w:del w:id="5069" w:author="Steve Hanson" w:date="2012-08-06T15:41:00Z">
                <w:r w:rsidRPr="00716607" w:rsidDel="00667D03">
                  <w:rPr>
                    <w:rFonts w:eastAsia="MS Mincho"/>
                    <w:lang w:eastAsia="ja-JP"/>
                  </w:rPr>
                  <w:delText xml:space="preserve">July &amp; </w:delText>
                </w:r>
              </w:del>
              <w:r w:rsidRPr="00716607">
                <w:rPr>
                  <w:rFonts w:eastAsia="MS Mincho"/>
                  <w:lang w:eastAsia="ja-JP"/>
                </w:rPr>
                <w:t>0</w:t>
              </w:r>
            </w:ins>
            <w:ins w:id="5070" w:author="Steve Hanson" w:date="2012-08-06T15:41:00Z">
              <w:r>
                <w:rPr>
                  <w:rFonts w:eastAsia="MS Mincho"/>
                  <w:lang w:eastAsia="ja-JP"/>
                </w:rPr>
                <w:t>9</w:t>
              </w:r>
            </w:ins>
            <w:ins w:id="5071" w:author="mbeckerle" w:date="2012-04-22T20:13:00Z">
              <w:del w:id="5072" w:author="Steve Hanson" w:date="2012-08-06T15:41:00Z">
                <w:r w:rsidRPr="00716607" w:rsidDel="00667D03">
                  <w:rPr>
                    <w:rFonts w:eastAsia="MS Mincho"/>
                    <w:lang w:eastAsia="ja-JP"/>
                  </w:rPr>
                  <w:delText>7</w:delText>
                </w:r>
              </w:del>
            </w:ins>
          </w:p>
          <w:p w14:paraId="0900325D" w14:textId="77777777" w:rsidR="00667D03" w:rsidRDefault="00667D03" w:rsidP="00667D03">
            <w:pPr>
              <w:rPr>
                <w:ins w:id="5073" w:author="Steve Hanson" w:date="2012-08-06T15:41:00Z"/>
                <w:rFonts w:eastAsia="MS Mincho"/>
                <w:lang w:eastAsia="ja-JP"/>
              </w:rPr>
            </w:pPr>
            <w:ins w:id="5074" w:author="Steve Hanson" w:date="2012-08-06T15:41:00Z">
              <w:r>
                <w:rPr>
                  <w:rFonts w:eastAsia="MS Mincho"/>
                  <w:lang w:eastAsia="ja-JP"/>
                </w:rPr>
                <w:t>Sept</w:t>
              </w:r>
            </w:ins>
          </w:p>
          <w:p w14:paraId="6B4F5D49" w14:textId="77777777" w:rsidR="00667D03" w:rsidRDefault="00667D03" w:rsidP="00667D03">
            <w:pPr>
              <w:rPr>
                <w:ins w:id="5075" w:author="Steve Hanson" w:date="2012-08-06T15:41:00Z"/>
                <w:rFonts w:eastAsia="MS Mincho"/>
                <w:lang w:eastAsia="ja-JP"/>
              </w:rPr>
            </w:pPr>
            <w:ins w:id="5076" w:author="Steve Hanson" w:date="2012-08-06T15:41:00Z">
              <w:r>
                <w:rPr>
                  <w:rFonts w:eastAsia="MS Mincho"/>
                  <w:lang w:eastAsia="ja-JP"/>
                </w:rPr>
                <w:t>September</w:t>
              </w:r>
            </w:ins>
          </w:p>
          <w:p w14:paraId="34336599" w14:textId="5EBAB47A" w:rsidR="00667D03" w:rsidRPr="00716607" w:rsidRDefault="00667D03" w:rsidP="00667D03">
            <w:pPr>
              <w:rPr>
                <w:ins w:id="5077" w:author="mbeckerle" w:date="2012-04-22T20:13:00Z"/>
                <w:rFonts w:eastAsia="MS Mincho"/>
                <w:lang w:eastAsia="ja-JP"/>
              </w:rPr>
            </w:pPr>
            <w:ins w:id="5078" w:author="Steve Hanson" w:date="2012-08-06T15:41:00Z">
              <w:r>
                <w:rPr>
                  <w:rFonts w:eastAsia="MS Mincho"/>
                  <w:lang w:eastAsia="ja-JP"/>
                </w:rPr>
                <w:t>S</w:t>
              </w:r>
            </w:ins>
          </w:p>
        </w:tc>
      </w:tr>
      <w:tr w:rsidR="00667D03" w:rsidRPr="00716607" w14:paraId="26C8D33F" w14:textId="77777777" w:rsidTr="00AC39F3">
        <w:trPr>
          <w:trHeight w:val="302"/>
          <w:jc w:val="center"/>
          <w:ins w:id="5079" w:author="mbeckerle" w:date="2012-04-22T20:13:00Z"/>
        </w:trPr>
        <w:tc>
          <w:tcPr>
            <w:tcW w:w="939" w:type="dxa"/>
            <w:noWrap/>
            <w:hideMark/>
          </w:tcPr>
          <w:p w14:paraId="0C2D7FF7" w14:textId="3D8B828F" w:rsidR="00667D03" w:rsidRPr="00716607" w:rsidRDefault="00667D03" w:rsidP="00716607">
            <w:pPr>
              <w:rPr>
                <w:ins w:id="5080" w:author="mbeckerle" w:date="2012-04-22T20:13:00Z"/>
                <w:rFonts w:eastAsia="MS Mincho"/>
                <w:lang w:eastAsia="ja-JP"/>
              </w:rPr>
            </w:pPr>
            <w:ins w:id="5081" w:author="mbeckerle" w:date="2012-04-22T20:13:00Z">
              <w:r w:rsidRPr="00716607">
                <w:rPr>
                  <w:rFonts w:eastAsia="MS Mincho"/>
                  <w:lang w:eastAsia="ja-JP"/>
                </w:rPr>
                <w:t xml:space="preserve">d        </w:t>
              </w:r>
            </w:ins>
          </w:p>
        </w:tc>
        <w:tc>
          <w:tcPr>
            <w:tcW w:w="3278" w:type="dxa"/>
            <w:noWrap/>
            <w:hideMark/>
          </w:tcPr>
          <w:p w14:paraId="4892EAB1" w14:textId="77777777" w:rsidR="00667D03" w:rsidRPr="00716607" w:rsidRDefault="00667D03" w:rsidP="00716607">
            <w:pPr>
              <w:rPr>
                <w:ins w:id="5082" w:author="mbeckerle" w:date="2012-04-22T20:13:00Z"/>
                <w:rFonts w:eastAsia="MS Mincho"/>
                <w:lang w:eastAsia="ja-JP"/>
              </w:rPr>
            </w:pPr>
            <w:ins w:id="5083" w:author="mbeckerle" w:date="2012-04-22T20:13:00Z">
              <w:r w:rsidRPr="00716607">
                <w:rPr>
                  <w:rFonts w:eastAsia="MS Mincho"/>
                  <w:lang w:eastAsia="ja-JP"/>
                </w:rPr>
                <w:t xml:space="preserve">day in month            </w:t>
              </w:r>
            </w:ins>
          </w:p>
        </w:tc>
        <w:tc>
          <w:tcPr>
            <w:tcW w:w="1517" w:type="dxa"/>
            <w:noWrap/>
            <w:hideMark/>
          </w:tcPr>
          <w:p w14:paraId="47425879" w14:textId="22E75CCA" w:rsidR="00667D03" w:rsidRPr="00716607" w:rsidRDefault="00667D03" w:rsidP="0033738B">
            <w:pPr>
              <w:rPr>
                <w:ins w:id="5084" w:author="mbeckerle" w:date="2012-04-22T20:13:00Z"/>
                <w:rFonts w:eastAsia="MS Mincho"/>
                <w:lang w:eastAsia="ja-JP"/>
              </w:rPr>
            </w:pPr>
            <w:ins w:id="5085" w:author="mbeckerle" w:date="2012-04-22T20:13:00Z">
              <w:del w:id="5086" w:author="Steve Hanson" w:date="2012-08-06T15:21:00Z">
                <w:r w:rsidRPr="00716607" w:rsidDel="0033738B">
                  <w:rPr>
                    <w:rFonts w:eastAsia="MS Mincho"/>
                    <w:lang w:eastAsia="ja-JP"/>
                  </w:rPr>
                  <w:delText>(</w:delText>
                </w:r>
              </w:del>
              <w:r w:rsidRPr="00716607">
                <w:rPr>
                  <w:rFonts w:eastAsia="MS Mincho"/>
                  <w:lang w:eastAsia="ja-JP"/>
                </w:rPr>
                <w:t>Number</w:t>
              </w:r>
              <w:del w:id="5087"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A8902" w14:textId="30DCF81F" w:rsidR="00667D03" w:rsidRDefault="00667D03" w:rsidP="00716607">
            <w:pPr>
              <w:rPr>
                <w:ins w:id="5088" w:author="Steve Hanson" w:date="2012-08-06T15:42:00Z"/>
                <w:rFonts w:eastAsia="MS Mincho"/>
                <w:lang w:eastAsia="ja-JP"/>
              </w:rPr>
            </w:pPr>
            <w:ins w:id="5089" w:author="Steve Hanson" w:date="2012-08-06T15:42:00Z">
              <w:r>
                <w:rPr>
                  <w:rFonts w:eastAsia="MS Mincho"/>
                  <w:lang w:eastAsia="ja-JP"/>
                </w:rPr>
                <w:t>d</w:t>
              </w:r>
            </w:ins>
          </w:p>
          <w:p w14:paraId="46B4884A" w14:textId="20064D32" w:rsidR="00667D03" w:rsidRPr="00716607" w:rsidRDefault="00667D03" w:rsidP="00716607">
            <w:pPr>
              <w:rPr>
                <w:ins w:id="5090" w:author="Steve Hanson" w:date="2012-08-06T15:34:00Z"/>
                <w:rFonts w:eastAsia="MS Mincho"/>
                <w:lang w:eastAsia="ja-JP"/>
              </w:rPr>
            </w:pPr>
            <w:ins w:id="5091" w:author="Steve Hanson" w:date="2012-08-06T15:42:00Z">
              <w:r>
                <w:rPr>
                  <w:rFonts w:eastAsia="MS Mincho"/>
                  <w:lang w:eastAsia="ja-JP"/>
                </w:rPr>
                <w:t>dd</w:t>
              </w:r>
            </w:ins>
          </w:p>
        </w:tc>
        <w:tc>
          <w:tcPr>
            <w:tcW w:w="2835" w:type="dxa"/>
            <w:gridSpan w:val="3"/>
            <w:noWrap/>
            <w:hideMark/>
          </w:tcPr>
          <w:p w14:paraId="282780D9" w14:textId="77777777" w:rsidR="00667D03" w:rsidRDefault="00667D03" w:rsidP="00716607">
            <w:pPr>
              <w:rPr>
                <w:ins w:id="5092" w:author="Steve Hanson" w:date="2012-08-06T15:42:00Z"/>
                <w:rFonts w:eastAsia="MS Mincho"/>
                <w:lang w:eastAsia="ja-JP"/>
              </w:rPr>
            </w:pPr>
            <w:ins w:id="5093" w:author="Steve Hanson" w:date="2012-08-06T15:42:00Z">
              <w:r>
                <w:rPr>
                  <w:rFonts w:eastAsia="MS Mincho"/>
                  <w:lang w:eastAsia="ja-JP"/>
                </w:rPr>
                <w:t>2</w:t>
              </w:r>
            </w:ins>
          </w:p>
          <w:p w14:paraId="5749016F" w14:textId="662D88C2" w:rsidR="00667D03" w:rsidRPr="00716607" w:rsidRDefault="00667D03" w:rsidP="00716607">
            <w:pPr>
              <w:rPr>
                <w:ins w:id="5094" w:author="mbeckerle" w:date="2012-04-22T20:13:00Z"/>
                <w:rFonts w:eastAsia="MS Mincho"/>
                <w:lang w:eastAsia="ja-JP"/>
              </w:rPr>
            </w:pPr>
            <w:ins w:id="5095" w:author="Steve Hanson" w:date="2012-08-06T15:42:00Z">
              <w:r>
                <w:rPr>
                  <w:rFonts w:eastAsia="MS Mincho"/>
                  <w:lang w:eastAsia="ja-JP"/>
                </w:rPr>
                <w:t>02</w:t>
              </w:r>
            </w:ins>
            <w:ins w:id="5096" w:author="mbeckerle" w:date="2012-04-22T20:13:00Z">
              <w:del w:id="5097" w:author="Steve Hanson" w:date="2012-08-06T15:42:00Z">
                <w:r w:rsidRPr="00716607" w:rsidDel="00667D03">
                  <w:rPr>
                    <w:rFonts w:eastAsia="MS Mincho"/>
                    <w:lang w:eastAsia="ja-JP"/>
                  </w:rPr>
                  <w:delText>10</w:delText>
                </w:r>
              </w:del>
            </w:ins>
          </w:p>
        </w:tc>
      </w:tr>
      <w:tr w:rsidR="00667D03" w:rsidRPr="00716607" w14:paraId="337CFF91" w14:textId="77777777" w:rsidTr="00AC39F3">
        <w:trPr>
          <w:trHeight w:val="302"/>
          <w:jc w:val="center"/>
          <w:ins w:id="5098" w:author="mbeckerle" w:date="2012-04-22T20:13:00Z"/>
        </w:trPr>
        <w:tc>
          <w:tcPr>
            <w:tcW w:w="939" w:type="dxa"/>
            <w:noWrap/>
            <w:hideMark/>
          </w:tcPr>
          <w:p w14:paraId="015CDC27" w14:textId="0E86D888" w:rsidR="00667D03" w:rsidRPr="00716607" w:rsidRDefault="00667D03" w:rsidP="00716607">
            <w:pPr>
              <w:rPr>
                <w:ins w:id="5099" w:author="mbeckerle" w:date="2012-04-22T20:13:00Z"/>
                <w:rFonts w:eastAsia="MS Mincho"/>
                <w:lang w:eastAsia="ja-JP"/>
              </w:rPr>
            </w:pPr>
            <w:ins w:id="5100" w:author="mbeckerle" w:date="2012-04-22T20:13:00Z">
              <w:r w:rsidRPr="00716607">
                <w:rPr>
                  <w:rFonts w:eastAsia="MS Mincho"/>
                  <w:lang w:eastAsia="ja-JP"/>
                </w:rPr>
                <w:t xml:space="preserve">h        </w:t>
              </w:r>
            </w:ins>
          </w:p>
        </w:tc>
        <w:tc>
          <w:tcPr>
            <w:tcW w:w="3278" w:type="dxa"/>
            <w:noWrap/>
            <w:hideMark/>
          </w:tcPr>
          <w:p w14:paraId="6276637C" w14:textId="77777777" w:rsidR="00667D03" w:rsidRPr="00716607" w:rsidRDefault="00667D03" w:rsidP="00716607">
            <w:pPr>
              <w:rPr>
                <w:ins w:id="5101" w:author="mbeckerle" w:date="2012-04-22T20:13:00Z"/>
                <w:rFonts w:eastAsia="MS Mincho"/>
                <w:lang w:eastAsia="ja-JP"/>
              </w:rPr>
            </w:pPr>
            <w:ins w:id="5102" w:author="mbeckerle" w:date="2012-04-22T20:13:00Z">
              <w:r w:rsidRPr="00716607">
                <w:rPr>
                  <w:rFonts w:eastAsia="MS Mincho"/>
                  <w:lang w:eastAsia="ja-JP"/>
                </w:rPr>
                <w:t xml:space="preserve">hour in am/pm (1~12)    </w:t>
              </w:r>
            </w:ins>
          </w:p>
        </w:tc>
        <w:tc>
          <w:tcPr>
            <w:tcW w:w="1517" w:type="dxa"/>
            <w:noWrap/>
            <w:hideMark/>
          </w:tcPr>
          <w:p w14:paraId="72D38966" w14:textId="2124FC14" w:rsidR="00667D03" w:rsidRPr="00716607" w:rsidRDefault="00667D03" w:rsidP="0033738B">
            <w:pPr>
              <w:rPr>
                <w:ins w:id="5103" w:author="mbeckerle" w:date="2012-04-22T20:13:00Z"/>
                <w:rFonts w:eastAsia="MS Mincho"/>
                <w:lang w:eastAsia="ja-JP"/>
              </w:rPr>
            </w:pPr>
            <w:ins w:id="5104" w:author="mbeckerle" w:date="2012-04-22T20:13:00Z">
              <w:del w:id="5105" w:author="Steve Hanson" w:date="2012-08-06T15:21:00Z">
                <w:r w:rsidRPr="00716607" w:rsidDel="0033738B">
                  <w:rPr>
                    <w:rFonts w:eastAsia="MS Mincho"/>
                    <w:lang w:eastAsia="ja-JP"/>
                  </w:rPr>
                  <w:delText>(</w:delText>
                </w:r>
              </w:del>
              <w:r w:rsidRPr="00716607">
                <w:rPr>
                  <w:rFonts w:eastAsia="MS Mincho"/>
                  <w:lang w:eastAsia="ja-JP"/>
                </w:rPr>
                <w:t>Number</w:t>
              </w:r>
              <w:del w:id="5106"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FB1C61C" w14:textId="0FD18708" w:rsidR="00667D03" w:rsidRDefault="00667D03" w:rsidP="00716607">
            <w:pPr>
              <w:rPr>
                <w:ins w:id="5107" w:author="Steve Hanson" w:date="2012-08-06T15:48:00Z"/>
                <w:rFonts w:eastAsia="MS Mincho"/>
                <w:lang w:eastAsia="ja-JP"/>
              </w:rPr>
            </w:pPr>
            <w:ins w:id="5108" w:author="Steve Hanson" w:date="2012-08-06T15:48:00Z">
              <w:r>
                <w:rPr>
                  <w:rFonts w:eastAsia="MS Mincho"/>
                  <w:lang w:eastAsia="ja-JP"/>
                </w:rPr>
                <w:t>h</w:t>
              </w:r>
            </w:ins>
          </w:p>
          <w:p w14:paraId="4248BDE8" w14:textId="06865A0D" w:rsidR="00667D03" w:rsidRPr="00716607" w:rsidRDefault="00667D03" w:rsidP="00716607">
            <w:pPr>
              <w:rPr>
                <w:ins w:id="5109" w:author="Steve Hanson" w:date="2012-08-06T15:34:00Z"/>
                <w:rFonts w:eastAsia="MS Mincho"/>
                <w:lang w:eastAsia="ja-JP"/>
              </w:rPr>
            </w:pPr>
            <w:ins w:id="5110" w:author="Steve Hanson" w:date="2012-08-06T15:48:00Z">
              <w:r>
                <w:rPr>
                  <w:rFonts w:eastAsia="MS Mincho"/>
                  <w:lang w:eastAsia="ja-JP"/>
                </w:rPr>
                <w:t>hh</w:t>
              </w:r>
            </w:ins>
          </w:p>
        </w:tc>
        <w:tc>
          <w:tcPr>
            <w:tcW w:w="2835" w:type="dxa"/>
            <w:gridSpan w:val="3"/>
            <w:noWrap/>
            <w:hideMark/>
          </w:tcPr>
          <w:p w14:paraId="086D226C" w14:textId="77777777" w:rsidR="00667D03" w:rsidRDefault="00667D03" w:rsidP="00667D03">
            <w:pPr>
              <w:rPr>
                <w:ins w:id="5111" w:author="Steve Hanson" w:date="2012-08-06T15:48:00Z"/>
                <w:rFonts w:eastAsia="MS Mincho"/>
                <w:lang w:eastAsia="ja-JP"/>
              </w:rPr>
            </w:pPr>
            <w:ins w:id="5112" w:author="mbeckerle" w:date="2012-04-22T20:13:00Z">
              <w:del w:id="5113" w:author="Steve Hanson" w:date="2012-08-06T15:48:00Z">
                <w:r w:rsidRPr="00716607" w:rsidDel="00667D03">
                  <w:rPr>
                    <w:rFonts w:eastAsia="MS Mincho"/>
                    <w:lang w:eastAsia="ja-JP"/>
                  </w:rPr>
                  <w:delText>12</w:delText>
                </w:r>
              </w:del>
            </w:ins>
            <w:ins w:id="5114" w:author="Steve Hanson" w:date="2012-08-06T15:48:00Z">
              <w:r>
                <w:rPr>
                  <w:rFonts w:eastAsia="MS Mincho"/>
                  <w:lang w:eastAsia="ja-JP"/>
                </w:rPr>
                <w:t>7</w:t>
              </w:r>
            </w:ins>
          </w:p>
          <w:p w14:paraId="384B154D" w14:textId="4CD37A17" w:rsidR="00667D03" w:rsidRPr="00716607" w:rsidRDefault="00667D03" w:rsidP="00667D03">
            <w:pPr>
              <w:rPr>
                <w:ins w:id="5115" w:author="mbeckerle" w:date="2012-04-22T20:13:00Z"/>
                <w:rFonts w:eastAsia="MS Mincho"/>
                <w:lang w:eastAsia="ja-JP"/>
              </w:rPr>
            </w:pPr>
            <w:ins w:id="5116" w:author="Steve Hanson" w:date="2012-08-06T15:48:00Z">
              <w:r>
                <w:rPr>
                  <w:rFonts w:eastAsia="MS Mincho"/>
                  <w:lang w:eastAsia="ja-JP"/>
                </w:rPr>
                <w:t>07</w:t>
              </w:r>
            </w:ins>
          </w:p>
        </w:tc>
      </w:tr>
      <w:tr w:rsidR="00667D03" w:rsidRPr="00716607" w14:paraId="210BDE1E" w14:textId="77777777" w:rsidTr="00AC39F3">
        <w:trPr>
          <w:trHeight w:val="302"/>
          <w:jc w:val="center"/>
          <w:ins w:id="5117" w:author="mbeckerle" w:date="2012-04-22T20:13:00Z"/>
        </w:trPr>
        <w:tc>
          <w:tcPr>
            <w:tcW w:w="939" w:type="dxa"/>
            <w:noWrap/>
            <w:hideMark/>
          </w:tcPr>
          <w:p w14:paraId="5D653A49" w14:textId="5DCE4254" w:rsidR="00667D03" w:rsidRPr="00716607" w:rsidRDefault="00667D03" w:rsidP="00716607">
            <w:pPr>
              <w:rPr>
                <w:ins w:id="5118" w:author="mbeckerle" w:date="2012-04-22T20:13:00Z"/>
                <w:rFonts w:eastAsia="MS Mincho"/>
                <w:lang w:eastAsia="ja-JP"/>
              </w:rPr>
            </w:pPr>
            <w:ins w:id="5119" w:author="mbeckerle" w:date="2012-04-22T20:13:00Z">
              <w:r w:rsidRPr="00716607">
                <w:rPr>
                  <w:rFonts w:eastAsia="MS Mincho"/>
                  <w:lang w:eastAsia="ja-JP"/>
                </w:rPr>
                <w:t xml:space="preserve">H        </w:t>
              </w:r>
            </w:ins>
          </w:p>
        </w:tc>
        <w:tc>
          <w:tcPr>
            <w:tcW w:w="3278" w:type="dxa"/>
            <w:noWrap/>
            <w:hideMark/>
          </w:tcPr>
          <w:p w14:paraId="0F79EFD8" w14:textId="77777777" w:rsidR="00667D03" w:rsidRPr="00716607" w:rsidRDefault="00667D03" w:rsidP="00716607">
            <w:pPr>
              <w:rPr>
                <w:ins w:id="5120" w:author="mbeckerle" w:date="2012-04-22T20:13:00Z"/>
                <w:rFonts w:eastAsia="MS Mincho"/>
                <w:lang w:eastAsia="ja-JP"/>
              </w:rPr>
            </w:pPr>
            <w:ins w:id="5121" w:author="mbeckerle" w:date="2012-04-22T20:13:00Z">
              <w:r w:rsidRPr="00716607">
                <w:rPr>
                  <w:rFonts w:eastAsia="MS Mincho"/>
                  <w:lang w:eastAsia="ja-JP"/>
                </w:rPr>
                <w:t xml:space="preserve">hour in day (0~23)     </w:t>
              </w:r>
            </w:ins>
          </w:p>
        </w:tc>
        <w:tc>
          <w:tcPr>
            <w:tcW w:w="1517" w:type="dxa"/>
            <w:noWrap/>
            <w:hideMark/>
          </w:tcPr>
          <w:p w14:paraId="53F2E578" w14:textId="42F08B83" w:rsidR="00667D03" w:rsidRPr="00716607" w:rsidRDefault="00667D03" w:rsidP="0033738B">
            <w:pPr>
              <w:rPr>
                <w:ins w:id="5122" w:author="mbeckerle" w:date="2012-04-22T20:13:00Z"/>
                <w:rFonts w:eastAsia="MS Mincho"/>
                <w:lang w:eastAsia="ja-JP"/>
              </w:rPr>
            </w:pPr>
            <w:ins w:id="5123" w:author="mbeckerle" w:date="2012-04-22T20:13:00Z">
              <w:del w:id="5124" w:author="Steve Hanson" w:date="2012-08-06T15:21:00Z">
                <w:r w:rsidRPr="00716607" w:rsidDel="0033738B">
                  <w:rPr>
                    <w:rFonts w:eastAsia="MS Mincho"/>
                    <w:lang w:eastAsia="ja-JP"/>
                  </w:rPr>
                  <w:delText>(</w:delText>
                </w:r>
              </w:del>
              <w:r w:rsidRPr="00716607">
                <w:rPr>
                  <w:rFonts w:eastAsia="MS Mincho"/>
                  <w:lang w:eastAsia="ja-JP"/>
                </w:rPr>
                <w:t>Number</w:t>
              </w:r>
              <w:del w:id="512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7FF9B92" w14:textId="77777777" w:rsidR="00667D03" w:rsidRDefault="00667D03" w:rsidP="00716607">
            <w:pPr>
              <w:rPr>
                <w:ins w:id="5126" w:author="Steve Hanson" w:date="2012-08-06T15:48:00Z"/>
                <w:rFonts w:eastAsia="MS Mincho"/>
                <w:lang w:eastAsia="ja-JP"/>
              </w:rPr>
            </w:pPr>
            <w:ins w:id="5127" w:author="Steve Hanson" w:date="2012-08-06T15:48:00Z">
              <w:r>
                <w:rPr>
                  <w:rFonts w:eastAsia="MS Mincho"/>
                  <w:lang w:eastAsia="ja-JP"/>
                </w:rPr>
                <w:t>H</w:t>
              </w:r>
            </w:ins>
          </w:p>
          <w:p w14:paraId="50FE04D6" w14:textId="230031F6" w:rsidR="00667D03" w:rsidRPr="00716607" w:rsidRDefault="00667D03" w:rsidP="00716607">
            <w:pPr>
              <w:rPr>
                <w:ins w:id="5128" w:author="Steve Hanson" w:date="2012-08-06T15:34:00Z"/>
                <w:rFonts w:eastAsia="MS Mincho"/>
                <w:lang w:eastAsia="ja-JP"/>
              </w:rPr>
            </w:pPr>
            <w:ins w:id="5129" w:author="Steve Hanson" w:date="2012-08-06T15:48:00Z">
              <w:r>
                <w:rPr>
                  <w:rFonts w:eastAsia="MS Mincho"/>
                  <w:lang w:eastAsia="ja-JP"/>
                </w:rPr>
                <w:t>HH</w:t>
              </w:r>
            </w:ins>
          </w:p>
        </w:tc>
        <w:tc>
          <w:tcPr>
            <w:tcW w:w="2835" w:type="dxa"/>
            <w:gridSpan w:val="3"/>
            <w:noWrap/>
            <w:hideMark/>
          </w:tcPr>
          <w:p w14:paraId="44EFCAB3" w14:textId="77777777" w:rsidR="00667D03" w:rsidRDefault="00667D03" w:rsidP="00716607">
            <w:pPr>
              <w:rPr>
                <w:ins w:id="5130" w:author="Steve Hanson" w:date="2012-08-06T15:48:00Z"/>
                <w:rFonts w:eastAsia="MS Mincho"/>
                <w:lang w:eastAsia="ja-JP"/>
              </w:rPr>
            </w:pPr>
            <w:ins w:id="5131" w:author="mbeckerle" w:date="2012-04-22T20:13:00Z">
              <w:del w:id="5132" w:author="Steve Hanson" w:date="2012-08-06T15:48:00Z">
                <w:r w:rsidRPr="00716607" w:rsidDel="00667D03">
                  <w:rPr>
                    <w:rFonts w:eastAsia="MS Mincho"/>
                    <w:lang w:eastAsia="ja-JP"/>
                  </w:rPr>
                  <w:delText>0</w:delText>
                </w:r>
              </w:del>
            </w:ins>
            <w:ins w:id="5133" w:author="Steve Hanson" w:date="2012-08-06T15:48:00Z">
              <w:r w:rsidR="00873F2C">
                <w:rPr>
                  <w:rFonts w:eastAsia="MS Mincho"/>
                  <w:lang w:eastAsia="ja-JP"/>
                </w:rPr>
                <w:t>0</w:t>
              </w:r>
            </w:ins>
          </w:p>
          <w:p w14:paraId="285A08AF" w14:textId="39A6F669" w:rsidR="00873F2C" w:rsidRPr="00716607" w:rsidRDefault="00873F2C" w:rsidP="00716607">
            <w:pPr>
              <w:rPr>
                <w:ins w:id="5134" w:author="mbeckerle" w:date="2012-04-22T20:13:00Z"/>
                <w:rFonts w:eastAsia="MS Mincho"/>
                <w:lang w:eastAsia="ja-JP"/>
              </w:rPr>
            </w:pPr>
            <w:ins w:id="5135" w:author="Steve Hanson" w:date="2012-08-06T15:48:00Z">
              <w:r>
                <w:rPr>
                  <w:rFonts w:eastAsia="MS Mincho"/>
                  <w:lang w:eastAsia="ja-JP"/>
                </w:rPr>
                <w:t>00</w:t>
              </w:r>
            </w:ins>
          </w:p>
        </w:tc>
      </w:tr>
      <w:tr w:rsidR="00667D03" w:rsidRPr="00716607" w14:paraId="79F15DB7" w14:textId="77777777" w:rsidTr="00AC39F3">
        <w:trPr>
          <w:trHeight w:val="302"/>
          <w:jc w:val="center"/>
          <w:ins w:id="5136" w:author="mbeckerle" w:date="2012-04-22T20:13:00Z"/>
        </w:trPr>
        <w:tc>
          <w:tcPr>
            <w:tcW w:w="939" w:type="dxa"/>
            <w:noWrap/>
            <w:hideMark/>
          </w:tcPr>
          <w:p w14:paraId="5F54F5BF" w14:textId="3E400906" w:rsidR="00667D03" w:rsidRPr="00716607" w:rsidRDefault="00667D03" w:rsidP="00716607">
            <w:pPr>
              <w:rPr>
                <w:ins w:id="5137" w:author="mbeckerle" w:date="2012-04-22T20:13:00Z"/>
                <w:rFonts w:eastAsia="MS Mincho"/>
                <w:lang w:eastAsia="ja-JP"/>
              </w:rPr>
            </w:pPr>
            <w:ins w:id="5138" w:author="mbeckerle" w:date="2012-04-22T20:13:00Z">
              <w:r w:rsidRPr="00716607">
                <w:rPr>
                  <w:rFonts w:eastAsia="MS Mincho"/>
                  <w:lang w:eastAsia="ja-JP"/>
                </w:rPr>
                <w:t xml:space="preserve">m        </w:t>
              </w:r>
            </w:ins>
          </w:p>
        </w:tc>
        <w:tc>
          <w:tcPr>
            <w:tcW w:w="3278" w:type="dxa"/>
            <w:noWrap/>
            <w:hideMark/>
          </w:tcPr>
          <w:p w14:paraId="596479DA" w14:textId="77777777" w:rsidR="00667D03" w:rsidRPr="00716607" w:rsidRDefault="00667D03" w:rsidP="00716607">
            <w:pPr>
              <w:rPr>
                <w:ins w:id="5139" w:author="mbeckerle" w:date="2012-04-22T20:13:00Z"/>
                <w:rFonts w:eastAsia="MS Mincho"/>
                <w:lang w:eastAsia="ja-JP"/>
              </w:rPr>
            </w:pPr>
            <w:ins w:id="5140" w:author="mbeckerle" w:date="2012-04-22T20:13:00Z">
              <w:r w:rsidRPr="00716607">
                <w:rPr>
                  <w:rFonts w:eastAsia="MS Mincho"/>
                  <w:lang w:eastAsia="ja-JP"/>
                </w:rPr>
                <w:t xml:space="preserve">minute in hour          </w:t>
              </w:r>
            </w:ins>
          </w:p>
        </w:tc>
        <w:tc>
          <w:tcPr>
            <w:tcW w:w="1517" w:type="dxa"/>
            <w:noWrap/>
            <w:hideMark/>
          </w:tcPr>
          <w:p w14:paraId="7EA37563" w14:textId="27ECCFE7" w:rsidR="00667D03" w:rsidRPr="00716607" w:rsidRDefault="00667D03" w:rsidP="0033738B">
            <w:pPr>
              <w:rPr>
                <w:ins w:id="5141" w:author="mbeckerle" w:date="2012-04-22T20:13:00Z"/>
                <w:rFonts w:eastAsia="MS Mincho"/>
                <w:lang w:eastAsia="ja-JP"/>
              </w:rPr>
            </w:pPr>
            <w:ins w:id="5142" w:author="mbeckerle" w:date="2012-04-22T20:13:00Z">
              <w:del w:id="5143" w:author="Steve Hanson" w:date="2012-08-06T15:21:00Z">
                <w:r w:rsidRPr="00716607" w:rsidDel="0033738B">
                  <w:rPr>
                    <w:rFonts w:eastAsia="MS Mincho"/>
                    <w:lang w:eastAsia="ja-JP"/>
                  </w:rPr>
                  <w:delText>(</w:delText>
                </w:r>
              </w:del>
              <w:r w:rsidRPr="00716607">
                <w:rPr>
                  <w:rFonts w:eastAsia="MS Mincho"/>
                  <w:lang w:eastAsia="ja-JP"/>
                </w:rPr>
                <w:t>Number</w:t>
              </w:r>
              <w:del w:id="5144"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547DBB5" w14:textId="41C249C2" w:rsidR="00667D03" w:rsidRDefault="00873F2C" w:rsidP="00716607">
            <w:pPr>
              <w:rPr>
                <w:ins w:id="5145" w:author="Steve Hanson" w:date="2012-08-06T15:48:00Z"/>
                <w:rFonts w:eastAsia="MS Mincho"/>
                <w:lang w:eastAsia="ja-JP"/>
              </w:rPr>
            </w:pPr>
            <w:ins w:id="5146" w:author="Steve Hanson" w:date="2012-08-06T15:48:00Z">
              <w:r>
                <w:rPr>
                  <w:rFonts w:eastAsia="MS Mincho"/>
                  <w:lang w:eastAsia="ja-JP"/>
                </w:rPr>
                <w:t>m</w:t>
              </w:r>
            </w:ins>
          </w:p>
          <w:p w14:paraId="40B334B3" w14:textId="6D2C4FE0" w:rsidR="00873F2C" w:rsidRPr="00716607" w:rsidRDefault="00873F2C" w:rsidP="00716607">
            <w:pPr>
              <w:rPr>
                <w:ins w:id="5147" w:author="Steve Hanson" w:date="2012-08-06T15:34:00Z"/>
                <w:rFonts w:eastAsia="MS Mincho"/>
                <w:lang w:eastAsia="ja-JP"/>
              </w:rPr>
            </w:pPr>
            <w:ins w:id="5148" w:author="Steve Hanson" w:date="2012-08-06T15:48:00Z">
              <w:r>
                <w:rPr>
                  <w:rFonts w:eastAsia="MS Mincho"/>
                  <w:lang w:eastAsia="ja-JP"/>
                </w:rPr>
                <w:t>mm</w:t>
              </w:r>
            </w:ins>
          </w:p>
        </w:tc>
        <w:tc>
          <w:tcPr>
            <w:tcW w:w="2835" w:type="dxa"/>
            <w:gridSpan w:val="3"/>
            <w:noWrap/>
            <w:hideMark/>
          </w:tcPr>
          <w:p w14:paraId="5769057B" w14:textId="77777777" w:rsidR="00667D03" w:rsidRDefault="00873F2C" w:rsidP="00873F2C">
            <w:pPr>
              <w:rPr>
                <w:ins w:id="5149" w:author="Steve Hanson" w:date="2012-08-06T15:48:00Z"/>
                <w:rFonts w:eastAsia="MS Mincho"/>
                <w:lang w:eastAsia="ja-JP"/>
              </w:rPr>
            </w:pPr>
            <w:ins w:id="5150" w:author="Steve Hanson" w:date="2012-08-06T15:48:00Z">
              <w:r>
                <w:rPr>
                  <w:rFonts w:eastAsia="MS Mincho"/>
                  <w:lang w:eastAsia="ja-JP"/>
                </w:rPr>
                <w:t>4</w:t>
              </w:r>
            </w:ins>
            <w:ins w:id="5151" w:author="mbeckerle" w:date="2012-04-22T20:13:00Z">
              <w:del w:id="5152" w:author="Steve Hanson" w:date="2012-08-06T15:48:00Z">
                <w:r w:rsidR="00667D03" w:rsidRPr="00716607" w:rsidDel="00873F2C">
                  <w:rPr>
                    <w:rFonts w:eastAsia="MS Mincho"/>
                    <w:lang w:eastAsia="ja-JP"/>
                  </w:rPr>
                  <w:delText>30</w:delText>
                </w:r>
              </w:del>
            </w:ins>
          </w:p>
          <w:p w14:paraId="5FDB44F5" w14:textId="73042309" w:rsidR="00873F2C" w:rsidRPr="00716607" w:rsidRDefault="00873F2C" w:rsidP="00873F2C">
            <w:pPr>
              <w:rPr>
                <w:ins w:id="5153" w:author="mbeckerle" w:date="2012-04-22T20:13:00Z"/>
                <w:rFonts w:eastAsia="MS Mincho"/>
                <w:lang w:eastAsia="ja-JP"/>
              </w:rPr>
            </w:pPr>
            <w:ins w:id="5154" w:author="Steve Hanson" w:date="2012-08-06T15:48:00Z">
              <w:r>
                <w:rPr>
                  <w:rFonts w:eastAsia="MS Mincho"/>
                  <w:lang w:eastAsia="ja-JP"/>
                </w:rPr>
                <w:t>04</w:t>
              </w:r>
            </w:ins>
          </w:p>
        </w:tc>
      </w:tr>
      <w:tr w:rsidR="00667D03" w:rsidRPr="00716607" w14:paraId="7E4EB650" w14:textId="77777777" w:rsidTr="00AC39F3">
        <w:trPr>
          <w:trHeight w:val="302"/>
          <w:jc w:val="center"/>
          <w:ins w:id="5155" w:author="mbeckerle" w:date="2012-04-22T20:13:00Z"/>
        </w:trPr>
        <w:tc>
          <w:tcPr>
            <w:tcW w:w="939" w:type="dxa"/>
            <w:noWrap/>
            <w:hideMark/>
          </w:tcPr>
          <w:p w14:paraId="3BA53934" w14:textId="40C4861F" w:rsidR="00667D03" w:rsidRPr="00716607" w:rsidRDefault="00667D03" w:rsidP="00716607">
            <w:pPr>
              <w:rPr>
                <w:ins w:id="5156" w:author="mbeckerle" w:date="2012-04-22T20:13:00Z"/>
                <w:rFonts w:eastAsia="MS Mincho"/>
                <w:lang w:eastAsia="ja-JP"/>
              </w:rPr>
            </w:pPr>
            <w:ins w:id="5157" w:author="mbeckerle" w:date="2012-04-22T20:13:00Z">
              <w:r w:rsidRPr="00716607">
                <w:rPr>
                  <w:rFonts w:eastAsia="MS Mincho"/>
                  <w:lang w:eastAsia="ja-JP"/>
                </w:rPr>
                <w:t xml:space="preserve">s        </w:t>
              </w:r>
            </w:ins>
          </w:p>
        </w:tc>
        <w:tc>
          <w:tcPr>
            <w:tcW w:w="3278" w:type="dxa"/>
            <w:noWrap/>
            <w:hideMark/>
          </w:tcPr>
          <w:p w14:paraId="4C906651" w14:textId="77777777" w:rsidR="00667D03" w:rsidRPr="00716607" w:rsidRDefault="00667D03" w:rsidP="00716607">
            <w:pPr>
              <w:rPr>
                <w:ins w:id="5158" w:author="mbeckerle" w:date="2012-04-22T20:13:00Z"/>
                <w:rFonts w:eastAsia="MS Mincho"/>
                <w:lang w:eastAsia="ja-JP"/>
              </w:rPr>
            </w:pPr>
            <w:ins w:id="5159" w:author="mbeckerle" w:date="2012-04-22T20:13:00Z">
              <w:r w:rsidRPr="00716607">
                <w:rPr>
                  <w:rFonts w:eastAsia="MS Mincho"/>
                  <w:lang w:eastAsia="ja-JP"/>
                </w:rPr>
                <w:t xml:space="preserve">second in minute        </w:t>
              </w:r>
            </w:ins>
          </w:p>
        </w:tc>
        <w:tc>
          <w:tcPr>
            <w:tcW w:w="1517" w:type="dxa"/>
            <w:noWrap/>
            <w:hideMark/>
          </w:tcPr>
          <w:p w14:paraId="5AB216E1" w14:textId="4F5C6DCA" w:rsidR="00667D03" w:rsidRPr="00716607" w:rsidRDefault="00667D03" w:rsidP="0033738B">
            <w:pPr>
              <w:rPr>
                <w:ins w:id="5160" w:author="mbeckerle" w:date="2012-04-22T20:13:00Z"/>
                <w:rFonts w:eastAsia="MS Mincho"/>
                <w:lang w:eastAsia="ja-JP"/>
              </w:rPr>
            </w:pPr>
            <w:ins w:id="5161" w:author="mbeckerle" w:date="2012-04-22T20:13:00Z">
              <w:del w:id="5162" w:author="Steve Hanson" w:date="2012-08-06T15:21:00Z">
                <w:r w:rsidRPr="00716607" w:rsidDel="0033738B">
                  <w:rPr>
                    <w:rFonts w:eastAsia="MS Mincho"/>
                    <w:lang w:eastAsia="ja-JP"/>
                  </w:rPr>
                  <w:delText>(</w:delText>
                </w:r>
              </w:del>
              <w:r w:rsidRPr="00716607">
                <w:rPr>
                  <w:rFonts w:eastAsia="MS Mincho"/>
                  <w:lang w:eastAsia="ja-JP"/>
                </w:rPr>
                <w:t>Number</w:t>
              </w:r>
              <w:del w:id="5163"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0C10AEE" w14:textId="3CB8F79C" w:rsidR="00667D03" w:rsidRDefault="00873F2C" w:rsidP="00716607">
            <w:pPr>
              <w:rPr>
                <w:ins w:id="5164" w:author="Steve Hanson" w:date="2012-08-06T15:48:00Z"/>
                <w:rFonts w:eastAsia="MS Mincho"/>
                <w:lang w:eastAsia="ja-JP"/>
              </w:rPr>
            </w:pPr>
            <w:ins w:id="5165" w:author="Steve Hanson" w:date="2012-08-06T15:49:00Z">
              <w:r>
                <w:rPr>
                  <w:rFonts w:eastAsia="MS Mincho"/>
                  <w:lang w:eastAsia="ja-JP"/>
                </w:rPr>
                <w:t>s</w:t>
              </w:r>
            </w:ins>
          </w:p>
          <w:p w14:paraId="4179AEDB" w14:textId="29BABB91" w:rsidR="00873F2C" w:rsidRPr="00716607" w:rsidRDefault="00873F2C" w:rsidP="00716607">
            <w:pPr>
              <w:rPr>
                <w:ins w:id="5166" w:author="Steve Hanson" w:date="2012-08-06T15:34:00Z"/>
                <w:rFonts w:eastAsia="MS Mincho"/>
                <w:lang w:eastAsia="ja-JP"/>
              </w:rPr>
            </w:pPr>
            <w:ins w:id="5167" w:author="Steve Hanson" w:date="2012-08-06T15:48:00Z">
              <w:r>
                <w:rPr>
                  <w:rFonts w:eastAsia="MS Mincho"/>
                  <w:lang w:eastAsia="ja-JP"/>
                </w:rPr>
                <w:t>ss</w:t>
              </w:r>
            </w:ins>
          </w:p>
        </w:tc>
        <w:tc>
          <w:tcPr>
            <w:tcW w:w="2835" w:type="dxa"/>
            <w:gridSpan w:val="3"/>
            <w:noWrap/>
            <w:hideMark/>
          </w:tcPr>
          <w:p w14:paraId="1EFFED6C" w14:textId="77777777" w:rsidR="00873F2C" w:rsidRDefault="00873F2C" w:rsidP="00716607">
            <w:pPr>
              <w:rPr>
                <w:ins w:id="5168" w:author="Steve Hanson" w:date="2012-08-06T15:49:00Z"/>
                <w:rFonts w:eastAsia="MS Mincho"/>
                <w:lang w:eastAsia="ja-JP"/>
              </w:rPr>
            </w:pPr>
            <w:ins w:id="5169" w:author="Steve Hanson" w:date="2012-08-06T15:49:00Z">
              <w:r>
                <w:rPr>
                  <w:rFonts w:eastAsia="MS Mincho"/>
                  <w:lang w:eastAsia="ja-JP"/>
                </w:rPr>
                <w:t>5</w:t>
              </w:r>
            </w:ins>
          </w:p>
          <w:p w14:paraId="7D248D53" w14:textId="03C28944" w:rsidR="00667D03" w:rsidRPr="00716607" w:rsidRDefault="00873F2C" w:rsidP="00873F2C">
            <w:pPr>
              <w:rPr>
                <w:ins w:id="5170" w:author="mbeckerle" w:date="2012-04-22T20:13:00Z"/>
                <w:rFonts w:eastAsia="MS Mincho"/>
                <w:lang w:eastAsia="ja-JP"/>
              </w:rPr>
            </w:pPr>
            <w:ins w:id="5171" w:author="Steve Hanson" w:date="2012-08-06T15:49:00Z">
              <w:r>
                <w:rPr>
                  <w:rFonts w:eastAsia="MS Mincho"/>
                  <w:lang w:eastAsia="ja-JP"/>
                </w:rPr>
                <w:t>0</w:t>
              </w:r>
            </w:ins>
            <w:ins w:id="5172" w:author="mbeckerle" w:date="2012-04-22T20:13:00Z">
              <w:del w:id="5173" w:author="Steve Hanson" w:date="2012-08-06T15:49:00Z">
                <w:r w:rsidR="00667D03" w:rsidRPr="00716607" w:rsidDel="00873F2C">
                  <w:rPr>
                    <w:rFonts w:eastAsia="MS Mincho"/>
                    <w:lang w:eastAsia="ja-JP"/>
                  </w:rPr>
                  <w:delText>5</w:delText>
                </w:r>
              </w:del>
              <w:r w:rsidR="00667D03" w:rsidRPr="00716607">
                <w:rPr>
                  <w:rFonts w:eastAsia="MS Mincho"/>
                  <w:lang w:eastAsia="ja-JP"/>
                </w:rPr>
                <w:t>5</w:t>
              </w:r>
            </w:ins>
          </w:p>
        </w:tc>
      </w:tr>
      <w:tr w:rsidR="00667D03" w:rsidRPr="00716607" w14:paraId="37CF1945" w14:textId="77777777" w:rsidTr="00AC39F3">
        <w:trPr>
          <w:trHeight w:val="302"/>
          <w:jc w:val="center"/>
          <w:ins w:id="5174" w:author="mbeckerle" w:date="2012-04-22T20:13:00Z"/>
        </w:trPr>
        <w:tc>
          <w:tcPr>
            <w:tcW w:w="939" w:type="dxa"/>
            <w:noWrap/>
            <w:hideMark/>
          </w:tcPr>
          <w:p w14:paraId="2CB5235C" w14:textId="5B44023A" w:rsidR="00667D03" w:rsidRPr="00716607" w:rsidRDefault="00667D03" w:rsidP="00716607">
            <w:pPr>
              <w:rPr>
                <w:ins w:id="5175" w:author="mbeckerle" w:date="2012-04-22T20:13:00Z"/>
                <w:rFonts w:eastAsia="MS Mincho"/>
                <w:lang w:eastAsia="ja-JP"/>
              </w:rPr>
            </w:pPr>
            <w:ins w:id="5176" w:author="mbeckerle" w:date="2012-04-22T20:13:00Z">
              <w:r w:rsidRPr="00716607">
                <w:rPr>
                  <w:rFonts w:eastAsia="MS Mincho"/>
                  <w:lang w:eastAsia="ja-JP"/>
                </w:rPr>
                <w:t xml:space="preserve">S        </w:t>
              </w:r>
            </w:ins>
          </w:p>
        </w:tc>
        <w:tc>
          <w:tcPr>
            <w:tcW w:w="3278" w:type="dxa"/>
            <w:noWrap/>
            <w:hideMark/>
          </w:tcPr>
          <w:p w14:paraId="3C1A437C" w14:textId="77777777" w:rsidR="00667D03" w:rsidRPr="00716607" w:rsidRDefault="00667D03" w:rsidP="00716607">
            <w:pPr>
              <w:rPr>
                <w:ins w:id="5177" w:author="mbeckerle" w:date="2012-04-22T20:13:00Z"/>
                <w:rFonts w:eastAsia="MS Mincho"/>
                <w:lang w:eastAsia="ja-JP"/>
              </w:rPr>
            </w:pPr>
            <w:ins w:id="5178" w:author="mbeckerle" w:date="2012-04-22T20:13:00Z">
              <w:r w:rsidRPr="00716607">
                <w:rPr>
                  <w:rFonts w:eastAsia="MS Mincho"/>
                  <w:lang w:eastAsia="ja-JP"/>
                </w:rPr>
                <w:t xml:space="preserve">fractional second (see note 1)  </w:t>
              </w:r>
            </w:ins>
          </w:p>
        </w:tc>
        <w:tc>
          <w:tcPr>
            <w:tcW w:w="1517" w:type="dxa"/>
            <w:noWrap/>
            <w:hideMark/>
          </w:tcPr>
          <w:p w14:paraId="569BB553" w14:textId="75155B4C" w:rsidR="00667D03" w:rsidRPr="00716607" w:rsidRDefault="00667D03" w:rsidP="0033738B">
            <w:pPr>
              <w:rPr>
                <w:ins w:id="5179" w:author="mbeckerle" w:date="2012-04-22T20:13:00Z"/>
                <w:rFonts w:eastAsia="MS Mincho"/>
                <w:lang w:eastAsia="ja-JP"/>
              </w:rPr>
            </w:pPr>
            <w:ins w:id="5180" w:author="mbeckerle" w:date="2012-04-22T20:13:00Z">
              <w:del w:id="5181" w:author="Steve Hanson" w:date="2012-08-06T15:21:00Z">
                <w:r w:rsidRPr="00716607" w:rsidDel="0033738B">
                  <w:rPr>
                    <w:rFonts w:eastAsia="MS Mincho"/>
                    <w:lang w:eastAsia="ja-JP"/>
                  </w:rPr>
                  <w:delText>(</w:delText>
                </w:r>
              </w:del>
              <w:r w:rsidRPr="00716607">
                <w:rPr>
                  <w:rFonts w:eastAsia="MS Mincho"/>
                  <w:lang w:eastAsia="ja-JP"/>
                </w:rPr>
                <w:t>Number</w:t>
              </w:r>
              <w:del w:id="5182"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088A915" w14:textId="77777777" w:rsidR="00667D03" w:rsidRDefault="00873F2C" w:rsidP="00716607">
            <w:pPr>
              <w:rPr>
                <w:ins w:id="5183" w:author="Steve Hanson" w:date="2012-08-06T15:49:00Z"/>
                <w:rFonts w:eastAsia="MS Mincho"/>
                <w:lang w:eastAsia="ja-JP"/>
              </w:rPr>
            </w:pPr>
            <w:ins w:id="5184" w:author="Steve Hanson" w:date="2012-08-06T15:49:00Z">
              <w:r>
                <w:rPr>
                  <w:rFonts w:eastAsia="MS Mincho"/>
                  <w:lang w:eastAsia="ja-JP"/>
                </w:rPr>
                <w:t>S</w:t>
              </w:r>
            </w:ins>
          </w:p>
          <w:p w14:paraId="55CB5C13" w14:textId="77777777" w:rsidR="00873F2C" w:rsidRDefault="00873F2C" w:rsidP="00716607">
            <w:pPr>
              <w:rPr>
                <w:ins w:id="5185" w:author="Steve Hanson" w:date="2012-08-06T15:49:00Z"/>
                <w:rFonts w:eastAsia="MS Mincho"/>
                <w:lang w:eastAsia="ja-JP"/>
              </w:rPr>
            </w:pPr>
            <w:ins w:id="5186" w:author="Steve Hanson" w:date="2012-08-06T15:49:00Z">
              <w:r>
                <w:rPr>
                  <w:rFonts w:eastAsia="MS Mincho"/>
                  <w:lang w:eastAsia="ja-JP"/>
                </w:rPr>
                <w:t>SS</w:t>
              </w:r>
            </w:ins>
          </w:p>
          <w:p w14:paraId="5287D28D" w14:textId="6A6CB356" w:rsidR="00873F2C" w:rsidRPr="00716607" w:rsidRDefault="00873F2C" w:rsidP="00716607">
            <w:pPr>
              <w:rPr>
                <w:ins w:id="5187" w:author="Steve Hanson" w:date="2012-08-06T15:34:00Z"/>
                <w:rFonts w:eastAsia="MS Mincho"/>
                <w:lang w:eastAsia="ja-JP"/>
              </w:rPr>
            </w:pPr>
            <w:ins w:id="5188" w:author="Steve Hanson" w:date="2012-08-06T15:49:00Z">
              <w:r>
                <w:rPr>
                  <w:rFonts w:eastAsia="MS Mincho"/>
                  <w:lang w:eastAsia="ja-JP"/>
                </w:rPr>
                <w:t>SSS</w:t>
              </w:r>
            </w:ins>
          </w:p>
        </w:tc>
        <w:tc>
          <w:tcPr>
            <w:tcW w:w="2835" w:type="dxa"/>
            <w:gridSpan w:val="3"/>
            <w:noWrap/>
            <w:hideMark/>
          </w:tcPr>
          <w:p w14:paraId="0405BA60" w14:textId="77777777" w:rsidR="00667D03" w:rsidRDefault="00667D03" w:rsidP="00716607">
            <w:pPr>
              <w:rPr>
                <w:ins w:id="5189" w:author="Steve Hanson" w:date="2012-08-06T15:49:00Z"/>
                <w:rFonts w:eastAsia="MS Mincho"/>
                <w:lang w:eastAsia="ja-JP"/>
              </w:rPr>
            </w:pPr>
            <w:ins w:id="5190" w:author="mbeckerle" w:date="2012-04-22T20:13:00Z">
              <w:del w:id="5191" w:author="Steve Hanson" w:date="2012-08-06T15:49:00Z">
                <w:r w:rsidRPr="00716607" w:rsidDel="00873F2C">
                  <w:rPr>
                    <w:rFonts w:eastAsia="MS Mincho"/>
                    <w:lang w:eastAsia="ja-JP"/>
                  </w:rPr>
                  <w:delText>978</w:delText>
                </w:r>
              </w:del>
            </w:ins>
            <w:ins w:id="5192" w:author="Steve Hanson" w:date="2012-08-06T15:49:00Z">
              <w:r w:rsidR="00873F2C">
                <w:rPr>
                  <w:rFonts w:eastAsia="MS Mincho"/>
                  <w:lang w:eastAsia="ja-JP"/>
                </w:rPr>
                <w:t>2</w:t>
              </w:r>
            </w:ins>
          </w:p>
          <w:p w14:paraId="6ACBA9C6" w14:textId="77777777" w:rsidR="00873F2C" w:rsidRDefault="00873F2C" w:rsidP="00716607">
            <w:pPr>
              <w:rPr>
                <w:ins w:id="5193" w:author="Steve Hanson" w:date="2012-08-06T15:49:00Z"/>
                <w:rFonts w:eastAsia="MS Mincho"/>
                <w:lang w:eastAsia="ja-JP"/>
              </w:rPr>
            </w:pPr>
            <w:ins w:id="5194" w:author="Steve Hanson" w:date="2012-08-06T15:49:00Z">
              <w:r>
                <w:rPr>
                  <w:rFonts w:eastAsia="MS Mincho"/>
                  <w:lang w:eastAsia="ja-JP"/>
                </w:rPr>
                <w:t>24</w:t>
              </w:r>
            </w:ins>
          </w:p>
          <w:p w14:paraId="2E8823B8" w14:textId="1766098A" w:rsidR="00873F2C" w:rsidRPr="00716607" w:rsidRDefault="00873F2C" w:rsidP="00716607">
            <w:pPr>
              <w:rPr>
                <w:ins w:id="5195" w:author="mbeckerle" w:date="2012-04-22T20:13:00Z"/>
                <w:rFonts w:eastAsia="MS Mincho"/>
                <w:lang w:eastAsia="ja-JP"/>
              </w:rPr>
            </w:pPr>
            <w:ins w:id="5196" w:author="Steve Hanson" w:date="2012-08-06T15:49:00Z">
              <w:r>
                <w:rPr>
                  <w:rFonts w:eastAsia="MS Mincho"/>
                  <w:lang w:eastAsia="ja-JP"/>
                </w:rPr>
                <w:t>235</w:t>
              </w:r>
            </w:ins>
          </w:p>
        </w:tc>
      </w:tr>
      <w:tr w:rsidR="00667D03" w:rsidRPr="00716607" w14:paraId="06C02E06" w14:textId="77777777" w:rsidTr="00AC39F3">
        <w:trPr>
          <w:trHeight w:val="302"/>
          <w:jc w:val="center"/>
          <w:ins w:id="5197" w:author="mbeckerle" w:date="2012-04-22T20:13:00Z"/>
        </w:trPr>
        <w:tc>
          <w:tcPr>
            <w:tcW w:w="939" w:type="dxa"/>
            <w:noWrap/>
            <w:hideMark/>
          </w:tcPr>
          <w:p w14:paraId="1F09343A" w14:textId="75982FBF" w:rsidR="00667D03" w:rsidRPr="00716607" w:rsidRDefault="00667D03" w:rsidP="00716607">
            <w:pPr>
              <w:rPr>
                <w:ins w:id="5198" w:author="mbeckerle" w:date="2012-04-22T20:13:00Z"/>
                <w:rFonts w:eastAsia="MS Mincho"/>
                <w:lang w:eastAsia="ja-JP"/>
              </w:rPr>
            </w:pPr>
            <w:ins w:id="5199" w:author="mbeckerle" w:date="2012-04-22T20:13:00Z">
              <w:r w:rsidRPr="00716607">
                <w:rPr>
                  <w:rFonts w:eastAsia="MS Mincho"/>
                  <w:lang w:eastAsia="ja-JP"/>
                </w:rPr>
                <w:t xml:space="preserve">E        </w:t>
              </w:r>
            </w:ins>
          </w:p>
        </w:tc>
        <w:tc>
          <w:tcPr>
            <w:tcW w:w="3278" w:type="dxa"/>
            <w:noWrap/>
            <w:hideMark/>
          </w:tcPr>
          <w:p w14:paraId="3F254579" w14:textId="77777777" w:rsidR="00667D03" w:rsidRPr="00716607" w:rsidRDefault="00667D03" w:rsidP="00716607">
            <w:pPr>
              <w:rPr>
                <w:ins w:id="5200" w:author="mbeckerle" w:date="2012-04-22T20:13:00Z"/>
                <w:rFonts w:eastAsia="MS Mincho"/>
                <w:lang w:eastAsia="ja-JP"/>
              </w:rPr>
            </w:pPr>
            <w:ins w:id="5201" w:author="mbeckerle" w:date="2012-04-22T20:13:00Z">
              <w:r w:rsidRPr="00716607">
                <w:rPr>
                  <w:rFonts w:eastAsia="MS Mincho"/>
                  <w:lang w:eastAsia="ja-JP"/>
                </w:rPr>
                <w:t xml:space="preserve">day of week             </w:t>
              </w:r>
            </w:ins>
          </w:p>
        </w:tc>
        <w:tc>
          <w:tcPr>
            <w:tcW w:w="1517" w:type="dxa"/>
            <w:noWrap/>
            <w:hideMark/>
          </w:tcPr>
          <w:p w14:paraId="13E719D6" w14:textId="517E4B23" w:rsidR="00667D03" w:rsidRPr="00716607" w:rsidRDefault="00667D03" w:rsidP="0033738B">
            <w:pPr>
              <w:rPr>
                <w:ins w:id="5202" w:author="mbeckerle" w:date="2012-04-22T20:13:00Z"/>
                <w:rFonts w:eastAsia="MS Mincho"/>
                <w:lang w:eastAsia="ja-JP"/>
              </w:rPr>
            </w:pPr>
            <w:ins w:id="5203" w:author="mbeckerle" w:date="2012-04-22T20:13:00Z">
              <w:del w:id="5204" w:author="Steve Hanson" w:date="2012-08-06T15:21:00Z">
                <w:r w:rsidRPr="00716607" w:rsidDel="0033738B">
                  <w:rPr>
                    <w:rFonts w:eastAsia="MS Mincho"/>
                    <w:lang w:eastAsia="ja-JP"/>
                  </w:rPr>
                  <w:delText>(</w:delText>
                </w:r>
              </w:del>
              <w:r w:rsidRPr="00716607">
                <w:rPr>
                  <w:rFonts w:eastAsia="MS Mincho"/>
                  <w:lang w:eastAsia="ja-JP"/>
                </w:rPr>
                <w:t>Text</w:t>
              </w:r>
              <w:del w:id="5205"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BE472E2" w14:textId="77777777" w:rsidR="00667D03" w:rsidRPr="00AC39F3" w:rsidRDefault="00667D03" w:rsidP="00716607">
            <w:pPr>
              <w:rPr>
                <w:ins w:id="5206" w:author="Steve Hanson" w:date="2012-08-06T15:42:00Z"/>
                <w:rFonts w:eastAsia="MS Mincho"/>
                <w:lang w:val="de-DE" w:eastAsia="ja-JP"/>
              </w:rPr>
            </w:pPr>
            <w:ins w:id="5207" w:author="Steve Hanson" w:date="2012-08-06T15:42:00Z">
              <w:r w:rsidRPr="00AC39F3">
                <w:rPr>
                  <w:rFonts w:eastAsia="MS Mincho"/>
                  <w:lang w:val="de-DE" w:eastAsia="ja-JP"/>
                </w:rPr>
                <w:t>E, EE, EEE</w:t>
              </w:r>
            </w:ins>
          </w:p>
          <w:p w14:paraId="6C025102" w14:textId="77777777" w:rsidR="00667D03" w:rsidRPr="00AC39F3" w:rsidRDefault="00667D03" w:rsidP="00716607">
            <w:pPr>
              <w:rPr>
                <w:ins w:id="5208" w:author="Steve Hanson" w:date="2012-08-06T15:42:00Z"/>
                <w:rFonts w:eastAsia="MS Mincho"/>
                <w:lang w:val="de-DE" w:eastAsia="ja-JP"/>
              </w:rPr>
            </w:pPr>
            <w:ins w:id="5209" w:author="Steve Hanson" w:date="2012-08-06T15:42:00Z">
              <w:r w:rsidRPr="00AC39F3">
                <w:rPr>
                  <w:rFonts w:eastAsia="MS Mincho"/>
                  <w:lang w:val="de-DE" w:eastAsia="ja-JP"/>
                </w:rPr>
                <w:t>EEEE</w:t>
              </w:r>
            </w:ins>
          </w:p>
          <w:p w14:paraId="46569A72" w14:textId="5B2DCE4F" w:rsidR="00667D03" w:rsidRPr="00AC39F3" w:rsidRDefault="00667D03" w:rsidP="00716607">
            <w:pPr>
              <w:rPr>
                <w:ins w:id="5210" w:author="Steve Hanson" w:date="2012-08-06T15:34:00Z"/>
                <w:rFonts w:eastAsia="MS Mincho"/>
                <w:lang w:val="de-DE" w:eastAsia="ja-JP"/>
              </w:rPr>
            </w:pPr>
            <w:ins w:id="5211" w:author="Steve Hanson" w:date="2012-08-06T15:42:00Z">
              <w:r w:rsidRPr="00AC39F3">
                <w:rPr>
                  <w:rFonts w:eastAsia="MS Mincho"/>
                  <w:lang w:val="de-DE" w:eastAsia="ja-JP"/>
                </w:rPr>
                <w:t>EEEEE</w:t>
              </w:r>
            </w:ins>
          </w:p>
        </w:tc>
        <w:tc>
          <w:tcPr>
            <w:tcW w:w="2835" w:type="dxa"/>
            <w:gridSpan w:val="3"/>
            <w:noWrap/>
            <w:hideMark/>
          </w:tcPr>
          <w:p w14:paraId="075081F9" w14:textId="3696D5B2" w:rsidR="00667D03" w:rsidRDefault="00667D03" w:rsidP="00716607">
            <w:pPr>
              <w:rPr>
                <w:ins w:id="5212" w:author="Steve Hanson" w:date="2012-08-06T15:42:00Z"/>
                <w:rFonts w:eastAsia="MS Mincho"/>
                <w:lang w:val="de-DE" w:eastAsia="ja-JP"/>
              </w:rPr>
            </w:pPr>
            <w:ins w:id="5213" w:author="Steve Hanson" w:date="2012-08-06T15:42:00Z">
              <w:r>
                <w:rPr>
                  <w:rFonts w:eastAsia="MS Mincho"/>
                  <w:lang w:val="de-DE" w:eastAsia="ja-JP"/>
                </w:rPr>
                <w:t>Tues</w:t>
              </w:r>
            </w:ins>
          </w:p>
          <w:p w14:paraId="5390D5E5" w14:textId="77777777" w:rsidR="00667D03" w:rsidRDefault="00667D03" w:rsidP="00716607">
            <w:pPr>
              <w:rPr>
                <w:ins w:id="5214" w:author="Steve Hanson" w:date="2012-08-06T15:42:00Z"/>
                <w:rFonts w:eastAsia="MS Mincho"/>
                <w:lang w:eastAsia="ja-JP"/>
              </w:rPr>
            </w:pPr>
            <w:ins w:id="5215" w:author="mbeckerle" w:date="2012-04-22T20:13:00Z">
              <w:r w:rsidRPr="00716607">
                <w:rPr>
                  <w:rFonts w:eastAsia="MS Mincho"/>
                  <w:lang w:eastAsia="ja-JP"/>
                </w:rPr>
                <w:t>Tuesday</w:t>
              </w:r>
            </w:ins>
          </w:p>
          <w:p w14:paraId="23D6E948" w14:textId="766A8FEC" w:rsidR="00667D03" w:rsidRPr="00716607" w:rsidRDefault="00667D03" w:rsidP="00716607">
            <w:pPr>
              <w:rPr>
                <w:ins w:id="5216" w:author="mbeckerle" w:date="2012-04-22T20:13:00Z"/>
                <w:rFonts w:eastAsia="MS Mincho"/>
                <w:lang w:eastAsia="ja-JP"/>
              </w:rPr>
            </w:pPr>
            <w:ins w:id="5217" w:author="Steve Hanson" w:date="2012-08-06T15:42:00Z">
              <w:r>
                <w:rPr>
                  <w:rFonts w:eastAsia="MS Mincho"/>
                  <w:lang w:eastAsia="ja-JP"/>
                </w:rPr>
                <w:t>T</w:t>
              </w:r>
            </w:ins>
          </w:p>
        </w:tc>
      </w:tr>
      <w:tr w:rsidR="00667D03" w:rsidRPr="00716607" w14:paraId="5F7EB6C2" w14:textId="77777777" w:rsidTr="00AC39F3">
        <w:trPr>
          <w:trHeight w:val="302"/>
          <w:jc w:val="center"/>
          <w:ins w:id="5218" w:author="mbeckerle" w:date="2012-04-22T20:13:00Z"/>
        </w:trPr>
        <w:tc>
          <w:tcPr>
            <w:tcW w:w="939" w:type="dxa"/>
            <w:noWrap/>
            <w:hideMark/>
          </w:tcPr>
          <w:p w14:paraId="15B25EDE" w14:textId="2FEABBA7" w:rsidR="00667D03" w:rsidRPr="00716607" w:rsidRDefault="00667D03" w:rsidP="00716607">
            <w:pPr>
              <w:rPr>
                <w:ins w:id="5219" w:author="mbeckerle" w:date="2012-04-22T20:13:00Z"/>
                <w:rFonts w:eastAsia="MS Mincho"/>
                <w:lang w:eastAsia="ja-JP"/>
              </w:rPr>
            </w:pPr>
            <w:ins w:id="5220" w:author="mbeckerle" w:date="2012-04-22T20:13:00Z">
              <w:r w:rsidRPr="00716607">
                <w:rPr>
                  <w:rFonts w:eastAsia="MS Mincho"/>
                  <w:lang w:eastAsia="ja-JP"/>
                </w:rPr>
                <w:t xml:space="preserve">e        </w:t>
              </w:r>
            </w:ins>
          </w:p>
        </w:tc>
        <w:tc>
          <w:tcPr>
            <w:tcW w:w="3278" w:type="dxa"/>
            <w:noWrap/>
            <w:hideMark/>
          </w:tcPr>
          <w:p w14:paraId="76EE3772" w14:textId="25E34C12" w:rsidR="00667D03" w:rsidRPr="00716607" w:rsidRDefault="00667D03" w:rsidP="00667D03">
            <w:pPr>
              <w:rPr>
                <w:ins w:id="5221" w:author="mbeckerle" w:date="2012-04-22T20:13:00Z"/>
                <w:rFonts w:eastAsia="MS Mincho"/>
                <w:lang w:eastAsia="ja-JP"/>
              </w:rPr>
            </w:pPr>
            <w:ins w:id="5222" w:author="mbeckerle" w:date="2012-04-22T20:13:00Z">
              <w:r w:rsidRPr="00716607">
                <w:rPr>
                  <w:rFonts w:eastAsia="MS Mincho"/>
                  <w:lang w:eastAsia="ja-JP"/>
                </w:rPr>
                <w:t>day of week (local</w:t>
              </w:r>
              <w:del w:id="5223" w:author="Steve Hanson" w:date="2012-08-06T15:43:00Z">
                <w:r w:rsidRPr="00716607" w:rsidDel="00667D03">
                  <w:rPr>
                    <w:rFonts w:eastAsia="MS Mincho"/>
                    <w:lang w:eastAsia="ja-JP"/>
                  </w:rPr>
                  <w:delText xml:space="preserve"> 1~7</w:delText>
                </w:r>
              </w:del>
              <w:r w:rsidRPr="00716607">
                <w:rPr>
                  <w:rFonts w:eastAsia="MS Mincho"/>
                  <w:lang w:eastAsia="ja-JP"/>
                </w:rPr>
                <w:t xml:space="preserve">) </w:t>
              </w:r>
            </w:ins>
          </w:p>
        </w:tc>
        <w:tc>
          <w:tcPr>
            <w:tcW w:w="1517" w:type="dxa"/>
            <w:noWrap/>
            <w:hideMark/>
          </w:tcPr>
          <w:p w14:paraId="2BD21796" w14:textId="750EBD3A" w:rsidR="00667D03" w:rsidRPr="00716607" w:rsidRDefault="00667D03" w:rsidP="0033738B">
            <w:pPr>
              <w:rPr>
                <w:ins w:id="5224" w:author="mbeckerle" w:date="2012-04-22T20:13:00Z"/>
                <w:rFonts w:eastAsia="MS Mincho"/>
                <w:lang w:eastAsia="ja-JP"/>
              </w:rPr>
            </w:pPr>
            <w:ins w:id="5225" w:author="mbeckerle" w:date="2012-04-22T20:13:00Z">
              <w:del w:id="5226" w:author="Steve Hanson" w:date="2012-08-06T15:21:00Z">
                <w:r w:rsidRPr="00716607" w:rsidDel="0033738B">
                  <w:rPr>
                    <w:rFonts w:eastAsia="MS Mincho"/>
                    <w:lang w:eastAsia="ja-JP"/>
                  </w:rPr>
                  <w:delText>(</w:delText>
                </w:r>
              </w:del>
              <w:r w:rsidRPr="00716607">
                <w:rPr>
                  <w:rFonts w:eastAsia="MS Mincho"/>
                  <w:lang w:eastAsia="ja-JP"/>
                </w:rPr>
                <w:t>Text &amp; Number</w:t>
              </w:r>
              <w:del w:id="5227" w:author="Steve Hanson" w:date="2012-08-06T15:21:00Z">
                <w:r w:rsidRPr="00716607" w:rsidDel="0033738B">
                  <w:rPr>
                    <w:rFonts w:eastAsia="MS Mincho"/>
                    <w:lang w:eastAsia="ja-JP"/>
                  </w:rPr>
                  <w:delText>)</w:delText>
                </w:r>
              </w:del>
            </w:ins>
          </w:p>
        </w:tc>
        <w:tc>
          <w:tcPr>
            <w:tcW w:w="1659" w:type="dxa"/>
          </w:tcPr>
          <w:p w14:paraId="19CD49F2" w14:textId="77777777" w:rsidR="00667D03" w:rsidRPr="00AC39F3" w:rsidRDefault="00667D03" w:rsidP="00667D03">
            <w:pPr>
              <w:rPr>
                <w:ins w:id="5228" w:author="Steve Hanson" w:date="2012-08-06T15:46:00Z"/>
                <w:rFonts w:eastAsia="MS Mincho"/>
                <w:lang w:val="de-DE" w:eastAsia="ja-JP"/>
              </w:rPr>
            </w:pPr>
            <w:ins w:id="5229" w:author="Steve Hanson" w:date="2012-08-06T15:46:00Z">
              <w:r w:rsidRPr="00AC39F3">
                <w:rPr>
                  <w:rFonts w:eastAsia="MS Mincho"/>
                  <w:lang w:val="de-DE" w:eastAsia="ja-JP"/>
                </w:rPr>
                <w:t>e, ee</w:t>
              </w:r>
            </w:ins>
          </w:p>
          <w:p w14:paraId="739A9A0F" w14:textId="77777777" w:rsidR="00667D03" w:rsidRPr="00AC39F3" w:rsidRDefault="00667D03" w:rsidP="00667D03">
            <w:pPr>
              <w:rPr>
                <w:ins w:id="5230" w:author="Steve Hanson" w:date="2012-08-06T15:46:00Z"/>
                <w:rFonts w:eastAsia="MS Mincho"/>
                <w:lang w:val="de-DE" w:eastAsia="ja-JP"/>
              </w:rPr>
            </w:pPr>
            <w:ins w:id="5231" w:author="Steve Hanson" w:date="2012-08-06T15:46:00Z">
              <w:r w:rsidRPr="00AC39F3">
                <w:rPr>
                  <w:rFonts w:eastAsia="MS Mincho"/>
                  <w:lang w:val="de-DE" w:eastAsia="ja-JP"/>
                </w:rPr>
                <w:t>eee</w:t>
              </w:r>
            </w:ins>
          </w:p>
          <w:p w14:paraId="7F7DD83D" w14:textId="77777777" w:rsidR="00667D03" w:rsidRPr="00AC39F3" w:rsidRDefault="00667D03" w:rsidP="00667D03">
            <w:pPr>
              <w:rPr>
                <w:ins w:id="5232" w:author="Steve Hanson" w:date="2012-08-06T15:46:00Z"/>
                <w:rFonts w:eastAsia="MS Mincho"/>
                <w:lang w:val="de-DE" w:eastAsia="ja-JP"/>
              </w:rPr>
            </w:pPr>
            <w:ins w:id="5233" w:author="Steve Hanson" w:date="2012-08-06T15:46:00Z">
              <w:r w:rsidRPr="00AC39F3">
                <w:rPr>
                  <w:rFonts w:eastAsia="MS Mincho"/>
                  <w:lang w:val="de-DE" w:eastAsia="ja-JP"/>
                </w:rPr>
                <w:t>eeee</w:t>
              </w:r>
            </w:ins>
          </w:p>
          <w:p w14:paraId="74AB9D18" w14:textId="655A1264" w:rsidR="00667D03" w:rsidRPr="00AC39F3" w:rsidRDefault="00667D03" w:rsidP="00667D03">
            <w:pPr>
              <w:rPr>
                <w:ins w:id="5234" w:author="Steve Hanson" w:date="2012-08-06T15:34:00Z"/>
                <w:rFonts w:eastAsia="MS Mincho"/>
                <w:lang w:val="de-DE" w:eastAsia="ja-JP"/>
              </w:rPr>
            </w:pPr>
            <w:ins w:id="5235" w:author="Steve Hanson" w:date="2012-08-06T15:46:00Z">
              <w:r w:rsidRPr="00AC39F3">
                <w:rPr>
                  <w:rFonts w:eastAsia="MS Mincho"/>
                  <w:lang w:val="de-DE" w:eastAsia="ja-JP"/>
                </w:rPr>
                <w:t>eeeee</w:t>
              </w:r>
            </w:ins>
          </w:p>
        </w:tc>
        <w:tc>
          <w:tcPr>
            <w:tcW w:w="2835" w:type="dxa"/>
            <w:gridSpan w:val="3"/>
            <w:noWrap/>
            <w:hideMark/>
          </w:tcPr>
          <w:p w14:paraId="1C2B744C" w14:textId="77777777" w:rsidR="00667D03" w:rsidRDefault="00667D03" w:rsidP="00667D03">
            <w:pPr>
              <w:rPr>
                <w:ins w:id="5236" w:author="Steve Hanson" w:date="2012-08-06T15:47:00Z"/>
                <w:rFonts w:eastAsia="MS Mincho"/>
                <w:lang w:eastAsia="ja-JP"/>
              </w:rPr>
            </w:pPr>
            <w:ins w:id="5237" w:author="mbeckerle" w:date="2012-04-22T20:13:00Z">
              <w:del w:id="5238" w:author="Steve Hanson" w:date="2012-08-06T15:47:00Z">
                <w:r w:rsidRPr="00716607" w:rsidDel="00667D03">
                  <w:rPr>
                    <w:rFonts w:eastAsia="MS Mincho"/>
                    <w:lang w:eastAsia="ja-JP"/>
                  </w:rPr>
                  <w:delText xml:space="preserve">Tues &amp; </w:delText>
                </w:r>
              </w:del>
              <w:r w:rsidRPr="00716607">
                <w:rPr>
                  <w:rFonts w:eastAsia="MS Mincho"/>
                  <w:lang w:eastAsia="ja-JP"/>
                </w:rPr>
                <w:t>2</w:t>
              </w:r>
            </w:ins>
          </w:p>
          <w:p w14:paraId="4A194713" w14:textId="77777777" w:rsidR="00667D03" w:rsidRDefault="00667D03" w:rsidP="00667D03">
            <w:pPr>
              <w:rPr>
                <w:ins w:id="5239" w:author="Steve Hanson" w:date="2012-08-06T15:47:00Z"/>
                <w:rFonts w:eastAsia="MS Mincho"/>
                <w:lang w:eastAsia="ja-JP"/>
              </w:rPr>
            </w:pPr>
            <w:ins w:id="5240" w:author="Steve Hanson" w:date="2012-08-06T15:47:00Z">
              <w:r>
                <w:rPr>
                  <w:rFonts w:eastAsia="MS Mincho"/>
                  <w:lang w:eastAsia="ja-JP"/>
                </w:rPr>
                <w:t>Tues</w:t>
              </w:r>
            </w:ins>
          </w:p>
          <w:p w14:paraId="13AF5DA8" w14:textId="77777777" w:rsidR="00667D03" w:rsidRDefault="00667D03" w:rsidP="00667D03">
            <w:pPr>
              <w:rPr>
                <w:ins w:id="5241" w:author="Steve Hanson" w:date="2012-08-06T15:47:00Z"/>
                <w:rFonts w:eastAsia="MS Mincho"/>
                <w:lang w:eastAsia="ja-JP"/>
              </w:rPr>
            </w:pPr>
            <w:ins w:id="5242" w:author="Steve Hanson" w:date="2012-08-06T15:47:00Z">
              <w:r>
                <w:rPr>
                  <w:rFonts w:eastAsia="MS Mincho"/>
                  <w:lang w:eastAsia="ja-JP"/>
                </w:rPr>
                <w:t>Tuesday</w:t>
              </w:r>
            </w:ins>
          </w:p>
          <w:p w14:paraId="35DFA30B" w14:textId="67FA00B2" w:rsidR="00667D03" w:rsidRPr="00716607" w:rsidRDefault="00667D03" w:rsidP="00667D03">
            <w:pPr>
              <w:rPr>
                <w:ins w:id="5243" w:author="mbeckerle" w:date="2012-04-22T20:13:00Z"/>
                <w:rFonts w:eastAsia="MS Mincho"/>
                <w:lang w:eastAsia="ja-JP"/>
              </w:rPr>
            </w:pPr>
            <w:ins w:id="5244" w:author="Steve Hanson" w:date="2012-08-06T15:47:00Z">
              <w:r>
                <w:rPr>
                  <w:rFonts w:eastAsia="MS Mincho"/>
                  <w:lang w:eastAsia="ja-JP"/>
                </w:rPr>
                <w:t>T</w:t>
              </w:r>
            </w:ins>
          </w:p>
        </w:tc>
      </w:tr>
      <w:tr w:rsidR="00667D03" w:rsidRPr="00716607" w14:paraId="26FE1E38" w14:textId="77777777" w:rsidTr="00AC39F3">
        <w:trPr>
          <w:trHeight w:val="302"/>
          <w:jc w:val="center"/>
          <w:ins w:id="5245" w:author="mbeckerle" w:date="2012-04-22T20:13:00Z"/>
        </w:trPr>
        <w:tc>
          <w:tcPr>
            <w:tcW w:w="939" w:type="dxa"/>
            <w:noWrap/>
            <w:hideMark/>
          </w:tcPr>
          <w:p w14:paraId="1B36218C" w14:textId="49A8B379" w:rsidR="00667D03" w:rsidRPr="00716607" w:rsidRDefault="00667D03" w:rsidP="00716607">
            <w:pPr>
              <w:rPr>
                <w:ins w:id="5246" w:author="mbeckerle" w:date="2012-04-22T20:13:00Z"/>
                <w:rFonts w:eastAsia="MS Mincho"/>
                <w:lang w:eastAsia="ja-JP"/>
              </w:rPr>
            </w:pPr>
            <w:ins w:id="5247" w:author="mbeckerle" w:date="2012-04-22T20:13:00Z">
              <w:r w:rsidRPr="00716607">
                <w:rPr>
                  <w:rFonts w:eastAsia="MS Mincho"/>
                  <w:lang w:eastAsia="ja-JP"/>
                </w:rPr>
                <w:t xml:space="preserve">D        </w:t>
              </w:r>
            </w:ins>
          </w:p>
        </w:tc>
        <w:tc>
          <w:tcPr>
            <w:tcW w:w="3278" w:type="dxa"/>
            <w:noWrap/>
            <w:hideMark/>
          </w:tcPr>
          <w:p w14:paraId="06B1AF03" w14:textId="77777777" w:rsidR="00667D03" w:rsidRPr="00716607" w:rsidRDefault="00667D03" w:rsidP="00716607">
            <w:pPr>
              <w:rPr>
                <w:ins w:id="5248" w:author="mbeckerle" w:date="2012-04-22T20:13:00Z"/>
                <w:rFonts w:eastAsia="MS Mincho"/>
                <w:lang w:eastAsia="ja-JP"/>
              </w:rPr>
            </w:pPr>
            <w:ins w:id="5249" w:author="mbeckerle" w:date="2012-04-22T20:13:00Z">
              <w:r w:rsidRPr="00716607">
                <w:rPr>
                  <w:rFonts w:eastAsia="MS Mincho"/>
                  <w:lang w:eastAsia="ja-JP"/>
                </w:rPr>
                <w:t xml:space="preserve">day in year             </w:t>
              </w:r>
            </w:ins>
          </w:p>
        </w:tc>
        <w:tc>
          <w:tcPr>
            <w:tcW w:w="1517" w:type="dxa"/>
            <w:noWrap/>
            <w:hideMark/>
          </w:tcPr>
          <w:p w14:paraId="6993AD93" w14:textId="45C36BE3" w:rsidR="00667D03" w:rsidRPr="00716607" w:rsidRDefault="00667D03" w:rsidP="0033738B">
            <w:pPr>
              <w:rPr>
                <w:ins w:id="5250" w:author="mbeckerle" w:date="2012-04-22T20:13:00Z"/>
                <w:rFonts w:eastAsia="MS Mincho"/>
                <w:lang w:eastAsia="ja-JP"/>
              </w:rPr>
            </w:pPr>
            <w:ins w:id="5251" w:author="mbeckerle" w:date="2012-04-22T20:13:00Z">
              <w:del w:id="5252" w:author="Steve Hanson" w:date="2012-08-06T15:21:00Z">
                <w:r w:rsidRPr="00716607" w:rsidDel="0033738B">
                  <w:rPr>
                    <w:rFonts w:eastAsia="MS Mincho"/>
                    <w:lang w:eastAsia="ja-JP"/>
                  </w:rPr>
                  <w:delText>(</w:delText>
                </w:r>
              </w:del>
              <w:r w:rsidRPr="00716607">
                <w:rPr>
                  <w:rFonts w:eastAsia="MS Mincho"/>
                  <w:lang w:eastAsia="ja-JP"/>
                </w:rPr>
                <w:t>Number</w:t>
              </w:r>
              <w:del w:id="5253"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729AF95" w14:textId="6728DB4F" w:rsidR="00667D03" w:rsidRPr="00716607" w:rsidRDefault="00873F2C" w:rsidP="00716607">
            <w:pPr>
              <w:rPr>
                <w:ins w:id="5254" w:author="Steve Hanson" w:date="2012-08-06T15:34:00Z"/>
                <w:rFonts w:eastAsia="MS Mincho"/>
                <w:lang w:eastAsia="ja-JP"/>
              </w:rPr>
            </w:pPr>
            <w:ins w:id="5255" w:author="Steve Hanson" w:date="2012-08-06T15:49:00Z">
              <w:r>
                <w:rPr>
                  <w:rFonts w:eastAsia="MS Mincho"/>
                  <w:lang w:eastAsia="ja-JP"/>
                </w:rPr>
                <w:t>D</w:t>
              </w:r>
            </w:ins>
          </w:p>
        </w:tc>
        <w:tc>
          <w:tcPr>
            <w:tcW w:w="2835" w:type="dxa"/>
            <w:gridSpan w:val="3"/>
            <w:noWrap/>
            <w:hideMark/>
          </w:tcPr>
          <w:p w14:paraId="6176D60A" w14:textId="76B6A01F" w:rsidR="00667D03" w:rsidRPr="00716607" w:rsidRDefault="00667D03" w:rsidP="00716607">
            <w:pPr>
              <w:rPr>
                <w:ins w:id="5256" w:author="mbeckerle" w:date="2012-04-22T20:13:00Z"/>
                <w:rFonts w:eastAsia="MS Mincho"/>
                <w:lang w:eastAsia="ja-JP"/>
              </w:rPr>
            </w:pPr>
            <w:ins w:id="5257" w:author="mbeckerle" w:date="2012-04-22T20:13:00Z">
              <w:r w:rsidRPr="00716607">
                <w:rPr>
                  <w:rFonts w:eastAsia="MS Mincho"/>
                  <w:lang w:eastAsia="ja-JP"/>
                </w:rPr>
                <w:t>189</w:t>
              </w:r>
            </w:ins>
          </w:p>
        </w:tc>
      </w:tr>
      <w:tr w:rsidR="00667D03" w:rsidRPr="00716607" w14:paraId="1F4C7B7F" w14:textId="77777777" w:rsidTr="00AC39F3">
        <w:trPr>
          <w:trHeight w:val="302"/>
          <w:jc w:val="center"/>
          <w:ins w:id="5258" w:author="mbeckerle" w:date="2012-04-22T20:13:00Z"/>
        </w:trPr>
        <w:tc>
          <w:tcPr>
            <w:tcW w:w="939" w:type="dxa"/>
            <w:noWrap/>
            <w:hideMark/>
          </w:tcPr>
          <w:p w14:paraId="7DDA02FC" w14:textId="77777777" w:rsidR="00667D03" w:rsidRPr="00716607" w:rsidRDefault="00667D03" w:rsidP="00716607">
            <w:pPr>
              <w:rPr>
                <w:ins w:id="5259" w:author="mbeckerle" w:date="2012-04-22T20:13:00Z"/>
                <w:rFonts w:eastAsia="MS Mincho"/>
                <w:lang w:eastAsia="ja-JP"/>
              </w:rPr>
            </w:pPr>
            <w:ins w:id="5260" w:author="mbeckerle" w:date="2012-04-22T20:13:00Z">
              <w:r w:rsidRPr="00716607">
                <w:rPr>
                  <w:rFonts w:eastAsia="MS Mincho"/>
                  <w:lang w:eastAsia="ja-JP"/>
                </w:rPr>
                <w:t xml:space="preserve">F        </w:t>
              </w:r>
            </w:ins>
          </w:p>
        </w:tc>
        <w:tc>
          <w:tcPr>
            <w:tcW w:w="3278" w:type="dxa"/>
            <w:noWrap/>
            <w:hideMark/>
          </w:tcPr>
          <w:p w14:paraId="2FB18A0A" w14:textId="77777777" w:rsidR="00667D03" w:rsidRPr="00716607" w:rsidRDefault="00667D03" w:rsidP="00716607">
            <w:pPr>
              <w:rPr>
                <w:ins w:id="5261" w:author="mbeckerle" w:date="2012-04-22T20:13:00Z"/>
                <w:rFonts w:eastAsia="MS Mincho"/>
                <w:lang w:eastAsia="ja-JP"/>
              </w:rPr>
            </w:pPr>
            <w:ins w:id="5262" w:author="mbeckerle" w:date="2012-04-22T20:13:00Z">
              <w:r w:rsidRPr="00716607">
                <w:rPr>
                  <w:rFonts w:eastAsia="MS Mincho"/>
                  <w:lang w:eastAsia="ja-JP"/>
                </w:rPr>
                <w:t xml:space="preserve">day of week in month   </w:t>
              </w:r>
            </w:ins>
          </w:p>
        </w:tc>
        <w:tc>
          <w:tcPr>
            <w:tcW w:w="1517" w:type="dxa"/>
            <w:noWrap/>
            <w:hideMark/>
          </w:tcPr>
          <w:p w14:paraId="49096B49" w14:textId="130BC64E" w:rsidR="00667D03" w:rsidRPr="00716607" w:rsidRDefault="00667D03" w:rsidP="0033738B">
            <w:pPr>
              <w:rPr>
                <w:ins w:id="5263" w:author="mbeckerle" w:date="2012-04-22T20:13:00Z"/>
                <w:rFonts w:eastAsia="MS Mincho"/>
                <w:lang w:eastAsia="ja-JP"/>
              </w:rPr>
            </w:pPr>
            <w:ins w:id="5264" w:author="mbeckerle" w:date="2012-04-22T20:13:00Z">
              <w:del w:id="5265" w:author="Steve Hanson" w:date="2012-08-06T15:21:00Z">
                <w:r w:rsidRPr="00716607" w:rsidDel="0033738B">
                  <w:rPr>
                    <w:rFonts w:eastAsia="MS Mincho"/>
                    <w:lang w:eastAsia="ja-JP"/>
                  </w:rPr>
                  <w:delText>(</w:delText>
                </w:r>
              </w:del>
              <w:r w:rsidRPr="00716607">
                <w:rPr>
                  <w:rFonts w:eastAsia="MS Mincho"/>
                  <w:lang w:eastAsia="ja-JP"/>
                </w:rPr>
                <w:t>Number</w:t>
              </w:r>
              <w:del w:id="5266"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AE48A1A" w14:textId="7CF9A166" w:rsidR="00667D03" w:rsidRPr="00716607" w:rsidRDefault="00667D03" w:rsidP="00716607">
            <w:pPr>
              <w:rPr>
                <w:ins w:id="5267" w:author="Steve Hanson" w:date="2012-08-06T15:34:00Z"/>
                <w:rFonts w:eastAsia="MS Mincho"/>
                <w:lang w:eastAsia="ja-JP"/>
              </w:rPr>
            </w:pPr>
            <w:ins w:id="5268" w:author="Steve Hanson" w:date="2012-08-06T15:47:00Z">
              <w:r>
                <w:rPr>
                  <w:rFonts w:eastAsia="MS Mincho"/>
                  <w:lang w:eastAsia="ja-JP"/>
                </w:rPr>
                <w:t>F</w:t>
              </w:r>
            </w:ins>
          </w:p>
        </w:tc>
        <w:tc>
          <w:tcPr>
            <w:tcW w:w="2835" w:type="dxa"/>
            <w:gridSpan w:val="3"/>
            <w:noWrap/>
            <w:hideMark/>
          </w:tcPr>
          <w:p w14:paraId="0965BE91" w14:textId="7541DDBD" w:rsidR="00667D03" w:rsidRPr="00716607" w:rsidRDefault="00667D03" w:rsidP="00716607">
            <w:pPr>
              <w:rPr>
                <w:ins w:id="5269" w:author="mbeckerle" w:date="2012-04-22T20:13:00Z"/>
                <w:rFonts w:eastAsia="MS Mincho"/>
                <w:lang w:eastAsia="ja-JP"/>
              </w:rPr>
            </w:pPr>
            <w:ins w:id="5270" w:author="mbeckerle" w:date="2012-04-22T20:13:00Z">
              <w:r w:rsidRPr="00716607">
                <w:rPr>
                  <w:rFonts w:eastAsia="MS Mincho"/>
                  <w:lang w:eastAsia="ja-JP"/>
                </w:rPr>
                <w:t>2 (2nd Wed in July)</w:t>
              </w:r>
            </w:ins>
          </w:p>
        </w:tc>
      </w:tr>
      <w:tr w:rsidR="00667D03" w:rsidRPr="00716607" w14:paraId="0D1D7DB0" w14:textId="77777777" w:rsidTr="00AC39F3">
        <w:trPr>
          <w:trHeight w:val="302"/>
          <w:jc w:val="center"/>
          <w:ins w:id="5271" w:author="mbeckerle" w:date="2012-04-22T20:13:00Z"/>
        </w:trPr>
        <w:tc>
          <w:tcPr>
            <w:tcW w:w="939" w:type="dxa"/>
            <w:noWrap/>
            <w:hideMark/>
          </w:tcPr>
          <w:p w14:paraId="542A812A" w14:textId="77777777" w:rsidR="00667D03" w:rsidRPr="00716607" w:rsidRDefault="00667D03" w:rsidP="00716607">
            <w:pPr>
              <w:rPr>
                <w:ins w:id="5272" w:author="mbeckerle" w:date="2012-04-22T20:13:00Z"/>
                <w:rFonts w:eastAsia="MS Mincho"/>
                <w:lang w:eastAsia="ja-JP"/>
              </w:rPr>
            </w:pPr>
            <w:ins w:id="5273" w:author="mbeckerle" w:date="2012-04-22T20:13:00Z">
              <w:r w:rsidRPr="00716607">
                <w:rPr>
                  <w:rFonts w:eastAsia="MS Mincho"/>
                  <w:lang w:eastAsia="ja-JP"/>
                </w:rPr>
                <w:t xml:space="preserve">w        </w:t>
              </w:r>
            </w:ins>
          </w:p>
        </w:tc>
        <w:tc>
          <w:tcPr>
            <w:tcW w:w="3278" w:type="dxa"/>
            <w:noWrap/>
            <w:hideMark/>
          </w:tcPr>
          <w:p w14:paraId="7DAA13C7" w14:textId="77777777" w:rsidR="00667D03" w:rsidRPr="00716607" w:rsidRDefault="00667D03" w:rsidP="00716607">
            <w:pPr>
              <w:rPr>
                <w:ins w:id="5274" w:author="mbeckerle" w:date="2012-04-22T20:13:00Z"/>
                <w:rFonts w:eastAsia="MS Mincho"/>
                <w:lang w:eastAsia="ja-JP"/>
              </w:rPr>
            </w:pPr>
            <w:ins w:id="5275" w:author="mbeckerle" w:date="2012-04-22T20:13:00Z">
              <w:r w:rsidRPr="00716607">
                <w:rPr>
                  <w:rFonts w:eastAsia="MS Mincho"/>
                  <w:lang w:eastAsia="ja-JP"/>
                </w:rPr>
                <w:t xml:space="preserve">week in year            </w:t>
              </w:r>
            </w:ins>
          </w:p>
        </w:tc>
        <w:tc>
          <w:tcPr>
            <w:tcW w:w="1517" w:type="dxa"/>
            <w:noWrap/>
            <w:hideMark/>
          </w:tcPr>
          <w:p w14:paraId="00C5AC3D" w14:textId="44AF458B" w:rsidR="00667D03" w:rsidRPr="00716607" w:rsidRDefault="00667D03" w:rsidP="0033738B">
            <w:pPr>
              <w:rPr>
                <w:ins w:id="5276" w:author="mbeckerle" w:date="2012-04-22T20:13:00Z"/>
                <w:rFonts w:eastAsia="MS Mincho"/>
                <w:lang w:eastAsia="ja-JP"/>
              </w:rPr>
            </w:pPr>
            <w:ins w:id="5277" w:author="mbeckerle" w:date="2012-04-22T20:13:00Z">
              <w:del w:id="5278" w:author="Steve Hanson" w:date="2012-08-06T15:21:00Z">
                <w:r w:rsidRPr="00716607" w:rsidDel="0033738B">
                  <w:rPr>
                    <w:rFonts w:eastAsia="MS Mincho"/>
                    <w:lang w:eastAsia="ja-JP"/>
                  </w:rPr>
                  <w:delText>(</w:delText>
                </w:r>
              </w:del>
              <w:r w:rsidRPr="00716607">
                <w:rPr>
                  <w:rFonts w:eastAsia="MS Mincho"/>
                  <w:lang w:eastAsia="ja-JP"/>
                </w:rPr>
                <w:t>Number</w:t>
              </w:r>
              <w:del w:id="5279"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1E1DCE20" w14:textId="0428EE2F" w:rsidR="00667D03" w:rsidRPr="00716607" w:rsidRDefault="00873F2C" w:rsidP="00873F2C">
            <w:pPr>
              <w:rPr>
                <w:ins w:id="5280" w:author="Steve Hanson" w:date="2012-08-06T15:34:00Z"/>
                <w:rFonts w:eastAsia="MS Mincho"/>
                <w:lang w:eastAsia="ja-JP"/>
              </w:rPr>
            </w:pPr>
            <w:ins w:id="5281" w:author="Steve Hanson" w:date="2012-08-06T15:50:00Z">
              <w:r>
                <w:rPr>
                  <w:rFonts w:eastAsia="MS Mincho"/>
                  <w:lang w:eastAsia="ja-JP"/>
                </w:rPr>
                <w:t>w, ww</w:t>
              </w:r>
            </w:ins>
          </w:p>
        </w:tc>
        <w:tc>
          <w:tcPr>
            <w:tcW w:w="2835" w:type="dxa"/>
            <w:gridSpan w:val="3"/>
            <w:noWrap/>
            <w:hideMark/>
          </w:tcPr>
          <w:p w14:paraId="3A6D45DA" w14:textId="2C92FDC2" w:rsidR="00667D03" w:rsidRPr="00716607" w:rsidRDefault="00667D03" w:rsidP="00716607">
            <w:pPr>
              <w:rPr>
                <w:ins w:id="5282" w:author="mbeckerle" w:date="2012-04-22T20:13:00Z"/>
                <w:rFonts w:eastAsia="MS Mincho"/>
                <w:lang w:eastAsia="ja-JP"/>
              </w:rPr>
            </w:pPr>
            <w:ins w:id="5283" w:author="mbeckerle" w:date="2012-04-22T20:13:00Z">
              <w:r w:rsidRPr="00716607">
                <w:rPr>
                  <w:rFonts w:eastAsia="MS Mincho"/>
                  <w:lang w:eastAsia="ja-JP"/>
                </w:rPr>
                <w:t>27</w:t>
              </w:r>
            </w:ins>
          </w:p>
        </w:tc>
      </w:tr>
      <w:tr w:rsidR="00667D03" w:rsidRPr="00716607" w14:paraId="0B5A3E35" w14:textId="77777777" w:rsidTr="00AC39F3">
        <w:trPr>
          <w:trHeight w:val="302"/>
          <w:jc w:val="center"/>
          <w:ins w:id="5284" w:author="mbeckerle" w:date="2012-04-22T20:13:00Z"/>
        </w:trPr>
        <w:tc>
          <w:tcPr>
            <w:tcW w:w="939" w:type="dxa"/>
            <w:noWrap/>
            <w:hideMark/>
          </w:tcPr>
          <w:p w14:paraId="3F6B7E70" w14:textId="77777777" w:rsidR="00667D03" w:rsidRPr="00716607" w:rsidRDefault="00667D03" w:rsidP="00716607">
            <w:pPr>
              <w:rPr>
                <w:ins w:id="5285" w:author="mbeckerle" w:date="2012-04-22T20:13:00Z"/>
                <w:rFonts w:eastAsia="MS Mincho"/>
                <w:lang w:eastAsia="ja-JP"/>
              </w:rPr>
            </w:pPr>
            <w:ins w:id="5286" w:author="mbeckerle" w:date="2012-04-22T20:13:00Z">
              <w:r w:rsidRPr="00716607">
                <w:rPr>
                  <w:rFonts w:eastAsia="MS Mincho"/>
                  <w:lang w:eastAsia="ja-JP"/>
                </w:rPr>
                <w:t xml:space="preserve">W        </w:t>
              </w:r>
            </w:ins>
          </w:p>
        </w:tc>
        <w:tc>
          <w:tcPr>
            <w:tcW w:w="3278" w:type="dxa"/>
            <w:noWrap/>
            <w:hideMark/>
          </w:tcPr>
          <w:p w14:paraId="19DE5CB1" w14:textId="77777777" w:rsidR="00667D03" w:rsidRPr="00716607" w:rsidRDefault="00667D03" w:rsidP="00716607">
            <w:pPr>
              <w:rPr>
                <w:ins w:id="5287" w:author="mbeckerle" w:date="2012-04-22T20:13:00Z"/>
                <w:rFonts w:eastAsia="MS Mincho"/>
                <w:lang w:eastAsia="ja-JP"/>
              </w:rPr>
            </w:pPr>
            <w:ins w:id="5288" w:author="mbeckerle" w:date="2012-04-22T20:13:00Z">
              <w:r w:rsidRPr="00716607">
                <w:rPr>
                  <w:rFonts w:eastAsia="MS Mincho"/>
                  <w:lang w:eastAsia="ja-JP"/>
                </w:rPr>
                <w:t xml:space="preserve">week in month           </w:t>
              </w:r>
            </w:ins>
          </w:p>
        </w:tc>
        <w:tc>
          <w:tcPr>
            <w:tcW w:w="1517" w:type="dxa"/>
            <w:noWrap/>
            <w:hideMark/>
          </w:tcPr>
          <w:p w14:paraId="0296A927" w14:textId="53B793D5" w:rsidR="00667D03" w:rsidRPr="00716607" w:rsidRDefault="00667D03" w:rsidP="0033738B">
            <w:pPr>
              <w:rPr>
                <w:ins w:id="5289" w:author="mbeckerle" w:date="2012-04-22T20:13:00Z"/>
                <w:rFonts w:eastAsia="MS Mincho"/>
                <w:lang w:eastAsia="ja-JP"/>
              </w:rPr>
            </w:pPr>
            <w:ins w:id="5290" w:author="mbeckerle" w:date="2012-04-22T20:13:00Z">
              <w:del w:id="5291" w:author="Steve Hanson" w:date="2012-08-06T15:21:00Z">
                <w:r w:rsidRPr="00716607" w:rsidDel="0033738B">
                  <w:rPr>
                    <w:rFonts w:eastAsia="MS Mincho"/>
                    <w:lang w:eastAsia="ja-JP"/>
                  </w:rPr>
                  <w:delText>(</w:delText>
                </w:r>
              </w:del>
              <w:r w:rsidRPr="00716607">
                <w:rPr>
                  <w:rFonts w:eastAsia="MS Mincho"/>
                  <w:lang w:eastAsia="ja-JP"/>
                </w:rPr>
                <w:t>Number</w:t>
              </w:r>
              <w:del w:id="5292"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3C520F7" w14:textId="3146244B" w:rsidR="00667D03" w:rsidRPr="00716607" w:rsidRDefault="00873F2C" w:rsidP="00716607">
            <w:pPr>
              <w:rPr>
                <w:ins w:id="5293" w:author="Steve Hanson" w:date="2012-08-06T15:34:00Z"/>
                <w:rFonts w:eastAsia="MS Mincho"/>
                <w:lang w:eastAsia="ja-JP"/>
              </w:rPr>
            </w:pPr>
            <w:ins w:id="5294" w:author="Steve Hanson" w:date="2012-08-06T15:50:00Z">
              <w:r>
                <w:rPr>
                  <w:rFonts w:eastAsia="MS Mincho"/>
                  <w:lang w:eastAsia="ja-JP"/>
                </w:rPr>
                <w:t>W</w:t>
              </w:r>
            </w:ins>
          </w:p>
        </w:tc>
        <w:tc>
          <w:tcPr>
            <w:tcW w:w="2835" w:type="dxa"/>
            <w:gridSpan w:val="3"/>
            <w:noWrap/>
            <w:hideMark/>
          </w:tcPr>
          <w:p w14:paraId="68E3EF25" w14:textId="78796283" w:rsidR="00667D03" w:rsidRPr="00716607" w:rsidRDefault="00667D03" w:rsidP="00716607">
            <w:pPr>
              <w:rPr>
                <w:ins w:id="5295" w:author="mbeckerle" w:date="2012-04-22T20:13:00Z"/>
                <w:rFonts w:eastAsia="MS Mincho"/>
                <w:lang w:eastAsia="ja-JP"/>
              </w:rPr>
            </w:pPr>
            <w:ins w:id="5296" w:author="mbeckerle" w:date="2012-04-22T20:13:00Z">
              <w:r w:rsidRPr="00716607">
                <w:rPr>
                  <w:rFonts w:eastAsia="MS Mincho"/>
                  <w:lang w:eastAsia="ja-JP"/>
                </w:rPr>
                <w:t>2</w:t>
              </w:r>
            </w:ins>
          </w:p>
        </w:tc>
      </w:tr>
      <w:tr w:rsidR="00667D03" w:rsidRPr="00716607" w14:paraId="7497DB8C" w14:textId="77777777" w:rsidTr="00AC39F3">
        <w:trPr>
          <w:trHeight w:val="302"/>
          <w:jc w:val="center"/>
          <w:ins w:id="5297" w:author="mbeckerle" w:date="2012-04-22T20:13:00Z"/>
        </w:trPr>
        <w:tc>
          <w:tcPr>
            <w:tcW w:w="939" w:type="dxa"/>
            <w:noWrap/>
            <w:hideMark/>
          </w:tcPr>
          <w:p w14:paraId="2011209E" w14:textId="77777777" w:rsidR="00667D03" w:rsidRPr="00716607" w:rsidRDefault="00667D03" w:rsidP="00716607">
            <w:pPr>
              <w:rPr>
                <w:ins w:id="5298" w:author="mbeckerle" w:date="2012-04-22T20:13:00Z"/>
                <w:rFonts w:eastAsia="MS Mincho"/>
                <w:lang w:eastAsia="ja-JP"/>
              </w:rPr>
            </w:pPr>
            <w:ins w:id="5299" w:author="mbeckerle" w:date="2012-04-22T20:13:00Z">
              <w:r w:rsidRPr="00716607">
                <w:rPr>
                  <w:rFonts w:eastAsia="MS Mincho"/>
                  <w:lang w:eastAsia="ja-JP"/>
                </w:rPr>
                <w:t xml:space="preserve">a        </w:t>
              </w:r>
            </w:ins>
          </w:p>
        </w:tc>
        <w:tc>
          <w:tcPr>
            <w:tcW w:w="3278" w:type="dxa"/>
            <w:noWrap/>
            <w:hideMark/>
          </w:tcPr>
          <w:p w14:paraId="4C1D0B10" w14:textId="77777777" w:rsidR="00667D03" w:rsidRPr="00716607" w:rsidRDefault="00667D03" w:rsidP="00716607">
            <w:pPr>
              <w:rPr>
                <w:ins w:id="5300" w:author="mbeckerle" w:date="2012-04-22T20:13:00Z"/>
                <w:rFonts w:eastAsia="MS Mincho"/>
                <w:lang w:eastAsia="ja-JP"/>
              </w:rPr>
            </w:pPr>
            <w:ins w:id="5301" w:author="mbeckerle" w:date="2012-04-22T20:13:00Z">
              <w:r w:rsidRPr="00716607">
                <w:rPr>
                  <w:rFonts w:eastAsia="MS Mincho"/>
                  <w:lang w:eastAsia="ja-JP"/>
                </w:rPr>
                <w:t xml:space="preserve">am/pm marker           </w:t>
              </w:r>
            </w:ins>
          </w:p>
        </w:tc>
        <w:tc>
          <w:tcPr>
            <w:tcW w:w="1517" w:type="dxa"/>
            <w:noWrap/>
            <w:hideMark/>
          </w:tcPr>
          <w:p w14:paraId="113E5176" w14:textId="566DF75D" w:rsidR="00667D03" w:rsidRPr="00716607" w:rsidRDefault="00667D03" w:rsidP="0033738B">
            <w:pPr>
              <w:rPr>
                <w:ins w:id="5302" w:author="mbeckerle" w:date="2012-04-22T20:13:00Z"/>
                <w:rFonts w:eastAsia="MS Mincho"/>
                <w:lang w:eastAsia="ja-JP"/>
              </w:rPr>
            </w:pPr>
            <w:ins w:id="5303" w:author="mbeckerle" w:date="2012-04-22T20:13:00Z">
              <w:del w:id="5304" w:author="Steve Hanson" w:date="2012-08-06T15:21:00Z">
                <w:r w:rsidRPr="00716607" w:rsidDel="0033738B">
                  <w:rPr>
                    <w:rFonts w:eastAsia="MS Mincho"/>
                    <w:lang w:eastAsia="ja-JP"/>
                  </w:rPr>
                  <w:delText>(</w:delText>
                </w:r>
              </w:del>
              <w:r w:rsidRPr="00716607">
                <w:rPr>
                  <w:rFonts w:eastAsia="MS Mincho"/>
                  <w:lang w:eastAsia="ja-JP"/>
                </w:rPr>
                <w:t>Text</w:t>
              </w:r>
              <w:del w:id="5305" w:author="Steve Hanson" w:date="2012-08-06T15:21:00Z">
                <w:r w:rsidRPr="00716607" w:rsidDel="0033738B">
                  <w:rPr>
                    <w:rFonts w:eastAsia="MS Mincho"/>
                    <w:lang w:eastAsia="ja-JP"/>
                  </w:rPr>
                  <w:delText>)</w:delText>
                </w:r>
              </w:del>
              <w:r w:rsidRPr="00716607">
                <w:rPr>
                  <w:rFonts w:eastAsia="MS Mincho"/>
                  <w:lang w:eastAsia="ja-JP"/>
                </w:rPr>
                <w:t xml:space="preserve">    </w:t>
              </w:r>
              <w:del w:id="5306" w:author="Steve Hanson" w:date="2012-08-06T15:21:00Z">
                <w:r w:rsidRPr="00716607" w:rsidDel="0033738B">
                  <w:rPr>
                    <w:rFonts w:eastAsia="MS Mincho"/>
                    <w:lang w:eastAsia="ja-JP"/>
                  </w:rPr>
                  <w:delText xml:space="preserve"> </w:delText>
                </w:r>
              </w:del>
              <w:r w:rsidRPr="00716607">
                <w:rPr>
                  <w:rFonts w:eastAsia="MS Mincho"/>
                  <w:lang w:eastAsia="ja-JP"/>
                </w:rPr>
                <w:t xml:space="preserve">         </w:t>
              </w:r>
            </w:ins>
          </w:p>
        </w:tc>
        <w:tc>
          <w:tcPr>
            <w:tcW w:w="1659" w:type="dxa"/>
          </w:tcPr>
          <w:p w14:paraId="25D52947" w14:textId="46216E5B" w:rsidR="00667D03" w:rsidRPr="00716607" w:rsidRDefault="00873F2C" w:rsidP="00716607">
            <w:pPr>
              <w:rPr>
                <w:ins w:id="5307" w:author="Steve Hanson" w:date="2012-08-06T15:34:00Z"/>
                <w:rFonts w:eastAsia="MS Mincho"/>
                <w:lang w:eastAsia="ja-JP"/>
              </w:rPr>
            </w:pPr>
            <w:ins w:id="5308" w:author="Steve Hanson" w:date="2012-08-06T15:50:00Z">
              <w:r>
                <w:rPr>
                  <w:rFonts w:eastAsia="MS Mincho"/>
                  <w:lang w:eastAsia="ja-JP"/>
                </w:rPr>
                <w:t>A</w:t>
              </w:r>
            </w:ins>
          </w:p>
        </w:tc>
        <w:tc>
          <w:tcPr>
            <w:tcW w:w="2835" w:type="dxa"/>
            <w:gridSpan w:val="3"/>
            <w:noWrap/>
            <w:hideMark/>
          </w:tcPr>
          <w:p w14:paraId="1EC7DDE2" w14:textId="5B0AD87F" w:rsidR="00667D03" w:rsidRPr="00716607" w:rsidRDefault="00667D03" w:rsidP="00716607">
            <w:pPr>
              <w:rPr>
                <w:ins w:id="5309" w:author="mbeckerle" w:date="2012-04-22T20:13:00Z"/>
                <w:rFonts w:eastAsia="MS Mincho"/>
                <w:lang w:eastAsia="ja-JP"/>
              </w:rPr>
            </w:pPr>
            <w:ins w:id="5310" w:author="mbeckerle" w:date="2012-04-22T20:13:00Z">
              <w:del w:id="5311" w:author="Steve Hanson" w:date="2012-08-06T15:50:00Z">
                <w:r w:rsidRPr="00716607" w:rsidDel="00873F2C">
                  <w:rPr>
                    <w:rFonts w:eastAsia="MS Mincho"/>
                    <w:lang w:eastAsia="ja-JP"/>
                  </w:rPr>
                  <w:delText>PM</w:delText>
                </w:r>
              </w:del>
            </w:ins>
            <w:ins w:id="5312" w:author="Steve Hanson" w:date="2012-08-06T15:50:00Z">
              <w:r w:rsidR="00873F2C">
                <w:rPr>
                  <w:rFonts w:eastAsia="MS Mincho"/>
                  <w:lang w:eastAsia="ja-JP"/>
                </w:rPr>
                <w:t>pm</w:t>
              </w:r>
            </w:ins>
          </w:p>
        </w:tc>
      </w:tr>
      <w:tr w:rsidR="00667D03" w:rsidRPr="00716607" w14:paraId="2944F229" w14:textId="77777777" w:rsidTr="00AC39F3">
        <w:trPr>
          <w:trHeight w:val="302"/>
          <w:jc w:val="center"/>
          <w:ins w:id="5313" w:author="mbeckerle" w:date="2012-04-22T20:13:00Z"/>
        </w:trPr>
        <w:tc>
          <w:tcPr>
            <w:tcW w:w="939" w:type="dxa"/>
            <w:noWrap/>
            <w:hideMark/>
          </w:tcPr>
          <w:p w14:paraId="00CE8FC3" w14:textId="77777777" w:rsidR="00667D03" w:rsidRPr="00716607" w:rsidRDefault="00667D03" w:rsidP="00716607">
            <w:pPr>
              <w:rPr>
                <w:ins w:id="5314" w:author="mbeckerle" w:date="2012-04-22T20:13:00Z"/>
                <w:rFonts w:eastAsia="MS Mincho"/>
                <w:lang w:eastAsia="ja-JP"/>
              </w:rPr>
            </w:pPr>
            <w:ins w:id="5315" w:author="mbeckerle" w:date="2012-04-22T20:13:00Z">
              <w:r w:rsidRPr="00716607">
                <w:rPr>
                  <w:rFonts w:eastAsia="MS Mincho"/>
                  <w:lang w:eastAsia="ja-JP"/>
                </w:rPr>
                <w:t xml:space="preserve">k        </w:t>
              </w:r>
            </w:ins>
          </w:p>
        </w:tc>
        <w:tc>
          <w:tcPr>
            <w:tcW w:w="3278" w:type="dxa"/>
            <w:noWrap/>
            <w:hideMark/>
          </w:tcPr>
          <w:p w14:paraId="0F6DCFBC" w14:textId="77777777" w:rsidR="00667D03" w:rsidRPr="00716607" w:rsidRDefault="00667D03" w:rsidP="00716607">
            <w:pPr>
              <w:rPr>
                <w:ins w:id="5316" w:author="mbeckerle" w:date="2012-04-22T20:13:00Z"/>
                <w:rFonts w:eastAsia="MS Mincho"/>
                <w:lang w:eastAsia="ja-JP"/>
              </w:rPr>
            </w:pPr>
            <w:ins w:id="5317" w:author="mbeckerle" w:date="2012-04-22T20:13:00Z">
              <w:r w:rsidRPr="00716607">
                <w:rPr>
                  <w:rFonts w:eastAsia="MS Mincho"/>
                  <w:lang w:eastAsia="ja-JP"/>
                </w:rPr>
                <w:t xml:space="preserve">hour in day (0~24 )      </w:t>
              </w:r>
            </w:ins>
          </w:p>
        </w:tc>
        <w:tc>
          <w:tcPr>
            <w:tcW w:w="1517" w:type="dxa"/>
            <w:noWrap/>
            <w:hideMark/>
          </w:tcPr>
          <w:p w14:paraId="02C71301" w14:textId="4D98646D" w:rsidR="00667D03" w:rsidRPr="00716607" w:rsidRDefault="00667D03" w:rsidP="0033738B">
            <w:pPr>
              <w:rPr>
                <w:ins w:id="5318" w:author="mbeckerle" w:date="2012-04-22T20:13:00Z"/>
                <w:rFonts w:eastAsia="MS Mincho"/>
                <w:lang w:eastAsia="ja-JP"/>
              </w:rPr>
            </w:pPr>
            <w:ins w:id="5319" w:author="mbeckerle" w:date="2012-04-22T20:13:00Z">
              <w:del w:id="5320" w:author="Steve Hanson" w:date="2012-08-06T15:21:00Z">
                <w:r w:rsidRPr="00716607" w:rsidDel="0033738B">
                  <w:rPr>
                    <w:rFonts w:eastAsia="MS Mincho"/>
                    <w:lang w:eastAsia="ja-JP"/>
                  </w:rPr>
                  <w:delText>(</w:delText>
                </w:r>
              </w:del>
              <w:r w:rsidRPr="00716607">
                <w:rPr>
                  <w:rFonts w:eastAsia="MS Mincho"/>
                  <w:lang w:eastAsia="ja-JP"/>
                </w:rPr>
                <w:t>Number</w:t>
              </w:r>
              <w:del w:id="5321"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A206BA9" w14:textId="201CF60F" w:rsidR="00667D03" w:rsidRDefault="00873F2C" w:rsidP="00716607">
            <w:pPr>
              <w:rPr>
                <w:ins w:id="5322" w:author="Steve Hanson" w:date="2012-08-06T15:51:00Z"/>
                <w:rFonts w:eastAsia="MS Mincho"/>
                <w:lang w:eastAsia="ja-JP"/>
              </w:rPr>
            </w:pPr>
            <w:ins w:id="5323" w:author="Steve Hanson" w:date="2012-08-06T15:51:00Z">
              <w:r>
                <w:rPr>
                  <w:rFonts w:eastAsia="MS Mincho"/>
                  <w:lang w:eastAsia="ja-JP"/>
                </w:rPr>
                <w:t>k</w:t>
              </w:r>
            </w:ins>
          </w:p>
          <w:p w14:paraId="14A7EE89" w14:textId="7177E4E1" w:rsidR="00873F2C" w:rsidRPr="00716607" w:rsidRDefault="00873F2C" w:rsidP="00716607">
            <w:pPr>
              <w:rPr>
                <w:ins w:id="5324" w:author="Steve Hanson" w:date="2012-08-06T15:34:00Z"/>
                <w:rFonts w:eastAsia="MS Mincho"/>
                <w:lang w:eastAsia="ja-JP"/>
              </w:rPr>
            </w:pPr>
            <w:ins w:id="5325" w:author="Steve Hanson" w:date="2012-08-06T15:51:00Z">
              <w:r>
                <w:rPr>
                  <w:rFonts w:eastAsia="MS Mincho"/>
                  <w:lang w:eastAsia="ja-JP"/>
                </w:rPr>
                <w:t>kk</w:t>
              </w:r>
            </w:ins>
          </w:p>
        </w:tc>
        <w:tc>
          <w:tcPr>
            <w:tcW w:w="2835" w:type="dxa"/>
            <w:gridSpan w:val="3"/>
            <w:noWrap/>
            <w:hideMark/>
          </w:tcPr>
          <w:p w14:paraId="4D6EDD08" w14:textId="77777777" w:rsidR="00667D03" w:rsidRDefault="00873F2C" w:rsidP="00716607">
            <w:pPr>
              <w:rPr>
                <w:ins w:id="5326" w:author="Steve Hanson" w:date="2012-08-06T15:51:00Z"/>
                <w:rFonts w:eastAsia="MS Mincho"/>
                <w:lang w:eastAsia="ja-JP"/>
              </w:rPr>
            </w:pPr>
            <w:ins w:id="5327" w:author="Steve Hanson" w:date="2012-08-06T15:51:00Z">
              <w:r>
                <w:rPr>
                  <w:rFonts w:eastAsia="MS Mincho"/>
                  <w:lang w:eastAsia="ja-JP"/>
                </w:rPr>
                <w:t xml:space="preserve">2, </w:t>
              </w:r>
            </w:ins>
            <w:ins w:id="5328" w:author="mbeckerle" w:date="2012-04-22T20:13:00Z">
              <w:r w:rsidR="00667D03" w:rsidRPr="00716607">
                <w:rPr>
                  <w:rFonts w:eastAsia="MS Mincho"/>
                  <w:lang w:eastAsia="ja-JP"/>
                </w:rPr>
                <w:t>24</w:t>
              </w:r>
            </w:ins>
          </w:p>
          <w:p w14:paraId="2A30B2B7" w14:textId="31225B84" w:rsidR="00873F2C" w:rsidRPr="00716607" w:rsidRDefault="00873F2C" w:rsidP="00716607">
            <w:pPr>
              <w:rPr>
                <w:ins w:id="5329" w:author="mbeckerle" w:date="2012-04-22T20:13:00Z"/>
                <w:rFonts w:eastAsia="MS Mincho"/>
                <w:lang w:eastAsia="ja-JP"/>
              </w:rPr>
            </w:pPr>
            <w:ins w:id="5330" w:author="Steve Hanson" w:date="2012-08-06T15:51:00Z">
              <w:r>
                <w:rPr>
                  <w:rFonts w:eastAsia="MS Mincho"/>
                  <w:lang w:eastAsia="ja-JP"/>
                </w:rPr>
                <w:t>02, 24</w:t>
              </w:r>
            </w:ins>
          </w:p>
        </w:tc>
      </w:tr>
      <w:tr w:rsidR="00667D03" w:rsidRPr="00716607" w14:paraId="74358B5A" w14:textId="77777777" w:rsidTr="00AC39F3">
        <w:trPr>
          <w:trHeight w:val="302"/>
          <w:jc w:val="center"/>
          <w:ins w:id="5331" w:author="mbeckerle" w:date="2012-04-22T20:13:00Z"/>
        </w:trPr>
        <w:tc>
          <w:tcPr>
            <w:tcW w:w="939" w:type="dxa"/>
            <w:noWrap/>
            <w:hideMark/>
          </w:tcPr>
          <w:p w14:paraId="550ACF4B" w14:textId="58CEFEF8" w:rsidR="00667D03" w:rsidRPr="00716607" w:rsidRDefault="00667D03" w:rsidP="00716607">
            <w:pPr>
              <w:rPr>
                <w:ins w:id="5332" w:author="mbeckerle" w:date="2012-04-22T20:13:00Z"/>
                <w:rFonts w:eastAsia="MS Mincho"/>
                <w:lang w:eastAsia="ja-JP"/>
              </w:rPr>
            </w:pPr>
            <w:ins w:id="5333" w:author="mbeckerle" w:date="2012-04-22T20:13:00Z">
              <w:r w:rsidRPr="00716607">
                <w:rPr>
                  <w:rFonts w:eastAsia="MS Mincho"/>
                  <w:lang w:eastAsia="ja-JP"/>
                </w:rPr>
                <w:t xml:space="preserve">K        </w:t>
              </w:r>
            </w:ins>
          </w:p>
        </w:tc>
        <w:tc>
          <w:tcPr>
            <w:tcW w:w="3278" w:type="dxa"/>
            <w:noWrap/>
            <w:hideMark/>
          </w:tcPr>
          <w:p w14:paraId="1ABF61E1" w14:textId="77777777" w:rsidR="00667D03" w:rsidRPr="00716607" w:rsidRDefault="00667D03" w:rsidP="00716607">
            <w:pPr>
              <w:rPr>
                <w:ins w:id="5334" w:author="mbeckerle" w:date="2012-04-22T20:13:00Z"/>
                <w:rFonts w:eastAsia="MS Mincho"/>
                <w:lang w:eastAsia="ja-JP"/>
              </w:rPr>
            </w:pPr>
            <w:ins w:id="5335" w:author="mbeckerle" w:date="2012-04-22T20:13:00Z">
              <w:r w:rsidRPr="00716607">
                <w:rPr>
                  <w:rFonts w:eastAsia="MS Mincho"/>
                  <w:lang w:eastAsia="ja-JP"/>
                </w:rPr>
                <w:t xml:space="preserve">hour in am/pm (0~11)   </w:t>
              </w:r>
            </w:ins>
          </w:p>
        </w:tc>
        <w:tc>
          <w:tcPr>
            <w:tcW w:w="1517" w:type="dxa"/>
            <w:noWrap/>
            <w:hideMark/>
          </w:tcPr>
          <w:p w14:paraId="3B1AA6A4" w14:textId="5ACEE0F1" w:rsidR="00667D03" w:rsidRPr="00716607" w:rsidRDefault="00667D03" w:rsidP="0033738B">
            <w:pPr>
              <w:rPr>
                <w:ins w:id="5336" w:author="mbeckerle" w:date="2012-04-22T20:13:00Z"/>
                <w:rFonts w:eastAsia="MS Mincho"/>
                <w:lang w:eastAsia="ja-JP"/>
              </w:rPr>
            </w:pPr>
            <w:ins w:id="5337" w:author="mbeckerle" w:date="2012-04-22T20:13:00Z">
              <w:del w:id="5338" w:author="Steve Hanson" w:date="2012-08-06T15:21:00Z">
                <w:r w:rsidRPr="00716607" w:rsidDel="0033738B">
                  <w:rPr>
                    <w:rFonts w:eastAsia="MS Mincho"/>
                    <w:lang w:eastAsia="ja-JP"/>
                  </w:rPr>
                  <w:delText>(</w:delText>
                </w:r>
              </w:del>
              <w:r w:rsidRPr="00716607">
                <w:rPr>
                  <w:rFonts w:eastAsia="MS Mincho"/>
                  <w:lang w:eastAsia="ja-JP"/>
                </w:rPr>
                <w:t>Number</w:t>
              </w:r>
              <w:del w:id="5339"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E1DA81B" w14:textId="77777777" w:rsidR="00667D03" w:rsidRDefault="00873F2C" w:rsidP="00716607">
            <w:pPr>
              <w:rPr>
                <w:ins w:id="5340" w:author="Steve Hanson" w:date="2012-08-06T15:51:00Z"/>
                <w:rFonts w:eastAsia="MS Mincho"/>
                <w:lang w:eastAsia="ja-JP"/>
              </w:rPr>
            </w:pPr>
            <w:ins w:id="5341" w:author="Steve Hanson" w:date="2012-08-06T15:51:00Z">
              <w:r>
                <w:rPr>
                  <w:rFonts w:eastAsia="MS Mincho"/>
                  <w:lang w:eastAsia="ja-JP"/>
                </w:rPr>
                <w:t>K</w:t>
              </w:r>
            </w:ins>
          </w:p>
          <w:p w14:paraId="28891A6C" w14:textId="3D373FF2" w:rsidR="00873F2C" w:rsidRPr="00716607" w:rsidRDefault="00873F2C" w:rsidP="00716607">
            <w:pPr>
              <w:rPr>
                <w:ins w:id="5342" w:author="Steve Hanson" w:date="2012-08-06T15:34:00Z"/>
                <w:rFonts w:eastAsia="MS Mincho"/>
                <w:lang w:eastAsia="ja-JP"/>
              </w:rPr>
            </w:pPr>
            <w:ins w:id="5343" w:author="Steve Hanson" w:date="2012-08-06T15:51:00Z">
              <w:r>
                <w:rPr>
                  <w:rFonts w:eastAsia="MS Mincho"/>
                  <w:lang w:eastAsia="ja-JP"/>
                </w:rPr>
                <w:t>KK</w:t>
              </w:r>
            </w:ins>
          </w:p>
        </w:tc>
        <w:tc>
          <w:tcPr>
            <w:tcW w:w="2835" w:type="dxa"/>
            <w:gridSpan w:val="3"/>
            <w:noWrap/>
            <w:hideMark/>
          </w:tcPr>
          <w:p w14:paraId="0B9CF00C" w14:textId="77777777" w:rsidR="00667D03" w:rsidRDefault="00667D03" w:rsidP="00716607">
            <w:pPr>
              <w:rPr>
                <w:ins w:id="5344" w:author="Steve Hanson" w:date="2012-08-06T15:51:00Z"/>
                <w:rFonts w:eastAsia="MS Mincho"/>
                <w:lang w:eastAsia="ja-JP"/>
              </w:rPr>
            </w:pPr>
            <w:ins w:id="5345" w:author="mbeckerle" w:date="2012-04-22T20:13:00Z">
              <w:r w:rsidRPr="00716607">
                <w:rPr>
                  <w:rFonts w:eastAsia="MS Mincho"/>
                  <w:lang w:eastAsia="ja-JP"/>
                </w:rPr>
                <w:t>0</w:t>
              </w:r>
            </w:ins>
          </w:p>
          <w:p w14:paraId="0877BA5F" w14:textId="1EB1BAA1" w:rsidR="00873F2C" w:rsidRPr="00716607" w:rsidRDefault="00873F2C" w:rsidP="00716607">
            <w:pPr>
              <w:rPr>
                <w:ins w:id="5346" w:author="mbeckerle" w:date="2012-04-22T20:13:00Z"/>
                <w:rFonts w:eastAsia="MS Mincho"/>
                <w:lang w:eastAsia="ja-JP"/>
              </w:rPr>
            </w:pPr>
            <w:ins w:id="5347" w:author="Steve Hanson" w:date="2012-08-06T15:51:00Z">
              <w:r>
                <w:rPr>
                  <w:rFonts w:eastAsia="MS Mincho"/>
                  <w:lang w:eastAsia="ja-JP"/>
                </w:rPr>
                <w:t>00</w:t>
              </w:r>
            </w:ins>
          </w:p>
        </w:tc>
      </w:tr>
      <w:tr w:rsidR="00667D03" w:rsidRPr="00716607" w14:paraId="328C13BC" w14:textId="77777777" w:rsidTr="00AC39F3">
        <w:trPr>
          <w:trHeight w:val="302"/>
          <w:jc w:val="center"/>
          <w:ins w:id="5348" w:author="mbeckerle" w:date="2012-04-22T20:13:00Z"/>
        </w:trPr>
        <w:tc>
          <w:tcPr>
            <w:tcW w:w="939" w:type="dxa"/>
            <w:noWrap/>
            <w:hideMark/>
          </w:tcPr>
          <w:p w14:paraId="1B34595F" w14:textId="22C6BC6C" w:rsidR="00667D03" w:rsidRDefault="00667D03" w:rsidP="00716607">
            <w:pPr>
              <w:rPr>
                <w:ins w:id="5349" w:author="mbeckerle" w:date="2012-04-22T20:24:00Z"/>
                <w:rFonts w:eastAsia="MS Mincho"/>
                <w:lang w:eastAsia="ja-JP"/>
              </w:rPr>
            </w:pPr>
            <w:commentRangeStart w:id="5350"/>
            <w:ins w:id="5351" w:author="mbeckerle" w:date="2012-04-22T20:13:00Z">
              <w:r w:rsidRPr="00716607">
                <w:rPr>
                  <w:rFonts w:eastAsia="MS Mincho"/>
                  <w:lang w:eastAsia="ja-JP"/>
                </w:rPr>
                <w:t>z</w:t>
              </w:r>
            </w:ins>
          </w:p>
          <w:p w14:paraId="452FE86B" w14:textId="046E2A28" w:rsidR="00667D03" w:rsidRPr="00716607" w:rsidRDefault="00667D03" w:rsidP="005B1DEB">
            <w:pPr>
              <w:rPr>
                <w:ins w:id="5352" w:author="mbeckerle" w:date="2012-04-22T20:13:00Z"/>
                <w:rFonts w:eastAsia="MS Mincho"/>
                <w:lang w:eastAsia="ja-JP"/>
              </w:rPr>
            </w:pPr>
            <w:ins w:id="5353" w:author="mbeckerle" w:date="2012-04-22T20:24:00Z">
              <w:del w:id="5354" w:author="Steve Hanson" w:date="2012-08-06T15:51:00Z">
                <w:r w:rsidDel="00873F2C">
                  <w:rPr>
                    <w:rFonts w:eastAsia="MS Mincho"/>
                    <w:lang w:eastAsia="ja-JP"/>
                  </w:rPr>
                  <w:delText>(or zz</w:delText>
                </w:r>
              </w:del>
              <w:del w:id="5355" w:author="Steve Hanson" w:date="2012-08-06T15:13:00Z">
                <w:r w:rsidDel="005B1DEB">
                  <w:rPr>
                    <w:rFonts w:eastAsia="MS Mincho"/>
                    <w:lang w:eastAsia="ja-JP"/>
                  </w:rPr>
                  <w:delText>,</w:delText>
                </w:r>
              </w:del>
              <w:del w:id="5356" w:author="Steve Hanson" w:date="2012-08-06T15:51:00Z">
                <w:r w:rsidDel="00873F2C">
                  <w:rPr>
                    <w:rFonts w:eastAsia="MS Mincho"/>
                    <w:lang w:eastAsia="ja-JP"/>
                  </w:rPr>
                  <w:delText xml:space="preserve"> or zzz)</w:delText>
                </w:r>
              </w:del>
            </w:ins>
          </w:p>
        </w:tc>
        <w:tc>
          <w:tcPr>
            <w:tcW w:w="3278" w:type="dxa"/>
            <w:noWrap/>
            <w:hideMark/>
          </w:tcPr>
          <w:p w14:paraId="59F419ED" w14:textId="1502B432" w:rsidR="00667D03" w:rsidRPr="00716607" w:rsidRDefault="00667D03" w:rsidP="005B1DEB">
            <w:pPr>
              <w:rPr>
                <w:ins w:id="5357" w:author="mbeckerle" w:date="2012-04-22T20:13:00Z"/>
                <w:rFonts w:eastAsia="MS Mincho"/>
                <w:lang w:eastAsia="ja-JP"/>
              </w:rPr>
            </w:pPr>
            <w:ins w:id="5358" w:author="mbeckerle" w:date="2012-04-22T20:13:00Z">
              <w:r w:rsidRPr="00716607">
                <w:rPr>
                  <w:rFonts w:eastAsia="MS Mincho"/>
                  <w:lang w:eastAsia="ja-JP"/>
                </w:rPr>
                <w:t>Time</w:t>
              </w:r>
              <w:r>
                <w:rPr>
                  <w:rFonts w:eastAsia="MS Mincho"/>
                  <w:lang w:eastAsia="ja-JP"/>
                </w:rPr>
                <w:t xml:space="preserve"> Zone: specific non-location</w:t>
              </w:r>
            </w:ins>
          </w:p>
        </w:tc>
        <w:tc>
          <w:tcPr>
            <w:tcW w:w="1517" w:type="dxa"/>
            <w:noWrap/>
            <w:hideMark/>
          </w:tcPr>
          <w:p w14:paraId="049376C3" w14:textId="6CDFA521" w:rsidR="00667D03" w:rsidRPr="00716607" w:rsidRDefault="00667D03" w:rsidP="0033738B">
            <w:pPr>
              <w:rPr>
                <w:ins w:id="5359" w:author="mbeckerle" w:date="2012-04-22T20:13:00Z"/>
                <w:rFonts w:eastAsia="MS Mincho"/>
                <w:lang w:eastAsia="ja-JP"/>
              </w:rPr>
            </w:pPr>
            <w:ins w:id="5360" w:author="mbeckerle" w:date="2012-04-22T20:13:00Z">
              <w:del w:id="5361" w:author="Steve Hanson" w:date="2012-08-06T15:21:00Z">
                <w:r w:rsidRPr="00716607" w:rsidDel="0033738B">
                  <w:rPr>
                    <w:rFonts w:eastAsia="MS Mincho"/>
                    <w:lang w:eastAsia="ja-JP"/>
                  </w:rPr>
                  <w:delText>(</w:delText>
                </w:r>
              </w:del>
              <w:r w:rsidRPr="00716607">
                <w:rPr>
                  <w:rFonts w:eastAsia="MS Mincho"/>
                  <w:lang w:eastAsia="ja-JP"/>
                </w:rPr>
                <w:t>Text</w:t>
              </w:r>
              <w:del w:id="5362" w:author="Steve Hanson" w:date="2012-08-06T15:21:00Z">
                <w:r w:rsidRPr="00716607" w:rsidDel="0033738B">
                  <w:rPr>
                    <w:rFonts w:eastAsia="MS Mincho"/>
                    <w:lang w:eastAsia="ja-JP"/>
                  </w:rPr>
                  <w:delText>)</w:delText>
                </w:r>
              </w:del>
            </w:ins>
          </w:p>
        </w:tc>
        <w:tc>
          <w:tcPr>
            <w:tcW w:w="1659" w:type="dxa"/>
          </w:tcPr>
          <w:p w14:paraId="6B9D44A0" w14:textId="77777777" w:rsidR="00667D03" w:rsidRDefault="00873F2C" w:rsidP="00873F2C">
            <w:pPr>
              <w:rPr>
                <w:ins w:id="5363" w:author="Steve Hanson" w:date="2012-08-06T15:52:00Z"/>
                <w:rFonts w:eastAsia="MS Mincho"/>
                <w:lang w:eastAsia="ja-JP"/>
              </w:rPr>
            </w:pPr>
            <w:ins w:id="5364" w:author="Steve Hanson" w:date="2012-08-06T15:52:00Z">
              <w:r>
                <w:rPr>
                  <w:rFonts w:eastAsia="MS Mincho"/>
                  <w:lang w:eastAsia="ja-JP"/>
                </w:rPr>
                <w:t>z, zz, zzz</w:t>
              </w:r>
            </w:ins>
          </w:p>
          <w:p w14:paraId="35DA98CD" w14:textId="0B5E9C7F" w:rsidR="00873F2C" w:rsidRPr="00716607" w:rsidRDefault="00873F2C" w:rsidP="00873F2C">
            <w:pPr>
              <w:rPr>
                <w:ins w:id="5365" w:author="Steve Hanson" w:date="2012-08-06T15:34:00Z"/>
                <w:rFonts w:eastAsia="MS Mincho"/>
                <w:lang w:eastAsia="ja-JP"/>
              </w:rPr>
            </w:pPr>
            <w:ins w:id="5366" w:author="Steve Hanson" w:date="2012-08-06T15:52:00Z">
              <w:r>
                <w:rPr>
                  <w:rFonts w:eastAsia="MS Mincho"/>
                  <w:lang w:eastAsia="ja-JP"/>
                </w:rPr>
                <w:t>zzzz</w:t>
              </w:r>
            </w:ins>
          </w:p>
        </w:tc>
        <w:tc>
          <w:tcPr>
            <w:tcW w:w="2835" w:type="dxa"/>
            <w:gridSpan w:val="3"/>
            <w:noWrap/>
            <w:hideMark/>
          </w:tcPr>
          <w:p w14:paraId="03C81CE1" w14:textId="77777777" w:rsidR="00667D03" w:rsidRDefault="00667D03" w:rsidP="00716607">
            <w:pPr>
              <w:rPr>
                <w:ins w:id="5367" w:author="Steve Hanson" w:date="2012-08-06T15:52:00Z"/>
                <w:rFonts w:eastAsia="MS Mincho"/>
                <w:lang w:eastAsia="ja-JP"/>
              </w:rPr>
            </w:pPr>
            <w:ins w:id="5368" w:author="mbeckerle" w:date="2012-04-22T20:13:00Z">
              <w:r w:rsidRPr="00716607">
                <w:rPr>
                  <w:rFonts w:eastAsia="MS Mincho"/>
                  <w:lang w:eastAsia="ja-JP"/>
                </w:rPr>
                <w:t>PDT</w:t>
              </w:r>
            </w:ins>
          </w:p>
          <w:p w14:paraId="283FCC44" w14:textId="2F0883A9" w:rsidR="00873F2C" w:rsidRPr="00716607" w:rsidRDefault="00873F2C" w:rsidP="00716607">
            <w:pPr>
              <w:rPr>
                <w:ins w:id="5369" w:author="mbeckerle" w:date="2012-04-22T20:13:00Z"/>
                <w:rFonts w:eastAsia="MS Mincho"/>
                <w:lang w:eastAsia="ja-JP"/>
              </w:rPr>
            </w:pPr>
            <w:ins w:id="5370" w:author="Steve Hanson" w:date="2012-08-06T15:52:00Z">
              <w:r w:rsidRPr="00716607">
                <w:rPr>
                  <w:rFonts w:eastAsia="MS Mincho"/>
                  <w:lang w:eastAsia="ja-JP"/>
                </w:rPr>
                <w:t>Pacific Daylight Time</w:t>
              </w:r>
            </w:ins>
          </w:p>
        </w:tc>
      </w:tr>
      <w:tr w:rsidR="00667D03" w:rsidRPr="00716607" w:rsidDel="00873F2C" w14:paraId="16A01E2D" w14:textId="3FD340FD" w:rsidTr="00AC39F3">
        <w:trPr>
          <w:gridAfter w:val="1"/>
          <w:wAfter w:w="1603" w:type="dxa"/>
          <w:trHeight w:val="302"/>
          <w:jc w:val="center"/>
          <w:ins w:id="5371" w:author="mbeckerle" w:date="2012-04-22T20:13:00Z"/>
          <w:del w:id="5372" w:author="Steve Hanson" w:date="2012-08-06T15:52:00Z"/>
        </w:trPr>
        <w:tc>
          <w:tcPr>
            <w:tcW w:w="939" w:type="dxa"/>
            <w:noWrap/>
            <w:hideMark/>
          </w:tcPr>
          <w:p w14:paraId="42DDF4A1" w14:textId="74AFAC67" w:rsidR="00667D03" w:rsidRPr="00716607" w:rsidDel="00873F2C" w:rsidRDefault="00667D03" w:rsidP="00716607">
            <w:pPr>
              <w:rPr>
                <w:ins w:id="5373" w:author="mbeckerle" w:date="2012-04-22T20:13:00Z"/>
                <w:del w:id="5374" w:author="Steve Hanson" w:date="2012-08-06T15:52:00Z"/>
                <w:rFonts w:eastAsia="MS Mincho"/>
                <w:lang w:eastAsia="ja-JP"/>
              </w:rPr>
            </w:pPr>
            <w:ins w:id="5375" w:author="mbeckerle" w:date="2012-04-22T20:13:00Z">
              <w:del w:id="5376" w:author="Steve Hanson" w:date="2012-08-06T15:52:00Z">
                <w:r w:rsidRPr="00716607" w:rsidDel="00873F2C">
                  <w:rPr>
                    <w:rFonts w:eastAsia="MS Mincho"/>
                    <w:lang w:eastAsia="ja-JP"/>
                  </w:rPr>
                  <w:delText xml:space="preserve">zzzz </w:delText>
                </w:r>
              </w:del>
            </w:ins>
          </w:p>
        </w:tc>
        <w:tc>
          <w:tcPr>
            <w:tcW w:w="3278" w:type="dxa"/>
            <w:noWrap/>
            <w:hideMark/>
          </w:tcPr>
          <w:p w14:paraId="57FE9C74" w14:textId="510262C0" w:rsidR="00667D03" w:rsidRPr="00716607" w:rsidDel="00873F2C" w:rsidRDefault="00667D03" w:rsidP="00716607">
            <w:pPr>
              <w:rPr>
                <w:ins w:id="5377" w:author="mbeckerle" w:date="2012-04-22T20:13:00Z"/>
                <w:del w:id="5378" w:author="Steve Hanson" w:date="2012-08-06T15:52:00Z"/>
                <w:rFonts w:eastAsia="MS Mincho"/>
                <w:lang w:eastAsia="ja-JP"/>
              </w:rPr>
            </w:pPr>
            <w:ins w:id="5379" w:author="mbeckerle" w:date="2012-04-22T20:13:00Z">
              <w:del w:id="5380" w:author="Steve Hanson" w:date="2012-08-06T15:52:00Z">
                <w:r w:rsidRPr="00716607" w:rsidDel="00873F2C">
                  <w:rPr>
                    <w:rFonts w:eastAsia="MS Mincho"/>
                    <w:lang w:eastAsia="ja-JP"/>
                  </w:rPr>
                  <w:delText>Time Zone: specific non-location</w:delText>
                </w:r>
              </w:del>
            </w:ins>
          </w:p>
        </w:tc>
        <w:tc>
          <w:tcPr>
            <w:tcW w:w="1517" w:type="dxa"/>
            <w:noWrap/>
            <w:hideMark/>
          </w:tcPr>
          <w:p w14:paraId="5DC4F16B" w14:textId="257C2058" w:rsidR="00667D03" w:rsidRPr="00716607" w:rsidDel="00873F2C" w:rsidRDefault="00667D03" w:rsidP="0033738B">
            <w:pPr>
              <w:rPr>
                <w:ins w:id="5381" w:author="mbeckerle" w:date="2012-04-22T20:13:00Z"/>
                <w:del w:id="5382" w:author="Steve Hanson" w:date="2012-08-06T15:52:00Z"/>
                <w:rFonts w:eastAsia="MS Mincho"/>
                <w:lang w:eastAsia="ja-JP"/>
              </w:rPr>
            </w:pPr>
            <w:ins w:id="5383" w:author="mbeckerle" w:date="2012-04-22T20:13:00Z">
              <w:del w:id="5384" w:author="Steve Hanson" w:date="2012-08-06T15:21:00Z">
                <w:r w:rsidRPr="00716607" w:rsidDel="0033738B">
                  <w:rPr>
                    <w:rFonts w:eastAsia="MS Mincho"/>
                    <w:lang w:eastAsia="ja-JP"/>
                  </w:rPr>
                  <w:delText>(</w:delText>
                </w:r>
              </w:del>
              <w:del w:id="5385" w:author="Steve Hanson" w:date="2012-08-06T15:52:00Z">
                <w:r w:rsidRPr="00716607" w:rsidDel="00873F2C">
                  <w:rPr>
                    <w:rFonts w:eastAsia="MS Mincho"/>
                    <w:lang w:eastAsia="ja-JP"/>
                  </w:rPr>
                  <w:delText>Text</w:delText>
                </w:r>
              </w:del>
              <w:del w:id="5386" w:author="Steve Hanson" w:date="2012-08-06T15:21:00Z">
                <w:r w:rsidRPr="00716607" w:rsidDel="0033738B">
                  <w:rPr>
                    <w:rFonts w:eastAsia="MS Mincho"/>
                    <w:lang w:eastAsia="ja-JP"/>
                  </w:rPr>
                  <w:delText>)</w:delText>
                </w:r>
              </w:del>
            </w:ins>
          </w:p>
        </w:tc>
        <w:tc>
          <w:tcPr>
            <w:tcW w:w="2891" w:type="dxa"/>
            <w:gridSpan w:val="3"/>
            <w:noWrap/>
            <w:hideMark/>
          </w:tcPr>
          <w:p w14:paraId="676E898F" w14:textId="25F1944E" w:rsidR="00667D03" w:rsidRPr="00716607" w:rsidDel="00873F2C" w:rsidRDefault="00667D03" w:rsidP="00716607">
            <w:pPr>
              <w:rPr>
                <w:ins w:id="5387" w:author="mbeckerle" w:date="2012-04-22T20:13:00Z"/>
                <w:del w:id="5388" w:author="Steve Hanson" w:date="2012-08-06T15:52:00Z"/>
                <w:rFonts w:eastAsia="MS Mincho"/>
                <w:lang w:eastAsia="ja-JP"/>
              </w:rPr>
            </w:pPr>
            <w:ins w:id="5389" w:author="mbeckerle" w:date="2012-04-22T20:13:00Z">
              <w:del w:id="5390" w:author="Steve Hanson" w:date="2012-08-06T15:52:00Z">
                <w:r w:rsidRPr="00716607" w:rsidDel="00873F2C">
                  <w:rPr>
                    <w:rFonts w:eastAsia="MS Mincho"/>
                    <w:lang w:eastAsia="ja-JP"/>
                  </w:rPr>
                  <w:delText>Pacific Daylight Time</w:delText>
                </w:r>
              </w:del>
            </w:ins>
          </w:p>
        </w:tc>
      </w:tr>
      <w:tr w:rsidR="00667D03" w:rsidRPr="00716607" w14:paraId="70E4C64E" w14:textId="77777777" w:rsidTr="00AC39F3">
        <w:trPr>
          <w:trHeight w:val="302"/>
          <w:jc w:val="center"/>
          <w:ins w:id="5391" w:author="mbeckerle" w:date="2012-04-22T20:13:00Z"/>
        </w:trPr>
        <w:tc>
          <w:tcPr>
            <w:tcW w:w="939" w:type="dxa"/>
            <w:noWrap/>
            <w:hideMark/>
          </w:tcPr>
          <w:p w14:paraId="5382DF71" w14:textId="77777777" w:rsidR="00667D03" w:rsidRDefault="00667D03" w:rsidP="00716607">
            <w:pPr>
              <w:rPr>
                <w:ins w:id="5392" w:author="mbeckerle" w:date="2012-04-22T20:24:00Z"/>
                <w:rFonts w:eastAsia="MS Mincho"/>
                <w:lang w:eastAsia="ja-JP"/>
              </w:rPr>
            </w:pPr>
            <w:ins w:id="5393" w:author="mbeckerle" w:date="2012-04-22T20:13:00Z">
              <w:r w:rsidRPr="00716607">
                <w:rPr>
                  <w:rFonts w:eastAsia="MS Mincho"/>
                  <w:lang w:eastAsia="ja-JP"/>
                </w:rPr>
                <w:t xml:space="preserve">Z </w:t>
              </w:r>
            </w:ins>
          </w:p>
          <w:p w14:paraId="17B2550E" w14:textId="2670FCC8" w:rsidR="00667D03" w:rsidRPr="00716607" w:rsidRDefault="00667D03" w:rsidP="00716607">
            <w:pPr>
              <w:rPr>
                <w:ins w:id="5394" w:author="mbeckerle" w:date="2012-04-22T20:13:00Z"/>
                <w:rFonts w:eastAsia="MS Mincho"/>
                <w:lang w:eastAsia="ja-JP"/>
              </w:rPr>
            </w:pPr>
            <w:ins w:id="5395" w:author="mbeckerle" w:date="2012-04-22T20:24:00Z">
              <w:del w:id="5396" w:author="Steve Hanson" w:date="2012-08-06T15:52:00Z">
                <w:r w:rsidDel="00873F2C">
                  <w:rPr>
                    <w:rFonts w:eastAsia="MS Mincho"/>
                    <w:lang w:eastAsia="ja-JP"/>
                  </w:rPr>
                  <w:delText>(or ZZ or ZZZ)</w:delText>
                </w:r>
              </w:del>
            </w:ins>
          </w:p>
        </w:tc>
        <w:tc>
          <w:tcPr>
            <w:tcW w:w="3278" w:type="dxa"/>
            <w:noWrap/>
            <w:hideMark/>
          </w:tcPr>
          <w:p w14:paraId="6AAC6134" w14:textId="77777777" w:rsidR="00667D03" w:rsidRDefault="00667D03" w:rsidP="005B1DEB">
            <w:pPr>
              <w:rPr>
                <w:ins w:id="5397" w:author="Steve Hanson" w:date="2012-08-06T15:52:00Z"/>
                <w:rFonts w:eastAsia="MS Mincho"/>
                <w:lang w:eastAsia="ja-JP"/>
              </w:rPr>
            </w:pPr>
            <w:ins w:id="5398" w:author="mbeckerle" w:date="2012-04-22T20:13:00Z">
              <w:r w:rsidRPr="00716607">
                <w:rPr>
                  <w:rFonts w:eastAsia="MS Mincho"/>
                  <w:lang w:eastAsia="ja-JP"/>
                </w:rPr>
                <w:t>Time Zone: RFC 822</w:t>
              </w:r>
            </w:ins>
          </w:p>
          <w:p w14:paraId="2F75B01C" w14:textId="7219FF53" w:rsidR="00873F2C" w:rsidRPr="00716607" w:rsidRDefault="00873F2C" w:rsidP="005B1DEB">
            <w:pPr>
              <w:rPr>
                <w:ins w:id="5399" w:author="mbeckerle" w:date="2012-04-22T20:13:00Z"/>
                <w:rFonts w:eastAsia="MS Mincho"/>
                <w:lang w:eastAsia="ja-JP"/>
              </w:rPr>
            </w:pPr>
            <w:ins w:id="5400" w:author="Steve Hanson" w:date="2012-08-06T15:52:00Z">
              <w:r w:rsidRPr="00716607">
                <w:rPr>
                  <w:rFonts w:eastAsia="MS Mincho"/>
                  <w:lang w:eastAsia="ja-JP"/>
                </w:rPr>
                <w:t>Time Zone: localized GMT</w:t>
              </w:r>
            </w:ins>
          </w:p>
        </w:tc>
        <w:tc>
          <w:tcPr>
            <w:tcW w:w="1517" w:type="dxa"/>
            <w:noWrap/>
            <w:hideMark/>
          </w:tcPr>
          <w:p w14:paraId="50F1FA96" w14:textId="4BEB61ED" w:rsidR="00667D03" w:rsidRPr="00716607" w:rsidRDefault="00667D03" w:rsidP="0033738B">
            <w:pPr>
              <w:rPr>
                <w:ins w:id="5401" w:author="mbeckerle" w:date="2012-04-22T20:13:00Z"/>
                <w:rFonts w:eastAsia="MS Mincho"/>
                <w:lang w:eastAsia="ja-JP"/>
              </w:rPr>
            </w:pPr>
            <w:ins w:id="5402" w:author="mbeckerle" w:date="2012-04-22T20:13:00Z">
              <w:del w:id="5403" w:author="Steve Hanson" w:date="2012-08-06T15:21:00Z">
                <w:r w:rsidRPr="00716607" w:rsidDel="0033738B">
                  <w:rPr>
                    <w:rFonts w:eastAsia="MS Mincho"/>
                    <w:lang w:eastAsia="ja-JP"/>
                  </w:rPr>
                  <w:delText>(</w:delText>
                </w:r>
              </w:del>
              <w:r w:rsidRPr="00716607">
                <w:rPr>
                  <w:rFonts w:eastAsia="MS Mincho"/>
                  <w:lang w:eastAsia="ja-JP"/>
                </w:rPr>
                <w:t>Text</w:t>
              </w:r>
              <w:del w:id="5404" w:author="Steve Hanson" w:date="2012-08-06T15:21:00Z">
                <w:r w:rsidRPr="00716607" w:rsidDel="0033738B">
                  <w:rPr>
                    <w:rFonts w:eastAsia="MS Mincho"/>
                    <w:lang w:eastAsia="ja-JP"/>
                  </w:rPr>
                  <w:delText>)</w:delText>
                </w:r>
              </w:del>
            </w:ins>
          </w:p>
        </w:tc>
        <w:tc>
          <w:tcPr>
            <w:tcW w:w="1659" w:type="dxa"/>
          </w:tcPr>
          <w:p w14:paraId="769A8E02" w14:textId="77777777" w:rsidR="00873F2C" w:rsidRDefault="00873F2C" w:rsidP="00716607">
            <w:pPr>
              <w:rPr>
                <w:ins w:id="5405" w:author="Steve Hanson" w:date="2012-08-06T15:53:00Z"/>
                <w:rFonts w:eastAsia="MS Mincho"/>
                <w:lang w:eastAsia="ja-JP"/>
              </w:rPr>
            </w:pPr>
            <w:ins w:id="5406" w:author="Steve Hanson" w:date="2012-08-06T15:53:00Z">
              <w:r>
                <w:rPr>
                  <w:rFonts w:eastAsia="MS Mincho"/>
                  <w:lang w:eastAsia="ja-JP"/>
                </w:rPr>
                <w:t>Z, ZZ, ZZZ</w:t>
              </w:r>
            </w:ins>
          </w:p>
          <w:p w14:paraId="56BA6B09" w14:textId="3B5A9FEF" w:rsidR="00873F2C" w:rsidRPr="00716607" w:rsidRDefault="00873F2C" w:rsidP="00716607">
            <w:pPr>
              <w:rPr>
                <w:ins w:id="5407" w:author="Steve Hanson" w:date="2012-08-06T15:34:00Z"/>
                <w:rFonts w:eastAsia="MS Mincho"/>
                <w:lang w:eastAsia="ja-JP"/>
              </w:rPr>
            </w:pPr>
            <w:ins w:id="5408" w:author="Steve Hanson" w:date="2012-08-06T15:53:00Z">
              <w:r>
                <w:rPr>
                  <w:rFonts w:eastAsia="MS Mincho"/>
                  <w:lang w:eastAsia="ja-JP"/>
                </w:rPr>
                <w:t>ZZZZ</w:t>
              </w:r>
            </w:ins>
          </w:p>
        </w:tc>
        <w:tc>
          <w:tcPr>
            <w:tcW w:w="2835" w:type="dxa"/>
            <w:gridSpan w:val="3"/>
            <w:noWrap/>
            <w:hideMark/>
          </w:tcPr>
          <w:p w14:paraId="1CD43A06" w14:textId="0F7A7D01" w:rsidR="00667D03" w:rsidRDefault="00667D03" w:rsidP="00716607">
            <w:pPr>
              <w:rPr>
                <w:ins w:id="5409" w:author="Steve Hanson" w:date="2012-08-06T15:53:00Z"/>
                <w:rFonts w:eastAsia="MS Mincho"/>
                <w:lang w:eastAsia="ja-JP"/>
              </w:rPr>
            </w:pPr>
            <w:ins w:id="5410" w:author="mbeckerle" w:date="2012-04-22T20:13:00Z">
              <w:r w:rsidRPr="00716607">
                <w:rPr>
                  <w:rFonts w:eastAsia="MS Mincho"/>
                  <w:lang w:eastAsia="ja-JP"/>
                </w:rPr>
                <w:t>-</w:t>
              </w:r>
            </w:ins>
            <w:ins w:id="5411" w:author="Steve Hanson" w:date="2012-08-06T15:53:00Z">
              <w:r w:rsidR="00873F2C">
                <w:rPr>
                  <w:rFonts w:eastAsia="MS Mincho"/>
                  <w:lang w:eastAsia="ja-JP"/>
                </w:rPr>
                <w:t>0</w:t>
              </w:r>
            </w:ins>
            <w:ins w:id="5412" w:author="mbeckerle" w:date="2012-04-22T20:13:00Z">
              <w:r w:rsidRPr="00716607">
                <w:rPr>
                  <w:rFonts w:eastAsia="MS Mincho"/>
                  <w:lang w:eastAsia="ja-JP"/>
                </w:rPr>
                <w:t>800</w:t>
              </w:r>
            </w:ins>
            <w:ins w:id="5413" w:author="Steve Hanson" w:date="2012-08-06T15:56:00Z">
              <w:r w:rsidR="00873F2C">
                <w:rPr>
                  <w:rFonts w:eastAsia="MS Mincho"/>
                  <w:lang w:eastAsia="ja-JP"/>
                </w:rPr>
                <w:t>, +0000</w:t>
              </w:r>
            </w:ins>
          </w:p>
          <w:p w14:paraId="6E273337" w14:textId="0EB6854C" w:rsidR="00873F2C" w:rsidRPr="00716607" w:rsidRDefault="00873F2C" w:rsidP="00716607">
            <w:pPr>
              <w:rPr>
                <w:ins w:id="5414" w:author="mbeckerle" w:date="2012-04-22T20:13:00Z"/>
                <w:rFonts w:eastAsia="MS Mincho"/>
                <w:lang w:eastAsia="ja-JP"/>
              </w:rPr>
            </w:pPr>
            <w:ins w:id="5415" w:author="Steve Hanson" w:date="2012-08-06T15:53:00Z">
              <w:r>
                <w:rPr>
                  <w:rFonts w:eastAsia="MS Mincho"/>
                  <w:lang w:eastAsia="ja-JP"/>
                </w:rPr>
                <w:t>GMT-08:00</w:t>
              </w:r>
            </w:ins>
            <w:ins w:id="5416" w:author="Steve Hanson" w:date="2012-08-06T15:56:00Z">
              <w:r>
                <w:rPr>
                  <w:rFonts w:eastAsia="MS Mincho"/>
                  <w:lang w:eastAsia="ja-JP"/>
                </w:rPr>
                <w:t>, GMT+00:00</w:t>
              </w:r>
            </w:ins>
          </w:p>
        </w:tc>
      </w:tr>
      <w:tr w:rsidR="00667D03" w:rsidRPr="00716607" w:rsidDel="00873F2C" w14:paraId="2572F00E" w14:textId="64CC22CD" w:rsidTr="00AC39F3">
        <w:trPr>
          <w:gridAfter w:val="1"/>
          <w:wAfter w:w="1603" w:type="dxa"/>
          <w:trHeight w:val="302"/>
          <w:jc w:val="center"/>
          <w:ins w:id="5417" w:author="mbeckerle" w:date="2012-04-22T20:13:00Z"/>
          <w:del w:id="5418" w:author="Steve Hanson" w:date="2012-08-06T15:53:00Z"/>
        </w:trPr>
        <w:tc>
          <w:tcPr>
            <w:tcW w:w="939" w:type="dxa"/>
            <w:noWrap/>
            <w:hideMark/>
          </w:tcPr>
          <w:p w14:paraId="13988BF6" w14:textId="10664B80" w:rsidR="00667D03" w:rsidRPr="00716607" w:rsidDel="00873F2C" w:rsidRDefault="00667D03" w:rsidP="00716607">
            <w:pPr>
              <w:rPr>
                <w:ins w:id="5419" w:author="mbeckerle" w:date="2012-04-22T20:13:00Z"/>
                <w:del w:id="5420" w:author="Steve Hanson" w:date="2012-08-06T15:53:00Z"/>
                <w:rFonts w:eastAsia="MS Mincho"/>
                <w:lang w:eastAsia="ja-JP"/>
              </w:rPr>
            </w:pPr>
            <w:ins w:id="5421" w:author="mbeckerle" w:date="2012-04-22T20:13:00Z">
              <w:del w:id="5422" w:author="Steve Hanson" w:date="2012-08-06T15:53:00Z">
                <w:r w:rsidRPr="00716607" w:rsidDel="00873F2C">
                  <w:rPr>
                    <w:rFonts w:eastAsia="MS Mincho"/>
                    <w:lang w:eastAsia="ja-JP"/>
                  </w:rPr>
                  <w:delText xml:space="preserve">ZZZZ </w:delText>
                </w:r>
              </w:del>
            </w:ins>
          </w:p>
        </w:tc>
        <w:tc>
          <w:tcPr>
            <w:tcW w:w="3278" w:type="dxa"/>
            <w:noWrap/>
            <w:hideMark/>
          </w:tcPr>
          <w:p w14:paraId="5E3E05F3" w14:textId="3F6B2EFD" w:rsidR="00667D03" w:rsidRPr="00716607" w:rsidDel="00873F2C" w:rsidRDefault="00667D03" w:rsidP="00716607">
            <w:pPr>
              <w:rPr>
                <w:ins w:id="5423" w:author="mbeckerle" w:date="2012-04-22T20:13:00Z"/>
                <w:del w:id="5424" w:author="Steve Hanson" w:date="2012-08-06T15:53:00Z"/>
                <w:rFonts w:eastAsia="MS Mincho"/>
                <w:lang w:eastAsia="ja-JP"/>
              </w:rPr>
            </w:pPr>
            <w:ins w:id="5425" w:author="mbeckerle" w:date="2012-04-22T20:13:00Z">
              <w:del w:id="5426" w:author="Steve Hanson" w:date="2012-08-06T15:52:00Z">
                <w:r w:rsidRPr="00716607" w:rsidDel="00873F2C">
                  <w:rPr>
                    <w:rFonts w:eastAsia="MS Mincho"/>
                    <w:lang w:eastAsia="ja-JP"/>
                  </w:rPr>
                  <w:delText>Time Zone: localized GMT</w:delText>
                </w:r>
              </w:del>
            </w:ins>
          </w:p>
        </w:tc>
        <w:tc>
          <w:tcPr>
            <w:tcW w:w="1517" w:type="dxa"/>
            <w:noWrap/>
            <w:hideMark/>
          </w:tcPr>
          <w:p w14:paraId="0C773437" w14:textId="423F5CB8" w:rsidR="00667D03" w:rsidRPr="00716607" w:rsidDel="00873F2C" w:rsidRDefault="00667D03" w:rsidP="0033738B">
            <w:pPr>
              <w:rPr>
                <w:ins w:id="5427" w:author="mbeckerle" w:date="2012-04-22T20:13:00Z"/>
                <w:del w:id="5428" w:author="Steve Hanson" w:date="2012-08-06T15:53:00Z"/>
                <w:rFonts w:eastAsia="MS Mincho"/>
                <w:lang w:eastAsia="ja-JP"/>
              </w:rPr>
            </w:pPr>
            <w:ins w:id="5429" w:author="mbeckerle" w:date="2012-04-22T20:13:00Z">
              <w:del w:id="5430" w:author="Steve Hanson" w:date="2012-08-06T15:21:00Z">
                <w:r w:rsidRPr="00716607" w:rsidDel="0033738B">
                  <w:rPr>
                    <w:rFonts w:eastAsia="MS Mincho"/>
                    <w:lang w:eastAsia="ja-JP"/>
                  </w:rPr>
                  <w:delText>(</w:delText>
                </w:r>
              </w:del>
              <w:del w:id="5431" w:author="Steve Hanson" w:date="2012-08-06T15:53:00Z">
                <w:r w:rsidRPr="00716607" w:rsidDel="00873F2C">
                  <w:rPr>
                    <w:rFonts w:eastAsia="MS Mincho"/>
                    <w:lang w:eastAsia="ja-JP"/>
                  </w:rPr>
                  <w:delText>Text</w:delText>
                </w:r>
              </w:del>
              <w:del w:id="5432" w:author="Steve Hanson" w:date="2012-08-06T15:21:00Z">
                <w:r w:rsidRPr="00716607" w:rsidDel="0033738B">
                  <w:rPr>
                    <w:rFonts w:eastAsia="MS Mincho"/>
                    <w:lang w:eastAsia="ja-JP"/>
                  </w:rPr>
                  <w:delText>)</w:delText>
                </w:r>
              </w:del>
            </w:ins>
          </w:p>
        </w:tc>
        <w:tc>
          <w:tcPr>
            <w:tcW w:w="2891" w:type="dxa"/>
            <w:gridSpan w:val="3"/>
            <w:noWrap/>
            <w:hideMark/>
          </w:tcPr>
          <w:p w14:paraId="541ADBE6" w14:textId="13D4C667" w:rsidR="00667D03" w:rsidRPr="00716607" w:rsidDel="00873F2C" w:rsidRDefault="00667D03" w:rsidP="00716607">
            <w:pPr>
              <w:rPr>
                <w:ins w:id="5433" w:author="mbeckerle" w:date="2012-04-22T20:13:00Z"/>
                <w:del w:id="5434" w:author="Steve Hanson" w:date="2012-08-06T15:53:00Z"/>
                <w:rFonts w:eastAsia="MS Mincho"/>
                <w:lang w:eastAsia="ja-JP"/>
              </w:rPr>
            </w:pPr>
            <w:ins w:id="5435" w:author="mbeckerle" w:date="2012-04-22T20:13:00Z">
              <w:del w:id="5436" w:author="Steve Hanson" w:date="2012-08-06T15:53:00Z">
                <w:r w:rsidRPr="00716607" w:rsidDel="00873F2C">
                  <w:rPr>
                    <w:rFonts w:eastAsia="MS Mincho"/>
                    <w:lang w:eastAsia="ja-JP"/>
                  </w:rPr>
                  <w:delText>GMT-08:00</w:delText>
                </w:r>
              </w:del>
            </w:ins>
          </w:p>
        </w:tc>
      </w:tr>
      <w:tr w:rsidR="00873F2C" w:rsidRPr="00716607" w14:paraId="2AA55DD4" w14:textId="77777777" w:rsidTr="00AC39F3">
        <w:trPr>
          <w:trHeight w:val="302"/>
          <w:jc w:val="center"/>
          <w:ins w:id="5437" w:author="mbeckerle" w:date="2012-04-22T20:13:00Z"/>
        </w:trPr>
        <w:tc>
          <w:tcPr>
            <w:tcW w:w="939" w:type="dxa"/>
            <w:noWrap/>
            <w:hideMark/>
          </w:tcPr>
          <w:p w14:paraId="45701956" w14:textId="77777777" w:rsidR="00873F2C" w:rsidRPr="00716607" w:rsidRDefault="00873F2C" w:rsidP="00716607">
            <w:pPr>
              <w:rPr>
                <w:ins w:id="5438" w:author="mbeckerle" w:date="2012-04-22T20:13:00Z"/>
                <w:rFonts w:eastAsia="MS Mincho"/>
                <w:lang w:eastAsia="ja-JP"/>
              </w:rPr>
            </w:pPr>
            <w:ins w:id="5439" w:author="mbeckerle" w:date="2012-04-22T20:13:00Z">
              <w:r w:rsidRPr="00716607">
                <w:rPr>
                  <w:rFonts w:eastAsia="MS Mincho"/>
                  <w:lang w:eastAsia="ja-JP"/>
                </w:rPr>
                <w:t xml:space="preserve">ZU     </w:t>
              </w:r>
            </w:ins>
          </w:p>
        </w:tc>
        <w:tc>
          <w:tcPr>
            <w:tcW w:w="3278" w:type="dxa"/>
            <w:noWrap/>
            <w:hideMark/>
          </w:tcPr>
          <w:p w14:paraId="7888C052" w14:textId="7E76E2B4" w:rsidR="00873F2C" w:rsidRPr="00716607" w:rsidRDefault="009B5286" w:rsidP="009B5286">
            <w:pPr>
              <w:rPr>
                <w:ins w:id="5440" w:author="mbeckerle" w:date="2012-04-22T20:13:00Z"/>
                <w:rFonts w:eastAsia="MS Mincho"/>
                <w:lang w:eastAsia="ja-JP"/>
              </w:rPr>
            </w:pPr>
            <w:ins w:id="5441" w:author="Steve Hanson" w:date="2012-08-06T16:13:00Z">
              <w:r>
                <w:rPr>
                  <w:rFonts w:eastAsia="MS Mincho"/>
                  <w:lang w:eastAsia="ja-JP"/>
                </w:rPr>
                <w:t xml:space="preserve">As </w:t>
              </w:r>
            </w:ins>
            <w:ins w:id="5442" w:author="mbeckerle" w:date="2012-04-22T20:13:00Z">
              <w:del w:id="5443" w:author="Steve Hanson" w:date="2012-08-06T15:57:00Z">
                <w:r w:rsidR="00873F2C" w:rsidRPr="00716607" w:rsidDel="00873F2C">
                  <w:rPr>
                    <w:rFonts w:eastAsia="MS Mincho"/>
                    <w:lang w:eastAsia="ja-JP"/>
                  </w:rPr>
                  <w:delText>t</w:delText>
                </w:r>
              </w:del>
              <w:del w:id="5444" w:author="Steve Hanson" w:date="2012-08-06T16:13:00Z">
                <w:r w:rsidR="00873F2C" w:rsidRPr="00716607" w:rsidDel="009B5286">
                  <w:rPr>
                    <w:rFonts w:eastAsia="MS Mincho"/>
                    <w:lang w:eastAsia="ja-JP"/>
                  </w:rPr>
                  <w:delText xml:space="preserve">ime </w:delText>
                </w:r>
              </w:del>
              <w:del w:id="5445" w:author="Steve Hanson" w:date="2012-08-06T15:57:00Z">
                <w:r w:rsidR="00873F2C" w:rsidRPr="00716607" w:rsidDel="00873F2C">
                  <w:rPr>
                    <w:rFonts w:eastAsia="MS Mincho"/>
                    <w:lang w:eastAsia="ja-JP"/>
                  </w:rPr>
                  <w:delText>z</w:delText>
                </w:r>
              </w:del>
              <w:del w:id="5446" w:author="Steve Hanson" w:date="2012-08-06T16:13:00Z">
                <w:r w:rsidR="00873F2C" w:rsidRPr="00716607" w:rsidDel="009B5286">
                  <w:rPr>
                    <w:rFonts w:eastAsia="MS Mincho"/>
                    <w:lang w:eastAsia="ja-JP"/>
                  </w:rPr>
                  <w:delText xml:space="preserve">one </w:delText>
                </w:r>
              </w:del>
              <w:del w:id="5447" w:author="Steve Hanson" w:date="2012-08-06T15:57:00Z">
                <w:r w:rsidR="00873F2C" w:rsidRPr="00716607" w:rsidDel="00873F2C">
                  <w:rPr>
                    <w:rFonts w:eastAsia="MS Mincho"/>
                    <w:lang w:eastAsia="ja-JP"/>
                  </w:rPr>
                  <w:delText xml:space="preserve">(RFC 822)  </w:delText>
                </w:r>
              </w:del>
            </w:ins>
            <w:ins w:id="5448" w:author="Steve Hanson" w:date="2012-08-06T15:57:00Z">
              <w:r w:rsidR="00873F2C">
                <w:rPr>
                  <w:rFonts w:eastAsia="MS Mincho"/>
                  <w:lang w:eastAsia="ja-JP"/>
                </w:rPr>
                <w:t xml:space="preserve">Z but </w:t>
              </w:r>
            </w:ins>
            <w:ins w:id="5449" w:author="mbeckerle" w:date="2012-04-22T20:13:00Z">
              <w:r w:rsidR="00873F2C" w:rsidRPr="00716607">
                <w:rPr>
                  <w:rFonts w:eastAsia="MS Mincho"/>
                  <w:lang w:eastAsia="ja-JP"/>
                </w:rPr>
                <w:t>with output "Z" if the time zone is +00:00</w:t>
              </w:r>
            </w:ins>
          </w:p>
        </w:tc>
        <w:tc>
          <w:tcPr>
            <w:tcW w:w="1517" w:type="dxa"/>
            <w:noWrap/>
            <w:hideMark/>
          </w:tcPr>
          <w:p w14:paraId="3146FFF4" w14:textId="371C1EB0" w:rsidR="00873F2C" w:rsidRPr="00716607" w:rsidRDefault="00873F2C" w:rsidP="0033738B">
            <w:pPr>
              <w:rPr>
                <w:ins w:id="5450" w:author="mbeckerle" w:date="2012-04-22T20:13:00Z"/>
                <w:rFonts w:eastAsia="MS Mincho"/>
                <w:lang w:eastAsia="ja-JP"/>
              </w:rPr>
            </w:pPr>
            <w:ins w:id="5451" w:author="Steve Hanson" w:date="2012-08-06T15:55:00Z">
              <w:r w:rsidRPr="00716607">
                <w:rPr>
                  <w:rFonts w:eastAsia="MS Mincho"/>
                  <w:lang w:eastAsia="ja-JP"/>
                </w:rPr>
                <w:t>Text</w:t>
              </w:r>
            </w:ins>
            <w:ins w:id="5452" w:author="mbeckerle" w:date="2012-04-22T20:13:00Z">
              <w:del w:id="5453" w:author="Steve Hanson" w:date="2012-08-06T15:21:00Z">
                <w:r w:rsidRPr="00716607" w:rsidDel="0033738B">
                  <w:rPr>
                    <w:rFonts w:eastAsia="MS Mincho"/>
                    <w:lang w:eastAsia="ja-JP"/>
                  </w:rPr>
                  <w:delText>(</w:delText>
                </w:r>
              </w:del>
              <w:del w:id="5454" w:author="Steve Hanson" w:date="2012-08-06T15:55:00Z">
                <w:r w:rsidRPr="00716607" w:rsidDel="007257F9">
                  <w:rPr>
                    <w:rFonts w:eastAsia="MS Mincho"/>
                    <w:lang w:eastAsia="ja-JP"/>
                  </w:rPr>
                  <w:delText>Text</w:delText>
                </w:r>
              </w:del>
              <w:del w:id="5455" w:author="Steve Hanson" w:date="2012-08-06T15:21:00Z">
                <w:r w:rsidRPr="00716607" w:rsidDel="0033738B">
                  <w:rPr>
                    <w:rFonts w:eastAsia="MS Mincho"/>
                    <w:lang w:eastAsia="ja-JP"/>
                  </w:rPr>
                  <w:delText>)</w:delText>
                </w:r>
              </w:del>
              <w:del w:id="5456" w:author="Steve Hanson" w:date="2012-08-06T15:55:00Z">
                <w:r w:rsidRPr="00716607" w:rsidDel="007257F9">
                  <w:rPr>
                    <w:rFonts w:eastAsia="MS Mincho"/>
                    <w:lang w:eastAsia="ja-JP"/>
                  </w:rPr>
                  <w:delText xml:space="preserve">     </w:delText>
                </w:r>
              </w:del>
            </w:ins>
          </w:p>
        </w:tc>
        <w:tc>
          <w:tcPr>
            <w:tcW w:w="1659" w:type="dxa"/>
          </w:tcPr>
          <w:p w14:paraId="4CD20F4B" w14:textId="247F4841" w:rsidR="00873F2C" w:rsidRDefault="00873F2C" w:rsidP="00501581">
            <w:pPr>
              <w:rPr>
                <w:ins w:id="5457" w:author="Steve Hanson" w:date="2012-08-06T15:55:00Z"/>
                <w:rFonts w:eastAsia="MS Mincho"/>
                <w:lang w:eastAsia="ja-JP"/>
              </w:rPr>
            </w:pPr>
            <w:ins w:id="5458" w:author="Steve Hanson" w:date="2012-08-06T15:55:00Z">
              <w:r>
                <w:rPr>
                  <w:rFonts w:eastAsia="MS Mincho"/>
                  <w:lang w:eastAsia="ja-JP"/>
                </w:rPr>
                <w:t>ZU, ZZU, ZZZU</w:t>
              </w:r>
            </w:ins>
          </w:p>
          <w:p w14:paraId="1CB8BF09" w14:textId="4203BB1B" w:rsidR="00873F2C" w:rsidRPr="00716607" w:rsidRDefault="00873F2C" w:rsidP="00716607">
            <w:pPr>
              <w:rPr>
                <w:ins w:id="5459" w:author="Steve Hanson" w:date="2012-08-06T15:34:00Z"/>
                <w:rFonts w:eastAsia="MS Mincho"/>
                <w:lang w:eastAsia="ja-JP"/>
              </w:rPr>
            </w:pPr>
            <w:ins w:id="5460" w:author="Steve Hanson" w:date="2012-08-06T15:55:00Z">
              <w:r>
                <w:rPr>
                  <w:rFonts w:eastAsia="MS Mincho"/>
                  <w:lang w:eastAsia="ja-JP"/>
                </w:rPr>
                <w:t>ZZZZU</w:t>
              </w:r>
            </w:ins>
          </w:p>
        </w:tc>
        <w:tc>
          <w:tcPr>
            <w:tcW w:w="2835" w:type="dxa"/>
            <w:gridSpan w:val="3"/>
            <w:noWrap/>
            <w:hideMark/>
          </w:tcPr>
          <w:p w14:paraId="2E8B65E1" w14:textId="691A3AD2" w:rsidR="00873F2C" w:rsidRDefault="00873F2C" w:rsidP="00501581">
            <w:pPr>
              <w:rPr>
                <w:ins w:id="5461" w:author="Steve Hanson" w:date="2012-08-06T15:55:00Z"/>
                <w:rFonts w:eastAsia="MS Mincho"/>
                <w:lang w:eastAsia="ja-JP"/>
              </w:rPr>
            </w:pPr>
            <w:ins w:id="5462" w:author="Steve Hanson" w:date="2012-08-06T15:55:00Z">
              <w:r w:rsidRPr="00716607">
                <w:rPr>
                  <w:rFonts w:eastAsia="MS Mincho"/>
                  <w:lang w:eastAsia="ja-JP"/>
                </w:rPr>
                <w:t>-</w:t>
              </w:r>
              <w:r>
                <w:rPr>
                  <w:rFonts w:eastAsia="MS Mincho"/>
                  <w:lang w:eastAsia="ja-JP"/>
                </w:rPr>
                <w:t>0</w:t>
              </w:r>
              <w:r w:rsidRPr="00716607">
                <w:rPr>
                  <w:rFonts w:eastAsia="MS Mincho"/>
                  <w:lang w:eastAsia="ja-JP"/>
                </w:rPr>
                <w:t>800</w:t>
              </w:r>
            </w:ins>
            <w:ins w:id="5463" w:author="Steve Hanson" w:date="2012-08-06T15:57:00Z">
              <w:r>
                <w:rPr>
                  <w:rFonts w:eastAsia="MS Mincho"/>
                  <w:lang w:eastAsia="ja-JP"/>
                </w:rPr>
                <w:t>, Z</w:t>
              </w:r>
            </w:ins>
          </w:p>
          <w:p w14:paraId="0BD5F85A" w14:textId="2E4F719E" w:rsidR="00873F2C" w:rsidRPr="00716607" w:rsidRDefault="00873F2C" w:rsidP="00716607">
            <w:pPr>
              <w:rPr>
                <w:ins w:id="5464" w:author="mbeckerle" w:date="2012-04-22T20:13:00Z"/>
                <w:rFonts w:eastAsia="MS Mincho"/>
                <w:lang w:eastAsia="ja-JP"/>
              </w:rPr>
            </w:pPr>
            <w:ins w:id="5465" w:author="Steve Hanson" w:date="2012-08-06T15:55:00Z">
              <w:r>
                <w:rPr>
                  <w:rFonts w:eastAsia="MS Mincho"/>
                  <w:lang w:eastAsia="ja-JP"/>
                </w:rPr>
                <w:t>GMT-08:00</w:t>
              </w:r>
            </w:ins>
            <w:ins w:id="5466" w:author="Steve Hanson" w:date="2012-08-06T15:57:00Z">
              <w:r>
                <w:rPr>
                  <w:rFonts w:eastAsia="MS Mincho"/>
                  <w:lang w:eastAsia="ja-JP"/>
                </w:rPr>
                <w:t>, Z</w:t>
              </w:r>
            </w:ins>
            <w:ins w:id="5467" w:author="mbeckerle" w:date="2012-04-22T20:13:00Z">
              <w:del w:id="5468" w:author="Steve Hanson" w:date="2012-08-06T15:55:00Z">
                <w:r w:rsidRPr="00716607" w:rsidDel="007257F9">
                  <w:rPr>
                    <w:rFonts w:eastAsia="MS Mincho"/>
                    <w:lang w:eastAsia="ja-JP"/>
                  </w:rPr>
                  <w:delText>Z</w:delText>
                </w:r>
              </w:del>
            </w:ins>
          </w:p>
        </w:tc>
      </w:tr>
      <w:tr w:rsidR="00667D03" w:rsidRPr="00716607" w:rsidDel="00873F2C" w14:paraId="2EB99DB4" w14:textId="24184DD9" w:rsidTr="00AC39F3">
        <w:trPr>
          <w:gridAfter w:val="1"/>
          <w:wAfter w:w="1603" w:type="dxa"/>
          <w:trHeight w:val="302"/>
          <w:jc w:val="center"/>
          <w:ins w:id="5469" w:author="mbeckerle" w:date="2012-04-22T20:13:00Z"/>
          <w:del w:id="5470" w:author="Steve Hanson" w:date="2012-08-06T15:55:00Z"/>
        </w:trPr>
        <w:tc>
          <w:tcPr>
            <w:tcW w:w="939" w:type="dxa"/>
            <w:noWrap/>
            <w:hideMark/>
          </w:tcPr>
          <w:p w14:paraId="250D4C48" w14:textId="7EB881E3" w:rsidR="00667D03" w:rsidRPr="00716607" w:rsidDel="00873F2C" w:rsidRDefault="00667D03" w:rsidP="00873F2C">
            <w:pPr>
              <w:rPr>
                <w:ins w:id="5471" w:author="mbeckerle" w:date="2012-04-22T20:13:00Z"/>
                <w:del w:id="5472" w:author="Steve Hanson" w:date="2012-08-06T15:55:00Z"/>
                <w:rFonts w:eastAsia="MS Mincho"/>
                <w:lang w:eastAsia="ja-JP"/>
              </w:rPr>
            </w:pPr>
            <w:ins w:id="5473" w:author="mbeckerle" w:date="2012-04-22T20:13:00Z">
              <w:del w:id="5474" w:author="Steve Hanson" w:date="2012-08-06T15:55:00Z">
                <w:r w:rsidRPr="00716607" w:rsidDel="00873F2C">
                  <w:rPr>
                    <w:rFonts w:eastAsia="MS Mincho"/>
                    <w:lang w:eastAsia="ja-JP"/>
                  </w:rPr>
                  <w:delText>Z</w:delText>
                </w:r>
              </w:del>
              <w:del w:id="5475" w:author="Steve Hanson" w:date="2012-08-06T15:54:00Z">
                <w:r w:rsidRPr="00716607" w:rsidDel="00873F2C">
                  <w:rPr>
                    <w:rFonts w:eastAsia="MS Mincho"/>
                    <w:lang w:eastAsia="ja-JP"/>
                  </w:rPr>
                  <w:delText>ZZZ</w:delText>
                </w:r>
              </w:del>
              <w:del w:id="5476" w:author="Steve Hanson" w:date="2012-08-06T15:55:00Z">
                <w:r w:rsidRPr="00716607" w:rsidDel="00873F2C">
                  <w:rPr>
                    <w:rFonts w:eastAsia="MS Mincho"/>
                    <w:lang w:eastAsia="ja-JP"/>
                  </w:rPr>
                  <w:delText xml:space="preserve">U </w:delText>
                </w:r>
              </w:del>
            </w:ins>
          </w:p>
        </w:tc>
        <w:tc>
          <w:tcPr>
            <w:tcW w:w="3278" w:type="dxa"/>
            <w:noWrap/>
            <w:hideMark/>
          </w:tcPr>
          <w:p w14:paraId="0A343DD3" w14:textId="6ABF30EF" w:rsidR="00667D03" w:rsidRPr="00716607" w:rsidDel="00873F2C" w:rsidRDefault="00667D03" w:rsidP="00716607">
            <w:pPr>
              <w:rPr>
                <w:ins w:id="5477" w:author="mbeckerle" w:date="2012-04-22T20:13:00Z"/>
                <w:del w:id="5478" w:author="Steve Hanson" w:date="2012-08-06T15:55:00Z"/>
                <w:rFonts w:eastAsia="MS Mincho"/>
                <w:lang w:eastAsia="ja-JP"/>
              </w:rPr>
            </w:pPr>
            <w:ins w:id="5479" w:author="mbeckerle" w:date="2012-04-22T20:13:00Z">
              <w:del w:id="5480" w:author="Steve Hanson" w:date="2012-08-06T15:55:00Z">
                <w:r w:rsidRPr="00716607" w:rsidDel="00873F2C">
                  <w:rPr>
                    <w:rFonts w:eastAsia="MS Mincho"/>
                    <w:lang w:eastAsia="ja-JP"/>
                  </w:rPr>
                  <w:delText>time zone (RFC 822)  with output "Z" if the time zone is +00:00</w:delText>
                </w:r>
              </w:del>
            </w:ins>
          </w:p>
        </w:tc>
        <w:tc>
          <w:tcPr>
            <w:tcW w:w="1517" w:type="dxa"/>
            <w:noWrap/>
            <w:hideMark/>
          </w:tcPr>
          <w:p w14:paraId="11348F10" w14:textId="4642329A" w:rsidR="00667D03" w:rsidRPr="00716607" w:rsidDel="00873F2C" w:rsidRDefault="00667D03" w:rsidP="0033738B">
            <w:pPr>
              <w:rPr>
                <w:ins w:id="5481" w:author="mbeckerle" w:date="2012-04-22T20:13:00Z"/>
                <w:del w:id="5482" w:author="Steve Hanson" w:date="2012-08-06T15:55:00Z"/>
                <w:rFonts w:eastAsia="MS Mincho"/>
                <w:lang w:eastAsia="ja-JP"/>
              </w:rPr>
            </w:pPr>
            <w:ins w:id="5483" w:author="mbeckerle" w:date="2012-04-22T20:13:00Z">
              <w:del w:id="5484" w:author="Steve Hanson" w:date="2012-08-06T15:21:00Z">
                <w:r w:rsidRPr="00716607" w:rsidDel="0033738B">
                  <w:rPr>
                    <w:rFonts w:eastAsia="MS Mincho"/>
                    <w:lang w:eastAsia="ja-JP"/>
                  </w:rPr>
                  <w:delText>(</w:delText>
                </w:r>
              </w:del>
              <w:del w:id="5485" w:author="Steve Hanson" w:date="2012-08-06T15:55:00Z">
                <w:r w:rsidRPr="00716607" w:rsidDel="00873F2C">
                  <w:rPr>
                    <w:rFonts w:eastAsia="MS Mincho"/>
                    <w:lang w:eastAsia="ja-JP"/>
                  </w:rPr>
                  <w:delText>Text</w:delText>
                </w:r>
              </w:del>
              <w:del w:id="5486" w:author="Steve Hanson" w:date="2012-08-06T15:21:00Z">
                <w:r w:rsidRPr="00716607" w:rsidDel="0033738B">
                  <w:rPr>
                    <w:rFonts w:eastAsia="MS Mincho"/>
                    <w:lang w:eastAsia="ja-JP"/>
                  </w:rPr>
                  <w:delText>)</w:delText>
                </w:r>
              </w:del>
              <w:del w:id="5487" w:author="Steve Hanson" w:date="2012-08-06T15:55:00Z">
                <w:r w:rsidRPr="00716607" w:rsidDel="00873F2C">
                  <w:rPr>
                    <w:rFonts w:eastAsia="MS Mincho"/>
                    <w:lang w:eastAsia="ja-JP"/>
                  </w:rPr>
                  <w:delText xml:space="preserve">     </w:delText>
                </w:r>
              </w:del>
            </w:ins>
          </w:p>
        </w:tc>
        <w:tc>
          <w:tcPr>
            <w:tcW w:w="2891" w:type="dxa"/>
            <w:gridSpan w:val="3"/>
            <w:noWrap/>
            <w:hideMark/>
          </w:tcPr>
          <w:p w14:paraId="28611043" w14:textId="749C1D2D" w:rsidR="00667D03" w:rsidRPr="00716607" w:rsidDel="00873F2C" w:rsidRDefault="00667D03" w:rsidP="00716607">
            <w:pPr>
              <w:rPr>
                <w:ins w:id="5488" w:author="mbeckerle" w:date="2012-04-22T20:13:00Z"/>
                <w:del w:id="5489" w:author="Steve Hanson" w:date="2012-08-06T15:55:00Z"/>
                <w:rFonts w:eastAsia="MS Mincho"/>
                <w:lang w:eastAsia="ja-JP"/>
              </w:rPr>
            </w:pPr>
            <w:ins w:id="5490" w:author="mbeckerle" w:date="2012-04-22T20:13:00Z">
              <w:del w:id="5491" w:author="Steve Hanson" w:date="2012-08-06T15:55:00Z">
                <w:r w:rsidRPr="00716607" w:rsidDel="00873F2C">
                  <w:rPr>
                    <w:rFonts w:eastAsia="MS Mincho"/>
                    <w:lang w:eastAsia="ja-JP"/>
                  </w:rPr>
                  <w:delText>Z</w:delText>
                </w:r>
              </w:del>
            </w:ins>
          </w:p>
        </w:tc>
      </w:tr>
      <w:tr w:rsidR="00667D03" w:rsidRPr="00716607" w14:paraId="4D0723A8" w14:textId="77777777" w:rsidTr="00AC39F3">
        <w:trPr>
          <w:trHeight w:val="302"/>
          <w:jc w:val="center"/>
          <w:ins w:id="5492" w:author="mbeckerle" w:date="2012-04-22T20:13:00Z"/>
        </w:trPr>
        <w:tc>
          <w:tcPr>
            <w:tcW w:w="939" w:type="dxa"/>
            <w:noWrap/>
            <w:hideMark/>
          </w:tcPr>
          <w:p w14:paraId="21E3C12F" w14:textId="77777777" w:rsidR="00667D03" w:rsidRPr="00716607" w:rsidRDefault="00667D03" w:rsidP="00716607">
            <w:pPr>
              <w:rPr>
                <w:ins w:id="5493" w:author="mbeckerle" w:date="2012-04-22T20:13:00Z"/>
                <w:rFonts w:eastAsia="MS Mincho"/>
                <w:lang w:eastAsia="ja-JP"/>
              </w:rPr>
            </w:pPr>
            <w:ins w:id="5494" w:author="mbeckerle" w:date="2012-04-22T20:13:00Z">
              <w:r w:rsidRPr="00716607">
                <w:rPr>
                  <w:rFonts w:eastAsia="MS Mincho"/>
                  <w:lang w:eastAsia="ja-JP"/>
                </w:rPr>
                <w:t xml:space="preserve">v </w:t>
              </w:r>
            </w:ins>
          </w:p>
        </w:tc>
        <w:tc>
          <w:tcPr>
            <w:tcW w:w="3278" w:type="dxa"/>
            <w:noWrap/>
            <w:hideMark/>
          </w:tcPr>
          <w:p w14:paraId="3976E3CB" w14:textId="77777777" w:rsidR="00667D03" w:rsidRPr="00716607" w:rsidRDefault="00667D03" w:rsidP="00716607">
            <w:pPr>
              <w:rPr>
                <w:ins w:id="5495" w:author="mbeckerle" w:date="2012-04-22T20:13:00Z"/>
                <w:rFonts w:eastAsia="MS Mincho"/>
                <w:lang w:eastAsia="ja-JP"/>
              </w:rPr>
            </w:pPr>
            <w:ins w:id="5496" w:author="mbeckerle" w:date="2012-04-22T20:13:00Z">
              <w:r w:rsidRPr="00716607">
                <w:rPr>
                  <w:rFonts w:eastAsia="MS Mincho"/>
                  <w:lang w:eastAsia="ja-JP"/>
                </w:rPr>
                <w:t>Time Zone: generic non-location</w:t>
              </w:r>
            </w:ins>
          </w:p>
        </w:tc>
        <w:tc>
          <w:tcPr>
            <w:tcW w:w="1517" w:type="dxa"/>
            <w:noWrap/>
            <w:hideMark/>
          </w:tcPr>
          <w:p w14:paraId="210DB3AC" w14:textId="35E0D194" w:rsidR="00667D03" w:rsidRPr="00716607" w:rsidRDefault="00667D03" w:rsidP="0033738B">
            <w:pPr>
              <w:rPr>
                <w:ins w:id="5497" w:author="mbeckerle" w:date="2012-04-22T20:13:00Z"/>
                <w:rFonts w:eastAsia="MS Mincho"/>
                <w:lang w:eastAsia="ja-JP"/>
              </w:rPr>
            </w:pPr>
            <w:ins w:id="5498" w:author="mbeckerle" w:date="2012-04-22T20:13:00Z">
              <w:del w:id="5499" w:author="Steve Hanson" w:date="2012-08-06T15:21:00Z">
                <w:r w:rsidRPr="00716607" w:rsidDel="0033738B">
                  <w:rPr>
                    <w:rFonts w:eastAsia="MS Mincho"/>
                    <w:lang w:eastAsia="ja-JP"/>
                  </w:rPr>
                  <w:delText>(</w:delText>
                </w:r>
              </w:del>
              <w:r w:rsidRPr="00716607">
                <w:rPr>
                  <w:rFonts w:eastAsia="MS Mincho"/>
                  <w:lang w:eastAsia="ja-JP"/>
                </w:rPr>
                <w:t>Text</w:t>
              </w:r>
              <w:del w:id="5500" w:author="Steve Hanson" w:date="2012-08-06T15:21:00Z">
                <w:r w:rsidRPr="00716607" w:rsidDel="0033738B">
                  <w:rPr>
                    <w:rFonts w:eastAsia="MS Mincho"/>
                    <w:lang w:eastAsia="ja-JP"/>
                  </w:rPr>
                  <w:delText>)</w:delText>
                </w:r>
              </w:del>
            </w:ins>
          </w:p>
        </w:tc>
        <w:tc>
          <w:tcPr>
            <w:tcW w:w="1659" w:type="dxa"/>
          </w:tcPr>
          <w:p w14:paraId="2BA8D280" w14:textId="27C56304" w:rsidR="00667D03" w:rsidRDefault="00873F2C" w:rsidP="00716607">
            <w:pPr>
              <w:rPr>
                <w:ins w:id="5501" w:author="Steve Hanson" w:date="2012-08-06T15:58:00Z"/>
                <w:rFonts w:eastAsia="MS Mincho"/>
                <w:lang w:eastAsia="ja-JP"/>
              </w:rPr>
            </w:pPr>
            <w:ins w:id="5502" w:author="Steve Hanson" w:date="2012-08-06T15:58:00Z">
              <w:r>
                <w:rPr>
                  <w:rFonts w:eastAsia="MS Mincho"/>
                  <w:lang w:eastAsia="ja-JP"/>
                </w:rPr>
                <w:t>v</w:t>
              </w:r>
            </w:ins>
          </w:p>
          <w:p w14:paraId="196A4C8C" w14:textId="30E718F1" w:rsidR="00873F2C" w:rsidRPr="00716607" w:rsidRDefault="00873F2C" w:rsidP="00716607">
            <w:pPr>
              <w:rPr>
                <w:ins w:id="5503" w:author="Steve Hanson" w:date="2012-08-06T15:34:00Z"/>
                <w:rFonts w:eastAsia="MS Mincho"/>
                <w:lang w:eastAsia="ja-JP"/>
              </w:rPr>
            </w:pPr>
            <w:ins w:id="5504" w:author="Steve Hanson" w:date="2012-08-06T15:58:00Z">
              <w:r>
                <w:rPr>
                  <w:rFonts w:eastAsia="MS Mincho"/>
                  <w:lang w:eastAsia="ja-JP"/>
                </w:rPr>
                <w:t>vvvv</w:t>
              </w:r>
            </w:ins>
          </w:p>
        </w:tc>
        <w:tc>
          <w:tcPr>
            <w:tcW w:w="2835" w:type="dxa"/>
            <w:gridSpan w:val="3"/>
            <w:noWrap/>
            <w:hideMark/>
          </w:tcPr>
          <w:p w14:paraId="01AB794C" w14:textId="77777777" w:rsidR="00667D03" w:rsidRDefault="00667D03" w:rsidP="00716607">
            <w:pPr>
              <w:rPr>
                <w:ins w:id="5505" w:author="Steve Hanson" w:date="2012-08-06T15:58:00Z"/>
                <w:rFonts w:eastAsia="MS Mincho"/>
                <w:lang w:eastAsia="ja-JP"/>
              </w:rPr>
            </w:pPr>
            <w:ins w:id="5506" w:author="mbeckerle" w:date="2012-04-22T20:13:00Z">
              <w:r w:rsidRPr="00716607">
                <w:rPr>
                  <w:rFonts w:eastAsia="MS Mincho"/>
                  <w:lang w:eastAsia="ja-JP"/>
                </w:rPr>
                <w:t>PT</w:t>
              </w:r>
            </w:ins>
          </w:p>
          <w:p w14:paraId="25B2878E" w14:textId="2A590831" w:rsidR="00873F2C" w:rsidRPr="00716607" w:rsidRDefault="00873F2C" w:rsidP="00716607">
            <w:pPr>
              <w:rPr>
                <w:ins w:id="5507" w:author="mbeckerle" w:date="2012-04-22T20:13:00Z"/>
                <w:rFonts w:eastAsia="MS Mincho"/>
                <w:lang w:eastAsia="ja-JP"/>
              </w:rPr>
            </w:pPr>
            <w:ins w:id="5508" w:author="Steve Hanson" w:date="2012-08-06T15:58:00Z">
              <w:r w:rsidRPr="00716607">
                <w:rPr>
                  <w:rFonts w:eastAsia="MS Mincho"/>
                  <w:lang w:eastAsia="ja-JP"/>
                </w:rPr>
                <w:t>Pacific Time</w:t>
              </w:r>
            </w:ins>
          </w:p>
        </w:tc>
      </w:tr>
      <w:tr w:rsidR="00667D03" w:rsidRPr="00716607" w:rsidDel="00873F2C" w14:paraId="39FC6DBC" w14:textId="6A7054A4" w:rsidTr="00AC39F3">
        <w:trPr>
          <w:gridAfter w:val="2"/>
          <w:wAfter w:w="1659" w:type="dxa"/>
          <w:trHeight w:val="302"/>
          <w:jc w:val="center"/>
          <w:ins w:id="5509" w:author="mbeckerle" w:date="2012-04-22T20:13:00Z"/>
          <w:del w:id="5510" w:author="Steve Hanson" w:date="2012-08-06T15:58:00Z"/>
        </w:trPr>
        <w:tc>
          <w:tcPr>
            <w:tcW w:w="939" w:type="dxa"/>
            <w:noWrap/>
            <w:hideMark/>
          </w:tcPr>
          <w:p w14:paraId="25EFD267" w14:textId="349C0064" w:rsidR="00667D03" w:rsidRPr="00716607" w:rsidDel="00873F2C" w:rsidRDefault="00667D03" w:rsidP="00716607">
            <w:pPr>
              <w:rPr>
                <w:ins w:id="5511" w:author="mbeckerle" w:date="2012-04-22T20:13:00Z"/>
                <w:del w:id="5512" w:author="Steve Hanson" w:date="2012-08-06T15:58:00Z"/>
                <w:rFonts w:eastAsia="MS Mincho"/>
                <w:lang w:eastAsia="ja-JP"/>
              </w:rPr>
            </w:pPr>
            <w:ins w:id="5513" w:author="mbeckerle" w:date="2012-04-22T20:13:00Z">
              <w:del w:id="5514" w:author="Steve Hanson" w:date="2012-08-06T15:58:00Z">
                <w:r w:rsidRPr="00716607" w:rsidDel="00873F2C">
                  <w:rPr>
                    <w:rFonts w:eastAsia="MS Mincho"/>
                    <w:lang w:eastAsia="ja-JP"/>
                  </w:rPr>
                  <w:delText xml:space="preserve">vvvv </w:delText>
                </w:r>
              </w:del>
            </w:ins>
          </w:p>
        </w:tc>
        <w:tc>
          <w:tcPr>
            <w:tcW w:w="3278" w:type="dxa"/>
            <w:noWrap/>
            <w:hideMark/>
          </w:tcPr>
          <w:p w14:paraId="7C67823F" w14:textId="5FC7DCD6" w:rsidR="00667D03" w:rsidRPr="00716607" w:rsidDel="00873F2C" w:rsidRDefault="00667D03" w:rsidP="00716607">
            <w:pPr>
              <w:rPr>
                <w:ins w:id="5515" w:author="mbeckerle" w:date="2012-04-22T20:13:00Z"/>
                <w:del w:id="5516" w:author="Steve Hanson" w:date="2012-08-06T15:58:00Z"/>
                <w:rFonts w:eastAsia="MS Mincho"/>
                <w:lang w:eastAsia="ja-JP"/>
              </w:rPr>
            </w:pPr>
            <w:ins w:id="5517" w:author="mbeckerle" w:date="2012-04-22T20:13:00Z">
              <w:del w:id="5518" w:author="Steve Hanson" w:date="2012-08-06T15:58:00Z">
                <w:r w:rsidRPr="00716607" w:rsidDel="00873F2C">
                  <w:rPr>
                    <w:rFonts w:eastAsia="MS Mincho"/>
                    <w:lang w:eastAsia="ja-JP"/>
                  </w:rPr>
                  <w:delText>Time Zone: generic non-location</w:delText>
                </w:r>
              </w:del>
            </w:ins>
          </w:p>
        </w:tc>
        <w:tc>
          <w:tcPr>
            <w:tcW w:w="1517" w:type="dxa"/>
            <w:noWrap/>
            <w:hideMark/>
          </w:tcPr>
          <w:p w14:paraId="29FC9A02" w14:textId="0A6943E8" w:rsidR="00667D03" w:rsidRPr="00716607" w:rsidDel="00873F2C" w:rsidRDefault="00667D03" w:rsidP="0033738B">
            <w:pPr>
              <w:rPr>
                <w:ins w:id="5519" w:author="mbeckerle" w:date="2012-04-22T20:13:00Z"/>
                <w:del w:id="5520" w:author="Steve Hanson" w:date="2012-08-06T15:58:00Z"/>
                <w:rFonts w:eastAsia="MS Mincho"/>
                <w:lang w:eastAsia="ja-JP"/>
              </w:rPr>
            </w:pPr>
            <w:ins w:id="5521" w:author="mbeckerle" w:date="2012-04-22T20:13:00Z">
              <w:del w:id="5522" w:author="Steve Hanson" w:date="2012-08-06T15:21:00Z">
                <w:r w:rsidRPr="00716607" w:rsidDel="0033738B">
                  <w:rPr>
                    <w:rFonts w:eastAsia="MS Mincho"/>
                    <w:lang w:eastAsia="ja-JP"/>
                  </w:rPr>
                  <w:delText>(</w:delText>
                </w:r>
              </w:del>
              <w:del w:id="5523" w:author="Steve Hanson" w:date="2012-08-06T15:58:00Z">
                <w:r w:rsidRPr="00716607" w:rsidDel="00873F2C">
                  <w:rPr>
                    <w:rFonts w:eastAsia="MS Mincho"/>
                    <w:lang w:eastAsia="ja-JP"/>
                  </w:rPr>
                  <w:delText>Text</w:delText>
                </w:r>
              </w:del>
              <w:del w:id="5524" w:author="Steve Hanson" w:date="2012-08-06T15:21:00Z">
                <w:r w:rsidRPr="00716607" w:rsidDel="0033738B">
                  <w:rPr>
                    <w:rFonts w:eastAsia="MS Mincho"/>
                    <w:lang w:eastAsia="ja-JP"/>
                  </w:rPr>
                  <w:delText>)</w:delText>
                </w:r>
              </w:del>
            </w:ins>
          </w:p>
        </w:tc>
        <w:tc>
          <w:tcPr>
            <w:tcW w:w="2835" w:type="dxa"/>
            <w:gridSpan w:val="2"/>
            <w:noWrap/>
            <w:hideMark/>
          </w:tcPr>
          <w:p w14:paraId="5AAD0096" w14:textId="035EE47D" w:rsidR="00667D03" w:rsidRPr="00716607" w:rsidDel="00873F2C" w:rsidRDefault="00667D03" w:rsidP="00716607">
            <w:pPr>
              <w:rPr>
                <w:ins w:id="5525" w:author="mbeckerle" w:date="2012-04-22T20:13:00Z"/>
                <w:del w:id="5526" w:author="Steve Hanson" w:date="2012-08-06T15:58:00Z"/>
                <w:rFonts w:eastAsia="MS Mincho"/>
                <w:lang w:eastAsia="ja-JP"/>
              </w:rPr>
            </w:pPr>
            <w:ins w:id="5527" w:author="mbeckerle" w:date="2012-04-22T20:13:00Z">
              <w:del w:id="5528" w:author="Steve Hanson" w:date="2012-08-06T15:58:00Z">
                <w:r w:rsidRPr="00716607" w:rsidDel="00873F2C">
                  <w:rPr>
                    <w:rFonts w:eastAsia="MS Mincho"/>
                    <w:lang w:eastAsia="ja-JP"/>
                  </w:rPr>
                  <w:delText>Pacific Time</w:delText>
                </w:r>
              </w:del>
            </w:ins>
          </w:p>
        </w:tc>
      </w:tr>
      <w:tr w:rsidR="00667D03" w:rsidRPr="00716607" w14:paraId="20150D22" w14:textId="77777777" w:rsidTr="00AC39F3">
        <w:trPr>
          <w:trHeight w:val="302"/>
          <w:jc w:val="center"/>
          <w:ins w:id="5529" w:author="mbeckerle" w:date="2012-04-22T20:13:00Z"/>
        </w:trPr>
        <w:tc>
          <w:tcPr>
            <w:tcW w:w="939" w:type="dxa"/>
            <w:noWrap/>
            <w:hideMark/>
          </w:tcPr>
          <w:p w14:paraId="240A86B6" w14:textId="77777777" w:rsidR="00667D03" w:rsidRPr="00716607" w:rsidRDefault="00667D03" w:rsidP="00716607">
            <w:pPr>
              <w:rPr>
                <w:ins w:id="5530" w:author="mbeckerle" w:date="2012-04-22T20:13:00Z"/>
                <w:rFonts w:eastAsia="MS Mincho"/>
                <w:lang w:eastAsia="ja-JP"/>
              </w:rPr>
            </w:pPr>
            <w:ins w:id="5531" w:author="mbeckerle" w:date="2012-04-22T20:13:00Z">
              <w:r w:rsidRPr="00716607">
                <w:rPr>
                  <w:rFonts w:eastAsia="MS Mincho"/>
                  <w:lang w:eastAsia="ja-JP"/>
                </w:rPr>
                <w:t xml:space="preserve">V </w:t>
              </w:r>
            </w:ins>
          </w:p>
        </w:tc>
        <w:tc>
          <w:tcPr>
            <w:tcW w:w="3278" w:type="dxa"/>
            <w:noWrap/>
            <w:hideMark/>
          </w:tcPr>
          <w:p w14:paraId="42DEBD8C" w14:textId="77777777" w:rsidR="00667D03" w:rsidRPr="00716607" w:rsidRDefault="00667D03" w:rsidP="00716607">
            <w:pPr>
              <w:rPr>
                <w:ins w:id="5532" w:author="mbeckerle" w:date="2012-04-22T20:13:00Z"/>
                <w:rFonts w:eastAsia="MS Mincho"/>
                <w:lang w:eastAsia="ja-JP"/>
              </w:rPr>
            </w:pPr>
            <w:ins w:id="5533" w:author="mbeckerle" w:date="2012-04-22T20:13:00Z">
              <w:r w:rsidRPr="00716607">
                <w:rPr>
                  <w:rFonts w:eastAsia="MS Mincho"/>
                  <w:lang w:eastAsia="ja-JP"/>
                </w:rPr>
                <w:t>Time Zone: generic non-location</w:t>
              </w:r>
            </w:ins>
          </w:p>
        </w:tc>
        <w:tc>
          <w:tcPr>
            <w:tcW w:w="1517" w:type="dxa"/>
            <w:noWrap/>
            <w:hideMark/>
          </w:tcPr>
          <w:p w14:paraId="761A7DFF" w14:textId="354D66D5" w:rsidR="00667D03" w:rsidRPr="00716607" w:rsidRDefault="00667D03" w:rsidP="0033738B">
            <w:pPr>
              <w:rPr>
                <w:ins w:id="5534" w:author="mbeckerle" w:date="2012-04-22T20:13:00Z"/>
                <w:rFonts w:eastAsia="MS Mincho"/>
                <w:lang w:eastAsia="ja-JP"/>
              </w:rPr>
            </w:pPr>
            <w:ins w:id="5535" w:author="mbeckerle" w:date="2012-04-22T20:13:00Z">
              <w:del w:id="5536" w:author="Steve Hanson" w:date="2012-08-06T15:21:00Z">
                <w:r w:rsidRPr="00716607" w:rsidDel="0033738B">
                  <w:rPr>
                    <w:rFonts w:eastAsia="MS Mincho"/>
                    <w:lang w:eastAsia="ja-JP"/>
                  </w:rPr>
                  <w:delText>(</w:delText>
                </w:r>
              </w:del>
              <w:r w:rsidRPr="00716607">
                <w:rPr>
                  <w:rFonts w:eastAsia="MS Mincho"/>
                  <w:lang w:eastAsia="ja-JP"/>
                </w:rPr>
                <w:t>Text</w:t>
              </w:r>
              <w:del w:id="5537" w:author="Steve Hanson" w:date="2012-08-06T15:21:00Z">
                <w:r w:rsidRPr="00716607" w:rsidDel="0033738B">
                  <w:rPr>
                    <w:rFonts w:eastAsia="MS Mincho"/>
                    <w:lang w:eastAsia="ja-JP"/>
                  </w:rPr>
                  <w:delText>)</w:delText>
                </w:r>
              </w:del>
            </w:ins>
          </w:p>
        </w:tc>
        <w:tc>
          <w:tcPr>
            <w:tcW w:w="1659" w:type="dxa"/>
          </w:tcPr>
          <w:p w14:paraId="6D9B5052" w14:textId="77777777" w:rsidR="00667D03" w:rsidRDefault="00873F2C" w:rsidP="00716607">
            <w:pPr>
              <w:rPr>
                <w:ins w:id="5538" w:author="Steve Hanson" w:date="2012-08-06T15:59:00Z"/>
                <w:rFonts w:eastAsia="MS Mincho"/>
                <w:lang w:eastAsia="ja-JP"/>
              </w:rPr>
            </w:pPr>
            <w:ins w:id="5539" w:author="Steve Hanson" w:date="2012-08-06T15:59:00Z">
              <w:r>
                <w:rPr>
                  <w:rFonts w:eastAsia="MS Mincho"/>
                  <w:lang w:eastAsia="ja-JP"/>
                </w:rPr>
                <w:t>V</w:t>
              </w:r>
            </w:ins>
          </w:p>
          <w:p w14:paraId="668EE699" w14:textId="198E413D" w:rsidR="00873F2C" w:rsidRPr="00716607" w:rsidRDefault="00873F2C" w:rsidP="00716607">
            <w:pPr>
              <w:rPr>
                <w:ins w:id="5540" w:author="Steve Hanson" w:date="2012-08-06T15:34:00Z"/>
                <w:rFonts w:eastAsia="MS Mincho"/>
                <w:lang w:eastAsia="ja-JP"/>
              </w:rPr>
            </w:pPr>
            <w:ins w:id="5541" w:author="Steve Hanson" w:date="2012-08-06T15:59:00Z">
              <w:r>
                <w:rPr>
                  <w:rFonts w:eastAsia="MS Mincho"/>
                  <w:lang w:eastAsia="ja-JP"/>
                </w:rPr>
                <w:t>VVVV</w:t>
              </w:r>
            </w:ins>
          </w:p>
        </w:tc>
        <w:tc>
          <w:tcPr>
            <w:tcW w:w="2835" w:type="dxa"/>
            <w:gridSpan w:val="3"/>
            <w:noWrap/>
            <w:hideMark/>
          </w:tcPr>
          <w:p w14:paraId="4C97B26A" w14:textId="77777777" w:rsidR="00667D03" w:rsidRDefault="00667D03" w:rsidP="00716607">
            <w:pPr>
              <w:rPr>
                <w:ins w:id="5542" w:author="Steve Hanson" w:date="2012-08-06T15:59:00Z"/>
                <w:rFonts w:eastAsia="MS Mincho"/>
                <w:lang w:eastAsia="ja-JP"/>
              </w:rPr>
            </w:pPr>
            <w:ins w:id="5543" w:author="mbeckerle" w:date="2012-04-22T20:13:00Z">
              <w:r w:rsidRPr="00716607">
                <w:rPr>
                  <w:rFonts w:eastAsia="MS Mincho"/>
                  <w:lang w:eastAsia="ja-JP"/>
                </w:rPr>
                <w:t>PT</w:t>
              </w:r>
            </w:ins>
          </w:p>
          <w:p w14:paraId="71608D2E" w14:textId="72A4631F" w:rsidR="00873F2C" w:rsidRPr="00716607" w:rsidRDefault="00873F2C" w:rsidP="00716607">
            <w:pPr>
              <w:rPr>
                <w:ins w:id="5544" w:author="mbeckerle" w:date="2012-04-22T20:13:00Z"/>
                <w:rFonts w:eastAsia="MS Mincho"/>
                <w:lang w:eastAsia="ja-JP"/>
              </w:rPr>
            </w:pPr>
            <w:ins w:id="5545" w:author="Steve Hanson" w:date="2012-08-06T15:59:00Z">
              <w:r w:rsidRPr="00716607">
                <w:rPr>
                  <w:rFonts w:eastAsia="MS Mincho"/>
                  <w:lang w:eastAsia="ja-JP"/>
                </w:rPr>
                <w:t>United States (Los Angeles)</w:t>
              </w:r>
            </w:ins>
          </w:p>
        </w:tc>
      </w:tr>
      <w:tr w:rsidR="00667D03" w:rsidRPr="00716607" w:rsidDel="00873F2C" w14:paraId="7F12CAF6" w14:textId="2F7B391D" w:rsidTr="00873F2C">
        <w:trPr>
          <w:gridAfter w:val="2"/>
          <w:wAfter w:w="1659" w:type="dxa"/>
          <w:trHeight w:val="302"/>
          <w:jc w:val="center"/>
          <w:ins w:id="5546" w:author="mbeckerle" w:date="2012-04-22T20:13:00Z"/>
          <w:del w:id="5547" w:author="Steve Hanson" w:date="2012-08-06T15:59:00Z"/>
        </w:trPr>
        <w:tc>
          <w:tcPr>
            <w:tcW w:w="939" w:type="dxa"/>
            <w:noWrap/>
            <w:hideMark/>
          </w:tcPr>
          <w:p w14:paraId="62A588B9" w14:textId="060D68A5" w:rsidR="00667D03" w:rsidRPr="00716607" w:rsidDel="00873F2C" w:rsidRDefault="00667D03" w:rsidP="00716607">
            <w:pPr>
              <w:rPr>
                <w:ins w:id="5548" w:author="mbeckerle" w:date="2012-04-22T20:13:00Z"/>
                <w:del w:id="5549" w:author="Steve Hanson" w:date="2012-08-06T15:59:00Z"/>
                <w:rFonts w:eastAsia="MS Mincho"/>
                <w:lang w:eastAsia="ja-JP"/>
              </w:rPr>
            </w:pPr>
            <w:ins w:id="5550" w:author="mbeckerle" w:date="2012-04-22T20:13:00Z">
              <w:del w:id="5551" w:author="Steve Hanson" w:date="2012-08-06T15:59:00Z">
                <w:r w:rsidRPr="00716607" w:rsidDel="00873F2C">
                  <w:rPr>
                    <w:rFonts w:eastAsia="MS Mincho"/>
                    <w:lang w:eastAsia="ja-JP"/>
                  </w:rPr>
                  <w:delText xml:space="preserve">VVVV </w:delText>
                </w:r>
              </w:del>
            </w:ins>
          </w:p>
        </w:tc>
        <w:tc>
          <w:tcPr>
            <w:tcW w:w="3278" w:type="dxa"/>
            <w:noWrap/>
            <w:hideMark/>
          </w:tcPr>
          <w:p w14:paraId="037B03F7" w14:textId="4B74363E" w:rsidR="00667D03" w:rsidRPr="00716607" w:rsidDel="00873F2C" w:rsidRDefault="00667D03" w:rsidP="00716607">
            <w:pPr>
              <w:rPr>
                <w:ins w:id="5552" w:author="mbeckerle" w:date="2012-04-22T20:13:00Z"/>
                <w:del w:id="5553" w:author="Steve Hanson" w:date="2012-08-06T15:59:00Z"/>
                <w:rFonts w:eastAsia="MS Mincho"/>
                <w:lang w:eastAsia="ja-JP"/>
              </w:rPr>
            </w:pPr>
            <w:ins w:id="5554" w:author="mbeckerle" w:date="2012-04-22T20:13:00Z">
              <w:del w:id="5555" w:author="Steve Hanson" w:date="2012-08-06T15:59:00Z">
                <w:r w:rsidRPr="00716607" w:rsidDel="00873F2C">
                  <w:rPr>
                    <w:rFonts w:eastAsia="MS Mincho"/>
                    <w:lang w:eastAsia="ja-JP"/>
                  </w:rPr>
                  <w:delText>Time Zone: generic location</w:delText>
                </w:r>
              </w:del>
            </w:ins>
          </w:p>
        </w:tc>
        <w:tc>
          <w:tcPr>
            <w:tcW w:w="1517" w:type="dxa"/>
            <w:noWrap/>
            <w:hideMark/>
          </w:tcPr>
          <w:p w14:paraId="2153DDA5" w14:textId="0E5E09B0" w:rsidR="00667D03" w:rsidRPr="00716607" w:rsidDel="00873F2C" w:rsidRDefault="00667D03" w:rsidP="0033738B">
            <w:pPr>
              <w:rPr>
                <w:ins w:id="5556" w:author="mbeckerle" w:date="2012-04-22T20:13:00Z"/>
                <w:del w:id="5557" w:author="Steve Hanson" w:date="2012-08-06T15:59:00Z"/>
                <w:rFonts w:eastAsia="MS Mincho"/>
                <w:lang w:eastAsia="ja-JP"/>
              </w:rPr>
            </w:pPr>
            <w:ins w:id="5558" w:author="mbeckerle" w:date="2012-04-22T20:13:00Z">
              <w:del w:id="5559" w:author="Steve Hanson" w:date="2012-08-06T15:21:00Z">
                <w:r w:rsidRPr="00716607" w:rsidDel="0033738B">
                  <w:rPr>
                    <w:rFonts w:eastAsia="MS Mincho"/>
                    <w:lang w:eastAsia="ja-JP"/>
                  </w:rPr>
                  <w:delText>(</w:delText>
                </w:r>
              </w:del>
              <w:del w:id="5560" w:author="Steve Hanson" w:date="2012-08-06T15:59:00Z">
                <w:r w:rsidRPr="00716607" w:rsidDel="00873F2C">
                  <w:rPr>
                    <w:rFonts w:eastAsia="MS Mincho"/>
                    <w:lang w:eastAsia="ja-JP"/>
                  </w:rPr>
                  <w:delText>Text</w:delText>
                </w:r>
              </w:del>
              <w:del w:id="5561" w:author="Steve Hanson" w:date="2012-08-06T15:21:00Z">
                <w:r w:rsidRPr="00716607" w:rsidDel="0033738B">
                  <w:rPr>
                    <w:rFonts w:eastAsia="MS Mincho"/>
                    <w:lang w:eastAsia="ja-JP"/>
                  </w:rPr>
                  <w:delText>)</w:delText>
                </w:r>
              </w:del>
            </w:ins>
          </w:p>
        </w:tc>
        <w:tc>
          <w:tcPr>
            <w:tcW w:w="2835" w:type="dxa"/>
            <w:gridSpan w:val="2"/>
            <w:noWrap/>
            <w:hideMark/>
          </w:tcPr>
          <w:p w14:paraId="296ABE49" w14:textId="48A650EC" w:rsidR="00667D03" w:rsidRPr="00716607" w:rsidDel="00873F2C" w:rsidRDefault="00667D03" w:rsidP="00716607">
            <w:pPr>
              <w:rPr>
                <w:ins w:id="5562" w:author="mbeckerle" w:date="2012-04-22T20:13:00Z"/>
                <w:del w:id="5563" w:author="Steve Hanson" w:date="2012-08-06T15:59:00Z"/>
                <w:rFonts w:eastAsia="MS Mincho"/>
                <w:lang w:eastAsia="ja-JP"/>
              </w:rPr>
            </w:pPr>
            <w:ins w:id="5564" w:author="mbeckerle" w:date="2012-04-22T20:13:00Z">
              <w:del w:id="5565" w:author="Steve Hanson" w:date="2012-08-06T15:59:00Z">
                <w:r w:rsidRPr="00716607" w:rsidDel="00873F2C">
                  <w:rPr>
                    <w:rFonts w:eastAsia="MS Mincho"/>
                    <w:lang w:eastAsia="ja-JP"/>
                  </w:rPr>
                  <w:delText>United States (Los Angeles)</w:delText>
                </w:r>
              </w:del>
            </w:ins>
          </w:p>
        </w:tc>
      </w:tr>
      <w:tr w:rsidR="00667D03" w:rsidRPr="00716607" w14:paraId="77283951" w14:textId="77777777" w:rsidTr="00873F2C">
        <w:trPr>
          <w:trHeight w:val="302"/>
          <w:jc w:val="center"/>
          <w:ins w:id="5566" w:author="mbeckerle" w:date="2012-04-22T20:13:00Z"/>
        </w:trPr>
        <w:tc>
          <w:tcPr>
            <w:tcW w:w="939" w:type="dxa"/>
            <w:noWrap/>
            <w:hideMark/>
          </w:tcPr>
          <w:p w14:paraId="0F013469" w14:textId="386C9849" w:rsidR="00667D03" w:rsidRPr="00716607" w:rsidRDefault="00667D03" w:rsidP="00716607">
            <w:pPr>
              <w:rPr>
                <w:ins w:id="5567" w:author="mbeckerle" w:date="2012-04-22T20:13:00Z"/>
                <w:rFonts w:eastAsia="MS Mincho"/>
                <w:lang w:eastAsia="ja-JP"/>
              </w:rPr>
            </w:pPr>
            <w:ins w:id="5568" w:author="mbeckerle" w:date="2012-04-22T20:14:00Z">
              <w:r>
                <w:rPr>
                  <w:rFonts w:eastAsia="MS Mincho"/>
                  <w:lang w:eastAsia="ja-JP"/>
                </w:rPr>
                <w:t>I</w:t>
              </w:r>
            </w:ins>
          </w:p>
        </w:tc>
        <w:tc>
          <w:tcPr>
            <w:tcW w:w="3278" w:type="dxa"/>
            <w:noWrap/>
            <w:hideMark/>
          </w:tcPr>
          <w:p w14:paraId="3C444922" w14:textId="77777777" w:rsidR="00667D03" w:rsidRPr="00716607" w:rsidRDefault="00667D03" w:rsidP="00716607">
            <w:pPr>
              <w:rPr>
                <w:ins w:id="5569" w:author="mbeckerle" w:date="2012-04-22T20:13:00Z"/>
                <w:rFonts w:eastAsia="MS Mincho"/>
                <w:lang w:eastAsia="ja-JP"/>
              </w:rPr>
            </w:pPr>
            <w:ins w:id="5570" w:author="mbeckerle" w:date="2012-04-22T20:13:00Z">
              <w:r w:rsidRPr="00716607">
                <w:rPr>
                  <w:rFonts w:eastAsia="MS Mincho"/>
                  <w:lang w:eastAsia="ja-JP"/>
                </w:rPr>
                <w:t xml:space="preserve">ISO8601 Date/Time </w:t>
              </w:r>
            </w:ins>
          </w:p>
        </w:tc>
        <w:tc>
          <w:tcPr>
            <w:tcW w:w="1517" w:type="dxa"/>
            <w:noWrap/>
            <w:hideMark/>
          </w:tcPr>
          <w:p w14:paraId="22B65E8B" w14:textId="3D60AAF4" w:rsidR="00667D03" w:rsidRPr="00716607" w:rsidRDefault="00667D03" w:rsidP="0033738B">
            <w:pPr>
              <w:rPr>
                <w:ins w:id="5571" w:author="mbeckerle" w:date="2012-04-22T20:13:00Z"/>
                <w:rFonts w:eastAsia="MS Mincho"/>
                <w:lang w:eastAsia="ja-JP"/>
              </w:rPr>
            </w:pPr>
            <w:ins w:id="5572" w:author="mbeckerle" w:date="2012-04-22T20:13:00Z">
              <w:del w:id="5573" w:author="Steve Hanson" w:date="2012-08-06T15:21:00Z">
                <w:r w:rsidRPr="00716607" w:rsidDel="0033738B">
                  <w:rPr>
                    <w:rFonts w:eastAsia="MS Mincho"/>
                    <w:lang w:eastAsia="ja-JP"/>
                  </w:rPr>
                  <w:delText>(</w:delText>
                </w:r>
              </w:del>
              <w:r w:rsidRPr="00716607">
                <w:rPr>
                  <w:rFonts w:eastAsia="MS Mincho"/>
                  <w:lang w:eastAsia="ja-JP"/>
                </w:rPr>
                <w:t>Text</w:t>
              </w:r>
              <w:del w:id="5574"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CD0CED2" w14:textId="254ADD09" w:rsidR="00667D03" w:rsidRPr="00716607" w:rsidRDefault="00873F2C" w:rsidP="00716607">
            <w:pPr>
              <w:rPr>
                <w:ins w:id="5575" w:author="Steve Hanson" w:date="2012-08-06T15:34:00Z"/>
                <w:rFonts w:eastAsia="MS Mincho"/>
                <w:lang w:eastAsia="ja-JP"/>
              </w:rPr>
            </w:pPr>
            <w:ins w:id="5576" w:author="Steve Hanson" w:date="2012-08-06T15:59:00Z">
              <w:r>
                <w:rPr>
                  <w:rFonts w:eastAsia="MS Mincho"/>
                  <w:lang w:eastAsia="ja-JP"/>
                </w:rPr>
                <w:t>I</w:t>
              </w:r>
            </w:ins>
          </w:p>
        </w:tc>
        <w:tc>
          <w:tcPr>
            <w:tcW w:w="2835" w:type="dxa"/>
            <w:gridSpan w:val="3"/>
            <w:noWrap/>
            <w:hideMark/>
          </w:tcPr>
          <w:p w14:paraId="4955AF05" w14:textId="6635E64C" w:rsidR="00667D03" w:rsidRPr="00716607" w:rsidRDefault="00667D03" w:rsidP="00716607">
            <w:pPr>
              <w:rPr>
                <w:ins w:id="5577" w:author="mbeckerle" w:date="2012-04-22T20:13:00Z"/>
                <w:rFonts w:eastAsia="MS Mincho"/>
                <w:lang w:eastAsia="ja-JP"/>
              </w:rPr>
            </w:pPr>
            <w:ins w:id="5578" w:author="mbeckerle" w:date="2012-04-22T20:13:00Z">
              <w:r w:rsidRPr="00716607">
                <w:rPr>
                  <w:rFonts w:eastAsia="MS Mincho"/>
                  <w:lang w:eastAsia="ja-JP"/>
                </w:rPr>
                <w:t>2006-10-07T12:06:56.568+01:00</w:t>
              </w:r>
            </w:ins>
            <w:commentRangeEnd w:id="5350"/>
            <w:ins w:id="5579" w:author="mbeckerle" w:date="2012-04-22T22:47:00Z">
              <w:r>
                <w:rPr>
                  <w:rStyle w:val="CommentReference"/>
                </w:rPr>
                <w:commentReference w:id="5350"/>
              </w:r>
            </w:ins>
          </w:p>
        </w:tc>
      </w:tr>
      <w:tr w:rsidR="00667D03" w:rsidRPr="00716607" w14:paraId="7F5CE7AA" w14:textId="77777777" w:rsidTr="00873F2C">
        <w:trPr>
          <w:trHeight w:val="302"/>
          <w:jc w:val="center"/>
          <w:ins w:id="5580" w:author="mbeckerle" w:date="2012-04-22T20:13:00Z"/>
        </w:trPr>
        <w:tc>
          <w:tcPr>
            <w:tcW w:w="939" w:type="dxa"/>
            <w:noWrap/>
            <w:hideMark/>
          </w:tcPr>
          <w:p w14:paraId="5D2BC4D8" w14:textId="77777777" w:rsidR="00667D03" w:rsidRPr="00716607" w:rsidRDefault="00667D03" w:rsidP="00716607">
            <w:pPr>
              <w:rPr>
                <w:ins w:id="5581" w:author="mbeckerle" w:date="2012-04-22T20:13:00Z"/>
                <w:rFonts w:eastAsia="MS Mincho"/>
                <w:lang w:eastAsia="ja-JP"/>
              </w:rPr>
            </w:pPr>
            <w:ins w:id="5582" w:author="mbeckerle" w:date="2012-04-22T20:13:00Z">
              <w:r w:rsidRPr="00716607">
                <w:rPr>
                  <w:rFonts w:eastAsia="MS Mincho"/>
                  <w:lang w:eastAsia="ja-JP"/>
                </w:rPr>
                <w:t>IU</w:t>
              </w:r>
            </w:ins>
          </w:p>
        </w:tc>
        <w:tc>
          <w:tcPr>
            <w:tcW w:w="3278" w:type="dxa"/>
            <w:noWrap/>
            <w:hideMark/>
          </w:tcPr>
          <w:p w14:paraId="732B8C60" w14:textId="27D362E7" w:rsidR="00667D03" w:rsidRPr="00716607" w:rsidRDefault="009B5286" w:rsidP="009B5286">
            <w:pPr>
              <w:rPr>
                <w:ins w:id="5583" w:author="mbeckerle" w:date="2012-04-22T20:13:00Z"/>
                <w:rFonts w:eastAsia="MS Mincho"/>
                <w:lang w:eastAsia="ja-JP"/>
              </w:rPr>
            </w:pPr>
            <w:ins w:id="5584" w:author="Steve Hanson" w:date="2012-08-06T16:13:00Z">
              <w:r>
                <w:rPr>
                  <w:rFonts w:eastAsia="MS Mincho"/>
                  <w:lang w:eastAsia="ja-JP"/>
                </w:rPr>
                <w:t>As I</w:t>
              </w:r>
            </w:ins>
            <w:ins w:id="5585" w:author="mbeckerle" w:date="2012-04-22T20:13:00Z">
              <w:del w:id="5586" w:author="Steve Hanson" w:date="2012-08-06T16:13:00Z">
                <w:r w:rsidR="00667D03" w:rsidRPr="00716607" w:rsidDel="009B5286">
                  <w:rPr>
                    <w:rFonts w:eastAsia="MS Mincho"/>
                    <w:lang w:eastAsia="ja-JP"/>
                  </w:rPr>
                  <w:delText xml:space="preserve">ISO8601 Date/Time </w:delText>
                </w:r>
              </w:del>
            </w:ins>
            <w:ins w:id="5587" w:author="Steve Hanson" w:date="2012-08-06T16:13:00Z">
              <w:r>
                <w:rPr>
                  <w:rFonts w:eastAsia="MS Mincho"/>
                  <w:lang w:eastAsia="ja-JP"/>
                </w:rPr>
                <w:t xml:space="preserve"> but </w:t>
              </w:r>
            </w:ins>
            <w:ins w:id="5588" w:author="mbeckerle" w:date="2012-04-22T20:13:00Z">
              <w:r w:rsidR="00667D03" w:rsidRPr="00716607">
                <w:rPr>
                  <w:rFonts w:eastAsia="MS Mincho"/>
                  <w:lang w:eastAsia="ja-JP"/>
                </w:rPr>
                <w:t xml:space="preserve">with output "Z" if the time zone is +00:00 </w:t>
              </w:r>
            </w:ins>
          </w:p>
        </w:tc>
        <w:tc>
          <w:tcPr>
            <w:tcW w:w="1517" w:type="dxa"/>
            <w:noWrap/>
            <w:hideMark/>
          </w:tcPr>
          <w:p w14:paraId="68B52D04" w14:textId="3FD083E4" w:rsidR="00667D03" w:rsidRPr="00716607" w:rsidRDefault="00667D03" w:rsidP="0033738B">
            <w:pPr>
              <w:rPr>
                <w:ins w:id="5589" w:author="mbeckerle" w:date="2012-04-22T20:13:00Z"/>
                <w:rFonts w:eastAsia="MS Mincho"/>
                <w:lang w:eastAsia="ja-JP"/>
              </w:rPr>
            </w:pPr>
            <w:ins w:id="5590" w:author="mbeckerle" w:date="2012-04-22T20:13:00Z">
              <w:del w:id="5591" w:author="Steve Hanson" w:date="2012-08-06T15:21:00Z">
                <w:r w:rsidRPr="00716607" w:rsidDel="0033738B">
                  <w:rPr>
                    <w:rFonts w:eastAsia="MS Mincho"/>
                    <w:lang w:eastAsia="ja-JP"/>
                  </w:rPr>
                  <w:delText>(</w:delText>
                </w:r>
              </w:del>
              <w:r w:rsidRPr="00716607">
                <w:rPr>
                  <w:rFonts w:eastAsia="MS Mincho"/>
                  <w:lang w:eastAsia="ja-JP"/>
                </w:rPr>
                <w:t>Text</w:t>
              </w:r>
              <w:del w:id="5592"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2825CE40" w14:textId="440E7165" w:rsidR="00667D03" w:rsidRPr="00716607" w:rsidRDefault="00873F2C" w:rsidP="00716607">
            <w:pPr>
              <w:rPr>
                <w:ins w:id="5593" w:author="Steve Hanson" w:date="2012-08-06T15:34:00Z"/>
                <w:rFonts w:eastAsia="MS Mincho"/>
                <w:lang w:eastAsia="ja-JP"/>
              </w:rPr>
            </w:pPr>
            <w:ins w:id="5594" w:author="Steve Hanson" w:date="2012-08-06T15:59:00Z">
              <w:r>
                <w:rPr>
                  <w:rFonts w:eastAsia="MS Mincho"/>
                  <w:lang w:eastAsia="ja-JP"/>
                </w:rPr>
                <w:t>IU</w:t>
              </w:r>
            </w:ins>
          </w:p>
        </w:tc>
        <w:tc>
          <w:tcPr>
            <w:tcW w:w="2835" w:type="dxa"/>
            <w:gridSpan w:val="3"/>
            <w:noWrap/>
            <w:hideMark/>
          </w:tcPr>
          <w:p w14:paraId="098CF342" w14:textId="319B26A1" w:rsidR="00667D03" w:rsidRPr="00716607" w:rsidRDefault="00667D03" w:rsidP="00716607">
            <w:pPr>
              <w:rPr>
                <w:ins w:id="5595" w:author="mbeckerle" w:date="2012-04-22T20:13:00Z"/>
                <w:rFonts w:eastAsia="MS Mincho"/>
                <w:lang w:eastAsia="ja-JP"/>
              </w:rPr>
            </w:pPr>
            <w:ins w:id="5596" w:author="mbeckerle" w:date="2012-04-22T20:13:00Z">
              <w:r w:rsidRPr="00716607">
                <w:rPr>
                  <w:rFonts w:eastAsia="MS Mincho"/>
                  <w:lang w:eastAsia="ja-JP"/>
                </w:rPr>
                <w:t>2006-10-07T12:06:56.568Z</w:t>
              </w:r>
            </w:ins>
          </w:p>
        </w:tc>
      </w:tr>
      <w:tr w:rsidR="00AC39F3" w:rsidRPr="00716607" w14:paraId="6CF98C16" w14:textId="77777777" w:rsidTr="00873F2C">
        <w:trPr>
          <w:trHeight w:val="302"/>
          <w:jc w:val="center"/>
          <w:ins w:id="5597" w:author="mbeckerle" w:date="2012-04-22T20:13:00Z"/>
        </w:trPr>
        <w:tc>
          <w:tcPr>
            <w:tcW w:w="939" w:type="dxa"/>
            <w:noWrap/>
            <w:hideMark/>
          </w:tcPr>
          <w:p w14:paraId="2A3069E8" w14:textId="77777777" w:rsidR="00AC39F3" w:rsidRPr="00716607" w:rsidRDefault="00AC39F3" w:rsidP="00716607">
            <w:pPr>
              <w:rPr>
                <w:ins w:id="5598" w:author="mbeckerle" w:date="2012-04-22T20:13:00Z"/>
                <w:rFonts w:eastAsia="MS Mincho"/>
                <w:lang w:eastAsia="ja-JP"/>
              </w:rPr>
            </w:pPr>
            <w:ins w:id="5599" w:author="mbeckerle" w:date="2012-04-22T20:13:00Z">
              <w:r w:rsidRPr="00716607">
                <w:rPr>
                  <w:rFonts w:eastAsia="MS Mincho"/>
                  <w:lang w:eastAsia="ja-JP"/>
                </w:rPr>
                <w:t xml:space="preserve">'       </w:t>
              </w:r>
            </w:ins>
          </w:p>
        </w:tc>
        <w:tc>
          <w:tcPr>
            <w:tcW w:w="3278" w:type="dxa"/>
            <w:noWrap/>
            <w:hideMark/>
          </w:tcPr>
          <w:p w14:paraId="1E5BBA95" w14:textId="77777777" w:rsidR="00AC39F3" w:rsidRPr="00716607" w:rsidRDefault="00AC39F3" w:rsidP="00716607">
            <w:pPr>
              <w:rPr>
                <w:ins w:id="5600" w:author="mbeckerle" w:date="2012-04-22T20:13:00Z"/>
                <w:rFonts w:eastAsia="MS Mincho"/>
                <w:lang w:eastAsia="ja-JP"/>
              </w:rPr>
            </w:pPr>
            <w:ins w:id="5601" w:author="mbeckerle" w:date="2012-04-22T20:13:00Z">
              <w:r w:rsidRPr="00716607">
                <w:rPr>
                  <w:rFonts w:eastAsia="MS Mincho"/>
                  <w:lang w:eastAsia="ja-JP"/>
                </w:rPr>
                <w:t xml:space="preserve">escape for text         </w:t>
              </w:r>
            </w:ins>
          </w:p>
        </w:tc>
        <w:tc>
          <w:tcPr>
            <w:tcW w:w="1517" w:type="dxa"/>
            <w:noWrap/>
            <w:hideMark/>
          </w:tcPr>
          <w:p w14:paraId="40119CAD" w14:textId="7D6FA9C2" w:rsidR="00AC39F3" w:rsidRPr="00716607" w:rsidRDefault="00AC39F3" w:rsidP="0033738B">
            <w:pPr>
              <w:rPr>
                <w:ins w:id="5602" w:author="mbeckerle" w:date="2012-04-22T20:13:00Z"/>
                <w:rFonts w:eastAsia="MS Mincho"/>
                <w:lang w:eastAsia="ja-JP"/>
              </w:rPr>
            </w:pPr>
            <w:ins w:id="5603" w:author="mbeckerle" w:date="2012-04-22T20:13:00Z">
              <w:del w:id="5604" w:author="Steve Hanson" w:date="2012-08-06T15:21:00Z">
                <w:r w:rsidRPr="00716607" w:rsidDel="0033738B">
                  <w:rPr>
                    <w:rFonts w:eastAsia="MS Mincho"/>
                    <w:lang w:eastAsia="ja-JP"/>
                  </w:rPr>
                  <w:delText>(</w:delText>
                </w:r>
              </w:del>
              <w:r w:rsidRPr="00716607">
                <w:rPr>
                  <w:rFonts w:eastAsia="MS Mincho"/>
                  <w:lang w:eastAsia="ja-JP"/>
                </w:rPr>
                <w:t>Delimiter</w:t>
              </w:r>
              <w:del w:id="5605" w:author="Steve Hanson" w:date="2012-08-06T16:03:00Z">
                <w:r w:rsidRPr="00716607" w:rsidDel="00AC39F3">
                  <w:rPr>
                    <w:rFonts w:eastAsia="MS Mincho"/>
                    <w:lang w:eastAsia="ja-JP"/>
                  </w:rPr>
                  <w:delText>)</w:delText>
                </w:r>
              </w:del>
              <w:del w:id="5606" w:author="Steve Hanson" w:date="2012-08-06T15:21:00Z">
                <w:r w:rsidRPr="00716607" w:rsidDel="0033738B">
                  <w:rPr>
                    <w:rFonts w:eastAsia="MS Mincho"/>
                    <w:lang w:eastAsia="ja-JP"/>
                  </w:rPr>
                  <w:delText xml:space="preserve"> </w:delText>
                </w:r>
              </w:del>
              <w:del w:id="5607" w:author="Steve Hanson" w:date="2012-08-06T16:03:00Z">
                <w:r w:rsidRPr="00716607" w:rsidDel="00AC39F3">
                  <w:rPr>
                    <w:rFonts w:eastAsia="MS Mincho"/>
                    <w:lang w:eastAsia="ja-JP"/>
                  </w:rPr>
                  <w:delText xml:space="preserve">   </w:delText>
                </w:r>
              </w:del>
              <w:r w:rsidRPr="00716607">
                <w:rPr>
                  <w:rFonts w:eastAsia="MS Mincho"/>
                  <w:lang w:eastAsia="ja-JP"/>
                </w:rPr>
                <w:t xml:space="preserve">     </w:t>
              </w:r>
            </w:ins>
          </w:p>
        </w:tc>
        <w:tc>
          <w:tcPr>
            <w:tcW w:w="1659" w:type="dxa"/>
          </w:tcPr>
          <w:p w14:paraId="62CB8830" w14:textId="7B2ED89D" w:rsidR="00AC39F3" w:rsidRPr="00716607" w:rsidRDefault="00AC39F3" w:rsidP="00716607">
            <w:pPr>
              <w:rPr>
                <w:ins w:id="5608" w:author="Steve Hanson" w:date="2012-08-06T15:34:00Z"/>
                <w:rFonts w:eastAsia="MS Mincho"/>
                <w:lang w:eastAsia="ja-JP"/>
              </w:rPr>
            </w:pPr>
            <w:ins w:id="5609" w:author="Steve Hanson" w:date="2012-08-06T16:07:00Z">
              <w:r w:rsidRPr="00716607">
                <w:rPr>
                  <w:rFonts w:eastAsia="MS Mincho"/>
                  <w:lang w:eastAsia="ja-JP"/>
                </w:rPr>
                <w:t xml:space="preserve">'       </w:t>
              </w:r>
            </w:ins>
          </w:p>
        </w:tc>
        <w:tc>
          <w:tcPr>
            <w:tcW w:w="2835" w:type="dxa"/>
            <w:gridSpan w:val="3"/>
            <w:noWrap/>
            <w:hideMark/>
          </w:tcPr>
          <w:p w14:paraId="7EB47BAD" w14:textId="4D6625F8" w:rsidR="00AC39F3" w:rsidRPr="00716607" w:rsidRDefault="00AC39F3" w:rsidP="00716607">
            <w:pPr>
              <w:rPr>
                <w:ins w:id="5610" w:author="mbeckerle" w:date="2012-04-22T20:13:00Z"/>
                <w:rFonts w:eastAsia="MS Mincho"/>
                <w:lang w:eastAsia="ja-JP"/>
              </w:rPr>
            </w:pPr>
            <w:ins w:id="5611" w:author="mbeckerle" w:date="2012-04-22T20:13:00Z">
              <w:r w:rsidRPr="00716607">
                <w:rPr>
                  <w:rFonts w:eastAsia="MS Mincho"/>
                  <w:lang w:eastAsia="ja-JP"/>
                </w:rPr>
                <w:t>'Date='</w:t>
              </w:r>
            </w:ins>
          </w:p>
        </w:tc>
      </w:tr>
      <w:tr w:rsidR="00AC39F3" w:rsidRPr="00716607" w14:paraId="40594CE9" w14:textId="77777777" w:rsidTr="00873F2C">
        <w:trPr>
          <w:trHeight w:val="302"/>
          <w:jc w:val="center"/>
          <w:ins w:id="5612" w:author="mbeckerle" w:date="2012-04-22T20:13:00Z"/>
        </w:trPr>
        <w:tc>
          <w:tcPr>
            <w:tcW w:w="939" w:type="dxa"/>
            <w:noWrap/>
            <w:hideMark/>
          </w:tcPr>
          <w:p w14:paraId="3C802C17" w14:textId="5FDD2221" w:rsidR="00AC39F3" w:rsidRPr="00716607" w:rsidRDefault="00AC39F3" w:rsidP="00AC39F3">
            <w:pPr>
              <w:rPr>
                <w:ins w:id="5613" w:author="mbeckerle" w:date="2012-04-22T20:13:00Z"/>
                <w:rFonts w:eastAsia="MS Mincho"/>
                <w:lang w:eastAsia="ja-JP"/>
              </w:rPr>
            </w:pPr>
            <w:ins w:id="5614" w:author="Steve Hanson" w:date="2012-08-06T16:07:00Z">
              <w:r w:rsidRPr="00716607">
                <w:rPr>
                  <w:rFonts w:eastAsia="MS Mincho"/>
                  <w:lang w:eastAsia="ja-JP"/>
                </w:rPr>
                <w:t>'</w:t>
              </w:r>
            </w:ins>
            <w:ins w:id="5615" w:author="mbeckerle" w:date="2012-04-22T20:13:00Z">
              <w:del w:id="5616" w:author="Steve Hanson" w:date="2012-08-06T16:07:00Z">
                <w:r w:rsidRPr="00716607" w:rsidDel="00AC39F3">
                  <w:rPr>
                    <w:rFonts w:eastAsia="MS Mincho"/>
                    <w:lang w:eastAsia="ja-JP"/>
                  </w:rPr>
                  <w:delText>'</w:delText>
                </w:r>
              </w:del>
            </w:ins>
            <w:ins w:id="5617" w:author="Steve Hanson" w:date="2012-08-06T16:07:00Z">
              <w:r w:rsidRPr="00716607">
                <w:rPr>
                  <w:rFonts w:eastAsia="MS Mincho"/>
                  <w:lang w:eastAsia="ja-JP"/>
                </w:rPr>
                <w:t>'</w:t>
              </w:r>
            </w:ins>
            <w:ins w:id="5618" w:author="mbeckerle" w:date="2012-04-22T20:13:00Z">
              <w:r w:rsidRPr="00716607">
                <w:rPr>
                  <w:rFonts w:eastAsia="MS Mincho"/>
                  <w:lang w:eastAsia="ja-JP"/>
                </w:rPr>
                <w:t xml:space="preserve">       </w:t>
              </w:r>
            </w:ins>
          </w:p>
        </w:tc>
        <w:tc>
          <w:tcPr>
            <w:tcW w:w="3278" w:type="dxa"/>
            <w:noWrap/>
            <w:hideMark/>
          </w:tcPr>
          <w:p w14:paraId="1C285130" w14:textId="7461D2C7" w:rsidR="00AC39F3" w:rsidRPr="00716607" w:rsidRDefault="00AC39F3" w:rsidP="00716607">
            <w:pPr>
              <w:rPr>
                <w:ins w:id="5619" w:author="mbeckerle" w:date="2012-04-22T20:13:00Z"/>
                <w:rFonts w:eastAsia="MS Mincho"/>
                <w:lang w:eastAsia="ja-JP"/>
              </w:rPr>
            </w:pPr>
            <w:ins w:id="5620" w:author="mbeckerle" w:date="2012-04-22T20:13:00Z">
              <w:r w:rsidRPr="00716607">
                <w:rPr>
                  <w:rFonts w:eastAsia="MS Mincho"/>
                  <w:lang w:eastAsia="ja-JP"/>
                </w:rPr>
                <w:t xml:space="preserve">single quote            </w:t>
              </w:r>
            </w:ins>
          </w:p>
        </w:tc>
        <w:tc>
          <w:tcPr>
            <w:tcW w:w="1517" w:type="dxa"/>
            <w:noWrap/>
            <w:hideMark/>
          </w:tcPr>
          <w:p w14:paraId="51BF6851" w14:textId="150BB6C7" w:rsidR="00AC39F3" w:rsidRPr="00716607" w:rsidRDefault="00AC39F3" w:rsidP="0033738B">
            <w:pPr>
              <w:rPr>
                <w:ins w:id="5621" w:author="mbeckerle" w:date="2012-04-22T20:13:00Z"/>
                <w:rFonts w:eastAsia="MS Mincho"/>
                <w:lang w:eastAsia="ja-JP"/>
              </w:rPr>
            </w:pPr>
            <w:ins w:id="5622" w:author="mbeckerle" w:date="2012-04-22T20:13:00Z">
              <w:del w:id="5623" w:author="Steve Hanson" w:date="2012-08-06T15:21:00Z">
                <w:r w:rsidRPr="00716607" w:rsidDel="0033738B">
                  <w:rPr>
                    <w:rFonts w:eastAsia="MS Mincho"/>
                    <w:lang w:eastAsia="ja-JP"/>
                  </w:rPr>
                  <w:delText>(</w:delText>
                </w:r>
              </w:del>
              <w:r w:rsidRPr="00716607">
                <w:rPr>
                  <w:rFonts w:eastAsia="MS Mincho"/>
                  <w:lang w:eastAsia="ja-JP"/>
                </w:rPr>
                <w:t>Literal</w:t>
              </w:r>
              <w:del w:id="5624"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AE91D6D" w14:textId="66768253" w:rsidR="00AC39F3" w:rsidRPr="00716607" w:rsidRDefault="00AC39F3" w:rsidP="00716607">
            <w:pPr>
              <w:rPr>
                <w:ins w:id="5625" w:author="Steve Hanson" w:date="2012-08-06T15:34:00Z"/>
                <w:rFonts w:eastAsia="MS Mincho"/>
                <w:lang w:eastAsia="ja-JP"/>
              </w:rPr>
            </w:pPr>
            <w:ins w:id="5626" w:author="Steve Hanson" w:date="2012-08-06T16:07:00Z">
              <w:r w:rsidRPr="00716607">
                <w:rPr>
                  <w:rFonts w:eastAsia="MS Mincho"/>
                  <w:lang w:eastAsia="ja-JP"/>
                </w:rPr>
                <w:t xml:space="preserve">''       </w:t>
              </w:r>
            </w:ins>
          </w:p>
        </w:tc>
        <w:tc>
          <w:tcPr>
            <w:tcW w:w="2835" w:type="dxa"/>
            <w:gridSpan w:val="3"/>
            <w:noWrap/>
            <w:hideMark/>
          </w:tcPr>
          <w:p w14:paraId="3711C903" w14:textId="35348543" w:rsidR="00AC39F3" w:rsidRPr="00716607" w:rsidRDefault="00AC39F3" w:rsidP="00716607">
            <w:pPr>
              <w:rPr>
                <w:ins w:id="5627" w:author="mbeckerle" w:date="2012-04-22T20:13:00Z"/>
                <w:rFonts w:eastAsia="MS Mincho"/>
                <w:lang w:eastAsia="ja-JP"/>
              </w:rPr>
            </w:pPr>
            <w:ins w:id="5628" w:author="mbeckerle" w:date="2012-04-22T20:13:00Z">
              <w:r w:rsidRPr="00716607">
                <w:rPr>
                  <w:rFonts w:eastAsia="MS Mincho"/>
                  <w:lang w:eastAsia="ja-JP"/>
                </w:rPr>
                <w:t xml:space="preserve"> 'o''clock'</w:t>
              </w:r>
            </w:ins>
          </w:p>
        </w:tc>
      </w:tr>
    </w:tbl>
    <w:p w14:paraId="2789CEDC" w14:textId="24976CC8" w:rsidR="00895D9B" w:rsidRPr="005223F4" w:rsidDel="005C7099" w:rsidRDefault="00895D9B" w:rsidP="00E51C61">
      <w:pPr>
        <w:rPr>
          <w:del w:id="5629" w:author="mbeckerle" w:date="2012-04-22T19:55:00Z"/>
          <w:rFonts w:eastAsia="MS Mincho"/>
          <w:lang w:eastAsia="ja-JP"/>
        </w:rPr>
      </w:pPr>
      <w:del w:id="5630" w:author="mbeckerle" w:date="2012-04-22T19:55:00Z">
        <w:r w:rsidRPr="005223F4" w:rsidDel="005C7099">
          <w:rPr>
            <w:rFonts w:eastAsia="MS Mincho"/>
            <w:lang w:eastAsia="ja-JP"/>
          </w:rPr>
          <w:delText xml:space="preserve"> </w:delText>
        </w:r>
      </w:del>
    </w:p>
    <w:p w14:paraId="29898808" w14:textId="77777777" w:rsidR="00BF69C6" w:rsidRDefault="00BF69C6" w:rsidP="00E51C61">
      <w:pPr>
        <w:rPr>
          <w:ins w:id="5631" w:author="Steve Hanson" w:date="2012-08-06T16:23:00Z"/>
          <w:rFonts w:eastAsia="MS Mincho" w:cs="Arial"/>
          <w:lang w:eastAsia="ja-JP"/>
        </w:rPr>
      </w:pPr>
    </w:p>
    <w:p w14:paraId="6CD184D8" w14:textId="5C6B5902" w:rsidR="005E7387" w:rsidRDefault="009C18E3" w:rsidP="00E51C61">
      <w:pPr>
        <w:rPr>
          <w:rFonts w:eastAsia="MS Mincho" w:cs="Arial"/>
          <w:lang w:eastAsia="ja-JP"/>
        </w:rPr>
      </w:pPr>
      <w:del w:id="5632" w:author="Steve Hanson" w:date="2012-08-06T16:23:00Z">
        <w:r w:rsidRPr="009C18E3" w:rsidDel="00BF69C6">
          <w:rPr>
            <w:rFonts w:eastAsia="MS Mincho" w:cs="Arial"/>
            <w:lang w:val="en-GB" w:eastAsia="ja-JP"/>
          </w:rPr>
          <w:delText xml:space="preserve">Note 1: </w:delText>
        </w:r>
      </w:del>
      <w:r w:rsidRPr="009C18E3">
        <w:rPr>
          <w:rFonts w:eastAsia="MS Mincho" w:cs="Arial"/>
          <w:lang w:val="en-GB" w:eastAsia="ja-JP"/>
        </w:rPr>
        <w:t>Any number of fractional seconds "S" may by specified in the pattern and accepted by implementations, but an implementation is free to represent a limited number of fractional seconds internally. Round up rounding must occur when converting between external and internal representations. At least millisecond accuracy must be implemented.</w:t>
      </w:r>
      <w:ins w:id="5633" w:author="Steve Hanson" w:date="2012-08-06T16:01:00Z">
        <w:r w:rsidR="00AC39F3">
          <w:rPr>
            <w:rFonts w:eastAsia="MS Mincho" w:cs="Arial"/>
            <w:lang w:eastAsia="ja-JP"/>
          </w:rPr>
          <w:t xml:space="preserve"> </w:t>
        </w:r>
        <w:r w:rsidR="00AC39F3" w:rsidRPr="005223F4">
          <w:rPr>
            <w:rFonts w:eastAsia="MS Mincho" w:cs="Arial"/>
            <w:lang w:eastAsia="ja-JP"/>
          </w:rPr>
          <w:t>Unlike other fields, fractional seconds are padded on the right with zero.</w:t>
        </w:r>
      </w:ins>
      <w:del w:id="5634" w:author="Steve Hanson" w:date="2012-08-06T16:01:00Z">
        <w:r w:rsidR="00130141" w:rsidDel="00AC39F3">
          <w:rPr>
            <w:rFonts w:eastAsia="MS Mincho" w:cs="Arial"/>
            <w:lang w:eastAsia="ja-JP"/>
          </w:rPr>
          <w:delText>.</w:delText>
        </w:r>
      </w:del>
    </w:p>
    <w:p w14:paraId="3CE231C7" w14:textId="20890CCD" w:rsidR="00895D9B" w:rsidRPr="00130141" w:rsidDel="00BB6E22" w:rsidRDefault="00130141">
      <w:pPr>
        <w:rPr>
          <w:del w:id="5635" w:author="mbeckerle" w:date="2012-04-22T20:20:00Z"/>
          <w:rFonts w:eastAsia="MS Mincho" w:cs="Arial"/>
          <w:lang w:eastAsia="ja-JP"/>
        </w:rPr>
        <w:pPrChange w:id="5636" w:author="mbeckerle" w:date="2012-04-22T20:25: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5637" w:author="mbeckerle" w:date="2012-04-22T20:20:00Z">
        <w:r w:rsidDel="00BB6E22">
          <w:rPr>
            <w:rFonts w:eastAsia="MS Mincho" w:cs="Arial"/>
            <w:lang w:eastAsia="ja-JP"/>
          </w:rPr>
          <w:delText xml:space="preserve"> </w:delText>
        </w:r>
      </w:del>
    </w:p>
    <w:p w14:paraId="4C9C7AEE" w14:textId="1D4279D8" w:rsidR="00895D9B" w:rsidRPr="005223F4" w:rsidRDefault="00895D9B">
      <w:pPr>
        <w:rPr>
          <w:rFonts w:eastAsia="MS Mincho" w:cs="Arial"/>
          <w:lang w:eastAsia="ja-JP"/>
        </w:rPr>
      </w:pPr>
      <w:r w:rsidRPr="005223F4">
        <w:rPr>
          <w:rFonts w:eastAsia="MS Mincho" w:cs="Arial"/>
          <w:lang w:eastAsia="ja-JP"/>
        </w:rPr>
        <w:t>The count of pattern letters determine</w:t>
      </w:r>
      <w:ins w:id="5638" w:author="mbeckerle" w:date="2012-04-22T20:26:00Z">
        <w:r w:rsidR="00EB6903">
          <w:rPr>
            <w:rFonts w:eastAsia="MS Mincho" w:cs="Arial"/>
            <w:lang w:eastAsia="ja-JP"/>
          </w:rPr>
          <w:t>s</w:t>
        </w:r>
      </w:ins>
      <w:r w:rsidRPr="005223F4">
        <w:rPr>
          <w:rFonts w:eastAsia="MS Mincho" w:cs="Arial"/>
          <w:lang w:eastAsia="ja-JP"/>
        </w:rPr>
        <w:t xml:space="preserve"> the format</w:t>
      </w:r>
      <w:ins w:id="5639" w:author="Steve Hanson" w:date="2012-08-06T16:01:00Z">
        <w:r w:rsidR="00AC39F3">
          <w:rPr>
            <w:rFonts w:eastAsia="MS Mincho" w:cs="Arial"/>
            <w:lang w:eastAsia="ja-JP"/>
          </w:rPr>
          <w:t xml:space="preserve"> </w:t>
        </w:r>
        <w:commentRangeStart w:id="5640"/>
        <w:r w:rsidR="00AC39F3">
          <w:rPr>
            <w:rFonts w:eastAsia="MS Mincho" w:cs="Arial"/>
            <w:lang w:eastAsia="ja-JP"/>
          </w:rPr>
          <w:t>as indicated in the table</w:t>
        </w:r>
      </w:ins>
      <w:r w:rsidRPr="005223F4">
        <w:rPr>
          <w:rFonts w:eastAsia="MS Mincho" w:cs="Arial"/>
          <w:lang w:eastAsia="ja-JP"/>
        </w:rPr>
        <w:t xml:space="preserve">. </w:t>
      </w:r>
      <w:commentRangeEnd w:id="5640"/>
      <w:r w:rsidR="00AC39F3">
        <w:rPr>
          <w:rStyle w:val="CommentReference"/>
        </w:rPr>
        <w:commentReference w:id="5640"/>
      </w:r>
    </w:p>
    <w:p w14:paraId="2A24DBEC" w14:textId="6A136237" w:rsidR="00895D9B" w:rsidRPr="005223F4" w:rsidDel="00AC39F3" w:rsidRDefault="00BF69C6" w:rsidP="00895D9B">
      <w:pPr>
        <w:spacing w:before="100" w:beforeAutospacing="1" w:after="100" w:afterAutospacing="1"/>
        <w:rPr>
          <w:del w:id="5641" w:author="Steve Hanson" w:date="2012-08-06T16:02:00Z"/>
          <w:rFonts w:eastAsia="MS Mincho" w:cs="Arial"/>
          <w:lang w:eastAsia="ja-JP"/>
        </w:rPr>
      </w:pPr>
      <w:commentRangeStart w:id="5642"/>
      <w:ins w:id="5643" w:author="Steve Hanson" w:date="2012-08-06T16:28:00Z">
        <w:r>
          <w:rPr>
            <w:rFonts w:eastAsia="MS Mincho" w:cs="Arial"/>
            <w:lang w:eastAsia="ja-JP"/>
          </w:rPr>
          <w:t>If dfdl:representation is text, a</w:t>
        </w:r>
      </w:ins>
      <w:del w:id="5644" w:author="Steve Hanson" w:date="2012-08-06T16:02:00Z">
        <w:r w:rsidR="00895D9B" w:rsidRPr="005223F4" w:rsidDel="00AC39F3">
          <w:rPr>
            <w:rFonts w:eastAsia="MS Mincho" w:cs="Arial"/>
            <w:lang w:eastAsia="ja-JP"/>
          </w:rPr>
          <w:delText>(Text): 4 or more, use full form, &lt;</w:delText>
        </w:r>
        <w:r w:rsidR="005D3269" w:rsidRPr="005223F4" w:rsidDel="00AC39F3">
          <w:rPr>
            <w:rFonts w:eastAsia="MS Mincho" w:cs="Arial"/>
            <w:lang w:eastAsia="ja-JP"/>
          </w:rPr>
          <w:delText xml:space="preserve"> </w:delText>
        </w:r>
        <w:r w:rsidR="00895D9B" w:rsidRPr="005223F4" w:rsidDel="00AC39F3">
          <w:rPr>
            <w:rFonts w:eastAsia="MS Mincho" w:cs="Arial"/>
            <w:lang w:eastAsia="ja-JP"/>
          </w:rPr>
          <w:delText xml:space="preserve">4, use short or abbreviated form if it exists. (e.g., "EEEE" produces "Monday", "EEE" produces "Mon") </w:delText>
        </w:r>
      </w:del>
    </w:p>
    <w:p w14:paraId="6315AFF1" w14:textId="625EDE06" w:rsidR="00895D9B" w:rsidRPr="005223F4" w:rsidDel="00AC39F3" w:rsidRDefault="00895D9B" w:rsidP="00895D9B">
      <w:pPr>
        <w:spacing w:before="100" w:beforeAutospacing="1" w:after="100" w:afterAutospacing="1"/>
        <w:rPr>
          <w:del w:id="5645" w:author="Steve Hanson" w:date="2012-08-06T16:02:00Z"/>
          <w:rFonts w:eastAsia="MS Mincho" w:cs="Arial"/>
          <w:lang w:eastAsia="ja-JP"/>
        </w:rPr>
      </w:pPr>
      <w:del w:id="5646" w:author="Steve Hanson" w:date="2012-08-06T16:02:00Z">
        <w:r w:rsidRPr="005223F4" w:rsidDel="00AC39F3">
          <w:rPr>
            <w:rFonts w:eastAsia="MS Mincho" w:cs="Arial"/>
            <w:lang w:eastAsia="ja-JP"/>
          </w:rPr>
          <w:delText xml:space="preserve">(Number): the minimum number of digits. Shorter numbers are zero-padded to this amount (e.g. if "m" produces "6", "mm" produces "06"). Year is handled specially; that is, if the count of 'y' is 2, the Year will be truncated to 2 digits. (e.g., if "yyyy" produces "1997", "yy" produces "97".) </w:delText>
        </w:r>
      </w:del>
      <w:del w:id="5647" w:author="Steve Hanson" w:date="2012-08-06T16:01:00Z">
        <w:r w:rsidRPr="005223F4" w:rsidDel="00AC39F3">
          <w:rPr>
            <w:rFonts w:eastAsia="MS Mincho" w:cs="Arial"/>
            <w:lang w:eastAsia="ja-JP"/>
          </w:rPr>
          <w:delText xml:space="preserve">Unlike other fields, fractional seconds are padded on the right with zero. </w:delText>
        </w:r>
      </w:del>
    </w:p>
    <w:p w14:paraId="520BAE21" w14:textId="645B838D" w:rsidR="00895D9B" w:rsidRPr="005223F4" w:rsidDel="00AC39F3" w:rsidRDefault="00895D9B" w:rsidP="00895D9B">
      <w:pPr>
        <w:spacing w:before="100" w:beforeAutospacing="1" w:after="100" w:afterAutospacing="1"/>
        <w:rPr>
          <w:del w:id="5648" w:author="Steve Hanson" w:date="2012-08-06T16:02:00Z"/>
          <w:rFonts w:eastAsia="MS Mincho" w:cs="Arial"/>
          <w:lang w:eastAsia="ja-JP"/>
        </w:rPr>
      </w:pPr>
      <w:del w:id="5649" w:author="Steve Hanson" w:date="2012-08-06T16:02:00Z">
        <w:r w:rsidRPr="005223F4" w:rsidDel="00AC39F3">
          <w:rPr>
            <w:rFonts w:eastAsia="MS Mincho" w:cs="Arial"/>
            <w:lang w:eastAsia="ja-JP"/>
          </w:rPr>
          <w:delText xml:space="preserve">(Text &amp; Number): 3 or over, use text, otherwise use number. (e.g., "M" produces "1", "MM" produces "01", "MMM" produces "Jan", and "MMMM" produces "January".) </w:delText>
        </w:r>
      </w:del>
    </w:p>
    <w:p w14:paraId="4D890C27" w14:textId="5F9F4627" w:rsidR="00BF69C6" w:rsidRDefault="00895D9B" w:rsidP="00895D9B">
      <w:pPr>
        <w:spacing w:before="100" w:beforeAutospacing="1" w:after="100" w:afterAutospacing="1"/>
        <w:rPr>
          <w:ins w:id="5650" w:author="Steve Hanson" w:date="2012-08-06T16:28:00Z"/>
          <w:iCs/>
        </w:rPr>
      </w:pPr>
      <w:del w:id="5651" w:author="Steve Hanson" w:date="2012-08-06T16:28:00Z">
        <w:r w:rsidRPr="005223F4" w:rsidDel="00BF69C6">
          <w:rPr>
            <w:rFonts w:eastAsia="MS Mincho" w:cs="Arial"/>
            <w:lang w:eastAsia="ja-JP"/>
          </w:rPr>
          <w:delText>A</w:delText>
        </w:r>
      </w:del>
      <w:r w:rsidRPr="005223F4">
        <w:rPr>
          <w:rFonts w:eastAsia="MS Mincho" w:cs="Arial"/>
          <w:lang w:eastAsia="ja-JP"/>
        </w:rPr>
        <w:t xml:space="preserve">ny characters in the pattern that are not in the ranges of ['a'..'z'] and ['A'..'Z'] will be treated as quoted text. For instance, characters like ':', '.', ' ', '#' and '@' will appear in the </w:t>
      </w:r>
      <w:ins w:id="5652" w:author="Steve Hanson" w:date="2012-08-06T16:30:00Z">
        <w:r w:rsidR="00BF69C6">
          <w:rPr>
            <w:rFonts w:eastAsia="MS Mincho" w:cs="Arial"/>
            <w:lang w:eastAsia="ja-JP"/>
          </w:rPr>
          <w:t>formatted output</w:t>
        </w:r>
      </w:ins>
      <w:del w:id="5653" w:author="Steve Hanson" w:date="2012-08-06T16:31:00Z">
        <w:r w:rsidRPr="005223F4" w:rsidDel="00BF69C6">
          <w:rPr>
            <w:rFonts w:eastAsia="MS Mincho" w:cs="Arial"/>
            <w:lang w:eastAsia="ja-JP"/>
          </w:rPr>
          <w:delText xml:space="preserve">resulting </w:delText>
        </w:r>
      </w:del>
      <w:del w:id="5654" w:author="Steve Hanson" w:date="2012-08-06T16:24:00Z">
        <w:r w:rsidRPr="005223F4" w:rsidDel="00BF69C6">
          <w:rPr>
            <w:rFonts w:eastAsia="MS Mincho" w:cs="Arial"/>
            <w:lang w:eastAsia="ja-JP"/>
          </w:rPr>
          <w:delText xml:space="preserve">time </w:delText>
        </w:r>
      </w:del>
      <w:del w:id="5655" w:author="Steve Hanson" w:date="2012-08-06T16:31:00Z">
        <w:r w:rsidRPr="005223F4" w:rsidDel="00BF69C6">
          <w:rPr>
            <w:rFonts w:eastAsia="MS Mincho" w:cs="Arial"/>
            <w:lang w:eastAsia="ja-JP"/>
          </w:rPr>
          <w:delText xml:space="preserve">text </w:delText>
        </w:r>
      </w:del>
      <w:ins w:id="5656" w:author="Steve Hanson" w:date="2012-08-06T16:31:00Z">
        <w:r w:rsidR="00BF69C6">
          <w:rPr>
            <w:rFonts w:eastAsia="MS Mincho" w:cs="Arial"/>
            <w:lang w:eastAsia="ja-JP"/>
          </w:rPr>
          <w:t xml:space="preserve"> </w:t>
        </w:r>
      </w:ins>
      <w:r w:rsidRPr="005223F4">
        <w:rPr>
          <w:rFonts w:eastAsia="MS Mincho" w:cs="Arial"/>
          <w:lang w:eastAsia="ja-JP"/>
        </w:rPr>
        <w:t xml:space="preserve">even </w:t>
      </w:r>
      <w:r w:rsidR="005D3269" w:rsidRPr="005223F4">
        <w:rPr>
          <w:rFonts w:eastAsia="MS Mincho" w:cs="Arial"/>
          <w:lang w:eastAsia="ja-JP"/>
        </w:rPr>
        <w:t xml:space="preserve">if </w:t>
      </w:r>
      <w:r w:rsidRPr="005223F4">
        <w:rPr>
          <w:rFonts w:eastAsia="MS Mincho" w:cs="Arial"/>
          <w:lang w:eastAsia="ja-JP"/>
        </w:rPr>
        <w:t xml:space="preserve">they are not embraced within single quotes. </w:t>
      </w:r>
      <w:ins w:id="5657" w:author="Steve Hanson" w:date="2012-08-06T16:25:00Z">
        <w:r w:rsidR="00BF69C6" w:rsidRPr="00BF69C6">
          <w:rPr>
            <w:rFonts w:eastAsia="MS Mincho" w:cs="Arial"/>
            <w:lang w:eastAsia="ja-JP"/>
          </w:rPr>
          <w:t>T</w:t>
        </w:r>
        <w:r w:rsidR="00BF69C6" w:rsidRPr="00BF69C6">
          <w:rPr>
            <w:iCs/>
          </w:rPr>
          <w:t xml:space="preserve">he single quote is used to 'escape' letters. </w:t>
        </w:r>
      </w:ins>
      <w:ins w:id="5658" w:author="Steve Hanson" w:date="2012-08-06T16:28:00Z">
        <w:r w:rsidR="00BF69C6">
          <w:rPr>
            <w:iCs/>
          </w:rPr>
          <w:t xml:space="preserve">If </w:t>
        </w:r>
      </w:ins>
      <w:ins w:id="5659" w:author="Steve Hanson" w:date="2012-08-06T16:30:00Z">
        <w:r w:rsidR="00BF69C6">
          <w:rPr>
            <w:iCs/>
          </w:rPr>
          <w:t>dfdl:</w:t>
        </w:r>
      </w:ins>
      <w:ins w:id="5660" w:author="Steve Hanson" w:date="2012-08-06T16:28:00Z">
        <w:r w:rsidR="00BF69C6">
          <w:rPr>
            <w:iCs/>
          </w:rPr>
          <w:t>representation is binary, any characters in the pattern that are not digits must be quoted.</w:t>
        </w:r>
      </w:ins>
    </w:p>
    <w:p w14:paraId="25241250" w14:textId="1DA41E92" w:rsidR="00895D9B" w:rsidRPr="00BF69C6" w:rsidRDefault="00BF69C6" w:rsidP="00895D9B">
      <w:pPr>
        <w:spacing w:before="100" w:beforeAutospacing="1" w:after="100" w:afterAutospacing="1"/>
        <w:rPr>
          <w:rFonts w:eastAsia="MS Mincho" w:cs="Arial"/>
          <w:lang w:eastAsia="ja-JP"/>
        </w:rPr>
      </w:pPr>
      <w:ins w:id="5661" w:author="Steve Hanson" w:date="2012-08-06T16:25:00Z">
        <w:r w:rsidRPr="00BF69C6">
          <w:rPr>
            <w:iCs/>
          </w:rPr>
          <w:t>Two single quotes in a row, whether inside or outside a quoted sequence, represent a 'real' single quote.</w:t>
        </w:r>
      </w:ins>
      <w:commentRangeEnd w:id="5642"/>
      <w:ins w:id="5662" w:author="Steve Hanson" w:date="2012-08-06T16:30:00Z">
        <w:r>
          <w:rPr>
            <w:rStyle w:val="CommentReference"/>
          </w:rPr>
          <w:commentReference w:id="5642"/>
        </w:r>
      </w:ins>
    </w:p>
    <w:p w14:paraId="55205857" w14:textId="750FD40D" w:rsidR="000F5871" w:rsidRDefault="000F5871" w:rsidP="006C74F8">
      <w:pPr>
        <w:spacing w:before="100" w:beforeAutospacing="1" w:after="100" w:afterAutospacing="1"/>
        <w:rPr>
          <w:ins w:id="5663" w:author="mbeckerle" w:date="2012-08-14T12:37:00Z"/>
          <w:rFonts w:cs="Arial"/>
          <w:iCs/>
          <w:lang w:eastAsia="en-GB"/>
        </w:rPr>
      </w:pPr>
      <w:ins w:id="5664" w:author="mbeckerle" w:date="2012-08-14T12:37:00Z">
        <w:r>
          <w:rPr>
            <w:rFonts w:cs="Arial"/>
            <w:iCs/>
            <w:lang w:eastAsia="en-GB"/>
          </w:rPr>
          <w:t>The symbols ‘z’, ‘zz’, and ‘zzz’ have identical meaning, as do ‘Z’, ‘ZZ</w:t>
        </w:r>
      </w:ins>
      <w:ins w:id="5665" w:author="mbeckerle" w:date="2012-08-14T12:38:00Z">
        <w:r>
          <w:rPr>
            <w:rFonts w:cs="Arial"/>
            <w:iCs/>
            <w:lang w:eastAsia="en-GB"/>
          </w:rPr>
          <w:t>’, and ‘ZZZ’</w:t>
        </w:r>
      </w:ins>
      <w:ins w:id="5666" w:author="mbeckerle" w:date="2012-08-14T12:39:00Z">
        <w:r w:rsidR="00D53CFF">
          <w:rPr>
            <w:rFonts w:cs="Arial"/>
            <w:iCs/>
            <w:lang w:eastAsia="en-GB"/>
          </w:rPr>
          <w:t>, and ‘ZU’, ‘ZZU’, and ‘ZZZU’.</w:t>
        </w:r>
      </w:ins>
    </w:p>
    <w:p w14:paraId="73DF573C" w14:textId="77777777" w:rsidR="006C74F8" w:rsidRDefault="006C74F8" w:rsidP="006C74F8">
      <w:pPr>
        <w:spacing w:before="100" w:beforeAutospacing="1" w:after="100" w:afterAutospacing="1"/>
        <w:rPr>
          <w:ins w:id="5667" w:author="mbeckerle" w:date="2012-03-24T14:59:00Z"/>
          <w:rFonts w:cs="Arial"/>
          <w:lang w:eastAsia="en-GB"/>
        </w:rPr>
      </w:pPr>
      <w:ins w:id="5668" w:author="mbeckerle" w:date="2012-03-24T14:59:00Z">
        <w:r>
          <w:rPr>
            <w:rFonts w:cs="Arial"/>
            <w:iCs/>
            <w:lang w:eastAsia="en-GB"/>
          </w:rPr>
          <w:t xml:space="preserve">The 'I' symbol must not be used with any other symbol with the exception of 'escape for text'. It represents calendar formats that match those defined in the restricted profile of the ISO 8601 standard proposed by the W3C at </w:t>
        </w:r>
        <w:r>
          <w:rPr>
            <w:rFonts w:cs="Arial"/>
            <w:lang w:eastAsia="en-GB"/>
          </w:rPr>
          <w:fldChar w:fldCharType="begin"/>
        </w:r>
        <w:r>
          <w:rPr>
            <w:rFonts w:cs="Arial"/>
            <w:lang w:eastAsia="en-GB"/>
          </w:rPr>
          <w:instrText xml:space="preserve"> HYPERLINK "http://www.w3.org/TR/NOTE-datetime" </w:instrText>
        </w:r>
        <w:r>
          <w:rPr>
            <w:rFonts w:cs="Arial"/>
            <w:lang w:eastAsia="en-GB"/>
          </w:rPr>
          <w:fldChar w:fldCharType="separate"/>
        </w:r>
        <w:r>
          <w:rPr>
            <w:rStyle w:val="Hyperlink"/>
            <w:rFonts w:cs="Arial"/>
            <w:iCs/>
            <w:lang w:eastAsia="en-GB"/>
          </w:rPr>
          <w:t>http://www.w3.org/TR/NOTE-datetime.</w:t>
        </w:r>
        <w:r>
          <w:rPr>
            <w:rFonts w:cs="Arial"/>
            <w:lang w:eastAsia="en-GB"/>
          </w:rPr>
          <w:fldChar w:fldCharType="end"/>
        </w:r>
        <w:r>
          <w:rPr>
            <w:rFonts w:cs="Arial"/>
            <w:lang w:eastAsia="en-GB"/>
          </w:rPr>
          <w:t xml:space="preserve"> </w:t>
        </w:r>
        <w:r>
          <w:rPr>
            <w:rFonts w:cs="Arial"/>
            <w:iCs/>
            <w:lang w:eastAsia="en-GB"/>
          </w:rPr>
          <w:t>The formats are referred to as 'granularities'.</w:t>
        </w:r>
        <w:r>
          <w:rPr>
            <w:rFonts w:cs="Arial"/>
            <w:lang w:eastAsia="en-GB"/>
          </w:rPr>
          <w:t xml:space="preserve"> </w:t>
        </w:r>
      </w:ins>
    </w:p>
    <w:p w14:paraId="5A228046" w14:textId="77777777" w:rsidR="006C74F8" w:rsidRDefault="006C74F8" w:rsidP="006C74F8">
      <w:pPr>
        <w:numPr>
          <w:ilvl w:val="0"/>
          <w:numId w:val="106"/>
        </w:numPr>
        <w:spacing w:before="100" w:beforeAutospacing="1" w:after="100" w:afterAutospacing="1"/>
        <w:ind w:left="816"/>
        <w:rPr>
          <w:ins w:id="5669" w:author="mbeckerle" w:date="2012-03-24T14:59:00Z"/>
          <w:rFonts w:cs="Arial"/>
          <w:lang w:eastAsia="en-GB"/>
        </w:rPr>
      </w:pPr>
      <w:ins w:id="5670" w:author="mbeckerle" w:date="2012-03-24T14:59:00Z">
        <w:r>
          <w:rPr>
            <w:rFonts w:cs="Arial"/>
            <w:iCs/>
            <w:lang w:eastAsia="en-GB"/>
          </w:rPr>
          <w:t xml:space="preserve">xs:dateTime. When parsing, the data must match one of the granularities. When unparsing, the fullest granularity is used. </w:t>
        </w:r>
      </w:ins>
    </w:p>
    <w:p w14:paraId="789FD16C" w14:textId="77777777" w:rsidR="006C74F8" w:rsidRDefault="006C74F8" w:rsidP="006C74F8">
      <w:pPr>
        <w:numPr>
          <w:ilvl w:val="0"/>
          <w:numId w:val="106"/>
        </w:numPr>
        <w:spacing w:before="100" w:beforeAutospacing="1" w:after="100" w:afterAutospacing="1"/>
        <w:ind w:left="816"/>
        <w:rPr>
          <w:ins w:id="5671" w:author="mbeckerle" w:date="2012-03-24T14:59:00Z"/>
          <w:rFonts w:cs="Arial"/>
          <w:lang w:eastAsia="en-GB"/>
        </w:rPr>
      </w:pPr>
      <w:ins w:id="5672" w:author="mbeckerle" w:date="2012-03-24T14:59:00Z">
        <w:r>
          <w:rPr>
            <w:rFonts w:cs="Arial"/>
            <w:iCs/>
            <w:lang w:eastAsia="en-GB"/>
          </w:rPr>
          <w:t>xs:date. When parsing, the data must match one of the date-only granularities. When unparsing, the fullest date-only granularity is used. 'IU' is permitted for xs:date but the 'U' is ignored as there is no time zone in the date-only granularities.</w:t>
        </w:r>
        <w:r>
          <w:rPr>
            <w:rFonts w:cs="Arial"/>
            <w:lang w:eastAsia="en-GB"/>
          </w:rPr>
          <w:t xml:space="preserve"> </w:t>
        </w:r>
      </w:ins>
    </w:p>
    <w:p w14:paraId="26320DD4" w14:textId="77777777" w:rsidR="006C74F8" w:rsidRDefault="006C74F8" w:rsidP="006C74F8">
      <w:pPr>
        <w:numPr>
          <w:ilvl w:val="0"/>
          <w:numId w:val="106"/>
        </w:numPr>
        <w:spacing w:before="100" w:beforeAutospacing="1" w:after="100" w:afterAutospacing="1"/>
        <w:ind w:left="816"/>
        <w:rPr>
          <w:ins w:id="5673" w:author="mbeckerle" w:date="2012-03-24T14:59:00Z"/>
          <w:rFonts w:cs="Arial"/>
          <w:lang w:eastAsia="en-GB"/>
        </w:rPr>
      </w:pPr>
      <w:ins w:id="5674" w:author="mbeckerle" w:date="2012-03-24T14:59:00Z">
        <w:r>
          <w:rPr>
            <w:rFonts w:cs="Arial"/>
            <w:iCs/>
            <w:lang w:eastAsia="en-GB"/>
          </w:rPr>
          <w:t>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w:t>
        </w:r>
        <w:r>
          <w:rPr>
            <w:rFonts w:cs="Arial"/>
            <w:lang w:eastAsia="en-GB"/>
          </w:rPr>
          <w:t xml:space="preserve"> </w:t>
        </w:r>
      </w:ins>
    </w:p>
    <w:p w14:paraId="69493F93" w14:textId="77777777" w:rsidR="006C74F8" w:rsidRDefault="006C74F8" w:rsidP="006C74F8">
      <w:pPr>
        <w:numPr>
          <w:ilvl w:val="0"/>
          <w:numId w:val="106"/>
        </w:numPr>
        <w:spacing w:before="100" w:beforeAutospacing="1" w:after="100" w:afterAutospacing="1"/>
        <w:ind w:left="816"/>
        <w:rPr>
          <w:ins w:id="5675" w:author="mbeckerle" w:date="2012-03-24T14:59:00Z"/>
          <w:rFonts w:cs="Arial"/>
          <w:lang w:eastAsia="en-GB"/>
        </w:rPr>
      </w:pPr>
      <w:ins w:id="5676" w:author="mbeckerle" w:date="2012-03-24T14:59:00Z">
        <w:r>
          <w:rPr>
            <w:rFonts w:cs="Arial"/>
            <w:iCs/>
            <w:lang w:eastAsia="en-GB"/>
          </w:rPr>
          <w:t xml:space="preserve">The number of fractional second digits supported is implementation dependent but must be at least one.   </w:t>
        </w:r>
      </w:ins>
    </w:p>
    <w:p w14:paraId="3A18E822" w14:textId="52BC3763" w:rsidR="008F747A" w:rsidRDefault="00D53CFF" w:rsidP="006C74F8">
      <w:pPr>
        <w:spacing w:before="100" w:beforeAutospacing="1" w:after="100" w:afterAutospacing="1"/>
        <w:rPr>
          <w:ins w:id="5677" w:author="mbeckerle" w:date="2012-03-24T18:03:00Z"/>
          <w:rFonts w:cs="Arial"/>
          <w:iCs/>
          <w:lang w:eastAsia="en-GB"/>
        </w:rPr>
      </w:pPr>
      <w:ins w:id="5678" w:author="mbeckerle" w:date="2012-08-14T12:40:00Z">
        <w:r>
          <w:rPr>
            <w:rFonts w:cs="Arial"/>
            <w:iCs/>
            <w:lang w:eastAsia="en-GB"/>
          </w:rPr>
          <w:t>When parsing, f</w:t>
        </w:r>
      </w:ins>
      <w:commentRangeStart w:id="5679"/>
      <w:ins w:id="5680" w:author="mbeckerle" w:date="2012-03-24T14:59:00Z">
        <w:r w:rsidR="006C74F8">
          <w:rPr>
            <w:rFonts w:cs="Arial"/>
            <w:iCs/>
            <w:lang w:eastAsia="en-GB"/>
          </w:rPr>
          <w:t>or a</w:t>
        </w:r>
      </w:ins>
      <w:ins w:id="5681" w:author="mbeckerle" w:date="2012-03-24T16:54:00Z">
        <w:r w:rsidR="00712A7A">
          <w:rPr>
            <w:rFonts w:cs="Arial"/>
            <w:iCs/>
            <w:lang w:eastAsia="en-GB"/>
          </w:rPr>
          <w:t xml:space="preserve">ny </w:t>
        </w:r>
        <w:commentRangeStart w:id="5682"/>
        <w:commentRangeStart w:id="5683"/>
        <w:r w:rsidR="00712A7A">
          <w:rPr>
            <w:rFonts w:cs="Arial"/>
            <w:iCs/>
            <w:lang w:eastAsia="en-GB"/>
          </w:rPr>
          <w:t>pattern</w:t>
        </w:r>
      </w:ins>
      <w:commentRangeEnd w:id="5682"/>
      <w:r w:rsidR="00C40984">
        <w:rPr>
          <w:rStyle w:val="CommentReference"/>
        </w:rPr>
        <w:commentReference w:id="5682"/>
      </w:r>
      <w:commentRangeEnd w:id="5683"/>
      <w:r w:rsidR="00EB6903">
        <w:rPr>
          <w:rStyle w:val="CommentReference"/>
        </w:rPr>
        <w:commentReference w:id="5683"/>
      </w:r>
      <w:ins w:id="5684" w:author="mbeckerle" w:date="2012-03-24T14:59:00Z">
        <w:r w:rsidR="006C74F8">
          <w:rPr>
            <w:rFonts w:cs="Arial"/>
            <w:iCs/>
            <w:lang w:eastAsia="en-GB"/>
          </w:rPr>
          <w:t xml:space="preserve"> that omits components</w:t>
        </w:r>
      </w:ins>
      <w:ins w:id="5685" w:author="mbeckerle" w:date="2012-08-14T12:40:00Z">
        <w:r>
          <w:rPr>
            <w:rFonts w:cs="Arial"/>
            <w:iCs/>
            <w:lang w:eastAsia="en-GB"/>
          </w:rPr>
          <w:t xml:space="preserve"> </w:t>
        </w:r>
      </w:ins>
      <w:ins w:id="5686" w:author="mbeckerle" w:date="2012-03-24T14:59:00Z">
        <w:r w:rsidR="006C74F8">
          <w:rPr>
            <w:rFonts w:cs="Arial"/>
            <w:iCs/>
            <w:lang w:eastAsia="en-GB"/>
          </w:rPr>
          <w:t>the values for the omitted components are supplied from the Unix epoch 1970-01-01T00:00:00.000.</w:t>
        </w:r>
      </w:ins>
      <w:ins w:id="5687" w:author="mbeckerle" w:date="2012-03-24T16:55:00Z">
        <w:r w:rsidR="008F747A">
          <w:rPr>
            <w:rStyle w:val="FootnoteReference"/>
            <w:rFonts w:cs="Arial"/>
            <w:iCs/>
            <w:lang w:eastAsia="en-GB"/>
          </w:rPr>
          <w:footnoteReference w:id="19"/>
        </w:r>
      </w:ins>
    </w:p>
    <w:p w14:paraId="3645FF1D" w14:textId="5EB5F543" w:rsidR="00021932" w:rsidRPr="00021932" w:rsidRDefault="003F0D4D" w:rsidP="00021932">
      <w:pPr>
        <w:pStyle w:val="nobreak"/>
        <w:rPr>
          <w:rFonts w:ascii="Helv" w:hAnsi="Helv" w:cs="Helv"/>
          <w:color w:val="000000"/>
          <w:szCs w:val="20"/>
          <w:lang w:eastAsia="en-GB"/>
          <w:rPrChange w:id="5689" w:author="mbeckerle" w:date="2012-08-14T12:46:00Z">
            <w:rPr/>
          </w:rPrChange>
        </w:rPr>
      </w:pPr>
      <w:commentRangeStart w:id="5690"/>
      <w:ins w:id="5691" w:author="mbeckerle" w:date="2012-03-24T18:03:00Z">
        <w:r>
          <w:t xml:space="preserve">When unparsing, and property calendarPattern contains a formatting </w:t>
        </w:r>
        <w:r>
          <w:rPr>
            <w:rFonts w:ascii="Helv" w:hAnsi="Helv" w:cs="Helv"/>
            <w:color w:val="000000"/>
            <w:szCs w:val="20"/>
            <w:lang w:eastAsia="en-GB"/>
          </w:rPr>
          <w:t>symbol</w:t>
        </w:r>
        <w:r>
          <w:rPr>
            <w:rFonts w:ascii="Helv" w:eastAsia="Helv" w:hAnsi="Helv" w:cs="Helv"/>
            <w:color w:val="000000"/>
            <w:szCs w:val="20"/>
            <w:lang w:eastAsia="en-GB"/>
          </w:rPr>
          <w:t xml:space="preserve"> </w:t>
        </w:r>
      </w:ins>
      <w:ins w:id="5692" w:author="mbeckerle" w:date="2012-04-22T20:27:00Z">
        <w:r w:rsidR="00EB6903">
          <w:rPr>
            <w:rFonts w:ascii="Helv" w:eastAsia="Helv" w:hAnsi="Helv" w:cs="Helv"/>
            <w:color w:val="000000"/>
            <w:szCs w:val="20"/>
            <w:lang w:eastAsia="en-GB"/>
          </w:rPr>
          <w:t xml:space="preserve">that requires a component of the date/time </w:t>
        </w:r>
      </w:ins>
      <w:ins w:id="5693" w:author="mbeckerle" w:date="2012-03-24T18:03:00Z">
        <w:r>
          <w:rPr>
            <w:rFonts w:ascii="Helv" w:hAnsi="Helv" w:cs="Helv"/>
            <w:color w:val="000000"/>
            <w:szCs w:val="20"/>
            <w:lang w:eastAsia="en-GB"/>
          </w:rPr>
          <w:t>and</w:t>
        </w:r>
        <w:r>
          <w:rPr>
            <w:rFonts w:ascii="Helv" w:eastAsia="Helv" w:hAnsi="Helv" w:cs="Helv"/>
            <w:color w:val="000000"/>
            <w:szCs w:val="20"/>
            <w:lang w:eastAsia="en-GB"/>
          </w:rPr>
          <w:t xml:space="preserve"> </w:t>
        </w:r>
        <w:r>
          <w:rPr>
            <w:rFonts w:ascii="Helv" w:hAnsi="Helv" w:cs="Helv"/>
            <w:color w:val="000000"/>
            <w:szCs w:val="20"/>
            <w:lang w:eastAsia="en-GB"/>
          </w:rPr>
          <w:t>the</w:t>
        </w:r>
        <w:r>
          <w:rPr>
            <w:rFonts w:ascii="Helv" w:eastAsia="Helv" w:hAnsi="Helv" w:cs="Helv"/>
            <w:color w:val="000000"/>
            <w:szCs w:val="20"/>
            <w:lang w:eastAsia="en-GB"/>
          </w:rPr>
          <w:t xml:space="preserve"> </w:t>
        </w:r>
        <w:r>
          <w:rPr>
            <w:rFonts w:ascii="Helv" w:hAnsi="Helv" w:cs="Helv"/>
            <w:color w:val="000000"/>
            <w:szCs w:val="20"/>
            <w:lang w:eastAsia="en-GB"/>
          </w:rPr>
          <w:t>infoset</w:t>
        </w:r>
        <w:r>
          <w:rPr>
            <w:rFonts w:ascii="Helv" w:eastAsia="Helv" w:hAnsi="Helv" w:cs="Helv"/>
            <w:color w:val="000000"/>
            <w:szCs w:val="20"/>
            <w:lang w:eastAsia="en-GB"/>
          </w:rPr>
          <w:t xml:space="preserve"> </w:t>
        </w:r>
        <w:r>
          <w:rPr>
            <w:rFonts w:ascii="Helv" w:hAnsi="Helv" w:cs="Helv"/>
            <w:color w:val="000000"/>
            <w:szCs w:val="20"/>
            <w:lang w:eastAsia="en-GB"/>
          </w:rPr>
          <w:t>value</w:t>
        </w:r>
        <w:r>
          <w:rPr>
            <w:rFonts w:ascii="Helv" w:eastAsia="Helv" w:hAnsi="Helv" w:cs="Helv"/>
            <w:color w:val="000000"/>
            <w:szCs w:val="20"/>
            <w:lang w:eastAsia="en-GB"/>
          </w:rPr>
          <w:t xml:space="preserve"> </w:t>
        </w:r>
        <w:r>
          <w:rPr>
            <w:rFonts w:ascii="Helv" w:hAnsi="Helv" w:cs="Helv"/>
            <w:color w:val="000000"/>
            <w:szCs w:val="20"/>
            <w:lang w:eastAsia="en-GB"/>
          </w:rPr>
          <w:t>does</w:t>
        </w:r>
        <w:r>
          <w:rPr>
            <w:rFonts w:ascii="Helv" w:eastAsia="Helv" w:hAnsi="Helv" w:cs="Helv"/>
            <w:color w:val="000000"/>
            <w:szCs w:val="20"/>
            <w:lang w:eastAsia="en-GB"/>
          </w:rPr>
          <w:t xml:space="preserve"> </w:t>
        </w:r>
        <w:r>
          <w:rPr>
            <w:rFonts w:ascii="Helv" w:hAnsi="Helv" w:cs="Helv"/>
            <w:color w:val="000000"/>
            <w:szCs w:val="20"/>
            <w:lang w:eastAsia="en-GB"/>
          </w:rPr>
          <w:t>not</w:t>
        </w:r>
        <w:r>
          <w:rPr>
            <w:rFonts w:ascii="Helv" w:eastAsia="Helv" w:hAnsi="Helv" w:cs="Helv"/>
            <w:color w:val="000000"/>
            <w:szCs w:val="20"/>
            <w:lang w:eastAsia="en-GB"/>
          </w:rPr>
          <w:t xml:space="preserve"> </w:t>
        </w:r>
        <w:r>
          <w:rPr>
            <w:rFonts w:ascii="Helv" w:hAnsi="Helv" w:cs="Helv"/>
            <w:color w:val="000000"/>
            <w:szCs w:val="20"/>
            <w:lang w:eastAsia="en-GB"/>
          </w:rPr>
          <w:t>contain</w:t>
        </w:r>
        <w:r>
          <w:rPr>
            <w:rFonts w:ascii="Helv" w:eastAsia="Helv" w:hAnsi="Helv" w:cs="Helv"/>
            <w:color w:val="000000"/>
            <w:szCs w:val="20"/>
            <w:lang w:eastAsia="en-GB"/>
          </w:rPr>
          <w:t xml:space="preserve"> </w:t>
        </w:r>
      </w:ins>
      <w:ins w:id="5694" w:author="mbeckerle" w:date="2012-04-22T20:27:00Z">
        <w:r w:rsidR="00EB6903">
          <w:rPr>
            <w:rFonts w:ascii="Helv" w:hAnsi="Helv" w:cs="Helv"/>
            <w:color w:val="000000"/>
            <w:szCs w:val="20"/>
            <w:lang w:eastAsia="en-GB"/>
          </w:rPr>
          <w:t>that component</w:t>
        </w:r>
      </w:ins>
      <w:ins w:id="5695" w:author="mbeckerle" w:date="2012-03-24T18:03:00Z">
        <w:r>
          <w:rPr>
            <w:rFonts w:ascii="Helv" w:hAnsi="Helv" w:cs="Helv"/>
            <w:color w:val="000000"/>
            <w:szCs w:val="20"/>
            <w:lang w:eastAsia="en-GB"/>
          </w:rPr>
          <w:t>,</w:t>
        </w:r>
        <w:r>
          <w:rPr>
            <w:rFonts w:ascii="Helv" w:eastAsia="Helv" w:hAnsi="Helv" w:cs="Helv"/>
            <w:color w:val="000000"/>
            <w:szCs w:val="20"/>
            <w:lang w:eastAsia="en-GB"/>
          </w:rPr>
          <w:t xml:space="preserve"> </w:t>
        </w:r>
        <w:r>
          <w:rPr>
            <w:rFonts w:ascii="Helv" w:hAnsi="Helv" w:cs="Helv"/>
            <w:color w:val="000000"/>
            <w:szCs w:val="20"/>
            <w:lang w:eastAsia="en-GB"/>
          </w:rPr>
          <w:t>it</w:t>
        </w:r>
        <w:r>
          <w:rPr>
            <w:rFonts w:ascii="Helv" w:eastAsia="Helv" w:hAnsi="Helv" w:cs="Helv"/>
            <w:color w:val="000000"/>
            <w:szCs w:val="20"/>
            <w:lang w:eastAsia="en-GB"/>
          </w:rPr>
          <w:t xml:space="preserve"> </w:t>
        </w:r>
        <w:r>
          <w:rPr>
            <w:rFonts w:ascii="Helv" w:hAnsi="Helv" w:cs="Helv"/>
            <w:color w:val="000000"/>
            <w:szCs w:val="20"/>
            <w:lang w:eastAsia="en-GB"/>
          </w:rPr>
          <w:t>is</w:t>
        </w:r>
        <w:r>
          <w:rPr>
            <w:rFonts w:ascii="Helv" w:eastAsia="Helv" w:hAnsi="Helv" w:cs="Helv"/>
            <w:color w:val="000000"/>
            <w:szCs w:val="20"/>
            <w:lang w:eastAsia="en-GB"/>
          </w:rPr>
          <w:t xml:space="preserve"> </w:t>
        </w:r>
        <w:r>
          <w:rPr>
            <w:rFonts w:ascii="Helv" w:hAnsi="Helv" w:cs="Helv"/>
            <w:color w:val="000000"/>
            <w:szCs w:val="20"/>
            <w:lang w:eastAsia="en-GB"/>
          </w:rPr>
          <w:t>a</w:t>
        </w:r>
        <w:r>
          <w:rPr>
            <w:rFonts w:ascii="Helv" w:eastAsia="Helv" w:hAnsi="Helv" w:cs="Helv"/>
            <w:color w:val="000000"/>
            <w:szCs w:val="20"/>
            <w:lang w:eastAsia="en-GB"/>
          </w:rPr>
          <w:t xml:space="preserve"> </w:t>
        </w:r>
      </w:ins>
      <w:r>
        <w:rPr>
          <w:rFonts w:ascii="Helv" w:hAnsi="Helv" w:cs="Helv"/>
          <w:color w:val="000000"/>
          <w:szCs w:val="20"/>
          <w:lang w:eastAsia="en-GB"/>
        </w:rPr>
        <w:t>processing</w:t>
      </w:r>
      <w:r>
        <w:rPr>
          <w:rFonts w:ascii="Helv" w:eastAsia="Helv" w:hAnsi="Helv" w:cs="Helv"/>
          <w:color w:val="000000"/>
          <w:szCs w:val="20"/>
          <w:lang w:eastAsia="en-GB"/>
        </w:rPr>
        <w:t xml:space="preserve"> </w:t>
      </w:r>
      <w:r>
        <w:rPr>
          <w:rFonts w:ascii="Helv" w:hAnsi="Helv" w:cs="Helv"/>
          <w:color w:val="000000"/>
          <w:szCs w:val="20"/>
          <w:lang w:eastAsia="en-GB"/>
        </w:rPr>
        <w:t>error</w:t>
      </w:r>
      <w:commentRangeEnd w:id="5690"/>
      <w:r w:rsidR="00C40984">
        <w:rPr>
          <w:rStyle w:val="CommentReference"/>
        </w:rPr>
        <w:commentReference w:id="5690"/>
      </w:r>
      <w:r>
        <w:rPr>
          <w:rFonts w:ascii="Helv" w:hAnsi="Helv" w:cs="Helv"/>
          <w:color w:val="000000"/>
          <w:szCs w:val="20"/>
          <w:lang w:eastAsia="en-GB"/>
        </w:rPr>
        <w:t>.</w:t>
      </w:r>
    </w:p>
    <w:p w14:paraId="44288EAC" w14:textId="7BF86338" w:rsidR="00AB5ECE" w:rsidRPr="00D53CFF" w:rsidRDefault="00712A7A" w:rsidP="00021932">
      <w:pPr>
        <w:pStyle w:val="Heading2"/>
      </w:pPr>
      <w:bookmarkStart w:id="5696" w:name="_Toc322911356"/>
      <w:bookmarkStart w:id="5697" w:name="_Toc322911918"/>
      <w:bookmarkStart w:id="5698" w:name="_Toc322014183"/>
      <w:bookmarkStart w:id="5699" w:name="_Toc322014367"/>
      <w:bookmarkStart w:id="5700" w:name="_Toc322014550"/>
      <w:bookmarkStart w:id="5701" w:name="_Toc322014732"/>
      <w:bookmarkStart w:id="5702" w:name="_Toc322911670"/>
      <w:bookmarkStart w:id="5703" w:name="_Toc322912209"/>
      <w:bookmarkStart w:id="5704" w:name="_Toc329093058"/>
      <w:bookmarkStart w:id="5705" w:name="_Toc332701571"/>
      <w:bookmarkStart w:id="5706" w:name="_Toc332701875"/>
      <w:bookmarkStart w:id="5707" w:name="_Toc332711669"/>
      <w:bookmarkStart w:id="5708" w:name="_Toc332724495"/>
      <w:commentRangeStart w:id="5709"/>
      <w:commentRangeEnd w:id="5679"/>
      <w:r w:rsidRPr="00021932">
        <w:rPr>
          <w:rStyle w:val="CommentReference"/>
          <w:sz w:val="20"/>
          <w:szCs w:val="28"/>
        </w:rPr>
        <w:commentReference w:id="5679"/>
      </w:r>
      <w:bookmarkStart w:id="5710" w:name="_Toc322014184"/>
      <w:bookmarkStart w:id="5711" w:name="_Toc322014368"/>
      <w:bookmarkStart w:id="5712" w:name="_Toc322014551"/>
      <w:bookmarkStart w:id="5713" w:name="_Toc322014733"/>
      <w:bookmarkStart w:id="5714" w:name="_Toc332711670"/>
      <w:bookmarkStart w:id="5715" w:name="_Toc322014185"/>
      <w:bookmarkStart w:id="5716" w:name="_Toc322014369"/>
      <w:bookmarkStart w:id="5717" w:name="_Toc322014552"/>
      <w:bookmarkStart w:id="5718" w:name="_Toc322014734"/>
      <w:bookmarkStart w:id="5719" w:name="_Toc332711671"/>
      <w:bookmarkStart w:id="5720" w:name="_Toc322911360"/>
      <w:bookmarkStart w:id="5721" w:name="_Toc322911922"/>
      <w:bookmarkStart w:id="5722" w:name="_Toc322014187"/>
      <w:bookmarkStart w:id="5723" w:name="_Toc322014371"/>
      <w:bookmarkStart w:id="5724" w:name="_Toc322014554"/>
      <w:bookmarkStart w:id="5725" w:name="_Toc322014736"/>
      <w:bookmarkStart w:id="5726" w:name="_Toc322911671"/>
      <w:bookmarkStart w:id="5727" w:name="_Toc322912210"/>
      <w:bookmarkStart w:id="5728" w:name="_Toc329093059"/>
      <w:bookmarkStart w:id="5729" w:name="_Toc332701572"/>
      <w:bookmarkStart w:id="5730" w:name="_Toc332701876"/>
      <w:bookmarkStart w:id="5731" w:name="_Toc332711673"/>
      <w:bookmarkEnd w:id="5696"/>
      <w:bookmarkEnd w:id="5697"/>
      <w:bookmarkEnd w:id="5698"/>
      <w:bookmarkEnd w:id="5699"/>
      <w:bookmarkEnd w:id="5700"/>
      <w:bookmarkEnd w:id="5701"/>
      <w:bookmarkEnd w:id="5702"/>
      <w:bookmarkEnd w:id="5703"/>
      <w:bookmarkEnd w:id="5704"/>
      <w:bookmarkEnd w:id="5705"/>
      <w:bookmarkEnd w:id="5706"/>
      <w:bookmarkEnd w:id="5707"/>
      <w:bookmarkEnd w:id="5710"/>
      <w:bookmarkEnd w:id="5711"/>
      <w:bookmarkEnd w:id="5712"/>
      <w:bookmarkEnd w:id="5713"/>
      <w:bookmarkEnd w:id="5714"/>
      <w:bookmarkEnd w:id="5715"/>
      <w:bookmarkEnd w:id="5716"/>
      <w:bookmarkEnd w:id="5717"/>
      <w:bookmarkEnd w:id="5718"/>
      <w:bookmarkEnd w:id="5719"/>
      <w:commentRangeEnd w:id="5709"/>
      <w:r w:rsidR="006C74F8" w:rsidRPr="00021932">
        <w:rPr>
          <w:rStyle w:val="CommentReference"/>
          <w:sz w:val="20"/>
          <w:szCs w:val="28"/>
        </w:rPr>
        <w:commentReference w:id="5709"/>
      </w:r>
      <w:bookmarkStart w:id="5732" w:name="_Toc322014188"/>
      <w:bookmarkStart w:id="5733" w:name="_Toc322014372"/>
      <w:bookmarkStart w:id="5734" w:name="_Toc322014555"/>
      <w:bookmarkStart w:id="5735" w:name="_Toc322014737"/>
      <w:bookmarkStart w:id="5736" w:name="_Toc322911361"/>
      <w:bookmarkStart w:id="5737" w:name="_Toc322911923"/>
      <w:bookmarkStart w:id="5738" w:name="_Toc332711674"/>
      <w:bookmarkStart w:id="5739" w:name="_Toc243112837"/>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r w:rsidR="00AB5ECE" w:rsidRPr="00D53CFF">
        <w:t>Properties specific to calendar with Text representation</w:t>
      </w:r>
      <w:bookmarkEnd w:id="5739"/>
      <w:bookmarkEnd w:id="5708"/>
      <w:r w:rsidR="00AB5ECE" w:rsidRPr="00D53CFF">
        <w:t xml:space="preserve"> </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240AC5">
        <w:trPr>
          <w:trHeight w:val="402"/>
        </w:trPr>
        <w:tc>
          <w:tcPr>
            <w:tcW w:w="2537" w:type="dxa"/>
            <w:shd w:val="clear" w:color="auto" w:fill="F3F3F3"/>
          </w:tcPr>
          <w:p w14:paraId="62F62C35" w14:textId="77777777" w:rsidR="00AB5ECE" w:rsidRPr="005E3B09" w:rsidRDefault="00AB5ECE" w:rsidP="00240AC5">
            <w:pPr>
              <w:tabs>
                <w:tab w:val="num" w:pos="360"/>
                <w:tab w:val="num" w:pos="540"/>
              </w:tabs>
              <w:spacing w:before="40" w:after="40"/>
              <w:ind w:left="540" w:hanging="180"/>
              <w:rPr>
                <w:rFonts w:eastAsia="Arial Unicode MS" w:cs="Arial"/>
                <w:b/>
                <w:sz w:val="18"/>
                <w:szCs w:val="18"/>
              </w:rPr>
            </w:pPr>
            <w:r w:rsidRPr="005E3B09">
              <w:rPr>
                <w:rFonts w:eastAsia="Arial Unicode MS"/>
                <w:b/>
                <w:sz w:val="18"/>
                <w:szCs w:val="18"/>
              </w:rPr>
              <w:t>Property Name</w:t>
            </w:r>
          </w:p>
        </w:tc>
        <w:tc>
          <w:tcPr>
            <w:tcW w:w="6319" w:type="dxa"/>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240AC5">
        <w:trPr>
          <w:trHeight w:val="402"/>
        </w:trPr>
        <w:tc>
          <w:tcPr>
            <w:tcW w:w="2537" w:type="dxa"/>
            <w:shd w:val="clear" w:color="auto" w:fill="auto"/>
          </w:tcPr>
          <w:p w14:paraId="0C97D7DA"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textCalendarJustification</w:t>
            </w:r>
          </w:p>
        </w:tc>
        <w:tc>
          <w:tcPr>
            <w:tcW w:w="6319" w:type="dxa"/>
            <w:shd w:val="clear" w:color="auto" w:fill="auto"/>
          </w:tcPr>
          <w:p w14:paraId="38407AA5"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Enum </w:t>
            </w:r>
          </w:p>
          <w:p w14:paraId="1CADEB7A"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Valid values ‘left’, ‘right’,  ‘center’ </w:t>
            </w:r>
          </w:p>
          <w:p w14:paraId="572F7180" w14:textId="77777777" w:rsidR="001B1F01" w:rsidRPr="00240AC5" w:rsidRDefault="00BF34D2" w:rsidP="003D56F7">
            <w:pPr>
              <w:rPr>
                <w:rStyle w:val="TableCellCharChar"/>
                <w:rFonts w:cs="Arial"/>
                <w:sz w:val="20"/>
                <w:szCs w:val="20"/>
              </w:rPr>
            </w:pPr>
            <w:r w:rsidRPr="00240AC5">
              <w:rPr>
                <w:rStyle w:val="TableCellCharChar"/>
                <w:rFonts w:cs="Arial"/>
                <w:sz w:val="20"/>
                <w:szCs w:val="20"/>
              </w:rPr>
              <w:t>Controls</w:t>
            </w:r>
            <w:r w:rsidRPr="00240AC5">
              <w:rPr>
                <w:rStyle w:val="TableCellCharChar"/>
                <w:sz w:val="20"/>
                <w:szCs w:val="20"/>
              </w:rPr>
              <w:t xml:space="preserve"> how the data </w:t>
            </w:r>
            <w:r w:rsidR="00A24AF0" w:rsidRPr="00240AC5">
              <w:rPr>
                <w:rStyle w:val="TableCellCharChar"/>
                <w:rFonts w:cs="Arial"/>
                <w:sz w:val="20"/>
                <w:szCs w:val="20"/>
              </w:rPr>
              <w:t xml:space="preserve">is </w:t>
            </w:r>
            <w:r w:rsidRPr="00240AC5">
              <w:rPr>
                <w:rStyle w:val="TableCellCharChar"/>
                <w:rFonts w:cs="Arial"/>
                <w:sz w:val="20"/>
                <w:szCs w:val="20"/>
              </w:rPr>
              <w:t>padded or trimmed on parsing and unparsing</w:t>
            </w:r>
            <w:r w:rsidR="001B1F01" w:rsidRPr="00240AC5">
              <w:rPr>
                <w:rStyle w:val="TableCellCharChar"/>
                <w:rFonts w:cs="Arial"/>
                <w:sz w:val="20"/>
                <w:szCs w:val="20"/>
              </w:rPr>
              <w:t>.</w:t>
            </w:r>
          </w:p>
          <w:p w14:paraId="52220E98" w14:textId="77777777" w:rsidR="001B1F01" w:rsidRPr="00240AC5" w:rsidRDefault="001B1F01" w:rsidP="003D56F7">
            <w:pPr>
              <w:rPr>
                <w:rStyle w:val="TableCellCharChar"/>
                <w:rFonts w:cs="Arial"/>
                <w:sz w:val="20"/>
                <w:szCs w:val="20"/>
              </w:rPr>
            </w:pPr>
            <w:r w:rsidRPr="00240AC5">
              <w:rPr>
                <w:rStyle w:val="TableCellCharChar"/>
                <w:rFonts w:cs="Arial"/>
                <w:sz w:val="20"/>
                <w:szCs w:val="20"/>
              </w:rPr>
              <w:t xml:space="preserve">Behavior as for </w:t>
            </w:r>
            <w:r w:rsidR="00A24AF0" w:rsidRPr="00240AC5">
              <w:rPr>
                <w:rStyle w:val="TableCellCharChar"/>
                <w:rFonts w:cs="Arial"/>
                <w:sz w:val="20"/>
                <w:szCs w:val="20"/>
              </w:rPr>
              <w:t>dfdl:</w:t>
            </w:r>
            <w:r w:rsidRPr="00240AC5">
              <w:rPr>
                <w:rStyle w:val="TableCellCharChar"/>
                <w:rFonts w:cs="Arial"/>
                <w:sz w:val="20"/>
                <w:szCs w:val="20"/>
              </w:rPr>
              <w:t>textStringJustification.</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240AC5">
        <w:trPr>
          <w:trHeight w:val="402"/>
        </w:trPr>
        <w:tc>
          <w:tcPr>
            <w:tcW w:w="2537" w:type="dxa"/>
            <w:shd w:val="clear" w:color="auto" w:fill="auto"/>
          </w:tcPr>
          <w:p w14:paraId="13646C21"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textCalendarPadCharacter</w:t>
            </w:r>
          </w:p>
        </w:tc>
        <w:tc>
          <w:tcPr>
            <w:tcW w:w="6319" w:type="dxa"/>
            <w:shd w:val="clear" w:color="auto" w:fill="auto"/>
          </w:tcPr>
          <w:p w14:paraId="0E94E464" w14:textId="77777777" w:rsidR="00AB5ECE" w:rsidRPr="00240AC5" w:rsidRDefault="008014ED" w:rsidP="003D56F7">
            <w:pPr>
              <w:rPr>
                <w:rStyle w:val="TableCellCharChar"/>
                <w:rFonts w:cs="Arial"/>
                <w:sz w:val="20"/>
                <w:szCs w:val="20"/>
              </w:rPr>
            </w:pPr>
            <w:commentRangeStart w:id="5740"/>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5740"/>
            <w:r w:rsidR="001067C2">
              <w:rPr>
                <w:rStyle w:val="CommentReference"/>
              </w:rPr>
              <w:commentReference w:id="5740"/>
            </w:r>
          </w:p>
          <w:p w14:paraId="010A7EDD" w14:textId="04F82B65" w:rsidR="0079228A" w:rsidRPr="00240AC5" w:rsidDel="008D52B7" w:rsidRDefault="0079228A" w:rsidP="003D56F7">
            <w:pPr>
              <w:rPr>
                <w:del w:id="5741" w:author="mbeckerle" w:date="2012-04-22T20:28:00Z"/>
                <w:rFonts w:eastAsia="Arial Unicode MS"/>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AB1900C"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If a character, then it can be specified using a literal character or using DFDL entities.</w:t>
            </w:r>
            <w:r w:rsidRPr="00240AC5">
              <w:rPr>
                <w:rFonts w:ascii="Tms Rmn" w:eastAsia="MS Mincho" w:hAnsi="Tms Rmn" w:cs="Tms Rmn"/>
                <w:color w:val="000000"/>
                <w:lang w:eastAsia="ja-JP"/>
              </w:rPr>
              <w:t xml:space="preserve"> </w:t>
            </w:r>
          </w:p>
          <w:p w14:paraId="58EFD2D5" w14:textId="77777777" w:rsidR="0079228A" w:rsidRPr="00240AC5" w:rsidRDefault="0079228A" w:rsidP="003D56F7">
            <w:pPr>
              <w:rPr>
                <w:rFonts w:eastAsia="MS Mincho" w:cs="Arial"/>
                <w:strike/>
                <w:color w:val="000000"/>
                <w:lang w:eastAsia="ja-JP"/>
              </w:rPr>
            </w:pPr>
            <w:r w:rsidRPr="00240AC5">
              <w:rPr>
                <w:rFonts w:eastAsia="MS Mincho" w:cs="Arial"/>
                <w:color w:val="000000"/>
                <w:lang w:eastAsia="ja-JP"/>
              </w:rPr>
              <w:t xml:space="preserve">If a byte, then it must be specified using a single </w:t>
            </w:r>
            <w:r w:rsidR="00653D83" w:rsidRPr="00240AC5">
              <w:rPr>
                <w:rFonts w:eastAsia="MS Mincho" w:cs="Arial"/>
                <w:color w:val="000000"/>
                <w:lang w:eastAsia="ja-JP"/>
              </w:rPr>
              <w:t>byte value</w:t>
            </w:r>
            <w:r w:rsidRPr="00240AC5">
              <w:rPr>
                <w:rFonts w:eastAsia="MS Mincho" w:cs="Arial"/>
                <w:color w:val="000000"/>
                <w:lang w:eastAsia="ja-JP"/>
              </w:rPr>
              <w:t xml:space="preserve"> entity</w:t>
            </w:r>
          </w:p>
          <w:p w14:paraId="03781CBF"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 xml:space="preserve">If a pad character is specified when </w:t>
            </w:r>
            <w:r w:rsidR="00A24AF0" w:rsidRPr="00240AC5">
              <w:rPr>
                <w:rFonts w:eastAsia="MS Mincho" w:cs="Arial"/>
                <w:color w:val="000000"/>
                <w:lang w:eastAsia="ja-JP"/>
              </w:rPr>
              <w:t>dfdl:</w:t>
            </w:r>
            <w:r w:rsidRPr="00240AC5">
              <w:rPr>
                <w:rFonts w:eastAsia="MS Mincho" w:cs="Arial"/>
                <w:color w:val="000000"/>
                <w:lang w:eastAsia="ja-JP"/>
              </w:rPr>
              <w:t>lengthUnits='bytes' then the pad character must be a single-byte character.</w:t>
            </w:r>
            <w:r w:rsidRPr="00240AC5">
              <w:rPr>
                <w:rFonts w:ascii="Tms Rmn" w:eastAsia="MS Mincho" w:hAnsi="Tms Rmn" w:cs="Tms Rmn"/>
                <w:color w:val="000000"/>
                <w:lang w:eastAsia="ja-JP"/>
              </w:rPr>
              <w:t xml:space="preserve"> </w:t>
            </w:r>
          </w:p>
          <w:p w14:paraId="31F381A3" w14:textId="77777777" w:rsidR="00AB5ECE" w:rsidRPr="00240AC5" w:rsidRDefault="0079228A" w:rsidP="003D56F7">
            <w:pPr>
              <w:rPr>
                <w:ins w:id="5742" w:author="mbeckerle" w:date="2012-03-24T15:19:00Z"/>
                <w:rStyle w:val="TableCellCharChar"/>
                <w:rFonts w:cs="Arial"/>
                <w:sz w:val="20"/>
                <w:szCs w:val="20"/>
              </w:rPr>
            </w:pPr>
            <w:r w:rsidRPr="00240AC5">
              <w:rPr>
                <w:rFonts w:eastAsia="MS Mincho" w:cs="Arial"/>
                <w:color w:val="000000"/>
                <w:lang w:eastAsia="ja-JP"/>
              </w:rPr>
              <w:t xml:space="preserve">If a pad byte is specified when </w:t>
            </w:r>
            <w:r w:rsidR="00A24AF0" w:rsidRPr="00240AC5">
              <w:rPr>
                <w:rFonts w:eastAsia="MS Mincho" w:cs="Arial"/>
                <w:color w:val="000000"/>
                <w:lang w:eastAsia="ja-JP"/>
              </w:rPr>
              <w:t>dfdl:</w:t>
            </w:r>
            <w:r w:rsidRPr="00240AC5">
              <w:rPr>
                <w:rFonts w:eastAsia="MS Mincho" w:cs="Arial"/>
                <w:color w:val="000000"/>
                <w:lang w:eastAsia="ja-JP"/>
              </w:rPr>
              <w:t xml:space="preserve">lengthUnits='characters' then </w:t>
            </w:r>
            <w:r w:rsidRPr="00240AC5">
              <w:rPr>
                <w:rFonts w:eastAsia="MS Mincho" w:cs="Arial"/>
                <w:color w:val="000000"/>
                <w:lang w:eastAsia="ja-JP"/>
              </w:rPr>
              <w:br/>
              <w:t>- the encoding must be a fixed-width encoding</w:t>
            </w:r>
            <w:r w:rsidRPr="00240AC5">
              <w:rPr>
                <w:rFonts w:ascii="Tms Rmn" w:eastAsia="MS Mincho" w:hAnsi="Tms Rmn" w:cs="Tms Rmn"/>
                <w:color w:val="000000"/>
                <w:lang w:eastAsia="ja-JP"/>
              </w:rPr>
              <w:t xml:space="preserve"> </w:t>
            </w:r>
            <w:r w:rsidRPr="00240AC5">
              <w:rPr>
                <w:rFonts w:eastAsia="MS Mincho" w:cs="Arial"/>
                <w:color w:val="000000"/>
                <w:lang w:eastAsia="ja-JP"/>
              </w:rPr>
              <w:br/>
              <w:t>- padding and trimming must be applied using a sequence of N pad bytes, where N is the width of a character in the fixed-width encoding.</w:t>
            </w:r>
            <w:r w:rsidR="00AB5ECE" w:rsidRPr="00240AC5">
              <w:rPr>
                <w:rStyle w:val="TableCellCharChar"/>
                <w:rFonts w:cs="Arial"/>
                <w:sz w:val="20"/>
                <w:szCs w:val="20"/>
              </w:rPr>
              <w:t xml:space="preserve"> </w:t>
            </w:r>
          </w:p>
          <w:p w14:paraId="65C1112C" w14:textId="491409B9" w:rsidR="009156AB" w:rsidRPr="00240AC5" w:rsidRDefault="00D67874" w:rsidP="003D56F7">
            <w:pPr>
              <w:rPr>
                <w:rFonts w:eastAsia="MS Mincho" w:cs="Arial"/>
                <w:color w:val="000000"/>
                <w:lang w:eastAsia="ja-JP" w:bidi="he-IL"/>
              </w:rPr>
            </w:pPr>
            <w:ins w:id="5743" w:author="mbeckerle" w:date="2012-03-24T15:28:00Z">
              <w:r w:rsidRPr="00240AC5">
                <w:rPr>
                  <w:rFonts w:eastAsia="Arial Unicode MS"/>
                </w:rPr>
                <w:t xml:space="preserve">The string literal value is restricted in the same way as described in </w:t>
              </w:r>
              <w:r w:rsidRPr="003D56F7">
                <w:rPr>
                  <w:rFonts w:eastAsia="Arial Unicode MS"/>
                  <w:i/>
                </w:rPr>
                <w:t>“</w:t>
              </w:r>
            </w:ins>
            <w:ins w:id="5744" w:author="mbeckerle" w:date="2012-04-22T20:28:00Z">
              <w:r w:rsidR="008D52B7" w:rsidRPr="003D56F7">
                <w:rPr>
                  <w:rFonts w:eastAsia="Arial Unicode MS"/>
                  <w:i/>
                </w:rPr>
                <w:t>Padding</w:t>
              </w:r>
            </w:ins>
            <w:commentRangeStart w:id="5745"/>
            <w:ins w:id="5746" w:author="mbeckerle" w:date="2012-03-24T15:28:00Z">
              <w:r w:rsidRPr="003D56F7">
                <w:rPr>
                  <w:rFonts w:eastAsia="Arial Unicode MS"/>
                  <w:i/>
                </w:rPr>
                <w:t xml:space="preserve"> Character Restrictions</w:t>
              </w:r>
            </w:ins>
            <w:commentRangeEnd w:id="5745"/>
            <w:r w:rsidR="009E7EB4" w:rsidRPr="003D56F7">
              <w:rPr>
                <w:rStyle w:val="CommentReference"/>
                <w:i/>
              </w:rPr>
              <w:commentReference w:id="5745"/>
            </w:r>
            <w:ins w:id="5747" w:author="mbeckerle" w:date="2012-03-24T15:28:00Z">
              <w:r w:rsidRPr="003D56F7">
                <w:rPr>
                  <w:rFonts w:eastAsia="Arial Unicode MS"/>
                  <w:i/>
                </w:rPr>
                <w:t>”</w:t>
              </w:r>
              <w:r w:rsidRPr="00240AC5">
                <w:rPr>
                  <w:rFonts w:eastAsia="Arial Unicode MS"/>
                </w:rPr>
                <w:t xml:space="preserve"> in the description of the </w:t>
              </w:r>
              <w:commentRangeStart w:id="5748"/>
              <w:r w:rsidRPr="00240AC5">
                <w:rPr>
                  <w:rFonts w:eastAsia="Arial"/>
                </w:rPr>
                <w:t>textStringPadCharacter</w:t>
              </w:r>
              <w:commentRangeEnd w:id="5748"/>
              <w:r w:rsidRPr="00240AC5">
                <w:rPr>
                  <w:rStyle w:val="CommentReference"/>
                  <w:rFonts w:eastAsia="Arial Unicode MS"/>
                </w:rPr>
                <w:commentReference w:id="5748"/>
              </w:r>
              <w:r w:rsidRPr="00240AC5">
                <w:rPr>
                  <w:rFonts w:eastAsia="Arial Unicode MS"/>
                </w:rPr>
                <w:t xml:space="preserve"> property.</w:t>
              </w:r>
            </w:ins>
          </w:p>
          <w:p w14:paraId="3ABC9F59" w14:textId="77777777" w:rsidR="00AB5ECE" w:rsidRPr="00240AC5" w:rsidRDefault="00AB5ECE" w:rsidP="003D56F7">
            <w:pPr>
              <w:rPr>
                <w:rFonts w:eastAsia="Arial Unicode MS"/>
              </w:rPr>
            </w:pPr>
            <w:r w:rsidRPr="00240AC5">
              <w:rPr>
                <w:rFonts w:eastAsia="Arial Unicode MS"/>
              </w:rPr>
              <w:t xml:space="preserve"> Annotation: dfdl:element, dfdl:simpleType</w:t>
            </w:r>
          </w:p>
        </w:tc>
      </w:tr>
    </w:tbl>
    <w:p w14:paraId="5788ECC6" w14:textId="77777777" w:rsidR="00895D9B" w:rsidRPr="005223F4" w:rsidRDefault="00895D9B" w:rsidP="00895D9B"/>
    <w:p w14:paraId="3AF05F24" w14:textId="77777777" w:rsidR="00830FE8" w:rsidRPr="005223F4" w:rsidRDefault="00830FE8" w:rsidP="00830FE8"/>
    <w:p w14:paraId="327EC18B" w14:textId="64AC6FD8" w:rsidR="001D1194" w:rsidRPr="005223F4" w:rsidDel="008D52B7" w:rsidRDefault="001D1194">
      <w:pPr>
        <w:pStyle w:val="Heading2"/>
        <w:rPr>
          <w:del w:id="5749" w:author="mbeckerle" w:date="2012-04-22T20:28:00Z"/>
        </w:rPr>
      </w:pPr>
      <w:bookmarkStart w:id="5750" w:name="_Toc243112840"/>
      <w:bookmarkStart w:id="5751" w:name="_Toc322911925"/>
      <w:del w:id="5752" w:author="mbeckerle" w:date="2012-04-23T02:32:00Z">
        <w:r w:rsidRPr="005223F4" w:rsidDel="007E1D66">
          <w:delText>Properties specific to calendar with Binary representation</w:delText>
        </w:r>
      </w:del>
      <w:bookmarkStart w:id="5753" w:name="_Toc322912212"/>
      <w:bookmarkStart w:id="5754" w:name="_Toc329093061"/>
      <w:bookmarkStart w:id="5755" w:name="_Toc332701574"/>
      <w:bookmarkStart w:id="5756" w:name="_Toc332701878"/>
      <w:bookmarkStart w:id="5757" w:name="_Toc332711677"/>
      <w:bookmarkStart w:id="5758" w:name="_Toc332711979"/>
      <w:bookmarkStart w:id="5759" w:name="_Toc332712280"/>
      <w:bookmarkStart w:id="5760" w:name="_Toc332724196"/>
      <w:bookmarkStart w:id="5761" w:name="_Toc332724496"/>
      <w:bookmarkEnd w:id="4827"/>
      <w:bookmarkEnd w:id="5750"/>
      <w:bookmarkEnd w:id="5751"/>
      <w:bookmarkEnd w:id="5753"/>
      <w:bookmarkEnd w:id="5754"/>
      <w:bookmarkEnd w:id="5755"/>
      <w:bookmarkEnd w:id="5756"/>
      <w:bookmarkEnd w:id="5757"/>
      <w:bookmarkEnd w:id="5758"/>
      <w:bookmarkEnd w:id="5759"/>
      <w:bookmarkEnd w:id="5760"/>
      <w:bookmarkEnd w:id="5761"/>
    </w:p>
    <w:p w14:paraId="43D3C6B1" w14:textId="6E269D5C" w:rsidR="001D1194" w:rsidRPr="005223F4" w:rsidRDefault="007E1D66" w:rsidP="003D56F7">
      <w:pPr>
        <w:pStyle w:val="Heading2"/>
      </w:pPr>
      <w:bookmarkStart w:id="5762" w:name="_Toc332724497"/>
      <w:ins w:id="5763" w:author="mbeckerle" w:date="2012-04-23T02:32:00Z">
        <w:r w:rsidRPr="005223F4">
          <w:t>Properties sp</w:t>
        </w:r>
        <w:r>
          <w:t>ecific to Calendar with Binary R</w:t>
        </w:r>
        <w:r w:rsidRPr="005223F4">
          <w:t>epresentation</w:t>
        </w:r>
      </w:ins>
      <w:bookmarkEnd w:id="5762"/>
      <w:del w:id="5764" w:author="mbeckerle" w:date="2012-03-24T15:00:00Z">
        <w:r w:rsidR="001D1194" w:rsidRPr="005223F4" w:rsidDel="006C74F8">
          <w:delText>Binary integers are considered to be a binary representation.</w:delText>
        </w:r>
      </w:del>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8"/>
        <w:gridCol w:w="6120"/>
      </w:tblGrid>
      <w:tr w:rsidR="001D1194" w:rsidRPr="005223F4" w14:paraId="7391F7B5" w14:textId="77777777" w:rsidTr="003D56F7">
        <w:tc>
          <w:tcPr>
            <w:tcW w:w="2808"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3D56F7">
              <w:rPr>
                <w:b/>
                <w:rPrChange w:id="5765" w:author="Steve Hanson" w:date="2012-08-06T16:09:00Z">
                  <w:rPr/>
                </w:rPrChange>
              </w:rPr>
              <w:t>Property Name</w:t>
            </w:r>
          </w:p>
        </w:tc>
        <w:tc>
          <w:tcPr>
            <w:tcW w:w="612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8F4FC4" w:rsidRDefault="003727BC" w:rsidP="003D56F7">
            <w:pPr>
              <w:rPr>
                <w:rFonts w:ascii="Tms Rmn" w:eastAsia="MS Mincho" w:hAnsi="Tms Rmn" w:cs="Tms Rmn"/>
                <w:color w:val="000000"/>
                <w:lang w:eastAsia="ja-JP" w:bidi="he-IL"/>
              </w:rPr>
            </w:pPr>
            <w:r w:rsidRPr="008F4FC4">
              <w:rPr>
                <w:rFonts w:eastAsia="MS Mincho" w:cs="Arial"/>
                <w:color w:val="000000"/>
                <w:lang w:eastAsia="ja-JP" w:bidi="he-IL"/>
              </w:rPr>
              <w:t>Enum</w:t>
            </w:r>
          </w:p>
          <w:p w14:paraId="6E77347A" w14:textId="77777777" w:rsidR="00AF598B" w:rsidRDefault="001D1194" w:rsidP="003D56F7">
            <w:pPr>
              <w:rPr>
                <w:ins w:id="5766" w:author="mbeckerle" w:date="2012-04-22T20:43:00Z"/>
                <w:rFonts w:ascii="Tms Rmn" w:eastAsia="MS Mincho" w:hAnsi="Tms Rmn" w:cs="Tms Rmn"/>
                <w:lang w:eastAsia="ja-JP" w:bidi="he-IL"/>
              </w:rPr>
            </w:pPr>
            <w:r w:rsidRPr="008F4FC4">
              <w:rPr>
                <w:rFonts w:eastAsia="MS Mincho"/>
                <w:lang w:eastAsia="ja-JP" w:bidi="he-IL"/>
              </w:rPr>
              <w:t xml:space="preserve">Valid values </w:t>
            </w:r>
            <w:del w:id="5767" w:author="mbeckerle" w:date="2012-04-22T20:33:00Z">
              <w:r w:rsidRPr="008F4FC4" w:rsidDel="00B93854">
                <w:rPr>
                  <w:rFonts w:eastAsia="MS Mincho"/>
                  <w:lang w:eastAsia="ja-JP" w:bidi="he-IL"/>
                </w:rPr>
                <w:delText>are  ‘</w:delText>
              </w:r>
            </w:del>
            <w:ins w:id="5768" w:author="mbeckerle" w:date="2012-04-22T20:33:00Z">
              <w:r w:rsidR="00B93854">
                <w:rPr>
                  <w:rFonts w:eastAsia="MS Mincho"/>
                  <w:lang w:eastAsia="ja-JP" w:bidi="he-IL"/>
                </w:rPr>
                <w:t xml:space="preserve">are </w:t>
              </w:r>
            </w:ins>
            <w:ins w:id="5769" w:author="mbeckerle" w:date="2012-04-22T20:42:00Z">
              <w:r w:rsidR="00B93854">
                <w:rPr>
                  <w:rFonts w:eastAsia="MS Mincho"/>
                  <w:lang w:eastAsia="ja-JP" w:bidi="he-IL"/>
                </w:rPr>
                <w:t>'</w:t>
              </w:r>
            </w:ins>
            <w:r w:rsidRPr="008F4FC4">
              <w:rPr>
                <w:rFonts w:eastAsia="MS Mincho"/>
                <w:lang w:eastAsia="ja-JP" w:bidi="he-IL"/>
              </w:rPr>
              <w:t>packed</w:t>
            </w:r>
            <w:del w:id="5770" w:author="mbeckerle" w:date="2012-04-22T20:43:00Z">
              <w:r w:rsidRPr="008F4FC4" w:rsidDel="00B93854">
                <w:rPr>
                  <w:rFonts w:eastAsia="MS Mincho"/>
                  <w:lang w:eastAsia="ja-JP" w:bidi="he-IL"/>
                </w:rPr>
                <w:delText>’</w:delText>
              </w:r>
            </w:del>
            <w:ins w:id="5771" w:author="mbeckerle" w:date="2012-04-22T20:43:00Z">
              <w:r w:rsidR="00B93854">
                <w:rPr>
                  <w:rFonts w:eastAsia="MS Mincho"/>
                  <w:lang w:eastAsia="ja-JP" w:bidi="he-IL"/>
                </w:rPr>
                <w:t>'</w:t>
              </w:r>
            </w:ins>
            <w:r w:rsidRPr="008F4FC4">
              <w:rPr>
                <w:rFonts w:eastAsia="MS Mincho"/>
                <w:lang w:eastAsia="ja-JP" w:bidi="he-IL"/>
              </w:rPr>
              <w:t xml:space="preserve">, </w:t>
            </w:r>
            <w:del w:id="5772" w:author="mbeckerle" w:date="2012-04-22T20:43:00Z">
              <w:r w:rsidRPr="008F4FC4" w:rsidDel="00B93854">
                <w:rPr>
                  <w:rFonts w:eastAsia="MS Mincho"/>
                  <w:lang w:eastAsia="ja-JP" w:bidi="he-IL"/>
                </w:rPr>
                <w:delText>‘</w:delText>
              </w:r>
            </w:del>
            <w:ins w:id="5773" w:author="mbeckerle" w:date="2012-04-22T20:43:00Z">
              <w:r w:rsidR="00B93854">
                <w:rPr>
                  <w:rFonts w:eastAsia="MS Mincho"/>
                  <w:lang w:eastAsia="ja-JP" w:bidi="he-IL"/>
                </w:rPr>
                <w:t>'</w:t>
              </w:r>
            </w:ins>
            <w:r w:rsidR="00017371" w:rsidRPr="008F4FC4">
              <w:rPr>
                <w:rFonts w:eastAsia="MS Mincho"/>
                <w:lang w:eastAsia="ja-JP" w:bidi="he-IL"/>
              </w:rPr>
              <w:t>bcd</w:t>
            </w:r>
            <w:del w:id="5774" w:author="mbeckerle" w:date="2012-04-22T20:43:00Z">
              <w:r w:rsidRPr="008F4FC4" w:rsidDel="00B93854">
                <w:rPr>
                  <w:rFonts w:eastAsia="MS Mincho"/>
                  <w:lang w:eastAsia="ja-JP" w:bidi="he-IL"/>
                </w:rPr>
                <w:delText>’</w:delText>
              </w:r>
            </w:del>
            <w:ins w:id="5775" w:author="mbeckerle" w:date="2012-04-22T20:43:00Z">
              <w:r w:rsidR="00B93854">
                <w:rPr>
                  <w:rFonts w:eastAsia="MS Mincho"/>
                  <w:lang w:eastAsia="ja-JP" w:bidi="he-IL"/>
                </w:rPr>
                <w:t>'</w:t>
              </w:r>
            </w:ins>
            <w:r w:rsidRPr="008F4FC4">
              <w:rPr>
                <w:rFonts w:eastAsia="MS Mincho"/>
                <w:lang w:eastAsia="ja-JP" w:bidi="he-IL"/>
              </w:rPr>
              <w:t xml:space="preserve">, </w:t>
            </w:r>
            <w:del w:id="5776" w:author="mbeckerle" w:date="2012-04-22T20:43:00Z">
              <w:r w:rsidR="00C87102" w:rsidRPr="008F4FC4" w:rsidDel="00B93854">
                <w:rPr>
                  <w:rFonts w:eastAsia="MS Mincho"/>
                  <w:lang w:eastAsia="ja-JP" w:bidi="he-IL"/>
                </w:rPr>
                <w:delText>'</w:delText>
              </w:r>
            </w:del>
            <w:ins w:id="5777" w:author="mbeckerle" w:date="2012-04-22T20:43:00Z">
              <w:r w:rsidR="00B93854">
                <w:rPr>
                  <w:rFonts w:eastAsia="MS Mincho"/>
                  <w:lang w:eastAsia="ja-JP" w:bidi="he-IL"/>
                </w:rPr>
                <w:t>'</w:t>
              </w:r>
            </w:ins>
            <w:r w:rsidRPr="008F4FC4">
              <w:t>binarySeconds</w:t>
            </w:r>
            <w:del w:id="5778" w:author="mbeckerle" w:date="2012-04-22T20:43:00Z">
              <w:r w:rsidR="00C87102" w:rsidRPr="008F4FC4" w:rsidDel="00B93854">
                <w:delText>'</w:delText>
              </w:r>
            </w:del>
            <w:ins w:id="5779" w:author="mbeckerle" w:date="2012-04-22T20:43:00Z">
              <w:r w:rsidR="00B93854">
                <w:t>'</w:t>
              </w:r>
            </w:ins>
            <w:r w:rsidRPr="008F4FC4">
              <w:t xml:space="preserve">, </w:t>
            </w:r>
            <w:del w:id="5780" w:author="mbeckerle" w:date="2012-04-22T20:43:00Z">
              <w:r w:rsidRPr="008F4FC4" w:rsidDel="00B93854">
                <w:delText>‘</w:delText>
              </w:r>
            </w:del>
            <w:ins w:id="5781" w:author="mbeckerle" w:date="2012-04-22T20:43:00Z">
              <w:r w:rsidR="00B93854">
                <w:t>'</w:t>
              </w:r>
            </w:ins>
            <w:r w:rsidR="00F91691" w:rsidRPr="008F4FC4">
              <w:t>binaryMilliseconds</w:t>
            </w:r>
            <w:ins w:id="5782" w:author="mbeckerle" w:date="2012-04-22T20:43:00Z">
              <w:r w:rsidR="00B93854">
                <w:rPr>
                  <w:rFonts w:ascii="Tms Rmn" w:eastAsia="MS Mincho" w:hAnsi="Tms Rmn" w:cs="Tms Rmn"/>
                  <w:lang w:eastAsia="ja-JP" w:bidi="he-IL"/>
                </w:rPr>
                <w:t>'</w:t>
              </w:r>
            </w:ins>
          </w:p>
          <w:p w14:paraId="3D6219F0" w14:textId="207521AC" w:rsidR="001D1194" w:rsidRPr="008F4FC4" w:rsidRDefault="00AF598B" w:rsidP="003D56F7">
            <w:pPr>
              <w:rPr>
                <w:rFonts w:eastAsia="MS Mincho"/>
                <w:lang w:eastAsia="ja-JP" w:bidi="he-IL"/>
              </w:rPr>
            </w:pPr>
            <w:ins w:id="5783" w:author="mbeckerle" w:date="2012-04-22T20:43:00Z">
              <w:r>
                <w:rPr>
                  <w:rFonts w:eastAsia="MS Mincho"/>
                  <w:lang w:eastAsia="ja-JP" w:bidi="he-IL"/>
                </w:rPr>
                <w:t>The byteOrder property is used to determine the numeric significance of the bytes making up the representation.</w:t>
              </w:r>
            </w:ins>
            <w:del w:id="5784" w:author="mbeckerle" w:date="2012-04-22T20:33:00Z">
              <w:r w:rsidR="001D1194" w:rsidRPr="008F4FC4" w:rsidDel="00B93854">
                <w:delText>’</w:delText>
              </w:r>
              <w:r w:rsidR="001D1194" w:rsidRPr="008F4FC4" w:rsidDel="00B93854">
                <w:rPr>
                  <w:rFonts w:eastAsia="MS Mincho"/>
                  <w:lang w:eastAsia="ja-JP" w:bidi="he-IL"/>
                </w:rPr>
                <w:delText xml:space="preserve"> </w:delText>
              </w:r>
            </w:del>
          </w:p>
          <w:p w14:paraId="7789EE1E" w14:textId="340872BB" w:rsidR="001D1194" w:rsidRPr="008F4FC4" w:rsidDel="008D52B7" w:rsidRDefault="008F2617">
            <w:pPr>
              <w:rPr>
                <w:del w:id="5785" w:author="mbeckerle" w:date="2012-04-22T20:29:00Z"/>
              </w:rPr>
              <w:pPrChange w:id="5786" w:author="mbeckerle" w:date="2012-04-22T20:44:00Z">
                <w:pPr>
                  <w:numPr>
                    <w:numId w:val="8"/>
                  </w:numPr>
                  <w:tabs>
                    <w:tab w:val="num" w:pos="1080"/>
                  </w:tabs>
                  <w:ind w:left="1080" w:hanging="360"/>
                </w:pPr>
              </w:pPrChange>
            </w:pPr>
            <w:r>
              <w:rPr>
                <w:rStyle w:val="CommentReference"/>
                <w:bCs/>
              </w:rPr>
              <w:commentReference w:id="5787"/>
            </w:r>
          </w:p>
          <w:p w14:paraId="0180DE40" w14:textId="7F70E5CE" w:rsidR="001D1194" w:rsidRPr="008F4FC4" w:rsidRDefault="001D1194">
            <w:del w:id="5788" w:author="mbeckerle" w:date="2012-04-22T20:43:00Z">
              <w:r w:rsidRPr="008F4FC4" w:rsidDel="00B93854">
                <w:rPr>
                  <w:rFonts w:eastAsia="MS Mincho"/>
                </w:rPr>
                <w:delText>‘</w:delText>
              </w:r>
            </w:del>
            <w:ins w:id="5789" w:author="mbeckerle" w:date="2012-04-22T20:43:00Z">
              <w:r w:rsidR="00B93854">
                <w:rPr>
                  <w:rFonts w:eastAsia="MS Mincho"/>
                </w:rPr>
                <w:t>'</w:t>
              </w:r>
            </w:ins>
            <w:r w:rsidRPr="008F4FC4">
              <w:t>packed</w:t>
            </w:r>
            <w:del w:id="5790" w:author="mbeckerle" w:date="2012-04-22T20:43:00Z">
              <w:r w:rsidRPr="008F4FC4" w:rsidDel="00B93854">
                <w:delText>’</w:delText>
              </w:r>
            </w:del>
            <w:ins w:id="5791" w:author="mbeckerle" w:date="2012-04-22T20:43:00Z">
              <w:r w:rsidR="00B93854">
                <w:t>'</w:t>
              </w:r>
            </w:ins>
            <w:r w:rsidRPr="008F4FC4">
              <w:t xml:space="preserve"> means </w:t>
            </w:r>
            <w:r w:rsidR="002B072E" w:rsidRPr="008F4FC4">
              <w:t>represented</w:t>
            </w:r>
            <w:r w:rsidRPr="008F4FC4">
              <w:t xml:space="preserve"> as a packed decimal.</w:t>
            </w:r>
            <w:r w:rsidR="00C35B7C" w:rsidRPr="008F4FC4">
              <w:t xml:space="preserve"> In the packed decimal format, each b</w:t>
            </w:r>
            <w:r w:rsidR="00B7207C">
              <w:t>yte contains two decimal digits</w:t>
            </w:r>
            <w:r w:rsidR="00C35B7C" w:rsidRPr="008F4FC4">
              <w:t>, except for the rightmost byte, which contains a sign to the right of a decimal digit.</w:t>
            </w:r>
          </w:p>
          <w:p w14:paraId="47DAFFB6" w14:textId="4FB23BEA" w:rsidR="001D1194" w:rsidRDefault="001D1194">
            <w:pPr>
              <w:rPr>
                <w:ins w:id="5792" w:author="mbeckerle" w:date="2012-03-24T15:01:00Z"/>
              </w:rPr>
            </w:pPr>
            <w:del w:id="5793" w:author="mbeckerle" w:date="2012-04-22T20:43:00Z">
              <w:r w:rsidRPr="008F4FC4" w:rsidDel="00B93854">
                <w:rPr>
                  <w:rFonts w:eastAsia="MS Mincho" w:cs="Arial"/>
                  <w:color w:val="000000"/>
                </w:rPr>
                <w:delText>‘</w:delText>
              </w:r>
            </w:del>
            <w:ins w:id="5794" w:author="mbeckerle" w:date="2012-04-22T20:43:00Z">
              <w:r w:rsidR="00B93854">
                <w:rPr>
                  <w:rFonts w:eastAsia="MS Mincho" w:cs="Arial"/>
                  <w:color w:val="000000"/>
                </w:rPr>
                <w:t>'</w:t>
              </w:r>
            </w:ins>
            <w:r w:rsidR="00017371" w:rsidRPr="008F4FC4">
              <w:rPr>
                <w:rFonts w:eastAsia="MS Mincho" w:cs="Arial"/>
                <w:color w:val="000000"/>
              </w:rPr>
              <w:t>bcd</w:t>
            </w:r>
            <w:del w:id="5795" w:author="mbeckerle" w:date="2012-04-22T20:43:00Z">
              <w:r w:rsidRPr="008F4FC4" w:rsidDel="00B93854">
                <w:delText>’</w:delText>
              </w:r>
            </w:del>
            <w:ins w:id="5796" w:author="mbeckerle" w:date="2012-04-22T20:43:00Z">
              <w:r w:rsidR="00B93854">
                <w:t>'</w:t>
              </w:r>
            </w:ins>
            <w:r w:rsidRPr="008F4FC4">
              <w:t xml:space="preserve"> means </w:t>
            </w:r>
            <w:r w:rsidR="002B072E" w:rsidRPr="008F4FC4">
              <w:t>represented</w:t>
            </w:r>
            <w:r w:rsidRPr="008F4FC4">
              <w:t xml:space="preserve"> as a binary coded decimal</w:t>
            </w:r>
            <w:r w:rsidR="00B7207C">
              <w:t xml:space="preserve"> </w:t>
            </w:r>
            <w:r w:rsidR="00B7207C" w:rsidRPr="00B7207C">
              <w:t>with two digits per byte.</w:t>
            </w:r>
            <w:del w:id="5797" w:author="Steve Hanson" w:date="2012-02-27T16:03:00Z">
              <w:r w:rsidRPr="008F4FC4" w:rsidDel="002D68B7">
                <w:delText>.</w:delText>
              </w:r>
            </w:del>
          </w:p>
          <w:p w14:paraId="3790C761" w14:textId="598A679C" w:rsidR="006C74F8" w:rsidRPr="006C74F8" w:rsidDel="003D56F7" w:rsidRDefault="006C74F8">
            <w:pPr>
              <w:rPr>
                <w:ins w:id="5798" w:author="mbeckerle" w:date="2012-03-24T15:01:00Z"/>
                <w:del w:id="5799" w:author="Steve Hanson" w:date="2012-08-06T16:10:00Z"/>
                <w:rStyle w:val="CommentReference"/>
                <w:rFonts w:eastAsia="Arial" w:cs="Helv"/>
                <w:color w:val="000000"/>
                <w:sz w:val="20"/>
                <w:szCs w:val="20"/>
              </w:rPr>
            </w:pPr>
            <w:ins w:id="5800" w:author="mbeckerle" w:date="2012-03-24T15:01:00Z">
              <w:del w:id="5801" w:author="Steve Hanson" w:date="2012-08-06T16:10:00Z">
                <w:r w:rsidRPr="006C74F8" w:rsidDel="003D56F7">
                  <w:rPr>
                    <w:rStyle w:val="CommentReference"/>
                    <w:rFonts w:eastAsia="Arial" w:cs="Helv"/>
                    <w:color w:val="000000"/>
                    <w:sz w:val="20"/>
                    <w:szCs w:val="20"/>
                  </w:rPr>
                  <w:delText xml:space="preserve">For </w:delText>
                </w:r>
              </w:del>
            </w:ins>
            <w:ins w:id="5802" w:author="mbeckerle" w:date="2012-04-22T20:43:00Z">
              <w:del w:id="5803" w:author="Steve Hanson" w:date="2012-08-06T16:10:00Z">
                <w:r w:rsidR="00B93854" w:rsidDel="003D56F7">
                  <w:rPr>
                    <w:rStyle w:val="CommentReference"/>
                    <w:rFonts w:eastAsia="Arial" w:cs="Helv"/>
                    <w:color w:val="000000"/>
                    <w:sz w:val="20"/>
                    <w:szCs w:val="20"/>
                  </w:rPr>
                  <w:delText>'</w:delText>
                </w:r>
              </w:del>
            </w:ins>
            <w:ins w:id="5804" w:author="mbeckerle" w:date="2012-03-24T15:01:00Z">
              <w:del w:id="5805" w:author="Steve Hanson" w:date="2012-08-06T16:10:00Z">
                <w:r w:rsidRPr="006C74F8" w:rsidDel="003D56F7">
                  <w:rPr>
                    <w:rStyle w:val="CommentReference"/>
                    <w:rFonts w:eastAsia="Arial" w:cs="Helv"/>
                    <w:color w:val="000000"/>
                    <w:sz w:val="20"/>
                    <w:szCs w:val="20"/>
                  </w:rPr>
                  <w:delText>packed</w:delText>
                </w:r>
              </w:del>
            </w:ins>
            <w:ins w:id="5806" w:author="mbeckerle" w:date="2012-04-22T20:43:00Z">
              <w:del w:id="5807" w:author="Steve Hanson" w:date="2012-08-06T16:10:00Z">
                <w:r w:rsidR="00B93854" w:rsidDel="003D56F7">
                  <w:rPr>
                    <w:rStyle w:val="CommentReference"/>
                    <w:rFonts w:eastAsia="Arial" w:cs="Helv"/>
                    <w:color w:val="000000"/>
                    <w:sz w:val="20"/>
                    <w:szCs w:val="20"/>
                  </w:rPr>
                  <w:delText>'</w:delText>
                </w:r>
              </w:del>
            </w:ins>
            <w:ins w:id="5808" w:author="mbeckerle" w:date="2012-03-24T15:01:00Z">
              <w:del w:id="5809" w:author="Steve Hanson" w:date="2012-08-06T16:10:00Z">
                <w:r w:rsidRPr="006C74F8" w:rsidDel="003D56F7">
                  <w:rPr>
                    <w:rStyle w:val="CommentReference"/>
                    <w:rFonts w:eastAsia="Arial" w:cs="Helv"/>
                    <w:color w:val="000000"/>
                    <w:sz w:val="20"/>
                    <w:szCs w:val="20"/>
                  </w:rPr>
                  <w:delText xml:space="preserve"> and </w:delText>
                </w:r>
              </w:del>
            </w:ins>
            <w:ins w:id="5810" w:author="mbeckerle" w:date="2012-04-22T20:43:00Z">
              <w:del w:id="5811" w:author="Steve Hanson" w:date="2012-08-06T16:10:00Z">
                <w:r w:rsidR="00B93854" w:rsidDel="003D56F7">
                  <w:rPr>
                    <w:rStyle w:val="CommentReference"/>
                    <w:rFonts w:eastAsia="Arial" w:cs="Helv"/>
                    <w:color w:val="000000"/>
                    <w:sz w:val="20"/>
                    <w:szCs w:val="20"/>
                  </w:rPr>
                  <w:delText>'</w:delText>
                </w:r>
              </w:del>
            </w:ins>
            <w:ins w:id="5812" w:author="mbeckerle" w:date="2012-03-24T15:01:00Z">
              <w:del w:id="5813" w:author="Steve Hanson" w:date="2012-08-06T16:10:00Z">
                <w:r w:rsidRPr="006C74F8" w:rsidDel="003D56F7">
                  <w:rPr>
                    <w:rStyle w:val="CommentReference"/>
                    <w:rFonts w:eastAsia="Arial" w:cs="Helv"/>
                    <w:color w:val="000000"/>
                    <w:sz w:val="20"/>
                    <w:szCs w:val="20"/>
                  </w:rPr>
                  <w:delText>bcd</w:delText>
                </w:r>
              </w:del>
            </w:ins>
            <w:ins w:id="5814" w:author="mbeckerle" w:date="2012-04-22T20:43:00Z">
              <w:del w:id="5815" w:author="Steve Hanson" w:date="2012-08-06T16:10:00Z">
                <w:r w:rsidR="00B93854" w:rsidDel="003D56F7">
                  <w:rPr>
                    <w:rStyle w:val="CommentReference"/>
                    <w:rFonts w:eastAsia="Arial" w:cs="Helv"/>
                    <w:color w:val="000000"/>
                    <w:sz w:val="20"/>
                    <w:szCs w:val="20"/>
                  </w:rPr>
                  <w:delText>'</w:delText>
                </w:r>
              </w:del>
            </w:ins>
            <w:ins w:id="5816" w:author="mbeckerle" w:date="2012-03-24T15:01:00Z">
              <w:del w:id="5817" w:author="Steve Hanson" w:date="2012-08-06T16:10:00Z">
                <w:r w:rsidRPr="006C74F8" w:rsidDel="003D56F7">
                  <w:rPr>
                    <w:rStyle w:val="CommentReference"/>
                    <w:rFonts w:eastAsia="Arial" w:cs="Helv"/>
                    <w:color w:val="000000"/>
                    <w:sz w:val="20"/>
                    <w:szCs w:val="20"/>
                  </w:rPr>
                  <w:delText>, the property</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calendarPatternKind</w:delText>
                </w:r>
              </w:del>
            </w:ins>
            <w:ins w:id="5818" w:author="mbeckerle" w:date="2012-04-22T20:30:00Z">
              <w:del w:id="5819" w:author="Steve Hanson" w:date="2012-08-06T16:10:00Z">
                <w:r w:rsidR="008D52B7" w:rsidDel="003D56F7">
                  <w:rPr>
                    <w:rStyle w:val="CommentReference"/>
                    <w:rFonts w:eastAsia="Arial" w:cs="Helv"/>
                    <w:color w:val="000000"/>
                    <w:sz w:val="20"/>
                    <w:szCs w:val="20"/>
                  </w:rPr>
                  <w:delText xml:space="preserve"> must be</w:delText>
                </w:r>
              </w:del>
            </w:ins>
            <w:commentRangeStart w:id="5820"/>
            <w:ins w:id="5821" w:author="mbeckerle" w:date="2012-03-24T15:01:00Z">
              <w:del w:id="5822" w:author="Steve Hanson" w:date="2012-08-06T16:10:00Z">
                <w:r w:rsidRPr="006C74F8" w:rsidDel="003D56F7">
                  <w:rPr>
                    <w:rStyle w:val="CommentReference"/>
                    <w:rFonts w:eastAsia="Helv" w:cs="Helv"/>
                    <w:color w:val="000000"/>
                    <w:sz w:val="20"/>
                    <w:szCs w:val="20"/>
                  </w:rPr>
                  <w:delText xml:space="preserve"> </w:delText>
                </w:r>
              </w:del>
            </w:ins>
            <w:ins w:id="5823" w:author="mbeckerle" w:date="2012-04-22T20:43:00Z">
              <w:del w:id="5824" w:author="Steve Hanson" w:date="2012-08-06T16:10:00Z">
                <w:r w:rsidR="00B93854" w:rsidDel="003D56F7">
                  <w:rPr>
                    <w:rStyle w:val="CommentReference"/>
                    <w:rFonts w:eastAsia="Arial" w:cs="Helv"/>
                    <w:color w:val="000000"/>
                    <w:sz w:val="20"/>
                    <w:szCs w:val="20"/>
                  </w:rPr>
                  <w:delText>'</w:delText>
                </w:r>
              </w:del>
            </w:ins>
            <w:ins w:id="5825" w:author="mbeckerle" w:date="2012-03-24T15:01:00Z">
              <w:del w:id="5826" w:author="Steve Hanson" w:date="2012-08-06T16:10:00Z">
                <w:r w:rsidRPr="006C74F8" w:rsidDel="003D56F7">
                  <w:rPr>
                    <w:rStyle w:val="CommentReference"/>
                    <w:rFonts w:eastAsia="Arial" w:cs="Helv"/>
                    <w:color w:val="000000"/>
                    <w:sz w:val="20"/>
                    <w:szCs w:val="20"/>
                  </w:rPr>
                  <w:delText>explicit</w:delText>
                </w:r>
              </w:del>
            </w:ins>
            <w:ins w:id="5827" w:author="mbeckerle" w:date="2012-04-22T20:43:00Z">
              <w:del w:id="5828" w:author="Steve Hanson" w:date="2012-08-06T16:10:00Z">
                <w:r w:rsidR="00B93854" w:rsidDel="003D56F7">
                  <w:rPr>
                    <w:rStyle w:val="CommentReference"/>
                    <w:rFonts w:eastAsia="Arial" w:cs="Helv"/>
                    <w:color w:val="000000"/>
                    <w:sz w:val="20"/>
                    <w:szCs w:val="20"/>
                  </w:rPr>
                  <w:delText>'</w:delText>
                </w:r>
              </w:del>
            </w:ins>
            <w:ins w:id="5829" w:author="mbeckerle" w:date="2012-03-24T15:01:00Z">
              <w:del w:id="5830" w:author="Steve Hanson" w:date="2012-08-06T16:10:00Z">
                <w:r w:rsidRPr="006C74F8" w:rsidDel="003D56F7">
                  <w:rPr>
                    <w:rStyle w:val="CommentReference"/>
                    <w:rFonts w:eastAsia="Helv" w:cs="Helv"/>
                    <w:color w:val="000000"/>
                    <w:sz w:val="20"/>
                    <w:szCs w:val="20"/>
                  </w:rPr>
                  <w:delText xml:space="preserve"> </w:delText>
                </w:r>
              </w:del>
            </w:ins>
            <w:commentRangeEnd w:id="5820"/>
            <w:ins w:id="5831" w:author="mbeckerle" w:date="2012-04-22T20:30:00Z">
              <w:del w:id="5832" w:author="Steve Hanson" w:date="2012-08-06T16:10:00Z">
                <w:r w:rsidR="008D52B7" w:rsidDel="003D56F7">
                  <w:rPr>
                    <w:rStyle w:val="CommentReference"/>
                    <w:rFonts w:eastAsia="Arial" w:cs="Helv"/>
                    <w:color w:val="000000"/>
                    <w:sz w:val="20"/>
                    <w:szCs w:val="20"/>
                  </w:rPr>
                  <w:delText>because t</w:delText>
                </w:r>
              </w:del>
            </w:ins>
            <w:del w:id="5833" w:author="Steve Hanson" w:date="2012-08-06T16:10:00Z">
              <w:r w:rsidR="009E7EB4" w:rsidDel="003D56F7">
                <w:rPr>
                  <w:rStyle w:val="CommentReference"/>
                </w:rPr>
                <w:commentReference w:id="5820"/>
              </w:r>
            </w:del>
            <w:ins w:id="5834" w:author="mbeckerle" w:date="2012-03-24T15:01:00Z">
              <w:del w:id="5835" w:author="Steve Hanson" w:date="2012-08-06T16:10:00Z">
                <w:r w:rsidRPr="006C74F8" w:rsidDel="003D56F7">
                  <w:rPr>
                    <w:rStyle w:val="CommentReference"/>
                    <w:rFonts w:eastAsia="Arial" w:cs="Helv"/>
                    <w:color w:val="000000"/>
                    <w:sz w:val="20"/>
                    <w:szCs w:val="20"/>
                  </w:rPr>
                  <w:delText>he</w:delText>
                </w:r>
                <w:r w:rsidRPr="006C74F8" w:rsidDel="003D56F7">
                  <w:rPr>
                    <w:rStyle w:val="CommentReference"/>
                    <w:rFonts w:eastAsia="Helv" w:cs="Helv"/>
                    <w:color w:val="000000"/>
                    <w:sz w:val="20"/>
                    <w:szCs w:val="20"/>
                  </w:rPr>
                  <w:delText xml:space="preserve"> </w:delText>
                </w:r>
                <w:commentRangeStart w:id="5836"/>
                <w:r w:rsidRPr="006C74F8" w:rsidDel="003D56F7">
                  <w:rPr>
                    <w:rStyle w:val="CommentReference"/>
                    <w:rFonts w:eastAsia="Arial" w:cs="Helv"/>
                    <w:color w:val="000000"/>
                    <w:sz w:val="20"/>
                    <w:szCs w:val="20"/>
                  </w:rPr>
                  <w:delText>default</w:delText>
                </w:r>
              </w:del>
            </w:ins>
            <w:commentRangeEnd w:id="5836"/>
            <w:ins w:id="5837" w:author="mbeckerle" w:date="2012-04-22T20:30:00Z">
              <w:del w:id="5838" w:author="Steve Hanson" w:date="2012-08-06T16:10:00Z">
                <w:r w:rsidR="008D52B7" w:rsidDel="003D56F7">
                  <w:rPr>
                    <w:rStyle w:val="CommentReference"/>
                    <w:rFonts w:eastAsia="Arial" w:cs="Helv"/>
                    <w:color w:val="000000"/>
                    <w:sz w:val="20"/>
                    <w:szCs w:val="20"/>
                  </w:rPr>
                  <w:delText xml:space="preserve"> patterns </w:delText>
                </w:r>
              </w:del>
            </w:ins>
            <w:del w:id="5839" w:author="Steve Hanson" w:date="2012-08-06T16:10:00Z">
              <w:r w:rsidR="009E7EB4" w:rsidDel="003D56F7">
                <w:rPr>
                  <w:rStyle w:val="CommentReference"/>
                </w:rPr>
                <w:commentReference w:id="5836"/>
              </w:r>
            </w:del>
            <w:ins w:id="5840" w:author="mbeckerle" w:date="2012-03-24T15:01:00Z">
              <w:del w:id="5841" w:author="Steve Hanson" w:date="2012-08-06T16:10:00Z">
                <w:r w:rsidRPr="006C74F8" w:rsidDel="003D56F7">
                  <w:rPr>
                    <w:rStyle w:val="CommentReference"/>
                    <w:rFonts w:eastAsia="Arial" w:cs="Helv"/>
                    <w:color w:val="000000"/>
                    <w:sz w:val="20"/>
                    <w:szCs w:val="20"/>
                  </w:rPr>
                  <w:delText>for</w:delText>
                </w:r>
                <w:r w:rsidRPr="006C74F8" w:rsidDel="003D56F7">
                  <w:rPr>
                    <w:rStyle w:val="CommentReference"/>
                    <w:rFonts w:eastAsia="Helv" w:cs="Helv"/>
                    <w:color w:val="000000"/>
                    <w:sz w:val="20"/>
                    <w:szCs w:val="20"/>
                  </w:rPr>
                  <w:delText xml:space="preserve"> </w:delText>
                </w:r>
              </w:del>
            </w:ins>
            <w:ins w:id="5842" w:author="mbeckerle" w:date="2012-04-22T20:43:00Z">
              <w:del w:id="5843" w:author="Steve Hanson" w:date="2012-08-06T16:10:00Z">
                <w:r w:rsidR="00B93854" w:rsidDel="003D56F7">
                  <w:rPr>
                    <w:rStyle w:val="CommentReference"/>
                    <w:rFonts w:eastAsia="Arial" w:cs="Helv"/>
                    <w:color w:val="000000"/>
                    <w:sz w:val="20"/>
                    <w:szCs w:val="20"/>
                  </w:rPr>
                  <w:delText>'</w:delText>
                </w:r>
              </w:del>
            </w:ins>
            <w:ins w:id="5844" w:author="mbeckerle" w:date="2012-03-24T15:01:00Z">
              <w:del w:id="5845" w:author="Steve Hanson" w:date="2012-08-06T16:10:00Z">
                <w:r w:rsidRPr="006C74F8" w:rsidDel="003D56F7">
                  <w:rPr>
                    <w:rStyle w:val="CommentReference"/>
                    <w:rFonts w:eastAsia="Arial" w:cs="Helv"/>
                    <w:color w:val="000000"/>
                    <w:sz w:val="20"/>
                    <w:szCs w:val="20"/>
                  </w:rPr>
                  <w:delText>implicit</w:delText>
                </w:r>
              </w:del>
            </w:ins>
            <w:ins w:id="5846" w:author="mbeckerle" w:date="2012-04-22T20:43:00Z">
              <w:del w:id="5847" w:author="Steve Hanson" w:date="2012-08-06T16:10:00Z">
                <w:r w:rsidR="00B93854" w:rsidDel="003D56F7">
                  <w:rPr>
                    <w:rStyle w:val="CommentReference"/>
                    <w:rFonts w:eastAsia="Arial" w:cs="Helv"/>
                    <w:color w:val="000000"/>
                    <w:sz w:val="20"/>
                    <w:szCs w:val="20"/>
                  </w:rPr>
                  <w:delText>'</w:delText>
                </w:r>
              </w:del>
            </w:ins>
            <w:ins w:id="5848" w:author="mbeckerle" w:date="2012-03-24T15:01:00Z">
              <w:del w:id="5849" w:author="Steve Hanson" w:date="2012-08-06T16:10:00Z">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use</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non-numeric</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characters.</w:delText>
                </w:r>
              </w:del>
            </w:ins>
            <w:ins w:id="5850" w:author="mbeckerle" w:date="2012-04-22T20:31:00Z">
              <w:del w:id="5851" w:author="Steve Hanson" w:date="2012-08-06T16:10:00Z">
                <w:r w:rsidR="00B93854" w:rsidDel="003D56F7">
                  <w:rPr>
                    <w:rStyle w:val="CommentReference"/>
                    <w:rFonts w:eastAsia="Arial" w:cs="Helv"/>
                    <w:color w:val="000000"/>
                    <w:sz w:val="20"/>
                    <w:szCs w:val="20"/>
                  </w:rPr>
                  <w:delText xml:space="preserve"> It is a schema definition error otherwise.</w:delText>
                </w:r>
              </w:del>
            </w:ins>
          </w:p>
          <w:p w14:paraId="0029B401" w14:textId="1E793A65" w:rsidR="006C74F8" w:rsidRPr="008F4FC4" w:rsidDel="008D52B7" w:rsidRDefault="009E7EB4">
            <w:pPr>
              <w:rPr>
                <w:del w:id="5852" w:author="mbeckerle" w:date="2012-04-22T20:29:00Z"/>
              </w:rPr>
            </w:pPr>
            <w:del w:id="5853" w:author="mbeckerle" w:date="2012-04-22T20:31:00Z">
              <w:r w:rsidDel="00B93854">
                <w:rPr>
                  <w:rStyle w:val="CommentReference"/>
                </w:rPr>
                <w:commentReference w:id="5854"/>
              </w:r>
            </w:del>
          </w:p>
          <w:p w14:paraId="5AEB379E" w14:textId="10DADC56" w:rsidR="001D1194" w:rsidRPr="008F4FC4" w:rsidRDefault="001D1194">
            <w:commentRangeStart w:id="5855"/>
            <w:commentRangeStart w:id="5856"/>
            <w:r w:rsidRPr="008F4FC4">
              <w:t xml:space="preserve">For </w:t>
            </w:r>
            <w:del w:id="5857" w:author="mbeckerle" w:date="2012-04-22T20:43:00Z">
              <w:r w:rsidRPr="008F4FC4" w:rsidDel="00B93854">
                <w:delText>‘</w:delText>
              </w:r>
            </w:del>
            <w:ins w:id="5858" w:author="mbeckerle" w:date="2012-04-22T20:43:00Z">
              <w:r w:rsidR="00B93854">
                <w:t>'</w:t>
              </w:r>
            </w:ins>
            <w:r w:rsidRPr="008F4FC4">
              <w:t>packed</w:t>
            </w:r>
            <w:del w:id="5859" w:author="mbeckerle" w:date="2012-04-22T20:43:00Z">
              <w:r w:rsidRPr="008F4FC4" w:rsidDel="00B93854">
                <w:delText>’</w:delText>
              </w:r>
            </w:del>
            <w:ins w:id="5860" w:author="mbeckerle" w:date="2012-04-22T20:43:00Z">
              <w:r w:rsidR="00B93854">
                <w:t>'</w:t>
              </w:r>
            </w:ins>
            <w:r w:rsidRPr="008F4FC4">
              <w:t xml:space="preserve"> and  </w:t>
            </w:r>
            <w:del w:id="5861" w:author="mbeckerle" w:date="2012-04-22T20:43:00Z">
              <w:r w:rsidRPr="008F4FC4" w:rsidDel="00B93854">
                <w:delText>‘</w:delText>
              </w:r>
            </w:del>
            <w:ins w:id="5862" w:author="mbeckerle" w:date="2012-04-22T20:43:00Z">
              <w:r w:rsidR="00B93854">
                <w:t>'</w:t>
              </w:r>
            </w:ins>
            <w:r w:rsidR="00017371" w:rsidRPr="008F4FC4">
              <w:t>bcd</w:t>
            </w:r>
            <w:del w:id="5863" w:author="mbeckerle" w:date="2012-04-22T20:43:00Z">
              <w:r w:rsidRPr="008F4FC4" w:rsidDel="00B93854">
                <w:delText>’</w:delText>
              </w:r>
            </w:del>
            <w:ins w:id="5864" w:author="mbeckerle" w:date="2012-04-22T20:43:00Z">
              <w:r w:rsidR="00B93854">
                <w:t>'</w:t>
              </w:r>
            </w:ins>
            <w:r w:rsidRPr="008F4FC4">
              <w:t xml:space="preserve"> the following properties are also applicable</w:t>
            </w:r>
          </w:p>
          <w:p w14:paraId="0CC19D84" w14:textId="0C62BF23" w:rsidR="001D1194" w:rsidRPr="008F4FC4" w:rsidRDefault="003D56F7">
            <w:ins w:id="5865" w:author="Steve Hanson" w:date="2012-08-06T16:10:00Z">
              <w:r>
                <w:t xml:space="preserve">  </w:t>
              </w:r>
            </w:ins>
            <w:del w:id="5866" w:author="mbeckerle" w:date="2012-04-22T20:32:00Z">
              <w:r w:rsidR="001D1194" w:rsidRPr="008F4FC4" w:rsidDel="00B93854">
                <w:delText xml:space="preserve">    </w:delText>
              </w:r>
            </w:del>
            <w:r w:rsidR="00B7207C">
              <w:t>dfdl:</w:t>
            </w:r>
            <w:r w:rsidR="00017371" w:rsidRPr="008F4FC4">
              <w:t>binaryPackedSignCodes</w:t>
            </w:r>
            <w:r w:rsidR="001D1194" w:rsidRPr="008F4FC4">
              <w:t xml:space="preserve"> </w:t>
            </w:r>
            <w:r w:rsidR="008744D4" w:rsidRPr="008F4FC4">
              <w:t>(packed o</w:t>
            </w:r>
            <w:r w:rsidR="00BF34D2" w:rsidRPr="008F4FC4">
              <w:t>n</w:t>
            </w:r>
            <w:r w:rsidR="008744D4" w:rsidRPr="008F4FC4">
              <w:t>ly)</w:t>
            </w:r>
          </w:p>
          <w:p w14:paraId="7AC48F24" w14:textId="434B586A" w:rsidR="00681B50" w:rsidRPr="008F4FC4" w:rsidRDefault="003D56F7">
            <w:ins w:id="5867" w:author="Steve Hanson" w:date="2012-08-06T16:10:00Z">
              <w:r>
                <w:t xml:space="preserve">  </w:t>
              </w:r>
            </w:ins>
            <w:del w:id="5868" w:author="mbeckerle" w:date="2012-04-22T20:32:00Z">
              <w:r w:rsidR="00681B50" w:rsidRPr="008F4FC4" w:rsidDel="00B93854">
                <w:delText xml:space="preserve">    </w:delText>
              </w:r>
            </w:del>
            <w:r w:rsidR="00B7207C">
              <w:t>dfdl:</w:t>
            </w:r>
            <w:r w:rsidR="00681B50" w:rsidRPr="008F4FC4">
              <w:t>binaryNumberCheckPolicy</w:t>
            </w:r>
          </w:p>
          <w:p w14:paraId="61B44F23" w14:textId="2EDC067E" w:rsidR="000147FF" w:rsidRPr="006E6275" w:rsidDel="008D52B7" w:rsidRDefault="003D56F7">
            <w:pPr>
              <w:rPr>
                <w:del w:id="5869" w:author="mbeckerle" w:date="2012-03-24T15:02:00Z"/>
                <w:rFonts w:eastAsia="Arial" w:cs="Helv"/>
                <w:color w:val="000000"/>
              </w:rPr>
            </w:pPr>
            <w:ins w:id="5870" w:author="Steve Hanson" w:date="2012-08-06T16:10:00Z">
              <w:r w:rsidRPr="006C74F8">
                <w:rPr>
                  <w:rStyle w:val="CommentReference"/>
                  <w:rFonts w:eastAsia="Arial" w:cs="Helv"/>
                  <w:color w:val="000000"/>
                  <w:sz w:val="20"/>
                  <w:szCs w:val="20"/>
                </w:rPr>
                <w:t xml:space="preserve">For </w:t>
              </w:r>
              <w:r>
                <w:rPr>
                  <w:rStyle w:val="CommentReference"/>
                  <w:rFonts w:eastAsia="Arial" w:cs="Helv"/>
                  <w:color w:val="000000"/>
                  <w:sz w:val="20"/>
                  <w:szCs w:val="20"/>
                </w:rPr>
                <w:t>'</w:t>
              </w:r>
              <w:r w:rsidRPr="006C74F8">
                <w:rPr>
                  <w:rStyle w:val="CommentReference"/>
                  <w:rFonts w:eastAsia="Arial" w:cs="Helv"/>
                  <w:color w:val="000000"/>
                  <w:sz w:val="20"/>
                  <w:szCs w:val="20"/>
                </w:rPr>
                <w:t>packed</w:t>
              </w:r>
              <w:r>
                <w:rPr>
                  <w:rStyle w:val="CommentReference"/>
                  <w:rFonts w:eastAsia="Arial" w:cs="Helv"/>
                  <w:color w:val="000000"/>
                  <w:sz w:val="20"/>
                  <w:szCs w:val="20"/>
                </w:rPr>
                <w:t>'</w:t>
              </w:r>
              <w:r w:rsidRPr="006C74F8">
                <w:rPr>
                  <w:rStyle w:val="CommentReference"/>
                  <w:rFonts w:eastAsia="Arial" w:cs="Helv"/>
                  <w:color w:val="000000"/>
                  <w:sz w:val="20"/>
                  <w:szCs w:val="20"/>
                </w:rPr>
                <w:t xml:space="preserve"> and </w:t>
              </w:r>
              <w:r>
                <w:rPr>
                  <w:rStyle w:val="CommentReference"/>
                  <w:rFonts w:eastAsia="Arial" w:cs="Helv"/>
                  <w:color w:val="000000"/>
                  <w:sz w:val="20"/>
                  <w:szCs w:val="20"/>
                </w:rPr>
                <w:t>'</w:t>
              </w:r>
              <w:r w:rsidRPr="006C74F8">
                <w:rPr>
                  <w:rStyle w:val="CommentReference"/>
                  <w:rFonts w:eastAsia="Arial" w:cs="Helv"/>
                  <w:color w:val="000000"/>
                  <w:sz w:val="20"/>
                  <w:szCs w:val="20"/>
                </w:rPr>
                <w:t>bcd</w:t>
              </w:r>
              <w:r>
                <w:rPr>
                  <w:rStyle w:val="CommentReference"/>
                  <w:rFonts w:eastAsia="Arial" w:cs="Helv"/>
                  <w:color w:val="000000"/>
                  <w:sz w:val="20"/>
                  <w:szCs w:val="20"/>
                </w:rPr>
                <w:t>'</w:t>
              </w:r>
              <w:r w:rsidRPr="006C74F8">
                <w:rPr>
                  <w:rStyle w:val="CommentReference"/>
                  <w:rFonts w:eastAsia="Arial" w:cs="Helv"/>
                  <w:color w:val="000000"/>
                  <w:sz w:val="20"/>
                  <w:szCs w:val="20"/>
                </w:rPr>
                <w:t>, the property</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calendarPatternKind</w:t>
              </w:r>
              <w:r>
                <w:rPr>
                  <w:rStyle w:val="CommentReference"/>
                  <w:rFonts w:eastAsia="Arial" w:cs="Helv"/>
                  <w:color w:val="000000"/>
                  <w:sz w:val="20"/>
                  <w:szCs w:val="20"/>
                </w:rPr>
                <w:t xml:space="preserve"> must be</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explicit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because t</w:t>
              </w:r>
              <w:r w:rsidRPr="006C74F8">
                <w:rPr>
                  <w:rStyle w:val="CommentReference"/>
                  <w:rFonts w:eastAsia="Arial" w:cs="Helv"/>
                  <w:color w:val="000000"/>
                  <w:sz w:val="20"/>
                  <w:szCs w:val="20"/>
                </w:rPr>
                <w:t>he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default</w:t>
              </w:r>
              <w:r>
                <w:rPr>
                  <w:rStyle w:val="CommentReference"/>
                  <w:rFonts w:eastAsia="Arial" w:cs="Helv"/>
                  <w:color w:val="000000"/>
                  <w:sz w:val="20"/>
                  <w:szCs w:val="20"/>
                </w:rPr>
                <w:t xml:space="preserve"> patterns </w:t>
              </w:r>
              <w:r w:rsidRPr="006C74F8">
                <w:rPr>
                  <w:rStyle w:val="CommentReference"/>
                  <w:rFonts w:eastAsia="Arial" w:cs="Helv"/>
                  <w:color w:val="000000"/>
                  <w:sz w:val="20"/>
                  <w:szCs w:val="20"/>
                </w:rPr>
                <w:t>for</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implicit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use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non-numeric</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characters.</w:t>
              </w:r>
              <w:r>
                <w:rPr>
                  <w:rStyle w:val="CommentReference"/>
                  <w:rFonts w:eastAsia="Arial" w:cs="Helv"/>
                  <w:color w:val="000000"/>
                  <w:sz w:val="20"/>
                  <w:szCs w:val="20"/>
                </w:rPr>
                <w:t xml:space="preserve"> It is a schema definition error otherwise. Similarly,</w:t>
              </w:r>
            </w:ins>
            <w:ins w:id="5871" w:author="Steve Hanson" w:date="2012-08-06T16:11:00Z">
              <w:r>
                <w:rPr>
                  <w:rStyle w:val="CommentReference"/>
                  <w:rFonts w:eastAsia="Arial" w:cs="Helv"/>
                  <w:color w:val="000000"/>
                  <w:sz w:val="20"/>
                  <w:szCs w:val="20"/>
                </w:rPr>
                <w:t xml:space="preserve"> </w:t>
              </w:r>
            </w:ins>
            <w:commentRangeStart w:id="5872"/>
            <w:del w:id="5873" w:author="mbeckerle" w:date="2012-03-24T15:02:00Z">
              <w:r w:rsidR="000147FF" w:rsidRPr="008F4FC4" w:rsidDel="006C74F8">
                <w:delText xml:space="preserve">    </w:delText>
              </w:r>
              <w:r w:rsidR="00B7207C" w:rsidDel="006C74F8">
                <w:delText>dfdl:</w:delText>
              </w:r>
              <w:r w:rsidR="000147FF" w:rsidRPr="008F4FC4" w:rsidDel="006C74F8">
                <w:delText>binaryDecimalVirtualPoint is assumed to be 0,</w:delText>
              </w:r>
              <w:commentRangeEnd w:id="5855"/>
              <w:r w:rsidR="002D68B7" w:rsidDel="006C74F8">
                <w:rPr>
                  <w:rStyle w:val="CommentReference"/>
                  <w:bCs/>
                </w:rPr>
                <w:commentReference w:id="5855"/>
              </w:r>
            </w:del>
            <w:commentRangeEnd w:id="5856"/>
            <w:del w:id="5874" w:author="mbeckerle" w:date="2012-04-22T20:29:00Z">
              <w:r w:rsidR="006C74F8" w:rsidDel="008D52B7">
                <w:rPr>
                  <w:rStyle w:val="CommentReference"/>
                  <w:bCs/>
                </w:rPr>
                <w:commentReference w:id="5856"/>
              </w:r>
            </w:del>
            <w:del w:id="5875" w:author="mbeckerle" w:date="2012-03-24T15:02:00Z">
              <w:r w:rsidR="000147FF" w:rsidRPr="008F4FC4" w:rsidDel="006C74F8">
                <w:br/>
              </w:r>
            </w:del>
            <w:commentRangeEnd w:id="5872"/>
            <w:del w:id="5876" w:author="mbeckerle" w:date="2012-04-22T20:29:00Z">
              <w:r w:rsidR="009E7EB4" w:rsidDel="008D52B7">
                <w:rPr>
                  <w:rStyle w:val="CommentReference"/>
                </w:rPr>
                <w:commentReference w:id="5872"/>
              </w:r>
            </w:del>
          </w:p>
          <w:p w14:paraId="5D4CE3AE" w14:textId="06E0F8CA" w:rsidR="005E3B09" w:rsidRPr="008F4FC4" w:rsidRDefault="005E3B09">
            <w:pPr>
              <w:rPr>
                <w:ins w:id="5877" w:author="mbeckerle" w:date="2012-04-03T11:20:00Z"/>
              </w:rPr>
            </w:pPr>
            <w:commentRangeStart w:id="5878"/>
            <w:ins w:id="5879" w:author="mbeckerle" w:date="2012-04-03T11:20:00Z">
              <w:del w:id="5880" w:author="Steve Hanson" w:date="2012-08-06T16:10:00Z">
                <w:r w:rsidDel="003D56F7">
                  <w:rPr>
                    <w:rFonts w:cs="Arial"/>
                  </w:rPr>
                  <w:delText xml:space="preserve">For </w:delText>
                </w:r>
              </w:del>
            </w:ins>
            <w:ins w:id="5881" w:author="mbeckerle" w:date="2012-04-22T20:43:00Z">
              <w:del w:id="5882" w:author="Steve Hanson" w:date="2012-08-06T16:10:00Z">
                <w:r w:rsidR="00B93854" w:rsidDel="003D56F7">
                  <w:rPr>
                    <w:rFonts w:cs="Arial"/>
                  </w:rPr>
                  <w:delText>'</w:delText>
                </w:r>
              </w:del>
            </w:ins>
            <w:ins w:id="5883" w:author="mbeckerle" w:date="2012-04-03T11:20:00Z">
              <w:del w:id="5884" w:author="Steve Hanson" w:date="2012-08-06T16:10:00Z">
                <w:r w:rsidDel="003D56F7">
                  <w:rPr>
                    <w:rFonts w:cs="Arial"/>
                  </w:rPr>
                  <w:delText>packed</w:delText>
                </w:r>
              </w:del>
            </w:ins>
            <w:ins w:id="5885" w:author="mbeckerle" w:date="2012-04-22T20:43:00Z">
              <w:del w:id="5886" w:author="Steve Hanson" w:date="2012-08-06T16:10:00Z">
                <w:r w:rsidR="00B93854" w:rsidDel="003D56F7">
                  <w:rPr>
                    <w:rFonts w:cs="Arial"/>
                  </w:rPr>
                  <w:delText>'</w:delText>
                </w:r>
              </w:del>
            </w:ins>
            <w:ins w:id="5887" w:author="mbeckerle" w:date="2012-04-03T11:20:00Z">
              <w:del w:id="5888" w:author="Steve Hanson" w:date="2012-08-06T16:10:00Z">
                <w:r w:rsidDel="003D56F7">
                  <w:rPr>
                    <w:rFonts w:cs="Arial"/>
                  </w:rPr>
                  <w:delText xml:space="preserve"> or </w:delText>
                </w:r>
              </w:del>
            </w:ins>
            <w:ins w:id="5889" w:author="mbeckerle" w:date="2012-04-22T20:43:00Z">
              <w:del w:id="5890" w:author="Steve Hanson" w:date="2012-08-06T16:10:00Z">
                <w:r w:rsidR="00B93854" w:rsidDel="003D56F7">
                  <w:rPr>
                    <w:rFonts w:cs="Arial"/>
                  </w:rPr>
                  <w:delText>'</w:delText>
                </w:r>
              </w:del>
            </w:ins>
            <w:ins w:id="5891" w:author="mbeckerle" w:date="2012-04-03T11:20:00Z">
              <w:del w:id="5892" w:author="Steve Hanson" w:date="2012-08-06T16:10:00Z">
                <w:r w:rsidDel="003D56F7">
                  <w:rPr>
                    <w:rFonts w:cs="Arial"/>
                  </w:rPr>
                  <w:delText>bcd</w:delText>
                </w:r>
              </w:del>
            </w:ins>
            <w:ins w:id="5893" w:author="mbeckerle" w:date="2012-04-22T20:43:00Z">
              <w:del w:id="5894" w:author="Steve Hanson" w:date="2012-08-06T16:10:00Z">
                <w:r w:rsidR="00B93854" w:rsidDel="003D56F7">
                  <w:rPr>
                    <w:rFonts w:cs="Arial"/>
                  </w:rPr>
                  <w:delText>'</w:delText>
                </w:r>
              </w:del>
            </w:ins>
            <w:ins w:id="5895" w:author="mbeckerle" w:date="2012-04-03T11:20:00Z">
              <w:del w:id="5896" w:author="Steve Hanson" w:date="2012-08-06T16:10:00Z">
                <w:r w:rsidDel="003D56F7">
                  <w:rPr>
                    <w:rFonts w:cs="Arial"/>
                    <w:i/>
                    <w:iCs/>
                  </w:rPr>
                  <w:delText xml:space="preserve"> </w:delText>
                </w:r>
                <w:r w:rsidDel="003D56F7">
                  <w:rPr>
                    <w:rFonts w:cs="Arial"/>
                  </w:rPr>
                  <w:delText xml:space="preserve">then </w:delText>
                </w:r>
              </w:del>
              <w:r>
                <w:rPr>
                  <w:rFonts w:cs="Arial"/>
                </w:rPr>
                <w:t>dfdl:calendarPattern can contain only characters and symbols that always result in the presentation of digits.</w:t>
              </w:r>
              <w:commentRangeEnd w:id="5878"/>
              <w:r>
                <w:rPr>
                  <w:rStyle w:val="CommentReference"/>
                </w:rPr>
                <w:commentReference w:id="5878"/>
              </w:r>
            </w:ins>
          </w:p>
          <w:p w14:paraId="69C76E9D" w14:textId="77777777" w:rsidR="001D1194" w:rsidRDefault="001D1194">
            <w:pPr>
              <w:rPr>
                <w:ins w:id="5897" w:author="mbeckerle" w:date="2012-04-22T20:30:00Z"/>
              </w:rPr>
            </w:pPr>
            <w:r w:rsidRPr="008F4FC4">
              <w:t xml:space="preserve">See </w:t>
            </w:r>
            <w:r w:rsidR="002B072E" w:rsidRPr="008F4FC4">
              <w:t>Properties</w:t>
            </w:r>
            <w:r w:rsidRPr="008F4FC4">
              <w:t xml:space="preserve"> specific to numbers with binary representation section :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D04199">
              <w:rPr>
                <w:cs/>
              </w:rPr>
              <w:t>‎</w:t>
            </w:r>
            <w:r w:rsidR="00D04199">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D04199" w:rsidRPr="00D04199">
              <w:t>Properties Specific to Numbers with Binary representation</w:t>
            </w:r>
            <w:r w:rsidR="000147FF" w:rsidRPr="008F4FC4">
              <w:fldChar w:fldCharType="end"/>
            </w:r>
            <w:ins w:id="5898" w:author="mbeckerle" w:date="2012-04-22T20:30:00Z">
              <w:r w:rsidR="008D52B7">
                <w:t>.</w:t>
              </w:r>
            </w:ins>
          </w:p>
          <w:p w14:paraId="41D2E635" w14:textId="109CC14E" w:rsidR="008D52B7" w:rsidRDefault="008D52B7">
            <w:pPr>
              <w:rPr>
                <w:ins w:id="5899" w:author="mbeckerle" w:date="2012-04-22T20:30:00Z"/>
              </w:rPr>
            </w:pPr>
            <w:ins w:id="5900" w:author="mbeckerle" w:date="2012-04-22T20:30:00Z">
              <w:r>
                <w:rPr>
                  <w:rStyle w:val="CommentReference"/>
                  <w:bCs/>
                </w:rPr>
                <w:commentReference w:id="5901"/>
              </w:r>
              <w:r>
                <w:t xml:space="preserve">Note also that a virtual decimal point for the boundary between seconds and fractional seconds is implied from the pattern at the boundary of </w:t>
              </w:r>
            </w:ins>
            <w:ins w:id="5902" w:author="mbeckerle" w:date="2012-04-22T20:43:00Z">
              <w:r w:rsidR="00B93854">
                <w:t>'</w:t>
              </w:r>
            </w:ins>
            <w:ins w:id="5903" w:author="mbeckerle" w:date="2012-04-22T20:30:00Z">
              <w:r>
                <w:t>s</w:t>
              </w:r>
            </w:ins>
            <w:ins w:id="5904" w:author="mbeckerle" w:date="2012-04-22T20:43:00Z">
              <w:r w:rsidR="00B93854">
                <w:t>'</w:t>
              </w:r>
            </w:ins>
            <w:ins w:id="5905" w:author="mbeckerle" w:date="2012-04-22T20:30:00Z">
              <w:r>
                <w:t xml:space="preserve"> and 'S', i.e., where the substring 'sS' appears in the pattern.</w:t>
              </w:r>
            </w:ins>
          </w:p>
          <w:p w14:paraId="45C1FDBA" w14:textId="41116713" w:rsidR="008D52B7" w:rsidRPr="008F4FC4" w:rsidDel="00B93854" w:rsidRDefault="008D52B7">
            <w:pPr>
              <w:rPr>
                <w:del w:id="5906" w:author="mbeckerle" w:date="2012-04-22T20:31:00Z"/>
              </w:rPr>
            </w:pPr>
          </w:p>
          <w:p w14:paraId="22EB6629" w14:textId="77777777" w:rsidR="001D1194" w:rsidRPr="008F4FC4" w:rsidRDefault="001D1194">
            <w:commentRangeStart w:id="5907"/>
            <w:r w:rsidRPr="008F4FC4">
              <w:t>‘binarySeconds</w:t>
            </w:r>
            <w:r w:rsidR="00E76101" w:rsidRPr="008F4FC4">
              <w:t>'</w:t>
            </w:r>
            <w:r w:rsidRPr="008F4FC4">
              <w:t xml:space="preserve"> means represented as a 4 byte </w:t>
            </w:r>
            <w:ins w:id="5908" w:author="Steve Hanson" w:date="2012-02-29T12:57:00Z">
              <w:r w:rsidR="00996EB7">
                <w:t xml:space="preserve">signed </w:t>
              </w:r>
            </w:ins>
            <w:r w:rsidRPr="008F4FC4">
              <w:t xml:space="preserve">integer that is the number of seconds </w:t>
            </w:r>
            <w:ins w:id="5909" w:author="Steve Hanson" w:date="2012-02-23T17:44:00Z">
              <w:r w:rsidR="008F2617">
                <w:t>from</w:t>
              </w:r>
            </w:ins>
            <w:del w:id="5910" w:author="Steve Hanson" w:date="2012-02-23T17:44:00Z">
              <w:r w:rsidRPr="008F4FC4" w:rsidDel="008F2617">
                <w:delText>since</w:delText>
              </w:r>
            </w:del>
            <w:r w:rsidRPr="008F4FC4">
              <w:t xml:space="preserve"> the epoch</w:t>
            </w:r>
            <w:ins w:id="5911" w:author="Steve Hanson" w:date="2012-02-29T12:56:00Z">
              <w:r w:rsidR="00996EB7">
                <w:t xml:space="preserve"> (positive or negative)</w:t>
              </w:r>
            </w:ins>
            <w:r w:rsidRPr="008F4FC4">
              <w:t>.</w:t>
            </w:r>
            <w:ins w:id="5912" w:author="Steve Hanson" w:date="2012-02-23T17:46:00Z">
              <w:r w:rsidR="008F2617">
                <w:t xml:space="preserve">  </w:t>
              </w:r>
            </w:ins>
          </w:p>
          <w:p w14:paraId="3BBB06AA" w14:textId="67EBB1DF" w:rsidR="001D1194" w:rsidRDefault="001D1194">
            <w:pPr>
              <w:rPr>
                <w:ins w:id="5913" w:author="mbeckerle" w:date="2012-03-24T17:29:00Z"/>
              </w:rPr>
            </w:pPr>
            <w:r w:rsidRPr="008F4FC4">
              <w:t>‘</w:t>
            </w:r>
            <w:r w:rsidR="00F91691" w:rsidRPr="008F4FC4">
              <w:t>binaryMilliseconds</w:t>
            </w:r>
            <w:r w:rsidRPr="008F4FC4">
              <w:t>’</w:t>
            </w:r>
            <w:r w:rsidRPr="008F4FC4">
              <w:rPr>
                <w:rFonts w:ascii="Tms Rmn" w:eastAsia="MS Mincho" w:hAnsi="Tms Rmn" w:cs="Tms Rmn"/>
                <w:color w:val="000000"/>
              </w:rPr>
              <w:t xml:space="preserve"> </w:t>
            </w:r>
            <w:r w:rsidRPr="008F4FC4">
              <w:t xml:space="preserve">means represented as </w:t>
            </w:r>
            <w:r w:rsidR="002A268D" w:rsidRPr="008F4FC4">
              <w:t>an</w:t>
            </w:r>
            <w:r w:rsidRPr="008F4FC4">
              <w:t xml:space="preserve"> 8 byte </w:t>
            </w:r>
            <w:ins w:id="5914" w:author="Steve Hanson" w:date="2012-02-29T12:57:00Z">
              <w:r w:rsidR="00996EB7">
                <w:t xml:space="preserve">signed </w:t>
              </w:r>
            </w:ins>
            <w:r w:rsidRPr="008F4FC4">
              <w:t xml:space="preserve">integer that is the number of </w:t>
            </w:r>
            <w:ins w:id="5915" w:author="Steve Hanson" w:date="2012-02-23T17:44:00Z">
              <w:r w:rsidR="008F2617">
                <w:t>milli</w:t>
              </w:r>
            </w:ins>
            <w:r w:rsidRPr="008F4FC4">
              <w:t xml:space="preserve">seconds </w:t>
            </w:r>
            <w:ins w:id="5916" w:author="Steve Hanson" w:date="2012-02-23T17:44:00Z">
              <w:r w:rsidR="008F2617">
                <w:t>from</w:t>
              </w:r>
            </w:ins>
            <w:del w:id="5917" w:author="Steve Hanson" w:date="2012-02-23T17:44:00Z">
              <w:r w:rsidRPr="008F4FC4" w:rsidDel="008F2617">
                <w:delText>since</w:delText>
              </w:r>
            </w:del>
            <w:r w:rsidRPr="008F4FC4">
              <w:t xml:space="preserve"> the epoch</w:t>
            </w:r>
            <w:ins w:id="5918" w:author="Steve Hanson" w:date="2012-02-29T12:56:00Z">
              <w:r w:rsidR="00996EB7">
                <w:t xml:space="preserve"> (positive or negative)</w:t>
              </w:r>
            </w:ins>
            <w:r w:rsidRPr="008F4FC4">
              <w:t>.</w:t>
            </w:r>
            <w:ins w:id="5919" w:author="Steve Hanson" w:date="2012-02-23T17:45:00Z">
              <w:r w:rsidR="008F2617">
                <w:t xml:space="preserve"> </w:t>
              </w:r>
              <w:commentRangeEnd w:id="5907"/>
              <w:r w:rsidR="008F2617">
                <w:t xml:space="preserve"> </w:t>
              </w:r>
            </w:ins>
            <w:ins w:id="5920" w:author="Steve Hanson" w:date="2012-02-29T12:57:00Z">
              <w:r w:rsidR="00996EB7">
                <w:t xml:space="preserve"> </w:t>
              </w:r>
              <w:r w:rsidR="00996EB7">
                <w:rPr>
                  <w:rStyle w:val="CommentReference"/>
                  <w:bCs/>
                </w:rPr>
                <w:commentReference w:id="5907"/>
              </w:r>
            </w:ins>
            <w:ins w:id="5921" w:author="Steve Hanson" w:date="2012-02-23T17:45:00Z">
              <w:r w:rsidR="008F2617">
                <w:t xml:space="preserve"> </w:t>
              </w:r>
            </w:ins>
            <w:commentRangeStart w:id="5922"/>
            <w:ins w:id="5923" w:author="Steve Hanson" w:date="2012-02-29T12:57:00Z">
              <w:r w:rsidR="00996EB7">
                <w:t xml:space="preserve"> </w:t>
              </w:r>
            </w:ins>
            <w:commentRangeEnd w:id="5922"/>
            <w:del w:id="5924" w:author="Steve Hanson" w:date="2012-04-11T15:53:00Z">
              <w:r w:rsidR="00996EB7">
                <w:rPr>
                  <w:rStyle w:val="CommentReference"/>
                  <w:bCs/>
                </w:rPr>
                <w:commentReference w:id="5922"/>
              </w:r>
            </w:del>
          </w:p>
          <w:p w14:paraId="10FB8473" w14:textId="77777777" w:rsidR="009864D7" w:rsidRPr="009864D7" w:rsidRDefault="009864D7">
            <w:ins w:id="5925" w:author="mbeckerle" w:date="2012-03-24T17:29:00Z">
              <w:r>
                <w:t xml:space="preserve">binarySeconds and binaryMilliseconds may only be used when the type is xs:dateTime. (It is a schema definition error otherwise.) </w:t>
              </w:r>
            </w:ins>
          </w:p>
          <w:p w14:paraId="1C14D758" w14:textId="77777777" w:rsidR="001D1194" w:rsidRPr="008F4FC4" w:rsidRDefault="005A400F">
            <w:r w:rsidRPr="008F4FC4">
              <w:t>Annotation: dfdl:element, dfdl:simpleType</w:t>
            </w:r>
          </w:p>
        </w:tc>
      </w:tr>
      <w:tr w:rsidR="001D1194" w:rsidRPr="005223F4" w14:paraId="3443CAE2"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t>binaryCalendarEpoch</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77777777" w:rsidR="001D1194" w:rsidRPr="005223F4" w:rsidRDefault="001D1194" w:rsidP="006202D0">
            <w:r w:rsidRPr="005223F4">
              <w:t xml:space="preserve">Used when </w:t>
            </w:r>
            <w:r w:rsidR="00B7207C">
              <w:t>dfdl:</w:t>
            </w:r>
            <w:r w:rsidR="00ED60BB" w:rsidRPr="005223F4">
              <w:t>binaryCalendarRep</w:t>
            </w:r>
            <w:r w:rsidRPr="005223F4">
              <w:t xml:space="preserve"> is </w:t>
            </w:r>
            <w:r w:rsidR="00B7207C">
              <w:t>'</w:t>
            </w:r>
            <w:r w:rsidRPr="005223F4">
              <w:t>binarySeconds</w:t>
            </w:r>
            <w:r w:rsidR="00B7207C">
              <w:t>'</w:t>
            </w:r>
            <w:r w:rsidRPr="005223F4">
              <w:t xml:space="preserve"> or ‘</w:t>
            </w:r>
            <w:r w:rsidR="00F91691" w:rsidRPr="005223F4">
              <w:t>binaryMilliseconds</w:t>
            </w:r>
            <w:r w:rsidRPr="005223F4">
              <w:t>’</w:t>
            </w:r>
          </w:p>
          <w:p w14:paraId="3340860F" w14:textId="77777777" w:rsidR="001D1194" w:rsidRDefault="001D1194" w:rsidP="006202D0">
            <w:pPr>
              <w:rPr>
                <w:ins w:id="5926" w:author="mbeckerle" w:date="2012-03-24T17:27:00Z"/>
              </w:rPr>
            </w:pPr>
            <w:r w:rsidRPr="005223F4">
              <w:t>The epoch from which to calculate dates and times</w:t>
            </w:r>
            <w:r w:rsidR="00F2401C" w:rsidRPr="005223F4">
              <w:t xml:space="preserve">. </w:t>
            </w:r>
            <w:commentRangeStart w:id="5927"/>
            <w:ins w:id="5928" w:author="Steve Hanson" w:date="2012-02-29T12:43:00Z">
              <w:r w:rsidR="00B76C05">
                <w:t xml:space="preserve"> </w:t>
              </w:r>
            </w:ins>
            <w:commentRangeEnd w:id="5927"/>
            <w:r w:rsidR="00B76C05">
              <w:rPr>
                <w:rStyle w:val="CommentReference"/>
                <w:bCs/>
              </w:rPr>
              <w:commentReference w:id="5927"/>
            </w:r>
          </w:p>
          <w:p w14:paraId="4D63C809" w14:textId="77777777" w:rsidR="009864D7" w:rsidRPr="009864D7" w:rsidRDefault="009864D7">
            <w:ins w:id="5929" w:author="mbeckerle" w:date="2012-03-24T17:27:00Z">
              <w:r>
                <w:t>If the time zone is omitted from the value, then UTC is used.</w:t>
              </w:r>
            </w:ins>
          </w:p>
          <w:p w14:paraId="07FDF244" w14:textId="77777777" w:rsidR="001D1194" w:rsidRPr="005223F4" w:rsidRDefault="005A400F" w:rsidP="006202D0">
            <w:pPr>
              <w:rPr>
                <w:rFonts w:eastAsia="MS Mincho" w:cs="Arial"/>
                <w:color w:val="000000"/>
                <w:sz w:val="18"/>
                <w:szCs w:val="18"/>
                <w:lang w:eastAsia="ja-JP" w:bidi="he-IL"/>
              </w:rPr>
            </w:pPr>
            <w:r w:rsidRPr="005223F4">
              <w:rPr>
                <w:sz w:val="18"/>
                <w:szCs w:val="18"/>
              </w:rPr>
              <w:t>Annotation: dfdl:element, dfdl:simpleType</w:t>
            </w:r>
          </w:p>
        </w:tc>
      </w:tr>
    </w:tbl>
    <w:p w14:paraId="27CB1213" w14:textId="77777777" w:rsidR="001D1194" w:rsidRPr="005223F4" w:rsidRDefault="001D1194" w:rsidP="001D1194"/>
    <w:p w14:paraId="58139BE4" w14:textId="77777777" w:rsidR="001D1194" w:rsidRPr="005223F4" w:rsidRDefault="001D1194" w:rsidP="001D1194">
      <w:pPr>
        <w:pStyle w:val="nobreak"/>
        <w:rPr>
          <w:del w:id="5930" w:author="mbeckerle" w:date="2012-04-11T15:53:00Z"/>
        </w:rPr>
      </w:pPr>
    </w:p>
    <w:p w14:paraId="348131CE" w14:textId="77777777" w:rsidR="001D1194" w:rsidRDefault="005E3B09" w:rsidP="001D1194">
      <w:pPr>
        <w:pStyle w:val="nobreak"/>
        <w:rPr>
          <w:ins w:id="5931" w:author="mbeckerle" w:date="2012-04-03T11:20:00Z"/>
        </w:rPr>
      </w:pPr>
      <w:commentRangeStart w:id="5932"/>
      <w:ins w:id="5933" w:author="mbeckerle" w:date="2012-04-03T11:20:00Z">
        <w:r>
          <w:t xml:space="preserve">Examples of packed and bcd format calendars </w:t>
        </w:r>
      </w:ins>
      <w:ins w:id="5934" w:author="mbeckerle" w:date="2012-04-03T11:22:00Z">
        <w:r>
          <w:t>for December 14, 1923 would be:</w:t>
        </w:r>
      </w:ins>
    </w:p>
    <w:p w14:paraId="1CBF2005" w14:textId="77777777" w:rsidR="005E3B09" w:rsidRPr="006202D0" w:rsidRDefault="005E3B09" w:rsidP="006202D0">
      <w:pPr>
        <w:rPr>
          <w:ins w:id="5935" w:author="mbeckerle" w:date="2012-04-03T11:22:00Z"/>
          <w:rFonts w:ascii="Courier New" w:hAnsi="Courier New" w:cs="Courier New"/>
        </w:rPr>
      </w:pPr>
      <w:ins w:id="5936" w:author="mbeckerle" w:date="2012-04-03T11:21:00Z">
        <w:r>
          <w:t xml:space="preserve">Packed: (hexadecimal) </w:t>
        </w:r>
        <w:r w:rsidRPr="006202D0">
          <w:rPr>
            <w:rFonts w:ascii="Courier New" w:hAnsi="Courier New" w:cs="Courier New"/>
          </w:rPr>
          <w:t>01 21 42 3C</w:t>
        </w:r>
      </w:ins>
      <w:ins w:id="5937" w:author="mbeckerle" w:date="2012-04-03T11:22:00Z">
        <w:r>
          <w:t xml:space="preserve">, BCD: (hexadecimal) </w:t>
        </w:r>
        <w:r w:rsidRPr="006202D0">
          <w:rPr>
            <w:rFonts w:ascii="Courier New" w:hAnsi="Courier New" w:cs="Courier New"/>
          </w:rPr>
          <w:t xml:space="preserve">12 14 23 </w:t>
        </w:r>
      </w:ins>
    </w:p>
    <w:p w14:paraId="7C4C83F0" w14:textId="20B8820F" w:rsidR="005E3B09" w:rsidRPr="005E3B09" w:rsidRDefault="005E3B09" w:rsidP="006202D0">
      <w:pPr>
        <w:rPr>
          <w:ins w:id="5938" w:author="mbeckerle" w:date="2012-04-11T15:53:00Z"/>
        </w:rPr>
      </w:pPr>
      <w:ins w:id="5939" w:author="mbeckerle" w:date="2012-04-03T11:22:00Z">
        <w:r>
          <w:t>The ‘C</w:t>
        </w:r>
      </w:ins>
      <w:ins w:id="5940" w:author="mbeckerle" w:date="2012-04-03T11:23:00Z">
        <w:r>
          <w:t xml:space="preserve">’ nibble at the end of the packed representation is a sign nibble, and the leading 0 nibble is just to </w:t>
        </w:r>
      </w:ins>
      <w:ins w:id="5941" w:author="mbeckerle" w:date="2012-08-14T12:48:00Z">
        <w:r w:rsidR="00DD064B">
          <w:t>align</w:t>
        </w:r>
      </w:ins>
      <w:ins w:id="5942" w:author="mbeckerle" w:date="2012-04-03T11:23:00Z">
        <w:r>
          <w:t xml:space="preserve"> to a byte boundary. BCD does not have such an extra nibble and so the 6 digits fit into 3 bytes directly.</w:t>
        </w:r>
      </w:ins>
      <w:commentRangeEnd w:id="5932"/>
      <w:ins w:id="5943" w:author="mbeckerle" w:date="2012-04-03T11:25:00Z">
        <w:r>
          <w:rPr>
            <w:rStyle w:val="CommentReference"/>
          </w:rPr>
          <w:commentReference w:id="5932"/>
        </w:r>
      </w:ins>
    </w:p>
    <w:p w14:paraId="1E6E90A4" w14:textId="77777777" w:rsidR="00E41F63" w:rsidRPr="005223F4" w:rsidRDefault="007C6599">
      <w:pPr>
        <w:pStyle w:val="Heading2"/>
      </w:pPr>
      <w:bookmarkStart w:id="5944" w:name="_Toc243112841"/>
      <w:bookmarkStart w:id="5945" w:name="_Toc332724498"/>
      <w:r w:rsidRPr="005223F4">
        <w:t>Properties S</w:t>
      </w:r>
      <w:r w:rsidR="00E41F63" w:rsidRPr="005223F4">
        <w:t xml:space="preserve">pecific to </w:t>
      </w:r>
      <w:bookmarkEnd w:id="4715"/>
      <w:bookmarkEnd w:id="4716"/>
      <w:bookmarkEnd w:id="4717"/>
      <w:bookmarkEnd w:id="4718"/>
      <w:r w:rsidR="00F777A1" w:rsidRPr="005223F4">
        <w:t xml:space="preserve">Opaque </w:t>
      </w:r>
      <w:r w:rsidR="000758F2" w:rsidRPr="005223F4">
        <w:t>Types (hexBinary)</w:t>
      </w:r>
      <w:bookmarkEnd w:id="4719"/>
      <w:bookmarkEnd w:id="4720"/>
      <w:bookmarkEnd w:id="5944"/>
      <w:bookmarkEnd w:id="5945"/>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76A175FA" w14:textId="66D49C0C" w:rsidR="00B83125" w:rsidRPr="005223F4" w:rsidDel="00876751" w:rsidRDefault="00B83125">
      <w:pPr>
        <w:pStyle w:val="Heading2"/>
        <w:rPr>
          <w:del w:id="5946" w:author="mbeckerle" w:date="2012-04-22T20:44:00Z"/>
        </w:rPr>
        <w:pPrChange w:id="5947" w:author="mbeckerle" w:date="2012-04-22T21:11:00Z">
          <w:pPr/>
        </w:pPrChange>
      </w:pPr>
      <w:bookmarkStart w:id="5948" w:name="_Toc322911367"/>
      <w:bookmarkStart w:id="5949" w:name="_Toc322911676"/>
      <w:bookmarkStart w:id="5950" w:name="_Toc322911928"/>
      <w:bookmarkStart w:id="5951" w:name="_Toc322912215"/>
      <w:bookmarkStart w:id="5952" w:name="_Toc329093064"/>
      <w:bookmarkStart w:id="5953" w:name="_Toc332701577"/>
      <w:bookmarkStart w:id="5954" w:name="_Toc332701881"/>
      <w:bookmarkStart w:id="5955" w:name="_Toc332711680"/>
      <w:bookmarkStart w:id="5956" w:name="_Toc332711982"/>
      <w:bookmarkStart w:id="5957" w:name="_Toc332712283"/>
      <w:bookmarkStart w:id="5958" w:name="_Toc332724199"/>
      <w:bookmarkStart w:id="5959" w:name="_Toc332724499"/>
      <w:bookmarkEnd w:id="5948"/>
      <w:bookmarkEnd w:id="5949"/>
      <w:bookmarkEnd w:id="5950"/>
      <w:bookmarkEnd w:id="5951"/>
      <w:bookmarkEnd w:id="5952"/>
      <w:bookmarkEnd w:id="5953"/>
      <w:bookmarkEnd w:id="5954"/>
      <w:bookmarkEnd w:id="5955"/>
      <w:bookmarkEnd w:id="5956"/>
      <w:bookmarkEnd w:id="5957"/>
      <w:bookmarkEnd w:id="5958"/>
      <w:bookmarkEnd w:id="5959"/>
    </w:p>
    <w:p w14:paraId="2B37F387" w14:textId="05737412" w:rsidR="00B83125" w:rsidRPr="005223F4" w:rsidDel="00876751" w:rsidRDefault="00B83125">
      <w:pPr>
        <w:pStyle w:val="Heading2"/>
        <w:rPr>
          <w:del w:id="5960" w:author="mbeckerle" w:date="2012-04-22T20:44:00Z"/>
        </w:rPr>
        <w:pPrChange w:id="5961" w:author="mbeckerle" w:date="2012-04-22T21:11:00Z">
          <w:pPr/>
        </w:pPrChange>
      </w:pPr>
      <w:bookmarkStart w:id="5962" w:name="_Toc322911368"/>
      <w:bookmarkStart w:id="5963" w:name="_Toc322911677"/>
      <w:bookmarkStart w:id="5964" w:name="_Toc322911929"/>
      <w:bookmarkStart w:id="5965" w:name="_Toc322912216"/>
      <w:bookmarkStart w:id="5966" w:name="_Toc329093065"/>
      <w:bookmarkStart w:id="5967" w:name="_Toc332701578"/>
      <w:bookmarkStart w:id="5968" w:name="_Toc332701882"/>
      <w:bookmarkStart w:id="5969" w:name="_Toc332711681"/>
      <w:bookmarkStart w:id="5970" w:name="_Toc332711983"/>
      <w:bookmarkStart w:id="5971" w:name="_Toc332712284"/>
      <w:bookmarkStart w:id="5972" w:name="_Toc332724200"/>
      <w:bookmarkStart w:id="5973" w:name="_Toc332724500"/>
      <w:bookmarkEnd w:id="5962"/>
      <w:bookmarkEnd w:id="5963"/>
      <w:bookmarkEnd w:id="5964"/>
      <w:bookmarkEnd w:id="5965"/>
      <w:bookmarkEnd w:id="5966"/>
      <w:bookmarkEnd w:id="5967"/>
      <w:bookmarkEnd w:id="5968"/>
      <w:bookmarkEnd w:id="5969"/>
      <w:bookmarkEnd w:id="5970"/>
      <w:bookmarkEnd w:id="5971"/>
      <w:bookmarkEnd w:id="5972"/>
      <w:bookmarkEnd w:id="5973"/>
    </w:p>
    <w:p w14:paraId="1C8657B0" w14:textId="77777777" w:rsidR="00B63902" w:rsidRPr="005223F4" w:rsidRDefault="00B63902">
      <w:pPr>
        <w:pStyle w:val="Heading2"/>
      </w:pPr>
      <w:bookmarkStart w:id="5974" w:name="_Ref268264542"/>
      <w:bookmarkStart w:id="5975" w:name="_Toc177399106"/>
      <w:bookmarkStart w:id="5976" w:name="_Toc175057393"/>
      <w:bookmarkStart w:id="5977" w:name="_Toc199516330"/>
      <w:bookmarkStart w:id="5978" w:name="_Toc194983993"/>
      <w:bookmarkStart w:id="5979" w:name="_Toc243112842"/>
      <w:bookmarkStart w:id="5980" w:name="_Toc332724501"/>
      <w:r w:rsidRPr="005223F4">
        <w:t>Nils and Default processing</w:t>
      </w:r>
      <w:bookmarkEnd w:id="5974"/>
      <w:bookmarkEnd w:id="5980"/>
    </w:p>
    <w:p w14:paraId="04ED2130" w14:textId="77777777" w:rsidR="00670DD6" w:rsidRDefault="00670DD6" w:rsidP="00670DD6">
      <w:pPr>
        <w:pStyle w:val="nobreak"/>
        <w:rPr>
          <w:ins w:id="5981" w:author="Steve Hanson" w:date="2012-08-10T09:58:00Z"/>
        </w:rPr>
      </w:pPr>
      <w:ins w:id="5982" w:author="Steve Hanson" w:date="2012-08-10T09:58:00Z">
        <w:r>
          <w:t>This section describes details of two related concepts, nil values, and default processing.</w:t>
        </w:r>
      </w:ins>
    </w:p>
    <w:p w14:paraId="68DEC603" w14:textId="38F75E65" w:rsidR="00BA28BD" w:rsidDel="00670DD6" w:rsidRDefault="00B63902" w:rsidP="00B63902">
      <w:pPr>
        <w:rPr>
          <w:del w:id="5983" w:author="Steve Hanson" w:date="2012-08-10T09:58:00Z"/>
        </w:rPr>
      </w:pPr>
      <w:commentRangeStart w:id="5984"/>
      <w:commentRangeStart w:id="5985"/>
      <w:del w:id="5986" w:author="Steve Hanson" w:date="2012-08-10T09:58:00Z">
        <w:r w:rsidRPr="005223F4" w:rsidDel="00670DD6">
          <w:delText xml:space="preserve">This section describes the processing for nil and default. </w:delText>
        </w:r>
        <w:commentRangeEnd w:id="5984"/>
        <w:r w:rsidR="008F2617" w:rsidDel="00670DD6">
          <w:rPr>
            <w:rStyle w:val="CommentReference"/>
          </w:rPr>
          <w:commentReference w:id="5984"/>
        </w:r>
        <w:commentRangeEnd w:id="5985"/>
        <w:r w:rsidR="00DA38ED" w:rsidDel="00670DD6">
          <w:rPr>
            <w:rStyle w:val="CommentReference"/>
          </w:rPr>
          <w:commentReference w:id="5985"/>
        </w:r>
      </w:del>
    </w:p>
    <w:p w14:paraId="455F6171" w14:textId="393885BF" w:rsidR="00BA28BD" w:rsidDel="00876751" w:rsidRDefault="00BA28BD" w:rsidP="00BA28BD">
      <w:pPr>
        <w:pStyle w:val="nobreak"/>
        <w:rPr>
          <w:del w:id="5987" w:author="mbeckerle" w:date="2012-04-22T20:44:00Z"/>
        </w:rPr>
      </w:pPr>
    </w:p>
    <w:p w14:paraId="772A0BA8" w14:textId="77777777" w:rsidR="00CF23D3" w:rsidRDefault="00BA28BD" w:rsidP="00BA28BD">
      <w:pPr>
        <w:pStyle w:val="nobreak"/>
        <w:rPr>
          <w:ins w:id="5988" w:author="mbeckerle" w:date="2012-03-25T11:51:00Z"/>
        </w:rPr>
      </w:pPr>
      <w:r w:rsidRPr="005223F4">
        <w:t xml:space="preserve">Sometimes it is desirable to represent an </w:t>
      </w:r>
      <w:del w:id="5989" w:author="mbeckerle" w:date="2012-03-25T11:46:00Z">
        <w:r w:rsidRPr="005223F4" w:rsidDel="00CF23D3">
          <w:delText>unshipped </w:delText>
        </w:r>
      </w:del>
      <w:ins w:id="5990" w:author="mbeckerle" w:date="2012-03-25T11:46:00Z">
        <w:r w:rsidR="00CF23D3">
          <w:t xml:space="preserve">unused </w:t>
        </w:r>
      </w:ins>
      <w:r w:rsidRPr="005223F4">
        <w:t xml:space="preserve">element, </w:t>
      </w:r>
      <w:ins w:id="5991" w:author="mbeckerle" w:date="2012-03-25T11:48:00Z">
        <w:r w:rsidR="00CF23D3">
          <w:t xml:space="preserve">place-holder for </w:t>
        </w:r>
      </w:ins>
      <w:r w:rsidRPr="005223F4">
        <w:t>unknown information, or inapplicable information</w:t>
      </w:r>
      <w:ins w:id="5992" w:author="mbeckerle" w:date="2012-03-25T11:46:00Z">
        <w:r w:rsidR="00CF23D3">
          <w:t xml:space="preserve"> </w:t>
        </w:r>
      </w:ins>
      <w:del w:id="5993" w:author="mbeckerle" w:date="2012-03-25T11:46:00Z">
        <w:r w:rsidRPr="005223F4" w:rsidDel="00CF23D3">
          <w:delText> </w:delText>
        </w:r>
      </w:del>
      <w:r w:rsidRPr="005223F4">
        <w:rPr>
          <w:i/>
          <w:iCs/>
        </w:rPr>
        <w:t>explicitly</w:t>
      </w:r>
      <w:ins w:id="5994" w:author="mbeckerle" w:date="2012-03-25T11:46:00Z">
        <w:r w:rsidR="00CF23D3">
          <w:t xml:space="preserve"> </w:t>
        </w:r>
      </w:ins>
      <w:del w:id="5995" w:author="mbeckerle" w:date="2012-03-25T11:46:00Z">
        <w:r w:rsidRPr="005223F4" w:rsidDel="00CF23D3">
          <w:delText> </w:delText>
        </w:r>
      </w:del>
      <w:r w:rsidRPr="005223F4">
        <w:t xml:space="preserve">with an element, rather than by an absent element. </w:t>
      </w:r>
    </w:p>
    <w:p w14:paraId="70765A8B" w14:textId="77777777" w:rsidR="00CF23D3" w:rsidRDefault="00BA28BD" w:rsidP="00BA28BD">
      <w:pPr>
        <w:pStyle w:val="nobreak"/>
        <w:rPr>
          <w:ins w:id="5996" w:author="mbeckerle" w:date="2012-03-25T11:50:00Z"/>
        </w:rPr>
      </w:pPr>
      <w:r w:rsidRPr="005223F4">
        <w:t xml:space="preserve">For example, it may be desirable to </w:t>
      </w:r>
      <w:del w:id="5997" w:author="mbeckerle" w:date="2012-03-25T11:50:00Z">
        <w:r w:rsidRPr="005223F4" w:rsidDel="00CF23D3">
          <w:delText>represent a "null" value</w:delText>
        </w:r>
      </w:del>
      <w:ins w:id="5998" w:author="mbeckerle" w:date="2012-03-25T11:50:00Z">
        <w:r w:rsidR="00CF23D3">
          <w:t xml:space="preserve">represent a sparsely populated array of data </w:t>
        </w:r>
      </w:ins>
      <w:del w:id="5999" w:author="mbeckerle" w:date="2012-03-25T11:50:00Z">
        <w:r w:rsidRPr="005223F4" w:rsidDel="00CF23D3">
          <w:delText xml:space="preserve"> being sent to or from a relational database with an</w:delText>
        </w:r>
      </w:del>
      <w:ins w:id="6000" w:author="mbeckerle" w:date="2012-03-25T11:50:00Z">
        <w:r w:rsidR="00CF23D3">
          <w:t xml:space="preserve"> using a distinguished nil</w:t>
        </w:r>
      </w:ins>
      <w:r w:rsidRPr="005223F4">
        <w:t xml:space="preserve"> element </w:t>
      </w:r>
      <w:del w:id="6001" w:author="mbeckerle" w:date="2012-03-25T11:50:00Z">
        <w:r w:rsidRPr="005223F4" w:rsidDel="00CF23D3">
          <w:delText>that is present</w:delText>
        </w:r>
      </w:del>
      <w:ins w:id="6002" w:author="mbeckerle" w:date="2012-03-25T11:50:00Z">
        <w:r w:rsidR="00CF23D3">
          <w:t>to fill the locations where data is absent, thereby preserving the position for the elements that are present</w:t>
        </w:r>
      </w:ins>
    </w:p>
    <w:p w14:paraId="4D290B4B" w14:textId="4CE8C346" w:rsidR="00CF23D3" w:rsidRDefault="00BA28BD" w:rsidP="00BA28BD">
      <w:pPr>
        <w:pStyle w:val="nobreak"/>
        <w:rPr>
          <w:ins w:id="6003" w:author="mbeckerle" w:date="2012-03-25T11:47:00Z"/>
        </w:rPr>
      </w:pPr>
      <w:del w:id="6004" w:author="mbeckerle" w:date="2012-03-25T11:51:00Z">
        <w:r w:rsidRPr="005223F4" w:rsidDel="00CF23D3">
          <w:delText xml:space="preserve">. </w:delText>
        </w:r>
      </w:del>
      <w:r w:rsidRPr="005223F4">
        <w:t>Such cases can be represented using the DFDL nil mechanism which is based on the XML Schema's nil mechanism</w:t>
      </w:r>
      <w:ins w:id="6005" w:author="mbeckerle" w:date="2012-08-14T12:52:00Z">
        <w:r w:rsidR="00CB2009">
          <w:t xml:space="preserve">. DFDL provides </w:t>
        </w:r>
      </w:ins>
      <w:del w:id="6006" w:author="mbeckerle" w:date="2012-08-14T12:52:00Z">
        <w:r w:rsidRPr="005223F4" w:rsidDel="00CB2009">
          <w:delText xml:space="preserve"> and allows </w:delText>
        </w:r>
      </w:del>
      <w:ins w:id="6007" w:author="mbeckerle" w:date="2012-03-25T11:47:00Z">
        <w:r w:rsidR="00CF23D3">
          <w:t xml:space="preserve">what are commonly called </w:t>
        </w:r>
      </w:ins>
      <w:commentRangeStart w:id="6008"/>
      <w:commentRangeStart w:id="6009"/>
      <w:r w:rsidRPr="005223F4">
        <w:t>"</w:t>
      </w:r>
      <w:del w:id="6010" w:author="mbeckerle" w:date="2012-03-25T11:47:00Z">
        <w:r w:rsidRPr="005223F4" w:rsidDel="00CF23D3">
          <w:delText xml:space="preserve">out of </w:delText>
        </w:r>
      </w:del>
      <w:ins w:id="6011" w:author="mbeckerle" w:date="2012-03-25T11:47:00Z">
        <w:r w:rsidR="00CF23D3">
          <w:t>in-</w:t>
        </w:r>
      </w:ins>
      <w:r w:rsidRPr="005223F4">
        <w:t xml:space="preserve">band" </w:t>
      </w:r>
      <w:commentRangeEnd w:id="6008"/>
      <w:r w:rsidR="00670DD6">
        <w:rPr>
          <w:rStyle w:val="CommentReference"/>
        </w:rPr>
        <w:commentReference w:id="6008"/>
      </w:r>
      <w:commentRangeEnd w:id="6009"/>
      <w:r w:rsidR="00CB2009">
        <w:rPr>
          <w:rStyle w:val="CommentReference"/>
        </w:rPr>
        <w:commentReference w:id="6009"/>
      </w:r>
      <w:r w:rsidRPr="005223F4">
        <w:t>nil values</w:t>
      </w:r>
      <w:ins w:id="6012" w:author="mbeckerle" w:date="2012-08-14T12:53:00Z">
        <w:r w:rsidR="00CB2009">
          <w:t xml:space="preserve"> by way of dfdl:nilKind=’logicalValue</w:t>
        </w:r>
      </w:ins>
      <w:ins w:id="6013" w:author="mbeckerle" w:date="2012-08-14T12:54:00Z">
        <w:r w:rsidR="00CB2009">
          <w:t>’, and also provides for literal text indicators of nil through dfdl:nilKind=</w:t>
        </w:r>
      </w:ins>
      <w:ins w:id="6014" w:author="mbeckerle" w:date="2012-08-14T12:55:00Z">
        <w:r w:rsidR="00CB2009">
          <w:t>’literalValue’ and dfdl:nilKind=’literalCharacter’</w:t>
        </w:r>
      </w:ins>
      <w:r w:rsidRPr="005223F4">
        <w:t>.</w:t>
      </w:r>
      <w:del w:id="6015" w:author="mbeckerle" w:date="2012-03-25T11:47:00Z">
        <w:r w:rsidRPr="005223F4" w:rsidDel="00CF23D3">
          <w:delText> </w:delText>
        </w:r>
      </w:del>
      <w:r w:rsidR="00B63902" w:rsidRPr="005223F4">
        <w:t>Nil processing is used when the XSDL ‘nillable’ attribute of an element is true</w:t>
      </w:r>
      <w:r>
        <w:t>.</w:t>
      </w:r>
      <w:r w:rsidR="00B63902" w:rsidRPr="005223F4">
        <w:t xml:space="preserve"> </w:t>
      </w:r>
    </w:p>
    <w:p w14:paraId="684036F8" w14:textId="19D05665" w:rsidR="00670DD6" w:rsidRDefault="00CF23D3">
      <w:pPr>
        <w:pStyle w:val="nobreak"/>
        <w:rPr>
          <w:ins w:id="6016" w:author="Steve Hanson" w:date="2012-08-10T09:58:00Z"/>
          <w:rFonts w:cs="Arial"/>
        </w:rPr>
      </w:pPr>
      <w:ins w:id="6017" w:author="mbeckerle" w:date="2012-03-25T11:48:00Z">
        <w:r>
          <w:t xml:space="preserve">DFDL allows elements of complex type to be nillable. However, </w:t>
        </w:r>
      </w:ins>
      <w:ins w:id="6018" w:author="mbeckerle" w:date="2012-03-25T11:49:00Z">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Pr>
            <w:rFonts w:cs="Arial"/>
          </w:rPr>
          <w:t>is</w:t>
        </w:r>
        <w:r>
          <w:rPr>
            <w:rFonts w:eastAsia="Arial" w:cs="Arial"/>
          </w:rPr>
          <w:t xml:space="preserve"> </w:t>
        </w:r>
        <w:r>
          <w:rPr>
            <w:rFonts w:cs="Arial"/>
          </w:rPr>
          <w:t>not</w:t>
        </w:r>
        <w:r>
          <w:rPr>
            <w:rFonts w:eastAsia="Arial" w:cs="Arial"/>
          </w:rPr>
          <w:t xml:space="preserve"> </w:t>
        </w:r>
        <w:r>
          <w:rPr>
            <w:rFonts w:cs="Arial"/>
          </w:rPr>
          <w:t>possible</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ins>
      <w:ins w:id="6019" w:author="mbeckerle" w:date="2012-08-14T12:56:00Z">
        <w:r w:rsidR="00CB2009">
          <w:rPr>
            <w:rFonts w:cs="Arial"/>
          </w:rPr>
          <w:t xml:space="preserve"> </w:t>
        </w:r>
      </w:ins>
      <w:ins w:id="6020" w:author="mbeckerle" w:date="2012-03-25T11:49:00Z">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ins>
      <w:ins w:id="6021" w:author="mbeckerle" w:date="2012-08-14T12:56:00Z">
        <w:r w:rsidR="00CB2009">
          <w:rPr>
            <w:rFonts w:cs="Arial"/>
          </w:rPr>
          <w:t xml:space="preserve"> using dfdl:nilKind=’literalValue’</w:t>
        </w:r>
      </w:ins>
      <w:ins w:id="6022" w:author="mbeckerle" w:date="2012-03-25T11:49:00Z">
        <w:r>
          <w:rPr>
            <w:rFonts w:cs="Arial"/>
          </w:rPr>
          <w:t>.</w:t>
        </w:r>
      </w:ins>
    </w:p>
    <w:p w14:paraId="70E9EB7F" w14:textId="0DA94583" w:rsidR="00CF23D3" w:rsidDel="00670DD6" w:rsidRDefault="00B63902">
      <w:pPr>
        <w:pStyle w:val="nobreak"/>
        <w:rPr>
          <w:ins w:id="6023" w:author="mbeckerle" w:date="2012-03-25T11:52:00Z"/>
          <w:del w:id="6024" w:author="Steve Hanson" w:date="2012-08-10T09:58:00Z"/>
        </w:rPr>
      </w:pPr>
      <w:del w:id="6025" w:author="Steve Hanson" w:date="2012-08-10T09:58:00Z">
        <w:r w:rsidRPr="005223F4" w:rsidDel="00670DD6">
          <w:br/>
        </w:r>
      </w:del>
      <w:ins w:id="6026" w:author="mbeckerle" w:date="2012-03-25T11:52:00Z">
        <w:del w:id="6027" w:author="Steve Hanson" w:date="2012-08-10T09:58:00Z">
          <w:r w:rsidR="00CF23D3" w:rsidDel="00670DD6">
            <w:delText>This section describes details of two related concepts, nil values, and default processing.</w:delText>
          </w:r>
        </w:del>
      </w:ins>
    </w:p>
    <w:p w14:paraId="58FC6624" w14:textId="006C4A40" w:rsidR="00CF23D3" w:rsidRPr="00CF23D3" w:rsidDel="00876751" w:rsidRDefault="00CF23D3" w:rsidP="00670DD6">
      <w:pPr>
        <w:pStyle w:val="nobreak"/>
        <w:rPr>
          <w:del w:id="6028" w:author="mbeckerle" w:date="2012-04-22T20:44:00Z"/>
        </w:rPr>
      </w:pPr>
    </w:p>
    <w:p w14:paraId="65E7486B" w14:textId="77777777" w:rsidR="00B63902" w:rsidRDefault="00B63902" w:rsidP="00670DD6">
      <w:pPr>
        <w:pStyle w:val="nobreak"/>
        <w:rPr>
          <w:ins w:id="6029" w:author="mbeckerle" w:date="2012-04-22T20:44:00Z"/>
        </w:rPr>
      </w:pPr>
      <w:r w:rsidRPr="005223F4">
        <w:t xml:space="preserve">Default processing provides a value for an element that is missing from the data stream on parsing or the infoset on unparsing. Default processing applies to both simple and complex elements.  </w:t>
      </w:r>
    </w:p>
    <w:p w14:paraId="55C28463" w14:textId="5FDF46CE" w:rsidR="00876751" w:rsidRPr="005223F4" w:rsidDel="00316B66" w:rsidRDefault="00876751" w:rsidP="00B63902">
      <w:pPr>
        <w:rPr>
          <w:del w:id="6030" w:author="mbeckerle" w:date="2012-04-22T20:51:00Z"/>
        </w:rPr>
      </w:pPr>
    </w:p>
    <w:p w14:paraId="74D22CCD" w14:textId="5569321F" w:rsidR="00B63902" w:rsidRPr="005223F4" w:rsidDel="00876751" w:rsidRDefault="00B63902" w:rsidP="00B63902">
      <w:pPr>
        <w:rPr>
          <w:del w:id="6031" w:author="mbeckerle" w:date="2012-04-22T20:44:00Z"/>
        </w:rPr>
      </w:pPr>
    </w:p>
    <w:p w14:paraId="3E0D9EF2" w14:textId="3FB4A3EF" w:rsidR="00B63902" w:rsidRPr="005223F4" w:rsidDel="00876751" w:rsidRDefault="00B63902" w:rsidP="00B63902">
      <w:pPr>
        <w:rPr>
          <w:del w:id="6032" w:author="mbeckerle" w:date="2012-04-22T20:44:00Z"/>
        </w:rPr>
      </w:pPr>
    </w:p>
    <w:p w14:paraId="2B97881A" w14:textId="77777777" w:rsidR="00B63902" w:rsidRPr="005223F4" w:rsidRDefault="00B63902" w:rsidP="00B63902">
      <w:pPr>
        <w:rPr>
          <w:b/>
        </w:rPr>
      </w:pPr>
      <w:r w:rsidRPr="005223F4">
        <w:rPr>
          <w:b/>
        </w:rPr>
        <w:t>Definition ‘has default’</w:t>
      </w:r>
    </w:p>
    <w:p w14:paraId="6F4D0D48" w14:textId="1001D082" w:rsidR="00B63902" w:rsidRPr="005223F4" w:rsidDel="00876751" w:rsidRDefault="00B63902" w:rsidP="00B63902">
      <w:pPr>
        <w:rPr>
          <w:del w:id="6033" w:author="mbeckerle" w:date="2012-04-22T20:44:00Z"/>
          <w:b/>
        </w:rPr>
      </w:pPr>
    </w:p>
    <w:p w14:paraId="7A037A10" w14:textId="30A8C60C" w:rsidR="00B63902" w:rsidRPr="005223F4" w:rsidDel="00876751" w:rsidRDefault="00B63902" w:rsidP="00B63902">
      <w:pPr>
        <w:pStyle w:val="nobreak"/>
        <w:rPr>
          <w:del w:id="6034" w:author="mbeckerle" w:date="2012-04-22T20:44:00Z"/>
        </w:rPr>
      </w:pPr>
      <w:r w:rsidRPr="005223F4">
        <w:t>A simple element has a default if any of these are true:</w:t>
      </w:r>
      <w:r w:rsidRPr="005223F4">
        <w:br/>
      </w:r>
    </w:p>
    <w:p w14:paraId="726EC234" w14:textId="77777777" w:rsidR="00B63902" w:rsidRPr="005223F4" w:rsidRDefault="00B63902" w:rsidP="00670DD6">
      <w:pPr>
        <w:pStyle w:val="nobreak"/>
      </w:pPr>
      <w:r w:rsidRPr="005223F4">
        <w:t xml:space="preserve">The </w:t>
      </w:r>
      <w:r w:rsidR="00B7207C">
        <w:t>xs:</w:t>
      </w:r>
      <w:r w:rsidRPr="005223F4">
        <w:t>default attribute exists. The default value is the attribute’s value.</w:t>
      </w:r>
    </w:p>
    <w:p w14:paraId="1E1D319D" w14:textId="77777777" w:rsidR="00B63902" w:rsidRPr="005223F4" w:rsidRDefault="00B63902" w:rsidP="00B63902">
      <w:pPr>
        <w:numPr>
          <w:ilvl w:val="0"/>
          <w:numId w:val="80"/>
        </w:numPr>
      </w:pPr>
      <w:r w:rsidRPr="005223F4">
        <w:t xml:space="preserve">The </w:t>
      </w:r>
      <w:r w:rsidR="00B7207C">
        <w:t>xs:</w:t>
      </w:r>
      <w:r w:rsidRPr="005223F4">
        <w:t>fixed attribute exists. The default value is the attribute’s value.</w:t>
      </w:r>
    </w:p>
    <w:p w14:paraId="61051D17" w14:textId="77777777" w:rsidR="00B63902" w:rsidRPr="005223F4" w:rsidRDefault="00B63902" w:rsidP="00B63902">
      <w:pPr>
        <w:numPr>
          <w:ilvl w:val="0"/>
          <w:numId w:val="80"/>
        </w:numPr>
      </w:pPr>
      <w:r w:rsidRPr="005223F4">
        <w:t>The element has xs:nillable=</w:t>
      </w:r>
      <w:r w:rsidR="00CC2406" w:rsidRPr="005223F4">
        <w:t>'</w:t>
      </w:r>
      <w:r w:rsidRPr="005223F4">
        <w:t>true</w:t>
      </w:r>
      <w:r w:rsidR="00CC2406" w:rsidRPr="005223F4">
        <w:t>'</w:t>
      </w:r>
      <w:r w:rsidRPr="005223F4">
        <w:t xml:space="preserve"> and dfdl:useNilForDefault is specified. </w:t>
      </w:r>
      <w:r w:rsidRPr="005223F4">
        <w:rPr>
          <w:rFonts w:ascii="Helvetica" w:hAnsi="Helvetica" w:cs="Times"/>
        </w:rPr>
        <w:t>The</w:t>
      </w:r>
      <w:r w:rsidRPr="005223F4">
        <w:t xml:space="preserve"> default value is nil.</w:t>
      </w:r>
    </w:p>
    <w:p w14:paraId="1C39D905" w14:textId="225DB57D" w:rsidR="00B63902" w:rsidRPr="005223F4" w:rsidDel="00876751" w:rsidRDefault="00B63902" w:rsidP="00B63902">
      <w:pPr>
        <w:rPr>
          <w:del w:id="6035" w:author="mbeckerle" w:date="2012-04-22T20:44:00Z"/>
        </w:rPr>
      </w:pPr>
    </w:p>
    <w:p w14:paraId="72474A3D" w14:textId="77777777" w:rsidR="00B63902" w:rsidRPr="005223F4" w:rsidRDefault="00B63902" w:rsidP="00B63902">
      <w:r w:rsidRPr="005223F4">
        <w:t>A complex element has a default if either:</w:t>
      </w:r>
    </w:p>
    <w:p w14:paraId="33F7F38E" w14:textId="000848FE" w:rsidR="00B63902" w:rsidRPr="005223F4" w:rsidDel="00876751" w:rsidRDefault="00B63902" w:rsidP="00B63902">
      <w:pPr>
        <w:rPr>
          <w:del w:id="6036" w:author="mbeckerle" w:date="2012-04-22T20:44:00Z"/>
        </w:rPr>
      </w:pPr>
    </w:p>
    <w:p w14:paraId="4A476FEB" w14:textId="77777777" w:rsidR="00B63902" w:rsidRPr="005223F4" w:rsidRDefault="00B63902" w:rsidP="00670DD6">
      <w:pPr>
        <w:numPr>
          <w:ilvl w:val="0"/>
          <w:numId w:val="81"/>
        </w:numPr>
        <w:tabs>
          <w:tab w:val="clear" w:pos="720"/>
          <w:tab w:val="num" w:pos="-360"/>
        </w:tabs>
      </w:pPr>
      <w:r w:rsidRPr="005223F4">
        <w:t>The content is a sequence and all the required children of a complex element have a default.</w:t>
      </w:r>
    </w:p>
    <w:p w14:paraId="319D6257" w14:textId="77777777" w:rsidR="00B63902" w:rsidRPr="005223F4" w:rsidRDefault="00B63902" w:rsidP="00D14D5C">
      <w:pPr>
        <w:numPr>
          <w:ilvl w:val="0"/>
          <w:numId w:val="81"/>
        </w:numPr>
        <w:tabs>
          <w:tab w:val="clear" w:pos="720"/>
          <w:tab w:val="num" w:pos="-1980"/>
        </w:tabs>
      </w:pPr>
      <w:r w:rsidRPr="005223F4">
        <w:t>The content is a choice and one of the choice branches has a default. The default is the first choice branch in schema definition order to have a default.</w:t>
      </w:r>
    </w:p>
    <w:p w14:paraId="7DD26085" w14:textId="58E4DDD0" w:rsidR="00B63902" w:rsidRPr="005223F4" w:rsidDel="00876751" w:rsidRDefault="00B63902" w:rsidP="00B63902">
      <w:pPr>
        <w:rPr>
          <w:del w:id="6037" w:author="mbeckerle" w:date="2012-04-22T20:44:00Z"/>
        </w:rPr>
      </w:pPr>
    </w:p>
    <w:p w14:paraId="0ACDC202" w14:textId="5F1E4E7A" w:rsidR="00B63902" w:rsidRPr="005223F4" w:rsidDel="00876751" w:rsidRDefault="00B63902" w:rsidP="00B63902">
      <w:pPr>
        <w:rPr>
          <w:del w:id="6038" w:author="mbeckerle" w:date="2012-04-22T20:45:00Z"/>
        </w:rPr>
      </w:pPr>
      <w:r w:rsidRPr="005223F4">
        <w:t>Otherwise the element has no default.</w:t>
      </w:r>
      <w:r w:rsidRPr="005223F4">
        <w:br/>
      </w:r>
    </w:p>
    <w:p w14:paraId="12988B97" w14:textId="77777777" w:rsidR="00B63902" w:rsidRPr="005223F4" w:rsidRDefault="00B63902" w:rsidP="00B63902">
      <w:pPr>
        <w:rPr>
          <w:b/>
          <w:bCs/>
        </w:rPr>
      </w:pPr>
      <w:r w:rsidRPr="005223F4">
        <w:rPr>
          <w:b/>
          <w:bCs/>
        </w:rPr>
        <w:t>Definition: 'required parent context'</w:t>
      </w:r>
    </w:p>
    <w:p w14:paraId="012FD090" w14:textId="28B58499" w:rsidR="00B63902" w:rsidRPr="005223F4" w:rsidDel="00876751" w:rsidRDefault="00B63902" w:rsidP="00B63902">
      <w:pPr>
        <w:rPr>
          <w:del w:id="6039" w:author="mbeckerle" w:date="2012-04-22T20:45:00Z"/>
          <w:b/>
          <w:bCs/>
        </w:rPr>
      </w:pPr>
    </w:p>
    <w:p w14:paraId="2260DA57" w14:textId="77777777" w:rsidR="00B63902" w:rsidRPr="005223F4" w:rsidRDefault="00B63902" w:rsidP="00B63902">
      <w:r w:rsidRPr="005223F4">
        <w:t>A required element (defined below) is only required when its enclosing parent element is one of the following</w:t>
      </w:r>
    </w:p>
    <w:p w14:paraId="78A4EDA8" w14:textId="56ACB919" w:rsidR="00B63902" w:rsidRPr="005223F4" w:rsidDel="00876751" w:rsidRDefault="00B63902" w:rsidP="00B63902">
      <w:pPr>
        <w:rPr>
          <w:del w:id="6040" w:author="mbeckerle" w:date="2012-04-22T20:45:00Z"/>
          <w:b/>
          <w:bCs/>
        </w:rPr>
      </w:pPr>
    </w:p>
    <w:p w14:paraId="6A3E3842" w14:textId="77777777" w:rsidR="00B63902" w:rsidRPr="005223F4" w:rsidRDefault="00B63902" w:rsidP="00D14D5C">
      <w:pPr>
        <w:numPr>
          <w:ilvl w:val="0"/>
          <w:numId w:val="79"/>
        </w:numPr>
        <w:tabs>
          <w:tab w:val="clear" w:pos="720"/>
          <w:tab w:val="num" w:pos="-900"/>
        </w:tabs>
      </w:pPr>
      <w:r w:rsidRPr="005223F4">
        <w:t>The document root</w:t>
      </w:r>
    </w:p>
    <w:p w14:paraId="700125B3" w14:textId="77777777" w:rsidR="00B63902" w:rsidRPr="005223F4" w:rsidRDefault="00B63902" w:rsidP="00D14D5C">
      <w:pPr>
        <w:numPr>
          <w:ilvl w:val="0"/>
          <w:numId w:val="79"/>
        </w:numPr>
        <w:tabs>
          <w:tab w:val="clear" w:pos="720"/>
          <w:tab w:val="num" w:pos="-900"/>
        </w:tabs>
      </w:pPr>
      <w:r w:rsidRPr="005223F4">
        <w:t>A required element within a sequence.</w:t>
      </w:r>
    </w:p>
    <w:p w14:paraId="7710292D" w14:textId="77777777" w:rsidR="00B63902" w:rsidRPr="005223F4" w:rsidRDefault="00B63902" w:rsidP="00D14D5C">
      <w:pPr>
        <w:numPr>
          <w:ilvl w:val="0"/>
          <w:numId w:val="79"/>
        </w:numPr>
        <w:tabs>
          <w:tab w:val="clear" w:pos="720"/>
          <w:tab w:val="num" w:pos="-900"/>
        </w:tabs>
      </w:pPr>
      <w:r w:rsidRPr="005223F4">
        <w:t>An optional element that is not missing within a sequence</w:t>
      </w:r>
    </w:p>
    <w:p w14:paraId="4208ABF1" w14:textId="77777777" w:rsidR="00B63902" w:rsidRPr="005223F4" w:rsidRDefault="00B63902" w:rsidP="00D14D5C">
      <w:pPr>
        <w:numPr>
          <w:ilvl w:val="0"/>
          <w:numId w:val="79"/>
        </w:numPr>
        <w:tabs>
          <w:tab w:val="clear" w:pos="720"/>
          <w:tab w:val="num" w:pos="-900"/>
        </w:tabs>
      </w:pPr>
      <w:r w:rsidRPr="005223F4">
        <w:t xml:space="preserve">The selected branch of a xs:choice </w:t>
      </w:r>
    </w:p>
    <w:p w14:paraId="15604335" w14:textId="77777777" w:rsidR="00B63902" w:rsidRPr="005223F4" w:rsidRDefault="00B63902" w:rsidP="00B63902">
      <w:pPr>
        <w:rPr>
          <w:b/>
          <w:bCs/>
        </w:rPr>
      </w:pPr>
      <w:r w:rsidRPr="005223F4">
        <w:rPr>
          <w:b/>
          <w:bCs/>
        </w:rPr>
        <w:t xml:space="preserve">Definition: 'required </w:t>
      </w:r>
      <w:commentRangeStart w:id="6041"/>
      <w:r w:rsidRPr="005223F4">
        <w:rPr>
          <w:b/>
          <w:bCs/>
        </w:rPr>
        <w:t>element</w:t>
      </w:r>
      <w:commentRangeEnd w:id="6041"/>
      <w:r w:rsidR="00316B66">
        <w:rPr>
          <w:rStyle w:val="CommentReference"/>
        </w:rPr>
        <w:commentReference w:id="6041"/>
      </w:r>
      <w:r w:rsidRPr="005223F4">
        <w:rPr>
          <w:b/>
          <w:bCs/>
        </w:rPr>
        <w:t>'</w:t>
      </w:r>
    </w:p>
    <w:p w14:paraId="58C7B16E" w14:textId="77777777" w:rsidR="00876751" w:rsidRDefault="00B63902" w:rsidP="00316B66">
      <w:r w:rsidRPr="005223F4">
        <w:t>When an element is in a 'required parent context', we define the term 'required element' to be :</w:t>
      </w:r>
    </w:p>
    <w:p w14:paraId="254D9D07" w14:textId="6A2E9EF8" w:rsidR="00876751" w:rsidRDefault="00876751" w:rsidP="00D14D5C">
      <w:pPr>
        <w:numPr>
          <w:ilvl w:val="0"/>
          <w:numId w:val="155"/>
        </w:numPr>
      </w:pPr>
      <w:r w:rsidRPr="005223F4">
        <w:t>A scalar element</w:t>
      </w:r>
    </w:p>
    <w:p w14:paraId="1948E539" w14:textId="77777777" w:rsidR="00B63902" w:rsidRPr="005223F4" w:rsidRDefault="00B63902" w:rsidP="00D14D5C">
      <w:pPr>
        <w:numPr>
          <w:ilvl w:val="0"/>
          <w:numId w:val="155"/>
        </w:numPr>
      </w:pPr>
      <w:r w:rsidRPr="005223F4">
        <w:t xml:space="preserve">An element of a fixed-occurrence array </w:t>
      </w:r>
    </w:p>
    <w:p w14:paraId="2231E563" w14:textId="15C2B3D7" w:rsidR="00B63902" w:rsidRPr="005223F4" w:rsidRDefault="00B63902" w:rsidP="00D14D5C">
      <w:pPr>
        <w:numPr>
          <w:ilvl w:val="0"/>
          <w:numId w:val="155"/>
        </w:numPr>
      </w:pPr>
      <w:r w:rsidRPr="005223F4">
        <w:t xml:space="preserve">An element of a variable-occurrence array </w:t>
      </w:r>
      <w:r w:rsidR="00384B64" w:rsidRPr="005223F4">
        <w:t>i</w:t>
      </w:r>
      <w:r w:rsidRPr="005223F4">
        <w:t xml:space="preserve">f its index is less than or equal to the value of minOccurs. </w:t>
      </w:r>
    </w:p>
    <w:p w14:paraId="6F39BBDD" w14:textId="77777777" w:rsidR="00B63902" w:rsidRPr="005223F4" w:rsidRDefault="00B63902" w:rsidP="00B63902">
      <w:r w:rsidRPr="005223F4">
        <w:t xml:space="preserve">On parsing, a required element in a required parent context must produce a value in the infoset otherwise it is a processing error. </w:t>
      </w:r>
    </w:p>
    <w:p w14:paraId="14E8F045" w14:textId="77777777" w:rsidR="00B63902" w:rsidRPr="005223F4" w:rsidRDefault="00B63902" w:rsidP="00B63902">
      <w:r w:rsidRPr="005223F4">
        <w:t>On unparsing a required element in a required parent context must produce a value in the augmented infoset otherwise it is a processing error.</w:t>
      </w:r>
    </w:p>
    <w:p w14:paraId="47563898" w14:textId="372AC400" w:rsidR="00B63902" w:rsidRPr="005223F4" w:rsidDel="00316B66" w:rsidRDefault="00B63902" w:rsidP="00B63902">
      <w:pPr>
        <w:rPr>
          <w:del w:id="6042" w:author="mbeckerle" w:date="2012-04-22T20:53:00Z"/>
        </w:rPr>
      </w:pPr>
    </w:p>
    <w:p w14:paraId="51C5FB88" w14:textId="7EAE0F7C" w:rsidR="00B63902" w:rsidRPr="005223F4" w:rsidDel="00316B66" w:rsidRDefault="00B63902" w:rsidP="00B63902">
      <w:pPr>
        <w:rPr>
          <w:del w:id="6043" w:author="mbeckerle" w:date="2012-04-22T20:53:00Z"/>
        </w:rPr>
      </w:pPr>
    </w:p>
    <w:p w14:paraId="334F61DB" w14:textId="77777777" w:rsidR="00B63902" w:rsidRPr="005223F4" w:rsidRDefault="00B63902" w:rsidP="00B63902">
      <w:pPr>
        <w:rPr>
          <w:b/>
          <w:bCs/>
        </w:rPr>
      </w:pPr>
      <w:r w:rsidRPr="005223F4">
        <w:rPr>
          <w:b/>
          <w:bCs/>
        </w:rPr>
        <w:t>Definition 'missing element'</w:t>
      </w:r>
    </w:p>
    <w:p w14:paraId="0769D30C" w14:textId="7694FFEE" w:rsidR="00B63902" w:rsidRPr="005223F4" w:rsidDel="00316B66" w:rsidRDefault="00B63902" w:rsidP="00B63902">
      <w:pPr>
        <w:rPr>
          <w:del w:id="6044" w:author="mbeckerle" w:date="2012-04-22T20:53:00Z"/>
          <w:b/>
          <w:bCs/>
        </w:rPr>
      </w:pPr>
    </w:p>
    <w:p w14:paraId="01D22797" w14:textId="77777777" w:rsidR="006C7565" w:rsidRPr="005223F4" w:rsidRDefault="00B63902" w:rsidP="006C7565">
      <w:r w:rsidRPr="005223F4">
        <w:t xml:space="preserve">On parsing, an element is missing </w:t>
      </w:r>
    </w:p>
    <w:p w14:paraId="7645701E" w14:textId="77777777" w:rsidR="006C7565" w:rsidRPr="005223F4" w:rsidDel="006C74F8" w:rsidRDefault="002F37BA" w:rsidP="001640CC">
      <w:pPr>
        <w:numPr>
          <w:ilvl w:val="0"/>
          <w:numId w:val="99"/>
        </w:numPr>
        <w:rPr>
          <w:del w:id="6045" w:author="mbeckerle" w:date="2012-03-24T15:03:00Z"/>
        </w:rPr>
      </w:pPr>
      <w:r>
        <w:t>IF</w:t>
      </w:r>
      <w:r w:rsidRPr="005223F4">
        <w:t xml:space="preserve"> </w:t>
      </w:r>
      <w:r w:rsidR="006C7565" w:rsidRPr="005223F4">
        <w:t>an in</w:t>
      </w:r>
      <w:ins w:id="6046" w:author="mbeckerle" w:date="2012-03-24T14:00:00Z">
        <w:r w:rsidR="00EA1786">
          <w:t>i</w:t>
        </w:r>
      </w:ins>
      <w:r w:rsidR="006C7565" w:rsidRPr="005223F4">
        <w:t>tiator</w:t>
      </w:r>
      <w:r w:rsidR="006C7565" w:rsidRPr="005223F4">
        <w:rPr>
          <w:rFonts w:ascii="Helv" w:eastAsia="MS Mincho" w:hAnsi="Helv" w:cs="Helv"/>
          <w:lang w:eastAsia="ja-JP"/>
        </w:rPr>
        <w:t xml:space="preserve"> is defined AND </w:t>
      </w:r>
      <w:r w:rsidR="00E76101" w:rsidRPr="005223F4">
        <w:rPr>
          <w:rFonts w:ascii="Helv" w:eastAsia="MS Mincho" w:hAnsi="Helv" w:cs="Helv"/>
          <w:lang w:eastAsia="ja-JP"/>
        </w:rPr>
        <w:t>dfdl:</w:t>
      </w:r>
      <w:r w:rsidR="006C7565" w:rsidRPr="005223F4">
        <w:rPr>
          <w:rFonts w:ascii="Helv" w:eastAsia="MS Mincho" w:hAnsi="Helv" w:cs="Helv"/>
          <w:lang w:eastAsia="ja-JP"/>
        </w:rPr>
        <w:t xml:space="preserve">emptyValueDelimiterPolicy </w:t>
      </w:r>
      <w:r w:rsidR="001640CC" w:rsidRPr="005223F4">
        <w:rPr>
          <w:rFonts w:ascii="Helv" w:eastAsia="MS Mincho" w:hAnsi="Helv" w:cs="Helv"/>
          <w:lang w:eastAsia="ja-JP"/>
        </w:rPr>
        <w:t>is 'initiator' or 'both'</w:t>
      </w:r>
      <w:r w:rsidR="006C7565" w:rsidRPr="005223F4">
        <w:t xml:space="preserve"> but </w:t>
      </w:r>
      <w:r w:rsidR="001640CC" w:rsidRPr="005223F4">
        <w:t xml:space="preserve">the initiator is </w:t>
      </w:r>
      <w:r w:rsidR="006C7565" w:rsidRPr="005223F4">
        <w:t>not found</w:t>
      </w:r>
      <w:r w:rsidR="001640CC" w:rsidRPr="005223F4">
        <w:t xml:space="preserve"> in the data stream.</w:t>
      </w:r>
      <w:r w:rsidR="006C7565" w:rsidRPr="005223F4">
        <w:t xml:space="preserve"> </w:t>
      </w:r>
    </w:p>
    <w:p w14:paraId="60EB2BCE" w14:textId="77777777" w:rsidR="006C7565" w:rsidRPr="005223F4" w:rsidRDefault="006C7565" w:rsidP="006C74F8">
      <w:pPr>
        <w:numPr>
          <w:ilvl w:val="0"/>
          <w:numId w:val="99"/>
        </w:numPr>
      </w:pPr>
      <w:r w:rsidRPr="005223F4">
        <w:t xml:space="preserve">OR </w:t>
      </w:r>
      <w:r w:rsidR="001640CC" w:rsidRPr="005223F4">
        <w:t xml:space="preserve">the </w:t>
      </w:r>
      <w:r w:rsidR="00B63902" w:rsidRPr="005223F4">
        <w:t xml:space="preserve">content </w:t>
      </w:r>
      <w:ins w:id="6047" w:author="mbeckerle" w:date="2012-03-24T15:03:00Z">
        <w:r w:rsidR="006C74F8">
          <w:t xml:space="preserve">region </w:t>
        </w:r>
        <w:r w:rsidR="006C74F8">
          <w:rPr>
            <w:rStyle w:val="CommentReference"/>
            <w:rFonts w:cs="Arial"/>
            <w:lang w:eastAsia="zh-CN"/>
          </w:rPr>
          <w:commentReference w:id="6048"/>
        </w:r>
        <w:r w:rsidR="006C74F8">
          <w:t xml:space="preserve">(which can be either the SimpleContent region or the ComplexContent region defined in Section </w:t>
        </w:r>
        <w:r w:rsidR="006C74F8">
          <w:fldChar w:fldCharType="begin"/>
        </w:r>
        <w:r w:rsidR="006C74F8">
          <w:instrText xml:space="preserve"> REF __RefHeading__3549_1503507204 \h </w:instrText>
        </w:r>
      </w:ins>
      <w:ins w:id="6049" w:author="mbeckerle" w:date="2012-03-24T15:03:00Z">
        <w:r w:rsidR="006C74F8">
          <w:fldChar w:fldCharType="separate"/>
        </w:r>
        <w:r w:rsidR="006C74F8">
          <w:t>9.2</w:t>
        </w:r>
        <w:r w:rsidR="006C74F8">
          <w:fldChar w:fldCharType="end"/>
        </w:r>
        <w:r w:rsidR="006C74F8">
          <w:t>)</w:t>
        </w:r>
        <w:r w:rsidR="006C74F8" w:rsidRPr="006C74F8">
          <w:rPr>
            <w:rFonts w:eastAsia="Arial"/>
          </w:rPr>
          <w:t xml:space="preserve"> </w:t>
        </w:r>
        <w:r w:rsidR="006C74F8">
          <w:t>in</w:t>
        </w:r>
        <w:r w:rsidR="006C74F8" w:rsidRPr="006C74F8">
          <w:rPr>
            <w:rFonts w:eastAsia="Arial"/>
          </w:rPr>
          <w:t xml:space="preserve"> </w:t>
        </w:r>
      </w:ins>
      <w:del w:id="6050" w:author="mbeckerle" w:date="2012-03-24T15:03:00Z">
        <w:r w:rsidR="00B63902" w:rsidRPr="005223F4" w:rsidDel="006C74F8">
          <w:delText xml:space="preserve">region in </w:delText>
        </w:r>
      </w:del>
      <w:r w:rsidR="00B63902" w:rsidRPr="005223F4">
        <w:t xml:space="preserve">the data stream is empty. </w:t>
      </w:r>
    </w:p>
    <w:p w14:paraId="38FC66D0" w14:textId="0F275D57" w:rsidR="00B63902" w:rsidRPr="005223F4" w:rsidDel="00316B66" w:rsidRDefault="00B63902" w:rsidP="006C7565">
      <w:pPr>
        <w:rPr>
          <w:del w:id="6051" w:author="mbeckerle" w:date="2012-04-22T20:53:00Z"/>
        </w:rPr>
      </w:pPr>
      <w:del w:id="6052" w:author="mbeckerle" w:date="2012-04-22T20:53:00Z">
        <w:r w:rsidRPr="005223F4" w:rsidDel="00316B66">
          <w:delText>.</w:delText>
        </w:r>
      </w:del>
    </w:p>
    <w:p w14:paraId="4600FF65" w14:textId="74347E36" w:rsidR="00B63902" w:rsidRPr="005223F4" w:rsidDel="00316B66" w:rsidRDefault="00B63902" w:rsidP="00B63902">
      <w:pPr>
        <w:rPr>
          <w:del w:id="6053" w:author="mbeckerle" w:date="2012-04-22T20:53:00Z"/>
        </w:rPr>
      </w:pPr>
    </w:p>
    <w:p w14:paraId="2F52AA9F" w14:textId="1CDAD2E2" w:rsidR="00B63902" w:rsidRPr="005223F4" w:rsidRDefault="00B63902" w:rsidP="00B63902">
      <w:del w:id="6054" w:author="mbeckerle" w:date="2012-04-22T20:53:00Z">
        <w:r w:rsidRPr="005223F4" w:rsidDel="00316B66">
          <w:delText>O</w:delText>
        </w:r>
      </w:del>
      <w:r w:rsidRPr="005223F4">
        <w:t>n unparsing, an element is missing if it is not in the infoset.</w:t>
      </w:r>
    </w:p>
    <w:p w14:paraId="116862F1" w14:textId="11D8E5EC" w:rsidR="00B63902" w:rsidRPr="005223F4" w:rsidDel="00316B66" w:rsidRDefault="00B63902" w:rsidP="00B63902">
      <w:pPr>
        <w:rPr>
          <w:del w:id="6055" w:author="mbeckerle" w:date="2012-04-22T20:53:00Z"/>
        </w:rPr>
      </w:pPr>
    </w:p>
    <w:p w14:paraId="6CA86E79" w14:textId="77777777" w:rsidR="00B63902" w:rsidRPr="005223F4" w:rsidRDefault="00B63902" w:rsidP="00B63902">
      <w:pPr>
        <w:rPr>
          <w:b/>
          <w:bCs/>
        </w:rPr>
      </w:pPr>
      <w:r w:rsidRPr="005223F4">
        <w:rPr>
          <w:b/>
          <w:bCs/>
        </w:rPr>
        <w:t>Definition 'is nil'</w:t>
      </w:r>
    </w:p>
    <w:p w14:paraId="14A2F745" w14:textId="48F93C97" w:rsidR="00B63902" w:rsidRPr="005223F4" w:rsidDel="00316B66" w:rsidRDefault="00B63902" w:rsidP="00B63902">
      <w:pPr>
        <w:rPr>
          <w:del w:id="6056" w:author="mbeckerle" w:date="2012-04-22T20:53:00Z"/>
        </w:rPr>
      </w:pPr>
    </w:p>
    <w:p w14:paraId="4AF4C757" w14:textId="797C4F03" w:rsidR="00B63902" w:rsidRPr="005223F4" w:rsidRDefault="00B63902" w:rsidP="00B63902">
      <w:r w:rsidRPr="005223F4">
        <w:t>On parsing an element is nil if xs:nillable is 'true' AND one of the following:</w:t>
      </w:r>
      <w:del w:id="6057" w:author="mbeckerle" w:date="2012-04-22T20:54:00Z">
        <w:r w:rsidRPr="005223F4" w:rsidDel="00316B66">
          <w:br/>
        </w:r>
      </w:del>
    </w:p>
    <w:p w14:paraId="2B903411" w14:textId="77777777" w:rsidR="00B63902" w:rsidRPr="005223F4" w:rsidRDefault="00B63902" w:rsidP="002F37BA">
      <w:pPr>
        <w:numPr>
          <w:ilvl w:val="0"/>
          <w:numId w:val="91"/>
        </w:numPr>
      </w:pPr>
      <w:r w:rsidRPr="005223F4">
        <w:t xml:space="preserve">dfdl:nilKind is 'logicalValue' and the </w:t>
      </w:r>
      <w:commentRangeStart w:id="6058"/>
      <w:r w:rsidR="002F37BA" w:rsidRPr="005223F4">
        <w:rPr>
          <w:rFonts w:cs="Arial"/>
          <w:b/>
          <w:i/>
          <w:lang w:eastAsia="ja-JP" w:bidi="he-IL"/>
        </w:rPr>
        <w:t>SimpleRepresentation</w:t>
      </w:r>
      <w:commentRangeEnd w:id="6058"/>
      <w:r w:rsidR="006A210B">
        <w:rPr>
          <w:rStyle w:val="CommentReference"/>
        </w:rPr>
        <w:commentReference w:id="6058"/>
      </w:r>
      <w:r w:rsidR="002F37BA" w:rsidRPr="005223F4">
        <w:rPr>
          <w:rFonts w:cs="Arial"/>
          <w:b/>
          <w:i/>
          <w:lang w:eastAsia="ja-JP" w:bidi="he-IL"/>
        </w:rPr>
        <w:t xml:space="preserve"> </w:t>
      </w:r>
      <w:r w:rsidRPr="005223F4">
        <w:t xml:space="preserve">region of the data stream, converted to its logical type, matches any of the dfdl:nilValue values. </w:t>
      </w:r>
    </w:p>
    <w:p w14:paraId="562A3363" w14:textId="77777777" w:rsidR="00B63902" w:rsidRPr="005223F4" w:rsidRDefault="00B63902" w:rsidP="002F37BA">
      <w:pPr>
        <w:numPr>
          <w:ilvl w:val="0"/>
          <w:numId w:val="91"/>
        </w:numPr>
      </w:pPr>
      <w:r w:rsidRPr="005223F4">
        <w:t xml:space="preserve">dfdl:nilKind is 'literalValue' and the </w:t>
      </w:r>
      <w:r w:rsidR="002F37BA" w:rsidRPr="005223F4">
        <w:rPr>
          <w:rFonts w:cs="Arial"/>
          <w:b/>
          <w:i/>
          <w:lang w:eastAsia="ja-JP" w:bidi="he-IL"/>
        </w:rPr>
        <w:t xml:space="preserve">SimpleRepresentation </w:t>
      </w:r>
      <w:r w:rsidRPr="005223F4">
        <w:t xml:space="preserve">region of the data stream matches any of the dfdl:nilValue values </w:t>
      </w:r>
    </w:p>
    <w:p w14:paraId="2C02342F" w14:textId="77777777" w:rsidR="00B63902" w:rsidDel="00316B66" w:rsidRDefault="00B63902">
      <w:pPr>
        <w:numPr>
          <w:ilvl w:val="0"/>
          <w:numId w:val="91"/>
        </w:numPr>
        <w:rPr>
          <w:del w:id="6059" w:author="mbeckerle" w:date="2012-04-22T20:54:00Z"/>
        </w:rPr>
        <w:pPrChange w:id="6060" w:author="mbeckerle" w:date="2012-04-22T20:54:00Z">
          <w:pPr/>
        </w:pPrChange>
      </w:pPr>
      <w:r w:rsidRPr="005223F4">
        <w:t xml:space="preserve">dfdl:nilKind is ‘literalCharacter’ and all characters in the </w:t>
      </w:r>
      <w:r w:rsidR="002F37BA" w:rsidRPr="005223F4">
        <w:rPr>
          <w:rFonts w:cs="Arial"/>
          <w:b/>
          <w:i/>
          <w:lang w:eastAsia="ja-JP" w:bidi="he-IL"/>
        </w:rPr>
        <w:t xml:space="preserve">SimpleRepresentation </w:t>
      </w:r>
      <w:r w:rsidRPr="005223F4">
        <w:t>region of the data stream match the dfdl:nilValue character.</w:t>
      </w:r>
    </w:p>
    <w:p w14:paraId="7F03E7BA" w14:textId="77777777" w:rsidR="00316B66" w:rsidRDefault="00316B66" w:rsidP="002F37BA">
      <w:pPr>
        <w:numPr>
          <w:ilvl w:val="0"/>
          <w:numId w:val="91"/>
        </w:numPr>
        <w:rPr>
          <w:ins w:id="6061" w:author="mbeckerle" w:date="2012-04-22T20:54:00Z"/>
        </w:rPr>
      </w:pPr>
    </w:p>
    <w:p w14:paraId="6B98B308" w14:textId="4A63FAEC" w:rsidR="00E13147" w:rsidRPr="005223F4" w:rsidDel="002331E1" w:rsidRDefault="006A210B">
      <w:pPr>
        <w:numPr>
          <w:ilvl w:val="0"/>
          <w:numId w:val="91"/>
        </w:numPr>
        <w:rPr>
          <w:ins w:id="6062" w:author="Steve Hanson" w:date="2012-03-01T11:22:00Z"/>
          <w:del w:id="6063" w:author="mbeckerle" w:date="2012-03-25T11:57:00Z"/>
        </w:rPr>
      </w:pPr>
      <w:ins w:id="6064" w:author="Steve Hanson" w:date="2012-08-10T10:00:00Z">
        <w:r>
          <w:t>d</w:t>
        </w:r>
      </w:ins>
      <w:commentRangeStart w:id="6065"/>
      <w:ins w:id="6066" w:author="mbeckerle" w:date="2012-03-25T11:53:00Z">
        <w:del w:id="6067" w:author="Steve Hanson" w:date="2012-08-10T10:00:00Z">
          <w:r w:rsidR="00CF23D3" w:rsidDel="006A210B">
            <w:delText>D</w:delText>
          </w:r>
        </w:del>
        <w:r w:rsidR="00CF23D3">
          <w:t xml:space="preserve">fdl:nilKind is ‘literalValue’, dfdl:nilValue is “%ES;”, the type is complex, and the </w:t>
        </w:r>
      </w:ins>
      <w:ins w:id="6068" w:author="mbeckerle" w:date="2012-03-25T11:55:00Z">
        <w:r w:rsidR="00CF23D3" w:rsidRPr="006A210B">
          <w:rPr>
            <w:b/>
            <w:i/>
          </w:rPr>
          <w:t>ComplexContent</w:t>
        </w:r>
        <w:r w:rsidR="00CF23D3">
          <w:t xml:space="preserve"> region of the data stream </w:t>
        </w:r>
      </w:ins>
      <w:ins w:id="6069" w:author="mbeckerle" w:date="2012-03-25T11:57:00Z">
        <w:r w:rsidR="002331E1">
          <w:t>matches the empty representation</w:t>
        </w:r>
        <w:commentRangeEnd w:id="6065"/>
        <w:r w:rsidR="002331E1">
          <w:t>.</w:t>
        </w:r>
      </w:ins>
      <w:commentRangeStart w:id="6070"/>
      <w:ins w:id="6071" w:author="Steve Hanson" w:date="2012-03-01T11:22:00Z">
        <w:del w:id="6072" w:author="mbeckerle" w:date="2012-03-25T11:57:00Z">
          <w:r w:rsidR="00E13147" w:rsidDel="002331E1">
            <w:delText xml:space="preserve"> </w:delText>
          </w:r>
        </w:del>
      </w:ins>
      <w:commentRangeEnd w:id="6070"/>
      <w:r w:rsidR="0077492A">
        <w:rPr>
          <w:rStyle w:val="CommentReference"/>
        </w:rPr>
        <w:commentReference w:id="6065"/>
      </w:r>
      <w:ins w:id="6073" w:author="Steve Hanson" w:date="2012-03-01T11:22:00Z">
        <w:del w:id="6074" w:author="mbeckerle" w:date="2012-03-25T11:57:00Z">
          <w:r w:rsidR="00E13147" w:rsidDel="002331E1">
            <w:rPr>
              <w:rStyle w:val="CommentReference"/>
            </w:rPr>
            <w:commentReference w:id="6070"/>
          </w:r>
        </w:del>
      </w:ins>
      <w:ins w:id="6075" w:author="mbeckerle" w:date="2012-03-25T11:57:00Z">
        <w:r w:rsidR="002331E1">
          <w:t>.</w:t>
        </w:r>
      </w:ins>
      <w:ins w:id="6076" w:author="Steve Hanson" w:date="2012-03-01T11:22:00Z">
        <w:del w:id="6077" w:author="mbeckerle" w:date="2012-03-25T11:57:00Z">
          <w:r w:rsidR="00E13147" w:rsidDel="002331E1">
            <w:delText xml:space="preserve"> </w:delText>
          </w:r>
        </w:del>
      </w:ins>
    </w:p>
    <w:p w14:paraId="5C193071" w14:textId="77777777" w:rsidR="00B63902" w:rsidRDefault="00B63902" w:rsidP="006A210B">
      <w:pPr>
        <w:numPr>
          <w:ilvl w:val="0"/>
          <w:numId w:val="91"/>
        </w:numPr>
        <w:rPr>
          <w:ins w:id="6078" w:author="mbeckerle" w:date="2012-03-25T11:57:00Z"/>
        </w:rPr>
      </w:pPr>
    </w:p>
    <w:p w14:paraId="4D6446AD" w14:textId="77777777" w:rsidR="002331E1" w:rsidRPr="005223F4" w:rsidRDefault="002331E1" w:rsidP="00B63902">
      <w:ins w:id="6079" w:author="mbeckerle" w:date="2012-03-25T11:57:00Z">
        <w:r>
          <w:t>Note that property nilValueDelimiterPolicy controls whether matching one of the nilValues also involves matching the initiator or terminator specified by the element. A nil indicator may or may not also require the delmiters that data elements require.</w:t>
        </w:r>
      </w:ins>
    </w:p>
    <w:p w14:paraId="1AF83CB5" w14:textId="0B9FB32E" w:rsidR="00B63902" w:rsidRPr="005223F4" w:rsidDel="00316B66" w:rsidRDefault="00B63902" w:rsidP="00B63902">
      <w:pPr>
        <w:rPr>
          <w:del w:id="6080" w:author="mbeckerle" w:date="2012-04-22T20:54:00Z"/>
        </w:rPr>
      </w:pPr>
    </w:p>
    <w:p w14:paraId="403DA7C6" w14:textId="77777777" w:rsidR="00B63902" w:rsidRPr="005223F4" w:rsidRDefault="00B63902" w:rsidP="00B63902">
      <w:r w:rsidRPr="005223F4">
        <w:t xml:space="preserve">On unparsing an element is nil if xs:nillable is 'true' AND the element value is nil in the infoset. </w:t>
      </w:r>
    </w:p>
    <w:p w14:paraId="185A1D5D" w14:textId="08A9A004" w:rsidR="00B63902" w:rsidRPr="005223F4" w:rsidDel="00316B66" w:rsidRDefault="00B63902" w:rsidP="00B63902">
      <w:pPr>
        <w:rPr>
          <w:del w:id="6081" w:author="mbeckerle" w:date="2012-04-22T20:54:00Z"/>
        </w:rPr>
      </w:pPr>
    </w:p>
    <w:p w14:paraId="542548BC" w14:textId="77777777" w:rsidR="00B63902" w:rsidRPr="005223F4" w:rsidRDefault="00B63902" w:rsidP="00B63902">
      <w:pPr>
        <w:rPr>
          <w:b/>
          <w:bCs/>
        </w:rPr>
      </w:pPr>
      <w:r w:rsidRPr="005223F4">
        <w:rPr>
          <w:b/>
          <w:bCs/>
        </w:rPr>
        <w:t>Definition 'nil output representation'</w:t>
      </w:r>
    </w:p>
    <w:p w14:paraId="356426DE" w14:textId="6E6C64AF" w:rsidR="00B63902" w:rsidRPr="005223F4" w:rsidDel="00316B66" w:rsidRDefault="00B63902" w:rsidP="00B63902">
      <w:pPr>
        <w:rPr>
          <w:del w:id="6082" w:author="mbeckerle" w:date="2012-04-22T20:54:00Z"/>
        </w:rPr>
      </w:pPr>
    </w:p>
    <w:p w14:paraId="5E33F2EE" w14:textId="77777777" w:rsidR="00B63902" w:rsidRPr="005223F4" w:rsidRDefault="00B63902" w:rsidP="00B63902">
      <w:r w:rsidRPr="005223F4">
        <w:t>The 'nil output representation' is one of the following:</w:t>
      </w:r>
    </w:p>
    <w:p w14:paraId="09FB7DF7" w14:textId="4F5F865C" w:rsidR="00B63902" w:rsidRPr="005223F4" w:rsidDel="00316B66" w:rsidRDefault="00B63902" w:rsidP="00B63902">
      <w:pPr>
        <w:rPr>
          <w:del w:id="6083" w:author="mbeckerle" w:date="2012-04-22T20:54:00Z"/>
        </w:rPr>
      </w:pPr>
    </w:p>
    <w:p w14:paraId="101C169E" w14:textId="77777777" w:rsidR="00B63902" w:rsidRPr="005223F4" w:rsidRDefault="00B63902" w:rsidP="00B63902">
      <w:pPr>
        <w:numPr>
          <w:ilvl w:val="0"/>
          <w:numId w:val="96"/>
        </w:numPr>
      </w:pPr>
      <w:r w:rsidRPr="005223F4">
        <w:t>When dfdl:nilKind is 'logicalValue' then the representation value is the first value of dfdl:nilValue converted to the physical representation.</w:t>
      </w:r>
    </w:p>
    <w:p w14:paraId="209C737B" w14:textId="77777777" w:rsidR="00B63902" w:rsidRPr="005223F4" w:rsidRDefault="00B63902" w:rsidP="00B63902">
      <w:pPr>
        <w:numPr>
          <w:ilvl w:val="0"/>
          <w:numId w:val="96"/>
        </w:numPr>
      </w:pPr>
      <w:r w:rsidRPr="005223F4">
        <w:t>When dfdl:nilKind is 'literalValue' then the representation value is the first value of dfdl:nilValue</w:t>
      </w:r>
    </w:p>
    <w:p w14:paraId="2D07057C" w14:textId="77777777" w:rsidR="00B63902" w:rsidRPr="005223F4" w:rsidRDefault="00B63902" w:rsidP="00B63902">
      <w:pPr>
        <w:numPr>
          <w:ilvl w:val="0"/>
          <w:numId w:val="96"/>
        </w:numPr>
      </w:pPr>
      <w:r w:rsidRPr="005223F4">
        <w:t>When dfdl:nilKind is ‘literalCharacter’ then the representation value is the character from dfdl:nilValue repeated to the required length</w:t>
      </w:r>
    </w:p>
    <w:p w14:paraId="016A2AAF" w14:textId="1EB249C5" w:rsidR="00B63902" w:rsidRPr="005223F4" w:rsidDel="00316B66" w:rsidRDefault="00B63902" w:rsidP="00B63902">
      <w:pPr>
        <w:rPr>
          <w:del w:id="6084" w:author="mbeckerle" w:date="2012-04-22T20:54:00Z"/>
        </w:rPr>
      </w:pPr>
      <w:bookmarkStart w:id="6085" w:name="_Toc322911679"/>
      <w:bookmarkStart w:id="6086" w:name="_Toc322912218"/>
      <w:bookmarkStart w:id="6087" w:name="_Toc329093067"/>
      <w:bookmarkStart w:id="6088" w:name="_Toc332701580"/>
      <w:bookmarkStart w:id="6089" w:name="_Toc332701884"/>
      <w:bookmarkStart w:id="6090" w:name="_Toc332711683"/>
      <w:bookmarkStart w:id="6091" w:name="_Toc332711985"/>
      <w:bookmarkStart w:id="6092" w:name="_Toc332712286"/>
      <w:bookmarkStart w:id="6093" w:name="_Toc332724202"/>
      <w:bookmarkStart w:id="6094" w:name="_Toc332724502"/>
      <w:bookmarkEnd w:id="6085"/>
      <w:bookmarkEnd w:id="6086"/>
      <w:bookmarkEnd w:id="6087"/>
      <w:bookmarkEnd w:id="6088"/>
      <w:bookmarkEnd w:id="6089"/>
      <w:bookmarkEnd w:id="6090"/>
      <w:bookmarkEnd w:id="6091"/>
      <w:bookmarkEnd w:id="6092"/>
      <w:bookmarkEnd w:id="6093"/>
      <w:bookmarkEnd w:id="6094"/>
    </w:p>
    <w:p w14:paraId="60F43DBC" w14:textId="77777777" w:rsidR="00E2663D" w:rsidRPr="005223F4" w:rsidRDefault="00E2663D" w:rsidP="00E2663D">
      <w:pPr>
        <w:pStyle w:val="Heading3"/>
      </w:pPr>
      <w:bookmarkStart w:id="6095" w:name="_Toc332724503"/>
      <w:r w:rsidRPr="005223F4">
        <w:t>Nils and Defaults on Parsing</w:t>
      </w:r>
      <w:bookmarkEnd w:id="6095"/>
    </w:p>
    <w:p w14:paraId="14F13E0D" w14:textId="38C4D5F2" w:rsidR="00B63902" w:rsidRPr="005223F4" w:rsidDel="00316B66" w:rsidRDefault="00B63902" w:rsidP="00B63902">
      <w:pPr>
        <w:rPr>
          <w:del w:id="6096" w:author="mbeckerle" w:date="2012-04-22T20:54:00Z"/>
        </w:rPr>
      </w:pPr>
    </w:p>
    <w:p w14:paraId="05E6351E" w14:textId="77777777" w:rsidR="00B63902" w:rsidRPr="005223F4" w:rsidRDefault="00B63902" w:rsidP="00B63902">
      <w:r w:rsidRPr="005223F4">
        <w:t>For simple elements the following applies:</w:t>
      </w:r>
    </w:p>
    <w:p w14:paraId="6B9082CF" w14:textId="72507469" w:rsidR="00B63902" w:rsidRPr="005223F4" w:rsidDel="00316B66" w:rsidRDefault="00B63902" w:rsidP="00B63902">
      <w:pPr>
        <w:rPr>
          <w:del w:id="6097" w:author="mbeckerle" w:date="2012-04-22T20:54:00Z"/>
        </w:rPr>
      </w:pPr>
    </w:p>
    <w:p w14:paraId="21F720E8" w14:textId="77777777" w:rsidR="00B63902" w:rsidRPr="005223F4" w:rsidRDefault="00B63902" w:rsidP="006A210B">
      <w:pPr>
        <w:numPr>
          <w:ilvl w:val="0"/>
          <w:numId w:val="82"/>
        </w:numPr>
        <w:tabs>
          <w:tab w:val="clear" w:pos="360"/>
          <w:tab w:val="num" w:pos="-1260"/>
        </w:tabs>
        <w:spacing w:after="120"/>
      </w:pPr>
      <w:r w:rsidRPr="005223F4">
        <w:t>If 'missing element':</w:t>
      </w:r>
    </w:p>
    <w:p w14:paraId="20B638BA" w14:textId="77777777" w:rsidR="00B63902" w:rsidRPr="005223F4" w:rsidRDefault="00B63902" w:rsidP="00B63902">
      <w:pPr>
        <w:numPr>
          <w:ilvl w:val="0"/>
          <w:numId w:val="89"/>
        </w:numPr>
        <w:spacing w:after="120"/>
      </w:pPr>
      <w:r w:rsidRPr="005223F4">
        <w:t>If both dfdl:initiator and dfdl:terminator are not specified</w:t>
      </w:r>
    </w:p>
    <w:p w14:paraId="09AB0640" w14:textId="77777777" w:rsidR="00B63902" w:rsidRPr="005223F4" w:rsidRDefault="00B63902" w:rsidP="00B63902">
      <w:pPr>
        <w:numPr>
          <w:ilvl w:val="2"/>
          <w:numId w:val="89"/>
        </w:numPr>
        <w:spacing w:after="120"/>
      </w:pPr>
      <w:r w:rsidRPr="005223F4">
        <w:t>If 'is nil' then the infoset value is nil</w:t>
      </w:r>
    </w:p>
    <w:p w14:paraId="011B6E17" w14:textId="77777777" w:rsidR="00B63902" w:rsidRPr="005223F4" w:rsidRDefault="00B63902" w:rsidP="00B63902">
      <w:pPr>
        <w:numPr>
          <w:ilvl w:val="2"/>
          <w:numId w:val="89"/>
        </w:numPr>
        <w:spacing w:after="120"/>
      </w:pPr>
      <w:r w:rsidRPr="005223F4">
        <w:t xml:space="preserve">Else if 'required element', and 'has a default' then the infoset value is the value provided by the default </w:t>
      </w:r>
    </w:p>
    <w:p w14:paraId="145B1B9C" w14:textId="77777777" w:rsidR="00B63902" w:rsidRPr="005223F4" w:rsidRDefault="00B63902" w:rsidP="00B63902">
      <w:pPr>
        <w:numPr>
          <w:ilvl w:val="2"/>
          <w:numId w:val="89"/>
        </w:numPr>
        <w:spacing w:after="120"/>
      </w:pPr>
      <w:r w:rsidRPr="005223F4">
        <w:t>Else If 'required element', it is a processing error</w:t>
      </w:r>
    </w:p>
    <w:p w14:paraId="063EEC72" w14:textId="77777777" w:rsidR="00B63902" w:rsidRPr="005223F4" w:rsidRDefault="00B63902" w:rsidP="00B63902">
      <w:pPr>
        <w:numPr>
          <w:ilvl w:val="2"/>
          <w:numId w:val="89"/>
        </w:numPr>
        <w:spacing w:after="120"/>
      </w:pPr>
      <w:r w:rsidRPr="005223F4">
        <w:t>Otherwise nothing is added to the infoset</w:t>
      </w:r>
    </w:p>
    <w:p w14:paraId="370175F1" w14:textId="77777777" w:rsidR="00B63902" w:rsidRPr="005223F4" w:rsidRDefault="00B63902" w:rsidP="006A210B">
      <w:pPr>
        <w:numPr>
          <w:ilvl w:val="0"/>
          <w:numId w:val="89"/>
        </w:numPr>
        <w:tabs>
          <w:tab w:val="clear" w:pos="720"/>
          <w:tab w:val="num" w:pos="-900"/>
        </w:tabs>
        <w:spacing w:after="120"/>
      </w:pPr>
      <w:r w:rsidRPr="005223F4">
        <w:t xml:space="preserve">Otherwise </w:t>
      </w:r>
    </w:p>
    <w:p w14:paraId="4E167A4D" w14:textId="77777777" w:rsidR="00B63902" w:rsidRPr="005223F4" w:rsidRDefault="00B63902" w:rsidP="00B63902">
      <w:pPr>
        <w:numPr>
          <w:ilvl w:val="2"/>
          <w:numId w:val="89"/>
        </w:numPr>
        <w:spacing w:after="120"/>
      </w:pPr>
      <w:r w:rsidRPr="005223F4">
        <w:t>If 'is nil' and the initiator and/or terminator comply with dfdl:nilValueDelimiterPolicy then the infoset value is nil</w:t>
      </w:r>
    </w:p>
    <w:p w14:paraId="4F5EB2BD" w14:textId="77777777" w:rsidR="00B63902" w:rsidRPr="005223F4" w:rsidRDefault="00B63902" w:rsidP="00B63902">
      <w:pPr>
        <w:numPr>
          <w:ilvl w:val="2"/>
          <w:numId w:val="89"/>
        </w:numPr>
        <w:spacing w:after="120"/>
      </w:pPr>
      <w:r w:rsidRPr="005223F4">
        <w:t xml:space="preserve">Else if 'required element', and 'has a default' and the initiator and/or terminator comply with dfdl:emptyValueDelimiterPolicy then the infoset value is the value provided by the default </w:t>
      </w:r>
    </w:p>
    <w:p w14:paraId="7EFBE388" w14:textId="77777777" w:rsidR="00B63902" w:rsidRPr="005223F4" w:rsidRDefault="00B63902" w:rsidP="00B63902">
      <w:pPr>
        <w:numPr>
          <w:ilvl w:val="2"/>
          <w:numId w:val="89"/>
        </w:numPr>
        <w:spacing w:after="120"/>
      </w:pPr>
      <w:r w:rsidRPr="005223F4">
        <w:t>Else If 'required element', it is a processing error</w:t>
      </w:r>
    </w:p>
    <w:p w14:paraId="2054E7AC" w14:textId="77777777" w:rsidR="00B63902" w:rsidRPr="005223F4" w:rsidRDefault="00B63902" w:rsidP="00B63902">
      <w:pPr>
        <w:numPr>
          <w:ilvl w:val="2"/>
          <w:numId w:val="89"/>
        </w:numPr>
        <w:spacing w:after="120"/>
      </w:pPr>
      <w:r w:rsidRPr="005223F4">
        <w:t xml:space="preserve">Otherwise nothing is added to the infoset </w:t>
      </w:r>
    </w:p>
    <w:p w14:paraId="74487059" w14:textId="77777777" w:rsidR="00B63902" w:rsidRPr="005223F4" w:rsidRDefault="00B63902" w:rsidP="006A210B">
      <w:pPr>
        <w:numPr>
          <w:ilvl w:val="0"/>
          <w:numId w:val="83"/>
        </w:numPr>
        <w:tabs>
          <w:tab w:val="clear" w:pos="360"/>
          <w:tab w:val="num" w:pos="-1260"/>
        </w:tabs>
        <w:spacing w:after="120"/>
      </w:pPr>
      <w:r w:rsidRPr="005223F4">
        <w:t>Otherwise</w:t>
      </w:r>
    </w:p>
    <w:p w14:paraId="1A0AEF62" w14:textId="77777777" w:rsidR="00B63902" w:rsidRPr="005223F4" w:rsidRDefault="00B63902" w:rsidP="00B63902">
      <w:pPr>
        <w:numPr>
          <w:ilvl w:val="0"/>
          <w:numId w:val="95"/>
        </w:numPr>
        <w:tabs>
          <w:tab w:val="num" w:pos="1620"/>
        </w:tabs>
        <w:spacing w:after="120"/>
      </w:pPr>
      <w:r w:rsidRPr="005223F4">
        <w:t>If both dfdl:initiator and dfdl:terminator are not specified</w:t>
      </w:r>
    </w:p>
    <w:p w14:paraId="308E4F8E" w14:textId="77777777" w:rsidR="00B63902" w:rsidRPr="005223F4" w:rsidRDefault="00B63902" w:rsidP="00B63902">
      <w:pPr>
        <w:numPr>
          <w:ilvl w:val="0"/>
          <w:numId w:val="94"/>
        </w:numPr>
        <w:spacing w:after="120"/>
      </w:pPr>
      <w:r w:rsidRPr="005223F4">
        <w:t>If 'is nil' then the infoset value is nil</w:t>
      </w:r>
    </w:p>
    <w:p w14:paraId="5E8EC2F7" w14:textId="77777777" w:rsidR="00B63902" w:rsidRPr="005223F4" w:rsidRDefault="00B63902" w:rsidP="00B63902">
      <w:pPr>
        <w:numPr>
          <w:ilvl w:val="0"/>
          <w:numId w:val="94"/>
        </w:numPr>
        <w:spacing w:after="120"/>
      </w:pPr>
      <w:r w:rsidRPr="005223F4">
        <w:t>Otherwise the infoset value is the parsed value from the data stream</w:t>
      </w:r>
    </w:p>
    <w:p w14:paraId="25DA6968" w14:textId="77777777" w:rsidR="00B63902" w:rsidRPr="005223F4" w:rsidRDefault="00B63902" w:rsidP="00B63902">
      <w:pPr>
        <w:numPr>
          <w:ilvl w:val="0"/>
          <w:numId w:val="95"/>
        </w:numPr>
        <w:tabs>
          <w:tab w:val="num" w:pos="1620"/>
        </w:tabs>
        <w:spacing w:after="120"/>
      </w:pPr>
      <w:r w:rsidRPr="005223F4">
        <w:t>Otherwise</w:t>
      </w:r>
    </w:p>
    <w:p w14:paraId="470A6EEE" w14:textId="77777777" w:rsidR="00B63902" w:rsidRPr="005223F4" w:rsidRDefault="00B63902" w:rsidP="00B63902">
      <w:pPr>
        <w:numPr>
          <w:ilvl w:val="0"/>
          <w:numId w:val="93"/>
        </w:numPr>
        <w:spacing w:after="120"/>
      </w:pPr>
      <w:r w:rsidRPr="005223F4">
        <w:t>If 'is nil' and the initiator and/or terminator comply with dfdl:nilValueDelimiterPolicy</w:t>
      </w:r>
      <w:r w:rsidRPr="005223F4" w:rsidDel="006A7E15">
        <w:t xml:space="preserve"> </w:t>
      </w:r>
      <w:r w:rsidRPr="005223F4">
        <w:t>then the infoset value is nil</w:t>
      </w:r>
    </w:p>
    <w:p w14:paraId="764E8A7B" w14:textId="77777777" w:rsidR="00B63902" w:rsidRPr="005223F4" w:rsidRDefault="00B63902" w:rsidP="00B63902">
      <w:pPr>
        <w:numPr>
          <w:ilvl w:val="0"/>
          <w:numId w:val="93"/>
        </w:numPr>
        <w:spacing w:after="120"/>
      </w:pPr>
      <w:r w:rsidRPr="005223F4">
        <w:t>Otherwise the infoset value is the parsed value from the data stream</w:t>
      </w:r>
    </w:p>
    <w:p w14:paraId="3E2391B6" w14:textId="138ED5A3" w:rsidR="00B63902" w:rsidRPr="005223F4" w:rsidDel="00316B66" w:rsidRDefault="00B63902" w:rsidP="00B63902">
      <w:pPr>
        <w:rPr>
          <w:del w:id="6098" w:author="mbeckerle" w:date="2012-04-22T20:54:00Z"/>
        </w:rPr>
      </w:pPr>
    </w:p>
    <w:p w14:paraId="7599C4DC" w14:textId="77777777" w:rsidR="00B63902" w:rsidRPr="005223F4" w:rsidRDefault="00B63902" w:rsidP="00B63902">
      <w:commentRangeStart w:id="6099"/>
      <w:commentRangeStart w:id="6100"/>
      <w:r w:rsidRPr="005223F4">
        <w:t>For complex elements the following applies</w:t>
      </w:r>
      <w:commentRangeEnd w:id="6099"/>
      <w:r w:rsidR="00E13147">
        <w:rPr>
          <w:rStyle w:val="CommentReference"/>
        </w:rPr>
        <w:commentReference w:id="6099"/>
      </w:r>
      <w:commentRangeEnd w:id="6100"/>
      <w:r w:rsidR="00DA38ED">
        <w:rPr>
          <w:rStyle w:val="CommentReference"/>
        </w:rPr>
        <w:commentReference w:id="6100"/>
      </w:r>
      <w:r w:rsidRPr="005223F4">
        <w:t>:</w:t>
      </w:r>
    </w:p>
    <w:p w14:paraId="272232A5" w14:textId="69A67A7F" w:rsidR="00B63902" w:rsidRPr="005223F4" w:rsidDel="00316B66" w:rsidRDefault="00B63902" w:rsidP="00B63902">
      <w:pPr>
        <w:rPr>
          <w:del w:id="6101" w:author="mbeckerle" w:date="2012-04-22T20:54:00Z"/>
        </w:rPr>
      </w:pPr>
    </w:p>
    <w:p w14:paraId="65FDAE31" w14:textId="77777777" w:rsidR="00B63902" w:rsidRPr="005223F4" w:rsidRDefault="00B63902" w:rsidP="00B63902">
      <w:pPr>
        <w:numPr>
          <w:ilvl w:val="0"/>
          <w:numId w:val="82"/>
        </w:numPr>
        <w:spacing w:after="120"/>
      </w:pPr>
      <w:r w:rsidRPr="005223F4">
        <w:t>If 'missing element':</w:t>
      </w:r>
    </w:p>
    <w:p w14:paraId="50108E3A" w14:textId="77777777" w:rsidR="00B63902" w:rsidRPr="005223F4" w:rsidRDefault="00B63902" w:rsidP="00B63902">
      <w:pPr>
        <w:numPr>
          <w:ilvl w:val="0"/>
          <w:numId w:val="84"/>
        </w:numPr>
        <w:spacing w:after="120"/>
      </w:pPr>
      <w:r w:rsidRPr="005223F4">
        <w:t>If both dfdl:initiator and dfdl:terminator are not specified</w:t>
      </w:r>
    </w:p>
    <w:p w14:paraId="262D2DA6" w14:textId="77777777" w:rsidR="00B63902" w:rsidRPr="005223F4" w:rsidRDefault="00B63902" w:rsidP="00B63902">
      <w:pPr>
        <w:numPr>
          <w:ilvl w:val="1"/>
          <w:numId w:val="84"/>
        </w:numPr>
        <w:spacing w:after="120"/>
      </w:pPr>
      <w:r w:rsidRPr="005223F4">
        <w:t>If 'required element', and 'has a default' then the element is added to the Infoset and 'missing element' processing is applied to all child elements.</w:t>
      </w:r>
    </w:p>
    <w:p w14:paraId="2E3D0655" w14:textId="77777777" w:rsidR="00B63902" w:rsidRPr="005223F4" w:rsidRDefault="00B63902" w:rsidP="00B63902">
      <w:pPr>
        <w:numPr>
          <w:ilvl w:val="1"/>
          <w:numId w:val="84"/>
        </w:numPr>
        <w:spacing w:after="120"/>
      </w:pPr>
      <w:r w:rsidRPr="005223F4">
        <w:t>Else if 'required element' it is a processing error</w:t>
      </w:r>
    </w:p>
    <w:p w14:paraId="7628BA3A" w14:textId="77777777" w:rsidR="00B63902" w:rsidRPr="005223F4" w:rsidRDefault="00B63902" w:rsidP="00B63902">
      <w:pPr>
        <w:numPr>
          <w:ilvl w:val="1"/>
          <w:numId w:val="84"/>
        </w:numPr>
        <w:spacing w:after="120"/>
      </w:pPr>
      <w:r w:rsidRPr="005223F4">
        <w:t>Otherwise nothing is added to the infoset</w:t>
      </w:r>
    </w:p>
    <w:p w14:paraId="137D2AA0" w14:textId="77777777" w:rsidR="00B63902" w:rsidRPr="005223F4" w:rsidRDefault="00B63902" w:rsidP="00B63902">
      <w:pPr>
        <w:numPr>
          <w:ilvl w:val="0"/>
          <w:numId w:val="84"/>
        </w:numPr>
        <w:spacing w:after="120"/>
      </w:pPr>
      <w:r w:rsidRPr="005223F4">
        <w:t>Otherwise</w:t>
      </w:r>
    </w:p>
    <w:p w14:paraId="43D8F0CD" w14:textId="77777777" w:rsidR="00B63902" w:rsidRPr="005223F4" w:rsidRDefault="00B63902" w:rsidP="00B63902">
      <w:pPr>
        <w:numPr>
          <w:ilvl w:val="1"/>
          <w:numId w:val="84"/>
        </w:numPr>
        <w:spacing w:after="120"/>
      </w:pPr>
      <w:r w:rsidRPr="005223F4">
        <w:t>If 'required element', and 'has a default' and the initiator and/or terminator comply with dfdl:emptyValueDelimiterPolicy then the element is added to the infoset and 'missing element' processing is applied to all child elements.</w:t>
      </w:r>
    </w:p>
    <w:p w14:paraId="749AB68C" w14:textId="77777777" w:rsidR="00B63902" w:rsidRPr="005223F4" w:rsidRDefault="00B63902" w:rsidP="00B63902">
      <w:pPr>
        <w:numPr>
          <w:ilvl w:val="1"/>
          <w:numId w:val="84"/>
        </w:numPr>
        <w:spacing w:after="120"/>
      </w:pPr>
      <w:r w:rsidRPr="005223F4">
        <w:t>Else if 'required element' it is a processing error</w:t>
      </w:r>
    </w:p>
    <w:p w14:paraId="6E59FD09" w14:textId="77777777" w:rsidR="00B63902" w:rsidRPr="005223F4" w:rsidRDefault="00B63902" w:rsidP="00B63902">
      <w:pPr>
        <w:numPr>
          <w:ilvl w:val="1"/>
          <w:numId w:val="84"/>
        </w:numPr>
        <w:spacing w:after="120"/>
      </w:pPr>
      <w:r w:rsidRPr="005223F4">
        <w:t>Otherwise nothing is added to the infoset</w:t>
      </w:r>
    </w:p>
    <w:p w14:paraId="0D4D3CEE" w14:textId="14F75859" w:rsidR="00B63902" w:rsidRPr="005223F4" w:rsidDel="00316B66" w:rsidRDefault="00B63902" w:rsidP="00B63902">
      <w:pPr>
        <w:spacing w:after="120"/>
        <w:rPr>
          <w:del w:id="6102" w:author="mbeckerle" w:date="2012-04-22T20:54:00Z"/>
        </w:rPr>
      </w:pPr>
      <w:del w:id="6103" w:author="mbeckerle" w:date="2012-04-22T20:54:00Z">
        <w:r w:rsidRPr="005223F4" w:rsidDel="00316B66">
          <w:delText xml:space="preserve"> </w:delText>
        </w:r>
      </w:del>
    </w:p>
    <w:p w14:paraId="67273746" w14:textId="77777777" w:rsidR="00B63902" w:rsidRPr="005223F4" w:rsidRDefault="00B63902" w:rsidP="006A210B">
      <w:pPr>
        <w:spacing w:after="120"/>
      </w:pPr>
      <w:r w:rsidRPr="005223F4">
        <w:t>Otherwise the element is added to the infoset.</w:t>
      </w:r>
    </w:p>
    <w:p w14:paraId="668056D6" w14:textId="7004F897" w:rsidR="00B63902" w:rsidRPr="005223F4" w:rsidDel="00316B66" w:rsidRDefault="00B63902" w:rsidP="00B63902">
      <w:pPr>
        <w:rPr>
          <w:del w:id="6104" w:author="mbeckerle" w:date="2012-04-22T20:54:00Z"/>
        </w:rPr>
      </w:pPr>
      <w:bookmarkStart w:id="6105" w:name="_Toc322911681"/>
      <w:bookmarkStart w:id="6106" w:name="_Toc322912220"/>
      <w:bookmarkStart w:id="6107" w:name="_Toc329093069"/>
      <w:bookmarkStart w:id="6108" w:name="_Toc332701582"/>
      <w:bookmarkStart w:id="6109" w:name="_Toc332701886"/>
      <w:bookmarkStart w:id="6110" w:name="_Toc332711685"/>
      <w:bookmarkStart w:id="6111" w:name="_Toc332711987"/>
      <w:bookmarkStart w:id="6112" w:name="_Toc332712288"/>
      <w:bookmarkStart w:id="6113" w:name="_Toc332724204"/>
      <w:bookmarkStart w:id="6114" w:name="_Toc332724504"/>
      <w:bookmarkEnd w:id="6105"/>
      <w:bookmarkEnd w:id="6106"/>
      <w:bookmarkEnd w:id="6107"/>
      <w:bookmarkEnd w:id="6108"/>
      <w:bookmarkEnd w:id="6109"/>
      <w:bookmarkEnd w:id="6110"/>
      <w:bookmarkEnd w:id="6111"/>
      <w:bookmarkEnd w:id="6112"/>
      <w:bookmarkEnd w:id="6113"/>
      <w:bookmarkEnd w:id="6114"/>
    </w:p>
    <w:p w14:paraId="64904AD9" w14:textId="77777777" w:rsidR="00B63902" w:rsidRPr="005223F4" w:rsidRDefault="00E2663D" w:rsidP="00E2663D">
      <w:pPr>
        <w:pStyle w:val="Heading3"/>
      </w:pPr>
      <w:bookmarkStart w:id="6115" w:name="_Toc332724505"/>
      <w:r w:rsidRPr="005223F4">
        <w:t>Nils and Defaults on Unparsing</w:t>
      </w:r>
      <w:bookmarkEnd w:id="6115"/>
    </w:p>
    <w:p w14:paraId="0E945162" w14:textId="77777777" w:rsidR="00B63902" w:rsidRPr="005223F4" w:rsidRDefault="00B63902" w:rsidP="00B63902">
      <w:r w:rsidRPr="005223F4">
        <w:t>For simple elements the following applies:</w:t>
      </w:r>
    </w:p>
    <w:p w14:paraId="6B02DB50" w14:textId="09C1A3C8" w:rsidR="00B63902" w:rsidRPr="005223F4" w:rsidDel="00316B66" w:rsidRDefault="00B63902" w:rsidP="00B63902">
      <w:pPr>
        <w:rPr>
          <w:del w:id="6116" w:author="mbeckerle" w:date="2012-04-22T20:54:00Z"/>
        </w:rPr>
      </w:pPr>
    </w:p>
    <w:p w14:paraId="67A48D89" w14:textId="77777777" w:rsidR="00B63902" w:rsidRPr="005223F4" w:rsidRDefault="00B63902" w:rsidP="00B63902">
      <w:pPr>
        <w:numPr>
          <w:ilvl w:val="0"/>
          <w:numId w:val="85"/>
        </w:numPr>
      </w:pPr>
      <w:r w:rsidRPr="005223F4">
        <w:t>If 'missing element'</w:t>
      </w:r>
    </w:p>
    <w:p w14:paraId="2ED6BC2E" w14:textId="64B4EAEC" w:rsidR="00B63902" w:rsidRPr="005223F4" w:rsidDel="00316B66" w:rsidRDefault="00B63902" w:rsidP="00B63902">
      <w:pPr>
        <w:rPr>
          <w:del w:id="6117" w:author="mbeckerle" w:date="2012-04-22T20:54:00Z"/>
        </w:rPr>
      </w:pPr>
    </w:p>
    <w:p w14:paraId="7EFDEA67" w14:textId="77777777" w:rsidR="00B63902" w:rsidRPr="005223F4" w:rsidRDefault="00B63902" w:rsidP="00B63902">
      <w:pPr>
        <w:numPr>
          <w:ilvl w:val="0"/>
          <w:numId w:val="78"/>
        </w:numPr>
      </w:pPr>
      <w:r w:rsidRPr="005223F4">
        <w:t>If both dfdl:initiator and dfdl:terminator are not specified</w:t>
      </w:r>
    </w:p>
    <w:p w14:paraId="6E166C5F" w14:textId="77777777" w:rsidR="00B63902" w:rsidRPr="005223F4" w:rsidRDefault="00B63902" w:rsidP="0067411D">
      <w:pPr>
        <w:numPr>
          <w:ilvl w:val="1"/>
          <w:numId w:val="78"/>
        </w:numPr>
        <w:spacing w:before="120"/>
      </w:pPr>
      <w:r w:rsidRPr="005223F4">
        <w:t xml:space="preserve">If 'required element' and 'has a default' then the output value is the unparsed value provided by the default. </w:t>
      </w:r>
    </w:p>
    <w:p w14:paraId="6D487B8F" w14:textId="77777777" w:rsidR="00B63902" w:rsidRPr="005223F4" w:rsidRDefault="00B63902" w:rsidP="006A210B">
      <w:pPr>
        <w:numPr>
          <w:ilvl w:val="1"/>
          <w:numId w:val="78"/>
        </w:numPr>
        <w:spacing w:before="120"/>
        <w:ind w:left="1434" w:hanging="357"/>
      </w:pPr>
      <w:r w:rsidRPr="005223F4">
        <w:t>Else if 'required element' it is a processing error</w:t>
      </w:r>
    </w:p>
    <w:p w14:paraId="10B91151" w14:textId="77777777" w:rsidR="00B63902" w:rsidRPr="005223F4" w:rsidRDefault="00B63902" w:rsidP="006A210B">
      <w:pPr>
        <w:numPr>
          <w:ilvl w:val="1"/>
          <w:numId w:val="78"/>
        </w:numPr>
        <w:spacing w:before="120"/>
        <w:ind w:left="1434" w:hanging="357"/>
      </w:pPr>
      <w:r w:rsidRPr="005223F4">
        <w:t>Otherwise nothing is output</w:t>
      </w:r>
    </w:p>
    <w:p w14:paraId="26DA075A" w14:textId="77777777" w:rsidR="00B63902" w:rsidRPr="005223F4" w:rsidRDefault="00B63902" w:rsidP="006A210B">
      <w:pPr>
        <w:numPr>
          <w:ilvl w:val="0"/>
          <w:numId w:val="78"/>
        </w:numPr>
        <w:spacing w:before="120" w:after="120"/>
        <w:ind w:left="714" w:hanging="357"/>
      </w:pPr>
      <w:r w:rsidRPr="005223F4">
        <w:t>Otherwise</w:t>
      </w:r>
    </w:p>
    <w:p w14:paraId="1558C0A5" w14:textId="77777777" w:rsidR="00B63902" w:rsidRPr="005223F4" w:rsidRDefault="00B63902" w:rsidP="00B63902">
      <w:pPr>
        <w:numPr>
          <w:ilvl w:val="1"/>
          <w:numId w:val="78"/>
        </w:numPr>
        <w:spacing w:before="120" w:after="120"/>
      </w:pPr>
      <w:r w:rsidRPr="005223F4">
        <w:t>If 'required element' and 'has a default' then the output value is the unparsed value provided by the default, with initiator and/or terminator as controlled by dfdl:emptyValueDelimiterPolicy if the value is the empty string or dfdl:nilValueDelimiterPolicy if dfdl:useNilForDefault' is 'true' .</w:t>
      </w:r>
    </w:p>
    <w:p w14:paraId="08E32F38" w14:textId="77777777" w:rsidR="00B63902" w:rsidRPr="005223F4" w:rsidRDefault="00B63902" w:rsidP="00B63902">
      <w:pPr>
        <w:numPr>
          <w:ilvl w:val="1"/>
          <w:numId w:val="78"/>
        </w:numPr>
        <w:spacing w:before="120" w:after="120"/>
      </w:pPr>
      <w:r w:rsidRPr="005223F4">
        <w:t xml:space="preserve">Else if 'required element' it is a processing error  </w:t>
      </w:r>
    </w:p>
    <w:p w14:paraId="0E973071" w14:textId="77777777" w:rsidR="00B63902" w:rsidRPr="005223F4" w:rsidRDefault="00B63902" w:rsidP="00B63902">
      <w:pPr>
        <w:numPr>
          <w:ilvl w:val="1"/>
          <w:numId w:val="78"/>
        </w:numPr>
        <w:spacing w:before="120" w:after="120"/>
      </w:pPr>
      <w:r w:rsidRPr="005223F4">
        <w:t>Otherwise nothing is output</w:t>
      </w:r>
    </w:p>
    <w:p w14:paraId="592A2243" w14:textId="5F0305F6" w:rsidR="00B63902" w:rsidRPr="005223F4" w:rsidRDefault="00B63902" w:rsidP="00B63902">
      <w:pPr>
        <w:numPr>
          <w:ilvl w:val="0"/>
          <w:numId w:val="87"/>
        </w:numPr>
        <w:spacing w:before="120"/>
      </w:pPr>
      <w:r w:rsidRPr="005223F4">
        <w:t>Otherwise</w:t>
      </w:r>
      <w:del w:id="6118" w:author="mbeckerle" w:date="2012-04-22T20:55:00Z">
        <w:r w:rsidRPr="005223F4" w:rsidDel="00316B66">
          <w:br/>
        </w:r>
      </w:del>
    </w:p>
    <w:p w14:paraId="40713B8F" w14:textId="77777777" w:rsidR="00B63902" w:rsidRPr="005223F4" w:rsidRDefault="00B63902" w:rsidP="006A210B">
      <w:pPr>
        <w:numPr>
          <w:ilvl w:val="0"/>
          <w:numId w:val="86"/>
        </w:numPr>
        <w:spacing w:after="120"/>
        <w:ind w:left="714" w:hanging="357"/>
      </w:pPr>
      <w:r w:rsidRPr="005223F4">
        <w:t>If xs:nillable is not 'true' and the infoset value is nil it is a processing error.</w:t>
      </w:r>
    </w:p>
    <w:p w14:paraId="5306A0E9" w14:textId="77777777" w:rsidR="00B63902" w:rsidRPr="005223F4" w:rsidRDefault="00B63902" w:rsidP="006A210B">
      <w:pPr>
        <w:numPr>
          <w:ilvl w:val="0"/>
          <w:numId w:val="86"/>
        </w:numPr>
        <w:spacing w:after="120"/>
        <w:ind w:left="714" w:hanging="357"/>
      </w:pPr>
      <w:r w:rsidRPr="005223F4">
        <w:t>Else if both dfdl:initiator and dfdl:terminator are not specified</w:t>
      </w:r>
    </w:p>
    <w:p w14:paraId="4057DAD1" w14:textId="77777777" w:rsidR="00B63902" w:rsidRPr="005223F4" w:rsidRDefault="00B63902" w:rsidP="00B63902">
      <w:pPr>
        <w:numPr>
          <w:ilvl w:val="1"/>
          <w:numId w:val="86"/>
        </w:numPr>
        <w:spacing w:after="120"/>
      </w:pPr>
      <w:r w:rsidRPr="005223F4">
        <w:t>If 'is nil' then the 'nil output representation' is output</w:t>
      </w:r>
      <w:r w:rsidRPr="005223F4" w:rsidDel="00420A20">
        <w:t xml:space="preserve"> </w:t>
      </w:r>
      <w:r w:rsidRPr="005223F4">
        <w:t xml:space="preserve">. </w:t>
      </w:r>
    </w:p>
    <w:p w14:paraId="05726B68" w14:textId="77777777" w:rsidR="00B63902" w:rsidRPr="005223F4" w:rsidRDefault="00B63902" w:rsidP="00B63902">
      <w:pPr>
        <w:numPr>
          <w:ilvl w:val="1"/>
          <w:numId w:val="86"/>
        </w:numPr>
        <w:spacing w:after="120"/>
      </w:pPr>
      <w:r w:rsidRPr="005223F4">
        <w:t>Otherwise the output value is the unparsed value from the infoset..</w:t>
      </w:r>
    </w:p>
    <w:p w14:paraId="118F2257" w14:textId="77777777" w:rsidR="00B63902" w:rsidRPr="005223F4" w:rsidRDefault="00B63902" w:rsidP="006A210B">
      <w:pPr>
        <w:numPr>
          <w:ilvl w:val="0"/>
          <w:numId w:val="86"/>
        </w:numPr>
        <w:spacing w:after="120"/>
        <w:ind w:left="714" w:hanging="357"/>
      </w:pPr>
      <w:r w:rsidRPr="005223F4">
        <w:t>Otherwise</w:t>
      </w:r>
    </w:p>
    <w:p w14:paraId="3B2527DE" w14:textId="77777777" w:rsidR="00B63902" w:rsidRPr="005223F4" w:rsidRDefault="00B63902" w:rsidP="00B63902">
      <w:pPr>
        <w:numPr>
          <w:ilvl w:val="1"/>
          <w:numId w:val="86"/>
        </w:numPr>
        <w:spacing w:after="120"/>
      </w:pPr>
      <w:r w:rsidRPr="005223F4">
        <w:t xml:space="preserve">If 'is nil' then the 'nil output representation' is output with initiator and/or terminator as controlled by dfdl:nilValueDelimiterPolicy. </w:t>
      </w:r>
    </w:p>
    <w:p w14:paraId="1B773556" w14:textId="77777777" w:rsidR="00B63902" w:rsidRPr="005223F4" w:rsidRDefault="00B63902" w:rsidP="00B63902">
      <w:pPr>
        <w:numPr>
          <w:ilvl w:val="1"/>
          <w:numId w:val="86"/>
        </w:numPr>
        <w:spacing w:after="120"/>
      </w:pPr>
      <w:r w:rsidRPr="005223F4">
        <w:t>Otherwise the output value is the unparsed value from the infoset with initiator and/or terminator as controlled by dfdl:emptyValueDelimiterPolicy if the value is the empty string.</w:t>
      </w:r>
    </w:p>
    <w:p w14:paraId="4745D4DF" w14:textId="1208A835" w:rsidR="00B63902" w:rsidRPr="005223F4" w:rsidDel="00316B66" w:rsidRDefault="00B63902" w:rsidP="00B63902">
      <w:pPr>
        <w:rPr>
          <w:del w:id="6119" w:author="mbeckerle" w:date="2012-04-22T20:55:00Z"/>
        </w:rPr>
      </w:pPr>
    </w:p>
    <w:p w14:paraId="5D04446E" w14:textId="7129AAB4" w:rsidR="00B63902" w:rsidRPr="005223F4" w:rsidDel="00316B66" w:rsidRDefault="00B63902" w:rsidP="00B63902">
      <w:pPr>
        <w:rPr>
          <w:del w:id="6120" w:author="mbeckerle" w:date="2012-04-22T20:55:00Z"/>
        </w:rPr>
      </w:pPr>
    </w:p>
    <w:p w14:paraId="07C20C80" w14:textId="6686B718" w:rsidR="00B63902" w:rsidRPr="005223F4" w:rsidDel="00316B66" w:rsidRDefault="00B63902" w:rsidP="00B63902">
      <w:pPr>
        <w:rPr>
          <w:del w:id="6121" w:author="mbeckerle" w:date="2012-04-22T20:55:00Z"/>
        </w:rPr>
      </w:pPr>
    </w:p>
    <w:p w14:paraId="3A664A7D" w14:textId="77777777" w:rsidR="00B63902" w:rsidRPr="005223F4" w:rsidRDefault="00B63902" w:rsidP="00B63902">
      <w:commentRangeStart w:id="6122"/>
      <w:commentRangeStart w:id="6123"/>
      <w:r w:rsidRPr="005223F4">
        <w:t>For complex elements the following applies</w:t>
      </w:r>
      <w:commentRangeEnd w:id="6122"/>
      <w:r w:rsidR="00E13147">
        <w:rPr>
          <w:rStyle w:val="CommentReference"/>
        </w:rPr>
        <w:commentReference w:id="6122"/>
      </w:r>
      <w:commentRangeEnd w:id="6123"/>
      <w:r w:rsidR="00DA38ED">
        <w:rPr>
          <w:rStyle w:val="CommentReference"/>
        </w:rPr>
        <w:commentReference w:id="6123"/>
      </w:r>
      <w:r w:rsidRPr="005223F4">
        <w:t>:</w:t>
      </w:r>
    </w:p>
    <w:p w14:paraId="01447BE6" w14:textId="592B0FB9" w:rsidR="00B63902" w:rsidRPr="005223F4" w:rsidDel="00316B66" w:rsidRDefault="00B63902" w:rsidP="00B63902">
      <w:pPr>
        <w:rPr>
          <w:del w:id="6124" w:author="mbeckerle" w:date="2012-04-22T20:55:00Z"/>
        </w:rPr>
      </w:pPr>
    </w:p>
    <w:p w14:paraId="3B51DBE7" w14:textId="77777777" w:rsidR="00B63902" w:rsidRPr="005223F4" w:rsidRDefault="00B63902" w:rsidP="00B63902">
      <w:pPr>
        <w:numPr>
          <w:ilvl w:val="0"/>
          <w:numId w:val="85"/>
        </w:numPr>
      </w:pPr>
      <w:r w:rsidRPr="005223F4">
        <w:t>If 'missing element'</w:t>
      </w:r>
    </w:p>
    <w:p w14:paraId="4E6E1358" w14:textId="64071DA6" w:rsidR="00B63902" w:rsidRPr="005223F4" w:rsidDel="00316B66" w:rsidRDefault="00B63902" w:rsidP="00B63902">
      <w:pPr>
        <w:rPr>
          <w:del w:id="6125" w:author="mbeckerle" w:date="2012-04-22T20:55:00Z"/>
        </w:rPr>
      </w:pPr>
    </w:p>
    <w:p w14:paraId="6FE907E2" w14:textId="77777777" w:rsidR="00B63902" w:rsidRPr="005223F4" w:rsidRDefault="00B63902" w:rsidP="00B63902">
      <w:pPr>
        <w:numPr>
          <w:ilvl w:val="0"/>
          <w:numId w:val="88"/>
        </w:numPr>
      </w:pPr>
      <w:r w:rsidRPr="005223F4">
        <w:t>If both dfdl:initiator and dfdl:terminator are not specified</w:t>
      </w:r>
    </w:p>
    <w:p w14:paraId="59E05F0A" w14:textId="77777777" w:rsidR="00B63902" w:rsidRPr="005223F4" w:rsidRDefault="00B63902" w:rsidP="00B63902">
      <w:pPr>
        <w:numPr>
          <w:ilvl w:val="1"/>
          <w:numId w:val="88"/>
        </w:numPr>
        <w:spacing w:before="120"/>
      </w:pPr>
      <w:r w:rsidRPr="005223F4">
        <w:t>If 'required element' and 'has a default' then 'missing element' processing is applied to all child elements.</w:t>
      </w:r>
    </w:p>
    <w:p w14:paraId="0FAAD8E1" w14:textId="77777777" w:rsidR="00B63902" w:rsidRPr="005223F4" w:rsidRDefault="00B63902" w:rsidP="006A210B">
      <w:pPr>
        <w:numPr>
          <w:ilvl w:val="1"/>
          <w:numId w:val="88"/>
        </w:numPr>
        <w:spacing w:before="120"/>
        <w:ind w:left="1797" w:hanging="357"/>
      </w:pPr>
      <w:r w:rsidRPr="005223F4">
        <w:t>Else if 'required element' it is a processing error</w:t>
      </w:r>
    </w:p>
    <w:p w14:paraId="284EE5D7" w14:textId="77777777" w:rsidR="00B63902" w:rsidRPr="005223F4" w:rsidRDefault="00B63902" w:rsidP="006A210B">
      <w:pPr>
        <w:numPr>
          <w:ilvl w:val="1"/>
          <w:numId w:val="88"/>
        </w:numPr>
        <w:spacing w:before="120"/>
        <w:ind w:left="1797" w:hanging="357"/>
      </w:pPr>
      <w:r w:rsidRPr="005223F4">
        <w:t>Otherwise nothing is output</w:t>
      </w:r>
    </w:p>
    <w:p w14:paraId="75D4221F" w14:textId="77777777" w:rsidR="00B63902" w:rsidRPr="005223F4" w:rsidRDefault="00B63902" w:rsidP="00B63902">
      <w:pPr>
        <w:numPr>
          <w:ilvl w:val="0"/>
          <w:numId w:val="88"/>
        </w:numPr>
        <w:spacing w:before="120" w:after="120"/>
      </w:pPr>
      <w:r w:rsidRPr="005223F4">
        <w:t>Otherwise</w:t>
      </w:r>
    </w:p>
    <w:p w14:paraId="662E083B" w14:textId="77777777" w:rsidR="00B63902" w:rsidRPr="005223F4" w:rsidRDefault="00B63902" w:rsidP="00B63902">
      <w:pPr>
        <w:numPr>
          <w:ilvl w:val="1"/>
          <w:numId w:val="88"/>
        </w:numPr>
      </w:pPr>
      <w:r w:rsidRPr="005223F4">
        <w:t>If 'required element' and 'has a default' then 'missing element' processing is applied to all child elements, and initiator and/or terminator are output (as controlled by dfdl:emptyValueDelimiterPolicy if the children’s total representation is the empty string).</w:t>
      </w:r>
    </w:p>
    <w:p w14:paraId="0EFE9AC6" w14:textId="77777777" w:rsidR="00B63902" w:rsidRPr="005223F4" w:rsidRDefault="00B63902" w:rsidP="006A210B">
      <w:pPr>
        <w:numPr>
          <w:ilvl w:val="1"/>
          <w:numId w:val="88"/>
        </w:numPr>
        <w:spacing w:before="120"/>
        <w:ind w:left="1797" w:hanging="357"/>
      </w:pPr>
      <w:r w:rsidRPr="005223F4">
        <w:t xml:space="preserve">Else if 'required element' it is a processing error  </w:t>
      </w:r>
    </w:p>
    <w:p w14:paraId="58846184" w14:textId="77777777" w:rsidR="00B63902" w:rsidRPr="005223F4" w:rsidRDefault="00B63902" w:rsidP="006A210B">
      <w:pPr>
        <w:numPr>
          <w:ilvl w:val="1"/>
          <w:numId w:val="88"/>
        </w:numPr>
        <w:spacing w:before="120"/>
        <w:ind w:left="1797" w:hanging="357"/>
      </w:pPr>
      <w:r w:rsidRPr="005223F4">
        <w:t>Otherwise nothing is output</w:t>
      </w:r>
    </w:p>
    <w:p w14:paraId="699DD8A5" w14:textId="0009434C" w:rsidR="00B63902" w:rsidRPr="005223F4" w:rsidRDefault="00B63902" w:rsidP="00B63902">
      <w:pPr>
        <w:numPr>
          <w:ilvl w:val="0"/>
          <w:numId w:val="87"/>
        </w:numPr>
        <w:spacing w:before="120"/>
      </w:pPr>
      <w:r w:rsidRPr="005223F4">
        <w:t xml:space="preserve">Otherwise </w:t>
      </w:r>
      <w:del w:id="6126" w:author="mbeckerle" w:date="2012-04-22T20:55:00Z">
        <w:r w:rsidRPr="005223F4" w:rsidDel="00316B66">
          <w:br/>
        </w:r>
      </w:del>
    </w:p>
    <w:p w14:paraId="678D2E05" w14:textId="090468D1" w:rsidR="00B63902" w:rsidRPr="005223F4" w:rsidRDefault="00B63902" w:rsidP="00B63902">
      <w:pPr>
        <w:numPr>
          <w:ilvl w:val="0"/>
          <w:numId w:val="90"/>
        </w:numPr>
      </w:pPr>
      <w:r w:rsidRPr="005223F4">
        <w:t>If dfdl:initiator and dfdl:terminator are not specified then nothing is output for this element</w:t>
      </w:r>
      <w:ins w:id="6127" w:author="mbeckerle" w:date="2012-04-22T20:55:00Z">
        <w:r w:rsidR="00316B66">
          <w:t>.</w:t>
        </w:r>
      </w:ins>
      <w:del w:id="6128" w:author="mbeckerle" w:date="2012-04-22T20:55:00Z">
        <w:r w:rsidRPr="005223F4" w:rsidDel="00316B66">
          <w:delText xml:space="preserve"> .</w:delText>
        </w:r>
      </w:del>
    </w:p>
    <w:p w14:paraId="2E2B6E3A" w14:textId="77777777" w:rsidR="00B63902" w:rsidRPr="005223F4" w:rsidRDefault="00B63902" w:rsidP="006A210B">
      <w:pPr>
        <w:numPr>
          <w:ilvl w:val="0"/>
          <w:numId w:val="90"/>
        </w:numPr>
        <w:spacing w:before="120"/>
        <w:ind w:left="714" w:hanging="357"/>
      </w:pPr>
      <w:r w:rsidRPr="005223F4">
        <w:t>Else if dfdl:initiator and/or  dfdl:terminator are specified then the initiator and/or terminator are output as controlled by dfdl:emptyValueDelimiterPolicy if the children’s total representation</w:t>
      </w:r>
      <w:r w:rsidRPr="005223F4" w:rsidDel="005E664A">
        <w:t xml:space="preserve"> </w:t>
      </w:r>
      <w:r w:rsidRPr="005223F4">
        <w:t>is the empty string</w:t>
      </w:r>
    </w:p>
    <w:p w14:paraId="53307CF0" w14:textId="0935D62C" w:rsidR="00B63902" w:rsidRPr="005223F4" w:rsidDel="00316B66" w:rsidRDefault="00B63902">
      <w:pPr>
        <w:pStyle w:val="Heading2"/>
        <w:rPr>
          <w:del w:id="6129" w:author="mbeckerle" w:date="2012-04-22T20:55:00Z"/>
        </w:rPr>
        <w:pPrChange w:id="6130" w:author="mbeckerle" w:date="2012-04-22T21:11:00Z">
          <w:pPr>
            <w:pStyle w:val="nobreak"/>
          </w:pPr>
        </w:pPrChange>
      </w:pPr>
      <w:bookmarkStart w:id="6131" w:name="_Toc322911372"/>
      <w:bookmarkStart w:id="6132" w:name="_Toc322911683"/>
      <w:bookmarkStart w:id="6133" w:name="_Toc322911933"/>
      <w:bookmarkStart w:id="6134" w:name="_Toc322912222"/>
      <w:bookmarkStart w:id="6135" w:name="_Toc329093071"/>
      <w:bookmarkStart w:id="6136" w:name="_Toc332701584"/>
      <w:bookmarkStart w:id="6137" w:name="_Toc332701888"/>
      <w:bookmarkStart w:id="6138" w:name="_Toc332711687"/>
      <w:bookmarkStart w:id="6139" w:name="_Toc332711989"/>
      <w:bookmarkStart w:id="6140" w:name="_Toc332712290"/>
      <w:bookmarkStart w:id="6141" w:name="_Toc332724206"/>
      <w:bookmarkStart w:id="6142" w:name="_Toc332724506"/>
      <w:bookmarkEnd w:id="6131"/>
      <w:bookmarkEnd w:id="6132"/>
      <w:bookmarkEnd w:id="6133"/>
      <w:bookmarkEnd w:id="6134"/>
      <w:bookmarkEnd w:id="6135"/>
      <w:bookmarkEnd w:id="6136"/>
      <w:bookmarkEnd w:id="6137"/>
      <w:bookmarkEnd w:id="6138"/>
      <w:bookmarkEnd w:id="6139"/>
      <w:bookmarkEnd w:id="6140"/>
      <w:bookmarkEnd w:id="6141"/>
      <w:bookmarkEnd w:id="6142"/>
    </w:p>
    <w:p w14:paraId="0635E32D" w14:textId="77777777" w:rsidR="005B31DF" w:rsidRPr="005223F4" w:rsidRDefault="005B31DF">
      <w:pPr>
        <w:pStyle w:val="Heading2"/>
      </w:pPr>
      <w:bookmarkStart w:id="6143" w:name="_Toc332724507"/>
      <w:r w:rsidRPr="005223F4">
        <w:t xml:space="preserve">Properties for </w:t>
      </w:r>
      <w:r w:rsidR="00884A98" w:rsidRPr="005223F4">
        <w:t>Nillable</w:t>
      </w:r>
      <w:r w:rsidRPr="005223F4">
        <w:t xml:space="preserve"> Elements</w:t>
      </w:r>
      <w:bookmarkEnd w:id="5975"/>
      <w:bookmarkEnd w:id="5976"/>
      <w:bookmarkEnd w:id="5977"/>
      <w:bookmarkEnd w:id="5978"/>
      <w:bookmarkEnd w:id="5979"/>
      <w:bookmarkEnd w:id="6143"/>
    </w:p>
    <w:p w14:paraId="5C58DC9C" w14:textId="71660AF5" w:rsidR="00095761" w:rsidRPr="005223F4" w:rsidDel="00316B66" w:rsidRDefault="00095761" w:rsidP="005B31DF">
      <w:pPr>
        <w:pStyle w:val="nobreak"/>
        <w:rPr>
          <w:del w:id="6144" w:author="mbeckerle" w:date="2012-04-22T20:55:00Z"/>
        </w:rPr>
      </w:pPr>
    </w:p>
    <w:p w14:paraId="58142D67" w14:textId="77777777" w:rsidR="00391C0E" w:rsidRPr="005223F4" w:rsidRDefault="005B31DF" w:rsidP="005B31DF">
      <w:pPr>
        <w:pStyle w:val="nobreak"/>
      </w:pPr>
      <w:r w:rsidRPr="005223F4">
        <w:t xml:space="preserve">These properties are used when the </w:t>
      </w:r>
      <w:r w:rsidR="0091319F" w:rsidRPr="005223F4">
        <w:t>XSDL</w:t>
      </w:r>
      <w:r w:rsidRPr="005223F4">
        <w:t xml:space="preserve"> ‘nillable’ attribute </w:t>
      </w:r>
      <w:r w:rsidR="005A400F" w:rsidRPr="005223F4">
        <w:t xml:space="preserve">of an element </w:t>
      </w:r>
      <w:r w:rsidRPr="005223F4">
        <w:t xml:space="preserve">is </w:t>
      </w:r>
      <w:r w:rsidR="00CA45AC" w:rsidRPr="005223F4">
        <w:t>true</w:t>
      </w:r>
      <w:r w:rsidRPr="005223F4">
        <w:t>, and they control when and how the representation data are interpreted as having the logical meaning ‘</w:t>
      </w:r>
      <w:r w:rsidR="00884A98" w:rsidRPr="005223F4">
        <w:t>nil</w:t>
      </w:r>
      <w:r w:rsidRPr="005223F4">
        <w:t xml:space="preserve">’. </w:t>
      </w:r>
      <w:r w:rsidR="005A400F" w:rsidRPr="005223F4">
        <w:t>They apply only to elements of simple type.</w:t>
      </w:r>
    </w:p>
    <w:p w14:paraId="191EB55E" w14:textId="72BF42F3" w:rsidR="00391C0E" w:rsidRPr="005223F4" w:rsidDel="00316B66" w:rsidRDefault="00391C0E" w:rsidP="005B31DF">
      <w:pPr>
        <w:pStyle w:val="nobreak"/>
        <w:rPr>
          <w:del w:id="6145" w:author="mbeckerle" w:date="2012-04-22T20:55: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223F4" w14:paraId="5FF3DA98" w14:textId="77777777" w:rsidTr="00240AC5">
        <w:trPr>
          <w:trHeight w:val="402"/>
        </w:trPr>
        <w:tc>
          <w:tcPr>
            <w:tcW w:w="2628" w:type="dxa"/>
            <w:shd w:val="clear" w:color="auto" w:fill="F3F3F3"/>
          </w:tcPr>
          <w:p w14:paraId="4A208EAC" w14:textId="77777777" w:rsidR="00391C0E" w:rsidRPr="005E3B09" w:rsidRDefault="00391C0E" w:rsidP="00391C0E">
            <w:pPr>
              <w:rPr>
                <w:b/>
              </w:rPr>
            </w:pPr>
            <w:r w:rsidRPr="005E3B09">
              <w:rPr>
                <w:b/>
              </w:rPr>
              <w:t>Property Name</w:t>
            </w:r>
          </w:p>
        </w:tc>
        <w:tc>
          <w:tcPr>
            <w:tcW w:w="6228" w:type="dxa"/>
            <w:shd w:val="clear" w:color="auto" w:fill="F3F3F3"/>
          </w:tcPr>
          <w:p w14:paraId="5E0E26D0" w14:textId="77777777" w:rsidR="00391C0E" w:rsidRPr="005E3B09" w:rsidRDefault="00391C0E" w:rsidP="00391C0E">
            <w:pPr>
              <w:rPr>
                <w:b/>
              </w:rPr>
            </w:pPr>
            <w:r w:rsidRPr="005E3B09">
              <w:rPr>
                <w:b/>
              </w:rPr>
              <w:t>Description</w:t>
            </w:r>
          </w:p>
        </w:tc>
      </w:tr>
      <w:tr w:rsidR="00391C0E" w:rsidRPr="005223F4" w14:paraId="59051161" w14:textId="77777777" w:rsidTr="00240AC5">
        <w:trPr>
          <w:trHeight w:val="153"/>
        </w:trPr>
        <w:tc>
          <w:tcPr>
            <w:tcW w:w="2628" w:type="dxa"/>
            <w:shd w:val="clear" w:color="auto" w:fill="auto"/>
          </w:tcPr>
          <w:p w14:paraId="2915DBAD" w14:textId="77777777" w:rsidR="00391C0E" w:rsidRPr="00240AC5" w:rsidRDefault="00391C0E" w:rsidP="00391C0E">
            <w:pPr>
              <w:rPr>
                <w:rFonts w:cs="Arial"/>
              </w:rPr>
            </w:pPr>
            <w:r w:rsidRPr="00240AC5">
              <w:rPr>
                <w:rFonts w:cs="Arial"/>
              </w:rPr>
              <w:t>nilKind</w:t>
            </w:r>
          </w:p>
        </w:tc>
        <w:tc>
          <w:tcPr>
            <w:tcW w:w="6228" w:type="dxa"/>
            <w:shd w:val="clear" w:color="auto" w:fill="auto"/>
          </w:tcPr>
          <w:p w14:paraId="46994940" w14:textId="77777777" w:rsidR="00391C0E" w:rsidRPr="005223F4" w:rsidRDefault="00391C0E" w:rsidP="00D67874">
            <w:r w:rsidRPr="005223F4">
              <w:t>Enum</w:t>
            </w:r>
          </w:p>
          <w:p w14:paraId="019BE815" w14:textId="77777777" w:rsidR="00391C0E" w:rsidRPr="005223F4" w:rsidRDefault="00391C0E" w:rsidP="00D67874">
            <w:r w:rsidRPr="005223F4">
              <w:t xml:space="preserve">Valid values ‘literalValue’, ‘logicalValue’, ‘literalCharacter’, </w:t>
            </w:r>
          </w:p>
          <w:p w14:paraId="55231A36" w14:textId="77777777" w:rsidR="003102BD" w:rsidRPr="005223F4" w:rsidRDefault="00391C0E" w:rsidP="00D67874">
            <w:r w:rsidRPr="005223F4">
              <w:t>Used when xs:nillable is 'true'</w:t>
            </w:r>
            <w:r w:rsidRPr="005223F4">
              <w:br/>
              <w:t xml:space="preserve">Specifies how </w:t>
            </w:r>
            <w:r w:rsidR="006553E2" w:rsidRPr="005223F4">
              <w:t>dfdl:</w:t>
            </w:r>
            <w:r w:rsidRPr="005223F4">
              <w:t xml:space="preserve">nilValue is interpreted to represent the nil value in the data stream.. </w:t>
            </w:r>
          </w:p>
          <w:p w14:paraId="3EB16661" w14:textId="77777777" w:rsidR="00391C0E" w:rsidRPr="005223F4" w:rsidRDefault="00391C0E" w:rsidP="00D67874">
            <w:r w:rsidRPr="005223F4">
              <w:t xml:space="preserve">If ‘literalCharacter’ then </w:t>
            </w:r>
            <w:r w:rsidR="006553E2" w:rsidRPr="005223F4">
              <w:t>dfdl:</w:t>
            </w:r>
            <w:r w:rsidRPr="005223F4">
              <w:t xml:space="preserve">nilValue </w:t>
            </w:r>
            <w:r w:rsidRPr="00240AC5">
              <w:rPr>
                <w:rFonts w:cs="Arial"/>
              </w:rPr>
              <w:t>specifies</w:t>
            </w:r>
            <w:r w:rsidRPr="00240AC5">
              <w:rPr>
                <w:rFonts w:eastAsia="MS Mincho" w:cs="Arial"/>
                <w:color w:val="000000"/>
              </w:rPr>
              <w:t xml:space="preserve"> a single character or a single byte </w:t>
            </w:r>
            <w:r w:rsidRPr="00240AC5">
              <w:rPr>
                <w:rFonts w:cs="Arial"/>
              </w:rPr>
              <w:t>that, when repeated to the length of the element, is the nil value</w:t>
            </w:r>
            <w:r w:rsidRPr="005223F4">
              <w:t xml:space="preserve">. </w:t>
            </w:r>
            <w:r w:rsidR="006553E2" w:rsidRPr="005223F4">
              <w:t xml:space="preserve">‘literalCharacter’ may only be specified </w:t>
            </w:r>
            <w:r w:rsidR="00D47CD1" w:rsidRPr="005223F4">
              <w:t>for fixed length elements, that is dfdl:lengthKind 'implicit' and 'explicit' when dfdl:length is not a DFDL expression, otherwise it is a schema definition error.</w:t>
            </w:r>
            <w:r w:rsidR="003102BD" w:rsidRPr="005223F4">
              <w:br/>
            </w:r>
            <w:r w:rsidRPr="005223F4">
              <w:br/>
              <w:t xml:space="preserve">If ‘literalValue’ then </w:t>
            </w:r>
            <w:r w:rsidR="006553E2" w:rsidRPr="005223F4">
              <w:t>dfdl:</w:t>
            </w:r>
            <w:r w:rsidRPr="005223F4">
              <w:t xml:space="preserve">nilValue </w:t>
            </w:r>
            <w:r w:rsidRPr="00240AC5">
              <w:rPr>
                <w:rFonts w:cs="Arial"/>
              </w:rPr>
              <w:t>specifies</w:t>
            </w:r>
            <w:r w:rsidRPr="00240AC5">
              <w:rPr>
                <w:rFonts w:eastAsia="MS Mincho" w:cs="Arial"/>
                <w:color w:val="000000"/>
              </w:rPr>
              <w:t xml:space="preserve"> </w:t>
            </w:r>
            <w:r w:rsidRPr="005223F4">
              <w:t xml:space="preserve">a list of DFDL literal strings that are the possible representation values for nil. </w:t>
            </w:r>
          </w:p>
          <w:p w14:paraId="36B17799" w14:textId="77777777" w:rsidR="00391C0E" w:rsidRDefault="00391C0E" w:rsidP="00D67874">
            <w:pPr>
              <w:rPr>
                <w:ins w:id="6146" w:author="mbeckerle" w:date="2012-03-25T12:01:00Z"/>
              </w:rPr>
            </w:pPr>
            <w:r w:rsidRPr="005223F4">
              <w:t xml:space="preserve">If ‘logicalValue’ then </w:t>
            </w:r>
            <w:r w:rsidR="006553E2" w:rsidRPr="005223F4">
              <w:t>dfdl:</w:t>
            </w:r>
            <w:r w:rsidRPr="005223F4">
              <w:t xml:space="preserve">nilValue </w:t>
            </w:r>
            <w:r w:rsidRPr="00240AC5">
              <w:rPr>
                <w:rFonts w:cs="Arial"/>
              </w:rPr>
              <w:t>specifies</w:t>
            </w:r>
            <w:r w:rsidRPr="005223F4">
              <w:t xml:space="preserve"> a list of logical values that are the possible logical values for nil</w:t>
            </w:r>
            <w:r w:rsidR="003102BD" w:rsidRPr="005223F4">
              <w:t>.</w:t>
            </w:r>
            <w:r w:rsidRPr="005223F4">
              <w:t xml:space="preserve">  </w:t>
            </w:r>
          </w:p>
          <w:p w14:paraId="5145F2AF" w14:textId="3C68B1D0" w:rsidR="002331E1" w:rsidDel="006A210B" w:rsidRDefault="002331E1" w:rsidP="00D67874">
            <w:pPr>
              <w:rPr>
                <w:ins w:id="6147" w:author="mbeckerle" w:date="2012-03-25T12:01:00Z"/>
                <w:del w:id="6148" w:author="Steve Hanson" w:date="2012-08-10T10:03:00Z"/>
              </w:rPr>
            </w:pPr>
          </w:p>
          <w:p w14:paraId="037C1612" w14:textId="4E465C8E" w:rsidR="002331E1" w:rsidRDefault="002331E1" w:rsidP="00D67874">
            <w:pPr>
              <w:rPr>
                <w:ins w:id="6149" w:author="mbeckerle" w:date="2012-03-25T12:02:00Z"/>
              </w:rPr>
            </w:pPr>
            <w:ins w:id="6150" w:author="mbeckerle" w:date="2012-03-25T12:01:00Z">
              <w:r>
                <w:t xml:space="preserve">Complex </w:t>
              </w:r>
              <w:del w:id="6151" w:author="Steve Hanson" w:date="2012-08-10T10:18:00Z">
                <w:r w:rsidDel="002D79AC">
                  <w:delText xml:space="preserve">type </w:delText>
                </w:r>
              </w:del>
              <w:r>
                <w:t xml:space="preserve">elements can be nillable, </w:t>
              </w:r>
            </w:ins>
            <w:ins w:id="6152" w:author="mbeckerle" w:date="2012-03-25T12:02:00Z">
              <w:r>
                <w:t>but nilKind can only be ‘literalValue’ a</w:t>
              </w:r>
            </w:ins>
            <w:ins w:id="6153" w:author="Steve Hanson" w:date="2012-08-10T10:03:00Z">
              <w:r w:rsidR="006A210B">
                <w:t>nd</w:t>
              </w:r>
            </w:ins>
            <w:ins w:id="6154" w:author="mbeckerle" w:date="2012-03-25T12:02:00Z">
              <w:del w:id="6155" w:author="Steve Hanson" w:date="2012-08-10T10:03:00Z">
                <w:r w:rsidDel="006A210B">
                  <w:delText>s well as</w:delText>
                </w:r>
              </w:del>
              <w:r>
                <w:t xml:space="preserve"> nilValue must be “%ES;”. It is a schema definition error otherwise. </w:t>
              </w:r>
            </w:ins>
          </w:p>
          <w:p w14:paraId="4A6752A2" w14:textId="177A4990" w:rsidR="002331E1" w:rsidRPr="005223F4" w:rsidDel="006A210B" w:rsidRDefault="002331E1" w:rsidP="00D67874">
            <w:pPr>
              <w:rPr>
                <w:del w:id="6156" w:author="Steve Hanson" w:date="2012-08-10T10:03:00Z"/>
              </w:rPr>
            </w:pPr>
          </w:p>
          <w:p w14:paraId="78D9DD20" w14:textId="77777777" w:rsidR="00391C0E" w:rsidRPr="005223F4" w:rsidRDefault="00391C0E" w:rsidP="00D67874">
            <w:r w:rsidRPr="005223F4">
              <w:t>Annotation: dfdl:element(simpleType)</w:t>
            </w:r>
          </w:p>
        </w:tc>
      </w:tr>
      <w:tr w:rsidR="00391C0E" w:rsidRPr="005223F4" w14:paraId="5DFE8DA6" w14:textId="77777777" w:rsidTr="00240AC5">
        <w:trPr>
          <w:trHeight w:val="153"/>
        </w:trPr>
        <w:tc>
          <w:tcPr>
            <w:tcW w:w="2628" w:type="dxa"/>
            <w:shd w:val="clear" w:color="auto" w:fill="auto"/>
          </w:tcPr>
          <w:p w14:paraId="3278A0B6" w14:textId="77777777" w:rsidR="00391C0E" w:rsidRPr="00240AC5" w:rsidRDefault="00391C0E" w:rsidP="00391C0E">
            <w:pPr>
              <w:rPr>
                <w:rFonts w:cs="Arial"/>
              </w:rPr>
            </w:pPr>
            <w:r w:rsidRPr="00240AC5">
              <w:rPr>
                <w:rFonts w:cs="Arial"/>
              </w:rPr>
              <w:t>nilValue</w:t>
            </w:r>
          </w:p>
        </w:tc>
        <w:tc>
          <w:tcPr>
            <w:tcW w:w="6228" w:type="dxa"/>
            <w:shd w:val="clear" w:color="auto" w:fill="auto"/>
          </w:tcPr>
          <w:p w14:paraId="58BA443A" w14:textId="77777777" w:rsidR="00391C0E" w:rsidRPr="005223F4" w:rsidRDefault="00391C0E" w:rsidP="00D67874">
            <w:r w:rsidRPr="005223F4">
              <w:t xml:space="preserve">List of </w:t>
            </w:r>
            <w:commentRangeStart w:id="6157"/>
            <w:r w:rsidRPr="005223F4">
              <w:t>DFDL String Literals</w:t>
            </w:r>
            <w:commentRangeEnd w:id="6157"/>
            <w:r w:rsidR="001067C2" w:rsidRPr="00240AC5">
              <w:rPr>
                <w:rStyle w:val="CommentReference"/>
                <w:bCs/>
              </w:rPr>
              <w:commentReference w:id="6157"/>
            </w:r>
            <w:r w:rsidRPr="005223F4">
              <w:t xml:space="preserve">, List of Logical Values, </w:t>
            </w:r>
            <w:commentRangeStart w:id="6158"/>
            <w:r w:rsidRPr="005223F4">
              <w:t>DFDL String Literal</w:t>
            </w:r>
            <w:r w:rsidRPr="005223F4" w:rsidDel="003B63C3">
              <w:t xml:space="preserve"> </w:t>
            </w:r>
            <w:commentRangeEnd w:id="6158"/>
            <w:r w:rsidR="001067C2" w:rsidRPr="00240AC5">
              <w:rPr>
                <w:rStyle w:val="CommentReference"/>
                <w:bCs/>
              </w:rPr>
              <w:commentReference w:id="6158"/>
            </w:r>
          </w:p>
          <w:p w14:paraId="7CD8444D" w14:textId="77777777" w:rsidR="003102BD" w:rsidRPr="005223F4" w:rsidRDefault="00391C0E" w:rsidP="00D67874">
            <w:r w:rsidRPr="005223F4">
              <w:t xml:space="preserve">Specifies the text strings that are the possible literal or logical nil values of the element.  </w:t>
            </w:r>
          </w:p>
          <w:p w14:paraId="0FC13902" w14:textId="1707CF89" w:rsidR="00391C0E" w:rsidRPr="005223F4" w:rsidRDefault="00391C0E" w:rsidP="00D67874">
            <w:r w:rsidRPr="005223F4">
              <w:t xml:space="preserve">If dfdl:nilKind is ‘literalValue’ then nilValue specifies a white space separated list of DFDL literal strings that are the possible representation values for nil. On parsing the element value is nil if the </w:t>
            </w:r>
            <w:commentRangeStart w:id="6159"/>
            <w:ins w:id="6160" w:author="Steve Hanson" w:date="2012-02-27T19:26:00Z">
              <w:r w:rsidR="0057182D">
                <w:t xml:space="preserve">trimmed </w:t>
              </w:r>
            </w:ins>
            <w:commentRangeEnd w:id="6159"/>
            <w:r w:rsidR="0057182D" w:rsidRPr="00240AC5">
              <w:rPr>
                <w:rStyle w:val="CommentReference"/>
                <w:bCs/>
              </w:rPr>
              <w:commentReference w:id="6159"/>
            </w:r>
            <w:r w:rsidRPr="005223F4">
              <w:t xml:space="preserve">data matches one of the literal strings in the list. On unparsing if the element value is nil the first nilValue from the list is output. </w:t>
            </w:r>
            <w:commentRangeStart w:id="6161"/>
            <w:del w:id="6162" w:author="Steve Hanson" w:date="2012-02-29T10:47:00Z">
              <w:r w:rsidRPr="005223F4" w:rsidDel="001067C2">
                <w:delText>Only applicable when representation is 'text''text</w:delText>
              </w:r>
            </w:del>
            <w:commentRangeEnd w:id="6161"/>
            <w:del w:id="6163" w:author="Steve Hanson" w:date="2012-04-11T15:53:00Z">
              <w:r w:rsidR="001067C2" w:rsidRPr="00240AC5">
                <w:rPr>
                  <w:rStyle w:val="CommentReference"/>
                  <w:bCs/>
                </w:rPr>
                <w:commentReference w:id="6161"/>
              </w:r>
            </w:del>
            <w:del w:id="6164" w:author="Steve Hanson" w:date="2012-02-29T10:47:00Z">
              <w:r w:rsidRPr="005223F4" w:rsidDel="001067C2">
                <w:delText>'</w:delText>
              </w:r>
            </w:del>
          </w:p>
          <w:p w14:paraId="02B4BF19" w14:textId="77777777" w:rsidR="00391C0E" w:rsidRPr="005223F4" w:rsidRDefault="00391C0E" w:rsidP="00D67874">
            <w:r w:rsidRPr="005223F4">
              <w:t xml:space="preserve">If dfdl:nilKind is ‘logicalValue’ then nilValue specifies </w:t>
            </w:r>
            <w:ins w:id="6165" w:author="mbeckerle" w:date="2012-03-24T15:37:00Z">
              <w:r w:rsidR="008C55EF">
                <w:t xml:space="preserve">a </w:t>
              </w:r>
            </w:ins>
            <w:r w:rsidRPr="005223F4">
              <w:t>white space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240AC5">
              <w:rPr>
                <w:color w:val="0000FF"/>
              </w:rPr>
              <w:t xml:space="preserve"> </w:t>
            </w:r>
            <w:r w:rsidRPr="005223F4">
              <w:t>is converted to its physical representation and output.</w:t>
            </w:r>
          </w:p>
          <w:p w14:paraId="6B13CC7D" w14:textId="77777777" w:rsidR="00391C0E" w:rsidRPr="00240AC5" w:rsidRDefault="00391C0E" w:rsidP="00D67874">
            <w:pPr>
              <w:rPr>
                <w:ins w:id="6166" w:author="mbeckerle" w:date="2012-03-24T15:38:00Z"/>
                <w:rFonts w:eastAsia="MS Mincho"/>
                <w:color w:val="000000"/>
              </w:rPr>
            </w:pPr>
            <w:r w:rsidRPr="005223F4">
              <w:t xml:space="preserve">If dfdl:nilKind is  'literalCharacter' then nilValue specifies a single character or byte that, when repeated to the length of the element, is the nil representation value. </w:t>
            </w:r>
            <w:r w:rsidRPr="00240AC5">
              <w:rPr>
                <w:rFonts w:eastAsia="MS Mincho"/>
                <w:color w:val="000000"/>
              </w:rPr>
              <w:t>If a character, then it can be specified using a literal character or using DFDL entities.</w:t>
            </w:r>
            <w:r w:rsidRPr="00240AC5">
              <w:rPr>
                <w:rFonts w:ascii="Tms Rmn" w:eastAsia="MS Mincho" w:hAnsi="Tms Rmn" w:cs="Tms Rmn"/>
                <w:color w:val="000000"/>
              </w:rPr>
              <w:t xml:space="preserve"> </w:t>
            </w:r>
            <w:r w:rsidRPr="00240AC5">
              <w:rPr>
                <w:rFonts w:eastAsia="MS Mincho"/>
                <w:color w:val="000000"/>
              </w:rPr>
              <w:t>If a character is specified when dfdl:lengthUnits='bytes' then the nilValue must be a single-byte character.</w:t>
            </w:r>
            <w:r w:rsidRPr="00240AC5">
              <w:rPr>
                <w:rFonts w:ascii="Tms Rmn" w:eastAsia="MS Mincho" w:hAnsi="Tms Rmn" w:cs="Tms Rmn"/>
                <w:color w:val="000000"/>
              </w:rPr>
              <w:br/>
            </w:r>
            <w:r w:rsidRPr="00240AC5">
              <w:rPr>
                <w:rFonts w:eastAsia="MS Mincho"/>
                <w:color w:val="000000"/>
              </w:rPr>
              <w:t>If a byte, then it must be specified using a single %#r entity If a byte is specified when dfdl:lengthUnits='characters' then the encoding must be a fixed-width encoding</w:t>
            </w:r>
            <w:r w:rsidRPr="00240AC5">
              <w:rPr>
                <w:rFonts w:ascii="Tms Rmn" w:eastAsia="MS Mincho" w:hAnsi="Tms Rmn" w:cs="Tms Rmn"/>
                <w:color w:val="000000"/>
                <w:sz w:val="24"/>
                <w:szCs w:val="24"/>
              </w:rPr>
              <w:t xml:space="preserve"> </w:t>
            </w:r>
            <w:r w:rsidRPr="005223F4">
              <w:br/>
              <w:t xml:space="preserve">On parsing the element value is nil if all characters in the </w:t>
            </w:r>
            <w:commentRangeStart w:id="6167"/>
            <w:ins w:id="6168" w:author="Steve Hanson" w:date="2012-02-27T19:26:00Z">
              <w:r w:rsidR="0057182D">
                <w:t>untrimmed</w:t>
              </w:r>
              <w:commentRangeEnd w:id="6167"/>
              <w:r w:rsidR="0057182D" w:rsidRPr="00240AC5">
                <w:rPr>
                  <w:rStyle w:val="CommentReference"/>
                  <w:bCs/>
                </w:rPr>
                <w:commentReference w:id="6167"/>
              </w:r>
              <w:r w:rsidR="0057182D">
                <w:t xml:space="preserve"> </w:t>
              </w:r>
            </w:ins>
            <w:r w:rsidRPr="005223F4">
              <w:t xml:space="preserve">data match the nilValue character . On unparsing if the element value is nil the nilValue character is output to the required length. </w:t>
            </w:r>
            <w:r w:rsidRPr="00240AC5">
              <w:rPr>
                <w:rFonts w:eastAsia="MS Mincho"/>
                <w:color w:val="000000"/>
              </w:rPr>
              <w:t xml:space="preserve"> </w:t>
            </w:r>
          </w:p>
          <w:p w14:paraId="2E785E7D" w14:textId="5DF287A5" w:rsidR="00316B66" w:rsidRDefault="002D79AC" w:rsidP="00240AC5">
            <w:pPr>
              <w:autoSpaceDE w:val="0"/>
              <w:rPr>
                <w:ins w:id="6169" w:author="mbeckerle" w:date="2012-04-22T20:56:00Z"/>
                <w:rFonts w:cs="Arial"/>
              </w:rPr>
            </w:pPr>
            <w:ins w:id="6170" w:author="Steve Hanson" w:date="2012-08-10T10:18:00Z">
              <w:r>
                <w:rPr>
                  <w:rFonts w:cs="Arial"/>
                </w:rPr>
                <w:t>T</w:t>
              </w:r>
            </w:ins>
            <w:commentRangeStart w:id="6171"/>
            <w:ins w:id="6172" w:author="mbeckerle" w:date="2012-03-24T15:38:00Z">
              <w:del w:id="6173" w:author="Steve Hanson" w:date="2012-08-10T10:18:00Z">
                <w:r w:rsidR="008C55EF" w:rsidRPr="00240AC5" w:rsidDel="002D79AC">
                  <w:rPr>
                    <w:rFonts w:cs="Arial"/>
                  </w:rPr>
                  <w:delText>T</w:delText>
                </w:r>
              </w:del>
              <w:r w:rsidR="008C55EF" w:rsidRPr="00240AC5">
                <w:rPr>
                  <w:rFonts w:cs="Arial"/>
                </w:rPr>
                <w:t>here are restrictions on the</w:t>
              </w:r>
              <w:r w:rsidR="008C55EF" w:rsidRPr="00240AC5">
                <w:rPr>
                  <w:rFonts w:eastAsia="Arial" w:cs="Arial"/>
                </w:rPr>
                <w:t xml:space="preserve"> </w:t>
              </w:r>
              <w:r w:rsidR="008C55EF" w:rsidRPr="00240AC5">
                <w:rPr>
                  <w:rFonts w:cs="Arial"/>
                </w:rPr>
                <w:t>string</w:t>
              </w:r>
              <w:r w:rsidR="008C55EF" w:rsidRPr="00240AC5">
                <w:rPr>
                  <w:rFonts w:eastAsia="Arial" w:cs="Arial"/>
                </w:rPr>
                <w:t xml:space="preserve"> </w:t>
              </w:r>
              <w:r w:rsidR="008C55EF" w:rsidRPr="00240AC5">
                <w:rPr>
                  <w:rFonts w:cs="Arial"/>
                </w:rPr>
                <w:t>literal</w:t>
              </w:r>
              <w:r w:rsidR="008C55EF" w:rsidRPr="00240AC5">
                <w:rPr>
                  <w:rFonts w:eastAsia="Arial" w:cs="Arial"/>
                </w:rPr>
                <w:t xml:space="preserve"> </w:t>
              </w:r>
              <w:r w:rsidR="008C55EF" w:rsidRPr="00240AC5">
                <w:rPr>
                  <w:rFonts w:cs="Arial"/>
                </w:rPr>
                <w:t>content</w:t>
              </w:r>
              <w:r w:rsidR="008C55EF" w:rsidRPr="00240AC5">
                <w:rPr>
                  <w:rFonts w:eastAsia="Arial" w:cs="Arial"/>
                </w:rPr>
                <w:t xml:space="preserve"> </w:t>
              </w:r>
              <w:r w:rsidR="008C55EF" w:rsidRPr="00240AC5">
                <w:rPr>
                  <w:rFonts w:cs="Arial"/>
                </w:rPr>
                <w:t>of</w:t>
              </w:r>
              <w:r w:rsidR="008C55EF" w:rsidRPr="00240AC5">
                <w:rPr>
                  <w:rFonts w:eastAsia="Arial" w:cs="Arial"/>
                </w:rPr>
                <w:t xml:space="preserve"> </w:t>
              </w:r>
              <w:r w:rsidR="008C55EF" w:rsidRPr="00240AC5">
                <w:rPr>
                  <w:rFonts w:cs="Arial"/>
                </w:rPr>
                <w:t>nilValue</w:t>
              </w:r>
            </w:ins>
            <w:ins w:id="6174" w:author="mbeckerle" w:date="2012-03-24T15:39:00Z">
              <w:r w:rsidR="008C55EF" w:rsidRPr="00240AC5">
                <w:rPr>
                  <w:rFonts w:cs="Arial"/>
                </w:rPr>
                <w:t xml:space="preserve">. </w:t>
              </w:r>
            </w:ins>
          </w:p>
          <w:p w14:paraId="7198D045" w14:textId="5ACD9EC6" w:rsidR="008C55EF" w:rsidRPr="00240AC5" w:rsidRDefault="008C55EF" w:rsidP="00240AC5">
            <w:pPr>
              <w:autoSpaceDE w:val="0"/>
              <w:rPr>
                <w:ins w:id="6175" w:author="mbeckerle" w:date="2012-03-24T15:38:00Z"/>
                <w:rFonts w:eastAsia="Arial" w:cs="Arial"/>
              </w:rPr>
            </w:pPr>
            <w:ins w:id="6176" w:author="mbeckerle" w:date="2012-03-24T15:39:00Z">
              <w:r w:rsidRPr="00240AC5">
                <w:rPr>
                  <w:rFonts w:cs="Arial"/>
                </w:rPr>
                <w:t>W</w:t>
              </w:r>
            </w:ins>
            <w:ins w:id="6177" w:author="mbeckerle" w:date="2012-03-24T15:38:00Z">
              <w:r w:rsidRPr="00240AC5">
                <w:rPr>
                  <w:rFonts w:cs="Arial"/>
                </w:rPr>
                <w:t>hen</w:t>
              </w:r>
              <w:r w:rsidRPr="00240AC5">
                <w:rPr>
                  <w:rFonts w:eastAsia="Arial" w:cs="Arial"/>
                </w:rPr>
                <w:t xml:space="preserve"> </w:t>
              </w:r>
              <w:r w:rsidRPr="00240AC5">
                <w:rPr>
                  <w:rFonts w:cs="Arial"/>
                </w:rPr>
                <w:t>nilKind</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literalValue</w:t>
              </w:r>
            </w:ins>
            <w:ins w:id="6178" w:author="mbeckerle" w:date="2012-03-24T15:39:00Z">
              <w:r w:rsidRPr="00240AC5">
                <w:rPr>
                  <w:rFonts w:cs="Arial"/>
                </w:rPr>
                <w:t xml:space="preserve"> and </w:t>
              </w:r>
            </w:ins>
            <w:ins w:id="6179" w:author="mbeckerle" w:date="2012-03-24T15:38:00Z">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E7AD763" w14:textId="77777777" w:rsidR="008C55EF" w:rsidRPr="00240AC5" w:rsidRDefault="008C55EF" w:rsidP="00240AC5">
            <w:pPr>
              <w:numPr>
                <w:ilvl w:val="0"/>
                <w:numId w:val="108"/>
              </w:numPr>
              <w:suppressAutoHyphens/>
              <w:autoSpaceDE w:val="0"/>
              <w:rPr>
                <w:ins w:id="6180" w:author="mbeckerle" w:date="2012-03-24T15:38:00Z"/>
                <w:rFonts w:cs="Arial"/>
                <w:color w:val="000000"/>
              </w:rPr>
            </w:pPr>
            <w:ins w:id="6181"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19A5AF3C" w14:textId="77777777" w:rsidR="008C55EF" w:rsidRPr="00240AC5" w:rsidRDefault="008C55EF" w:rsidP="00240AC5">
            <w:pPr>
              <w:numPr>
                <w:ilvl w:val="0"/>
                <w:numId w:val="108"/>
              </w:numPr>
              <w:suppressAutoHyphens/>
              <w:autoSpaceDE w:val="0"/>
              <w:rPr>
                <w:ins w:id="6182" w:author="mbeckerle" w:date="2012-03-24T15:38:00Z"/>
                <w:rFonts w:ascii="Helv" w:hAnsi="Helv" w:cs="Helv"/>
                <w:color w:val="000000"/>
              </w:rPr>
            </w:pPr>
            <w:ins w:id="6183"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ins>
          </w:p>
          <w:p w14:paraId="0440421B" w14:textId="77777777" w:rsidR="008C55EF" w:rsidRPr="00240AC5" w:rsidRDefault="008C55EF" w:rsidP="00240AC5">
            <w:pPr>
              <w:numPr>
                <w:ilvl w:val="0"/>
                <w:numId w:val="108"/>
              </w:numPr>
              <w:suppressAutoHyphens/>
              <w:rPr>
                <w:ins w:id="6184" w:author="mbeckerle" w:date="2012-03-24T15:38:00Z"/>
                <w:rFonts w:ascii="Helv" w:hAnsi="Helv" w:cs="Helv"/>
                <w:color w:val="000000"/>
              </w:rPr>
            </w:pPr>
            <w:ins w:id="6185"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allowed.</w:t>
              </w:r>
            </w:ins>
          </w:p>
          <w:p w14:paraId="3034A6DA" w14:textId="77777777" w:rsidR="008C55EF" w:rsidRPr="00240AC5" w:rsidRDefault="008C55EF" w:rsidP="008C55EF">
            <w:pPr>
              <w:rPr>
                <w:ins w:id="6186" w:author="mbeckerle" w:date="2012-03-24T15:38:00Z"/>
                <w:rFonts w:ascii="Helv" w:hAnsi="Helv" w:cs="Helv"/>
                <w:color w:val="000000"/>
              </w:rPr>
            </w:pPr>
            <w:ins w:id="6187" w:author="mbeckerle" w:date="2012-03-24T15:39:00Z">
              <w:r w:rsidRPr="00240AC5">
                <w:rPr>
                  <w:rFonts w:ascii="Helv" w:hAnsi="Helv" w:cs="Helv"/>
                  <w:color w:val="000000"/>
                </w:rPr>
                <w:t xml:space="preserve">When nilKind is literal value and </w:t>
              </w:r>
            </w:ins>
            <w:ins w:id="6188"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11185D81" w14:textId="77777777" w:rsidR="002D79AC" w:rsidRDefault="002D79AC" w:rsidP="002D79AC">
            <w:pPr>
              <w:numPr>
                <w:ilvl w:val="0"/>
                <w:numId w:val="108"/>
              </w:numPr>
              <w:suppressAutoHyphens/>
              <w:autoSpaceDE w:val="0"/>
              <w:spacing w:before="0" w:after="0"/>
              <w:rPr>
                <w:ins w:id="6189" w:author="Steve Hanson" w:date="2012-08-10T10:14:00Z"/>
                <w:rFonts w:cs="Arial"/>
                <w:color w:val="000000"/>
              </w:rPr>
            </w:pPr>
            <w:ins w:id="6190" w:author="Steve Hanson" w:date="2012-08-10T10:14: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6EC7E7E4" w14:textId="77777777" w:rsidR="002D79AC" w:rsidRDefault="002D79AC" w:rsidP="002D79AC">
            <w:pPr>
              <w:numPr>
                <w:ilvl w:val="0"/>
                <w:numId w:val="108"/>
              </w:numPr>
              <w:suppressAutoHyphens/>
              <w:autoSpaceDE w:val="0"/>
              <w:spacing w:before="0" w:after="0"/>
              <w:rPr>
                <w:ins w:id="6191" w:author="Steve Hanson" w:date="2012-08-10T10:14:00Z"/>
                <w:rFonts w:ascii="Helv" w:hAnsi="Helv" w:cs="Helv"/>
                <w:color w:val="000000"/>
              </w:rPr>
            </w:pPr>
            <w:ins w:id="6192" w:author="Steve Hanson" w:date="2012-08-10T10:14: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0618015B" w14:textId="77777777" w:rsidR="002D79AC" w:rsidRDefault="002D79AC" w:rsidP="002D79AC">
            <w:pPr>
              <w:numPr>
                <w:ilvl w:val="0"/>
                <w:numId w:val="108"/>
              </w:numPr>
              <w:suppressAutoHyphens/>
              <w:autoSpaceDE w:val="0"/>
              <w:spacing w:before="0" w:after="0"/>
              <w:rPr>
                <w:ins w:id="6193" w:author="Steve Hanson" w:date="2012-08-10T10:14:00Z"/>
                <w:rFonts w:ascii="Helv" w:hAnsi="Helv" w:cs="Helv"/>
                <w:color w:val="000000"/>
              </w:rPr>
            </w:pPr>
            <w:ins w:id="6194" w:author="Steve Hanson" w:date="2012-08-10T10:14: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 ES</w:t>
              </w:r>
              <w:r>
                <w:rPr>
                  <w:rFonts w:ascii="Helv" w:eastAsia="Helv" w:hAnsi="Helv" w:cs="Helv"/>
                  <w:color w:val="000000"/>
                </w:rPr>
                <w:t xml:space="preserve"> is </w:t>
              </w:r>
              <w:r>
                <w:rPr>
                  <w:rFonts w:ascii="Helv" w:hAnsi="Helv" w:cs="Helv"/>
                  <w:color w:val="000000"/>
                </w:rPr>
                <w:t>allowed.</w:t>
              </w:r>
            </w:ins>
          </w:p>
          <w:p w14:paraId="6EF1D701" w14:textId="61F8A658" w:rsidR="008C55EF" w:rsidRPr="00240AC5" w:rsidDel="002D79AC" w:rsidRDefault="002D79AC" w:rsidP="002D79AC">
            <w:pPr>
              <w:numPr>
                <w:ilvl w:val="0"/>
                <w:numId w:val="108"/>
              </w:numPr>
              <w:suppressAutoHyphens/>
              <w:rPr>
                <w:ins w:id="6195" w:author="mbeckerle" w:date="2012-03-24T15:38:00Z"/>
                <w:del w:id="6196" w:author="Steve Hanson" w:date="2012-08-10T10:14:00Z"/>
                <w:rFonts w:cs="Arial"/>
              </w:rPr>
            </w:pPr>
            <w:ins w:id="6197" w:author="Steve Hanson" w:date="2012-08-10T10:14:00Z">
              <w:r>
                <w:rPr>
                  <w:rFonts w:ascii="Helv" w:hAnsi="Helv" w:cs="Helv"/>
                  <w:color w:val="000000"/>
                </w:rPr>
                <w:t>Other 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6198" w:author="mbeckerle" w:date="2012-03-24T15:38:00Z">
              <w:del w:id="6199" w:author="Steve Hanson" w:date="2012-08-10T10:14: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4ED22B16" w14:textId="3D62C47A" w:rsidR="008C55EF" w:rsidRPr="00240AC5" w:rsidRDefault="008C55EF" w:rsidP="00240AC5">
            <w:pPr>
              <w:numPr>
                <w:ilvl w:val="0"/>
                <w:numId w:val="108"/>
              </w:numPr>
              <w:suppressAutoHyphens/>
              <w:rPr>
                <w:ins w:id="6200" w:author="mbeckerle" w:date="2012-03-24T15:38:00Z"/>
                <w:rFonts w:ascii="Helv" w:hAnsi="Helv" w:cs="Helv"/>
                <w:color w:val="000000"/>
              </w:rPr>
            </w:pPr>
            <w:ins w:id="6201" w:author="mbeckerle" w:date="2012-03-24T15:38:00Z">
              <w:del w:id="6202" w:author="Steve Hanson" w:date="2012-08-10T10:14: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and</w:delText>
                </w:r>
                <w:r w:rsidRPr="00240AC5" w:rsidDel="002D79AC">
                  <w:rPr>
                    <w:rFonts w:ascii="Helv" w:eastAsia="Helv" w:hAnsi="Helv" w:cs="Helv"/>
                    <w:color w:val="000000"/>
                  </w:rPr>
                  <w:delText xml:space="preserve"> </w:delText>
                </w:r>
                <w:r w:rsidRPr="00240AC5" w:rsidDel="002D79AC">
                  <w:rPr>
                    <w:rFonts w:ascii="Helv" w:hAnsi="Helv" w:cs="Helv"/>
                    <w:color w:val="000000"/>
                  </w:rPr>
                  <w:delText>%ES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entities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are</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p>
          <w:p w14:paraId="78FFDD64" w14:textId="77777777" w:rsidR="008C55EF" w:rsidRPr="00240AC5" w:rsidRDefault="008C55EF" w:rsidP="00240AC5">
            <w:pPr>
              <w:autoSpaceDE w:val="0"/>
              <w:rPr>
                <w:ins w:id="6203" w:author="mbeckerle" w:date="2012-03-24T15:38:00Z"/>
                <w:rFonts w:eastAsia="Arial" w:cs="Arial"/>
              </w:rPr>
            </w:pPr>
            <w:ins w:id="6204" w:author="mbeckerle" w:date="2012-03-24T15:39:00Z">
              <w:r w:rsidRPr="00240AC5">
                <w:rPr>
                  <w:rFonts w:cs="Arial"/>
                </w:rPr>
                <w:t>When nilKind is literalCharacter and</w:t>
              </w:r>
            </w:ins>
            <w:ins w:id="6205" w:author="mbeckerle" w:date="2012-03-24T15:38:00Z">
              <w:r w:rsidRPr="00240AC5">
                <w:rPr>
                  <w:rFonts w:eastAsia="Arial" w:cs="Arial"/>
                </w:rPr>
                <w:t xml:space="preserve"> </w:t>
              </w:r>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ADD38A5" w14:textId="77777777" w:rsidR="008C55EF" w:rsidRPr="00240AC5" w:rsidRDefault="008C55EF" w:rsidP="00240AC5">
            <w:pPr>
              <w:numPr>
                <w:ilvl w:val="0"/>
                <w:numId w:val="108"/>
              </w:numPr>
              <w:suppressAutoHyphens/>
              <w:autoSpaceDE w:val="0"/>
              <w:rPr>
                <w:ins w:id="6206" w:author="mbeckerle" w:date="2012-03-24T15:38:00Z"/>
                <w:rFonts w:cs="Arial"/>
                <w:color w:val="000000"/>
              </w:rPr>
            </w:pPr>
            <w:ins w:id="6207"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63D2DA65" w14:textId="77777777" w:rsidR="008C55EF" w:rsidRPr="00240AC5" w:rsidRDefault="008C55EF" w:rsidP="00240AC5">
            <w:pPr>
              <w:numPr>
                <w:ilvl w:val="0"/>
                <w:numId w:val="108"/>
              </w:numPr>
              <w:suppressAutoHyphens/>
              <w:autoSpaceDE w:val="0"/>
              <w:rPr>
                <w:ins w:id="6208" w:author="mbeckerle" w:date="2012-03-24T15:38:00Z"/>
                <w:rFonts w:ascii="Helv" w:hAnsi="Helv" w:cs="Helv"/>
                <w:color w:val="000000"/>
              </w:rPr>
            </w:pPr>
            <w:ins w:id="6209"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r w:rsidRPr="00240AC5">
                <w:rPr>
                  <w:rFonts w:ascii="Helv" w:eastAsia="Helv" w:hAnsi="Helv" w:cs="Helv"/>
                  <w:color w:val="000000"/>
                </w:rPr>
                <w:t xml:space="preserve"> </w:t>
              </w:r>
              <w:r w:rsidRPr="00240AC5">
                <w:rPr>
                  <w:rFonts w:ascii="Helv" w:hAnsi="Helv" w:cs="Helv"/>
                  <w:color w:val="000000"/>
                </w:rPr>
                <w:t>subject</w:t>
              </w:r>
              <w:r w:rsidRPr="00240AC5">
                <w:rPr>
                  <w:rFonts w:ascii="Helv" w:eastAsia="Helv" w:hAnsi="Helv" w:cs="Helv"/>
                  <w:color w:val="000000"/>
                </w:rPr>
                <w:t xml:space="preserve"> </w:t>
              </w:r>
              <w:r w:rsidRPr="00240AC5">
                <w:rPr>
                  <w:rFonts w:ascii="Helv" w:hAnsi="Helv" w:cs="Helv"/>
                  <w:color w:val="000000"/>
                </w:rPr>
                <w:t>to</w:t>
              </w:r>
              <w:r w:rsidRPr="00240AC5">
                <w:rPr>
                  <w:rFonts w:ascii="Helv" w:eastAsia="Helv" w:hAnsi="Helv" w:cs="Helv"/>
                  <w:color w:val="000000"/>
                </w:rPr>
                <w:t xml:space="preserve"> </w:t>
              </w:r>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restrictions</w:t>
              </w:r>
              <w:r w:rsidRPr="00240AC5">
                <w:rPr>
                  <w:rFonts w:ascii="Helv" w:eastAsia="Helv" w:hAnsi="Helv" w:cs="Helv"/>
                  <w:color w:val="000000"/>
                </w:rPr>
                <w:t xml:space="preserve"> </w:t>
              </w:r>
              <w:r w:rsidRPr="00240AC5">
                <w:rPr>
                  <w:rFonts w:ascii="Helv" w:hAnsi="Helv" w:cs="Helv"/>
                  <w:color w:val="000000"/>
                </w:rPr>
                <w:t>already</w:t>
              </w:r>
              <w:r w:rsidRPr="00240AC5">
                <w:rPr>
                  <w:rFonts w:ascii="Helv" w:eastAsia="Helv" w:hAnsi="Helv" w:cs="Helv"/>
                  <w:color w:val="000000"/>
                </w:rPr>
                <w:t xml:space="preserve"> </w:t>
              </w:r>
              <w:r w:rsidRPr="00240AC5">
                <w:rPr>
                  <w:rFonts w:ascii="Helv" w:hAnsi="Helv" w:cs="Helv"/>
                  <w:color w:val="000000"/>
                </w:rPr>
                <w:t>documented</w:t>
              </w:r>
              <w:r w:rsidRPr="00240AC5">
                <w:rPr>
                  <w:rFonts w:ascii="Helv" w:eastAsia="Helv" w:hAnsi="Helv" w:cs="Helv"/>
                  <w:color w:val="000000"/>
                </w:rPr>
                <w:t xml:space="preserve"> </w:t>
              </w:r>
              <w:r w:rsidRPr="00240AC5">
                <w:rPr>
                  <w:rFonts w:ascii="Helv" w:hAnsi="Helv" w:cs="Helv"/>
                  <w:color w:val="000000"/>
                </w:rPr>
                <w:t>for</w:t>
              </w:r>
              <w:r w:rsidRPr="00240AC5">
                <w:rPr>
                  <w:rFonts w:ascii="Helv" w:eastAsia="Helv" w:hAnsi="Helv" w:cs="Helv"/>
                  <w:color w:val="000000"/>
                </w:rPr>
                <w:t xml:space="preserve"> </w:t>
              </w:r>
              <w:r w:rsidRPr="00240AC5">
                <w:rPr>
                  <w:rFonts w:ascii="Helv" w:hAnsi="Helv" w:cs="Helv"/>
                  <w:color w:val="000000"/>
                </w:rPr>
                <w:t>this</w:t>
              </w:r>
              <w:r w:rsidRPr="00240AC5">
                <w:rPr>
                  <w:rFonts w:ascii="Helv" w:eastAsia="Helv" w:hAnsi="Helv" w:cs="Helv"/>
                  <w:color w:val="000000"/>
                </w:rPr>
                <w:t xml:space="preserve"> </w:t>
              </w:r>
              <w:r w:rsidRPr="00240AC5">
                <w:rPr>
                  <w:rFonts w:ascii="Helv" w:hAnsi="Helv" w:cs="Helv"/>
                  <w:color w:val="000000"/>
                </w:rPr>
                <w:t>property</w:t>
              </w:r>
            </w:ins>
          </w:p>
          <w:p w14:paraId="2B114755" w14:textId="77777777" w:rsidR="008C55EF" w:rsidRPr="00240AC5" w:rsidRDefault="008C55EF" w:rsidP="00240AC5">
            <w:pPr>
              <w:numPr>
                <w:ilvl w:val="0"/>
                <w:numId w:val="108"/>
              </w:numPr>
              <w:suppressAutoHyphens/>
              <w:autoSpaceDE w:val="0"/>
              <w:rPr>
                <w:ins w:id="6210" w:author="mbeckerle" w:date="2012-03-24T15:38:00Z"/>
                <w:rFonts w:ascii="Helv" w:hAnsi="Helv" w:cs="Helv"/>
                <w:color w:val="000000"/>
              </w:rPr>
            </w:pPr>
            <w:ins w:id="6211"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not</w:t>
              </w:r>
              <w:r w:rsidRPr="00240AC5">
                <w:rPr>
                  <w:rFonts w:ascii="Helv" w:eastAsia="Helv" w:hAnsi="Helv" w:cs="Helv"/>
                  <w:color w:val="000000"/>
                </w:rPr>
                <w:t xml:space="preserve"> </w:t>
              </w:r>
              <w:r w:rsidRPr="00240AC5">
                <w:rPr>
                  <w:rFonts w:ascii="Helv" w:hAnsi="Helv" w:cs="Helv"/>
                  <w:color w:val="000000"/>
                </w:rPr>
                <w:t>allowed.</w:t>
              </w:r>
            </w:ins>
          </w:p>
          <w:p w14:paraId="50EA5E45" w14:textId="77777777" w:rsidR="008C55EF" w:rsidRPr="00240AC5" w:rsidRDefault="008C55EF" w:rsidP="008C55EF">
            <w:pPr>
              <w:rPr>
                <w:ins w:id="6212" w:author="mbeckerle" w:date="2012-03-24T15:38:00Z"/>
                <w:rFonts w:ascii="Helv" w:hAnsi="Helv" w:cs="Helv"/>
                <w:color w:val="000000"/>
              </w:rPr>
            </w:pPr>
            <w:ins w:id="6213" w:author="mbeckerle" w:date="2012-03-24T15:39:00Z">
              <w:r w:rsidRPr="00240AC5">
                <w:rPr>
                  <w:rFonts w:cs="Arial"/>
                </w:rPr>
                <w:t>When nilKind is literalCharacter and</w:t>
              </w:r>
            </w:ins>
            <w:ins w:id="6214"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5F959EDD" w14:textId="77777777" w:rsidR="002D79AC" w:rsidRDefault="002D79AC" w:rsidP="002D79AC">
            <w:pPr>
              <w:numPr>
                <w:ilvl w:val="0"/>
                <w:numId w:val="108"/>
              </w:numPr>
              <w:suppressAutoHyphens/>
              <w:autoSpaceDE w:val="0"/>
              <w:spacing w:before="0" w:after="0"/>
              <w:rPr>
                <w:ins w:id="6215" w:author="Steve Hanson" w:date="2012-08-10T10:16:00Z"/>
                <w:rFonts w:cs="Arial"/>
                <w:color w:val="000000"/>
              </w:rPr>
            </w:pPr>
            <w:ins w:id="6216" w:author="Steve Hanson" w:date="2012-08-10T10:16: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09FC6BC4" w14:textId="77777777" w:rsidR="002D79AC" w:rsidRDefault="002D79AC" w:rsidP="002D79AC">
            <w:pPr>
              <w:numPr>
                <w:ilvl w:val="0"/>
                <w:numId w:val="108"/>
              </w:numPr>
              <w:suppressAutoHyphens/>
              <w:autoSpaceDE w:val="0"/>
              <w:spacing w:before="0" w:after="0"/>
              <w:rPr>
                <w:ins w:id="6217" w:author="Steve Hanson" w:date="2012-08-10T10:16:00Z"/>
                <w:rFonts w:ascii="Helv" w:hAnsi="Helv" w:cs="Helv"/>
                <w:color w:val="000000"/>
              </w:rPr>
            </w:pPr>
            <w:ins w:id="6218" w:author="Steve Hanson" w:date="2012-08-10T10:16: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4A2F6777" w14:textId="37410E80" w:rsidR="008C55EF" w:rsidRPr="00240AC5" w:rsidDel="002D79AC" w:rsidRDefault="002D79AC" w:rsidP="002D79AC">
            <w:pPr>
              <w:numPr>
                <w:ilvl w:val="0"/>
                <w:numId w:val="108"/>
              </w:numPr>
              <w:suppressAutoHyphens/>
              <w:rPr>
                <w:ins w:id="6219" w:author="mbeckerle" w:date="2012-03-24T15:38:00Z"/>
                <w:del w:id="6220" w:author="Steve Hanson" w:date="2012-08-10T10:16:00Z"/>
                <w:rFonts w:cs="Arial"/>
              </w:rPr>
            </w:pPr>
            <w:ins w:id="6221" w:author="Steve Hanson" w:date="2012-08-10T10:16: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ins>
            <w:ins w:id="6222" w:author="Steve Hanson" w:date="2012-08-10T10:17:00Z">
              <w:r>
                <w:rPr>
                  <w:rFonts w:ascii="Helv" w:hAnsi="Helv" w:cs="Helv"/>
                  <w:color w:val="000000"/>
                </w:rPr>
                <w:t>, ES</w:t>
              </w:r>
            </w:ins>
            <w:ins w:id="6223" w:author="Steve Hanson" w:date="2012-08-10T10:16:00Z">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6224" w:author="mbeckerle" w:date="2012-03-24T15:38:00Z">
              <w:del w:id="6225" w:author="Steve Hanson" w:date="2012-08-10T10:16: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17A11760" w14:textId="3DED9C65" w:rsidR="008C55EF" w:rsidRPr="00240AC5" w:rsidRDefault="008C55EF" w:rsidP="00240AC5">
            <w:pPr>
              <w:numPr>
                <w:ilvl w:val="0"/>
                <w:numId w:val="108"/>
              </w:numPr>
              <w:suppressAutoHyphens/>
              <w:rPr>
                <w:ins w:id="6226" w:author="mbeckerle" w:date="2012-03-24T15:38:00Z"/>
                <w:rFonts w:ascii="Helv" w:hAnsi="Helv" w:cs="Helv"/>
                <w:color w:val="000000"/>
              </w:rPr>
            </w:pPr>
            <w:ins w:id="6227" w:author="mbeckerle" w:date="2012-03-24T15:38:00Z">
              <w:del w:id="6228" w:author="Steve Hanson" w:date="2012-08-10T10:16: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entity</w:delText>
                </w:r>
                <w:r w:rsidRPr="00240AC5" w:rsidDel="002D79AC">
                  <w:rPr>
                    <w:rFonts w:ascii="Helv" w:eastAsia="Helv" w:hAnsi="Helv" w:cs="Helv"/>
                    <w:color w:val="000000"/>
                  </w:rPr>
                  <w:delText xml:space="preserve"> </w:delText>
                </w:r>
                <w:r w:rsidRPr="00240AC5" w:rsidDel="002D79AC">
                  <w:rPr>
                    <w:rFonts w:ascii="Helv" w:hAnsi="Helv" w:cs="Helv"/>
                    <w:color w:val="000000"/>
                  </w:rPr>
                  <w:delText>is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commentRangeEnd w:id="6171"/>
            <w:ins w:id="6229" w:author="mbeckerle" w:date="2012-03-24T15:40:00Z">
              <w:r>
                <w:rPr>
                  <w:rStyle w:val="CommentReference"/>
                </w:rPr>
                <w:commentReference w:id="6171"/>
              </w:r>
            </w:ins>
          </w:p>
          <w:p w14:paraId="1F186AF2" w14:textId="77777777" w:rsidR="003F1FDE" w:rsidRDefault="003F1FDE" w:rsidP="008C55EF">
            <w:pPr>
              <w:rPr>
                <w:ins w:id="6230" w:author="mbeckerle" w:date="2012-03-25T12:03:00Z"/>
              </w:rPr>
            </w:pPr>
            <w:ins w:id="6231" w:author="mbeckerle" w:date="2012-03-24T18:13:00Z">
              <w:r>
                <w:t xml:space="preserve">nilValue is sensitive to ignoreCase when nilKind is ‘literalValue’ or </w:t>
              </w:r>
            </w:ins>
            <w:ins w:id="6232" w:author="mbeckerle" w:date="2012-03-24T18:14:00Z">
              <w:r>
                <w:t>‘logicalValue’, but not when nilKind is ‘literalCharacter’</w:t>
              </w:r>
            </w:ins>
          </w:p>
          <w:p w14:paraId="48F98C1C" w14:textId="260D5F6E" w:rsidR="002331E1" w:rsidRPr="008C55EF" w:rsidRDefault="002331E1" w:rsidP="002331E1">
            <w:ins w:id="6233" w:author="mbeckerle" w:date="2012-03-25T12:03:00Z">
              <w:r>
                <w:t xml:space="preserve">Complex </w:t>
              </w:r>
              <w:del w:id="6234" w:author="Steve Hanson" w:date="2012-08-10T10:17:00Z">
                <w:r w:rsidDel="002D79AC">
                  <w:delText xml:space="preserve">type </w:delText>
                </w:r>
              </w:del>
              <w:r>
                <w:t>elements can be nillable, but nilKind can only be ‘literalValue’ a</w:t>
              </w:r>
            </w:ins>
            <w:ins w:id="6235" w:author="Steve Hanson" w:date="2012-08-10T10:17:00Z">
              <w:r w:rsidR="002D79AC">
                <w:t>nd</w:t>
              </w:r>
            </w:ins>
            <w:ins w:id="6236" w:author="mbeckerle" w:date="2012-03-25T12:03:00Z">
              <w:del w:id="6237" w:author="Steve Hanson" w:date="2012-08-10T10:17:00Z">
                <w:r w:rsidDel="002D79AC">
                  <w:delText>s well as</w:delText>
                </w:r>
              </w:del>
              <w:r>
                <w:t xml:space="preserve"> nilValue must be “%ES;”. It is a schema definition error otherwise. </w:t>
              </w:r>
            </w:ins>
          </w:p>
          <w:p w14:paraId="0B31BD91" w14:textId="3E549AE1" w:rsidR="003102BD" w:rsidRPr="005223F4" w:rsidDel="00316B66" w:rsidRDefault="00316B66" w:rsidP="00D67874">
            <w:pPr>
              <w:rPr>
                <w:ins w:id="6238" w:author="Steve Hanson" w:date="2012-04-11T15:53:00Z"/>
                <w:del w:id="6239" w:author="mbeckerle" w:date="2012-04-22T20:56:00Z"/>
              </w:rPr>
            </w:pPr>
            <w:ins w:id="6240" w:author="mbeckerle" w:date="2012-04-22T20:56:00Z">
              <w:r>
                <w:t>A</w:t>
              </w:r>
            </w:ins>
            <w:ins w:id="6241" w:author="Steve Hanson" w:date="2012-03-01T11:25:00Z">
              <w:del w:id="6242" w:author="mbeckerle" w:date="2012-04-22T20:56:00Z">
                <w:r w:rsidR="00E13147" w:rsidDel="00316B66">
                  <w:delText xml:space="preserve"> </w:delText>
                </w:r>
              </w:del>
            </w:ins>
          </w:p>
          <w:p w14:paraId="2880E70A" w14:textId="1109FECF" w:rsidR="003102BD" w:rsidRPr="005223F4" w:rsidDel="00316B66" w:rsidRDefault="0089198E">
            <w:pPr>
              <w:rPr>
                <w:del w:id="6243" w:author="mbeckerle" w:date="2012-04-22T20:56:00Z"/>
              </w:rPr>
            </w:pPr>
            <w:del w:id="6244" w:author="mbeckerle" w:date="2012-04-22T20:56:00Z">
              <w:r w:rsidRPr="00240AC5" w:rsidDel="00316B66">
                <w:rPr>
                  <w:rStyle w:val="CommentReference"/>
                  <w:bCs/>
                </w:rPr>
                <w:commentReference w:id="6245"/>
              </w:r>
            </w:del>
            <w:commentRangeStart w:id="6246"/>
            <w:ins w:id="6247" w:author="Steve Hanson" w:date="2012-03-01T11:25:00Z">
              <w:del w:id="6248" w:author="mbeckerle" w:date="2012-04-22T20:56:00Z">
                <w:r w:rsidR="00E13147" w:rsidDel="00316B66">
                  <w:delText xml:space="preserve"> </w:delText>
                </w:r>
              </w:del>
            </w:ins>
            <w:commentRangeEnd w:id="6246"/>
            <w:del w:id="6249" w:author="mbeckerle" w:date="2012-04-22T20:56:00Z">
              <w:r w:rsidR="00E13147" w:rsidRPr="00240AC5" w:rsidDel="00316B66">
                <w:rPr>
                  <w:rStyle w:val="CommentReference"/>
                  <w:bCs/>
                </w:rPr>
                <w:commentReference w:id="6246"/>
              </w:r>
            </w:del>
          </w:p>
          <w:p w14:paraId="742C2E71" w14:textId="478116CD" w:rsidR="00391C0E" w:rsidRPr="005223F4" w:rsidRDefault="00391C0E">
            <w:del w:id="6250" w:author="mbeckerle" w:date="2012-04-22T20:56:00Z">
              <w:r w:rsidRPr="005223F4" w:rsidDel="00316B66">
                <w:delText>A</w:delText>
              </w:r>
            </w:del>
            <w:r w:rsidRPr="005223F4">
              <w:t>nnotation: dfdl:element(simpleType)</w:t>
            </w:r>
          </w:p>
        </w:tc>
      </w:tr>
      <w:tr w:rsidR="00391C0E" w:rsidRPr="005223F4" w14:paraId="3E98248E" w14:textId="77777777" w:rsidTr="00240AC5">
        <w:trPr>
          <w:trHeight w:val="153"/>
        </w:trPr>
        <w:tc>
          <w:tcPr>
            <w:tcW w:w="2628" w:type="dxa"/>
            <w:shd w:val="clear" w:color="auto" w:fill="auto"/>
          </w:tcPr>
          <w:p w14:paraId="098D0907" w14:textId="77777777" w:rsidR="00391C0E" w:rsidRPr="005223F4" w:rsidRDefault="00391C0E" w:rsidP="003102BD">
            <w:r w:rsidRPr="005223F4">
              <w:t>nilValueDelimiterPolicy</w:t>
            </w:r>
          </w:p>
        </w:tc>
        <w:tc>
          <w:tcPr>
            <w:tcW w:w="6228" w:type="dxa"/>
            <w:shd w:val="clear" w:color="auto" w:fill="auto"/>
          </w:tcPr>
          <w:p w14:paraId="029FFE5B" w14:textId="77777777" w:rsidR="00391C0E" w:rsidRPr="005223F4" w:rsidRDefault="00391C0E" w:rsidP="00D67874">
            <w:r w:rsidRPr="005223F4">
              <w:t>Enum</w:t>
            </w:r>
          </w:p>
          <w:p w14:paraId="4EED8DFF" w14:textId="77777777" w:rsidR="00391C0E" w:rsidRPr="005223F4" w:rsidRDefault="00391C0E" w:rsidP="00D67874">
            <w:r w:rsidRPr="005223F4">
              <w:t>Valid values are 'none', 'initiator', 'terminator' or 'both'.</w:t>
            </w:r>
          </w:p>
          <w:p w14:paraId="0A6D5E89" w14:textId="77777777" w:rsidR="00391C0E" w:rsidRPr="005223F4" w:rsidRDefault="00391C0E" w:rsidP="00D67874">
            <w:r w:rsidRPr="005223F4">
              <w:t>Indicates that when a value is nil, an initiator (if one is defined), a terminator (if one is defined), both an initiator and a terminator (if defined) or neither must be present.</w:t>
            </w:r>
          </w:p>
          <w:p w14:paraId="20D071A8" w14:textId="77777777" w:rsidR="00CB6821" w:rsidRDefault="00391C0E" w:rsidP="00D67874">
            <w:pPr>
              <w:rPr>
                <w:ins w:id="6251" w:author="mbeckerle" w:date="2012-03-24T17:32:00Z"/>
              </w:rPr>
            </w:pPr>
            <w:r w:rsidRPr="005223F4">
              <w:t>Ignored if both dfdl:initiator and dfdl</w:t>
            </w:r>
            <w:r w:rsidR="00E76101" w:rsidRPr="005223F4">
              <w:t>:</w:t>
            </w:r>
            <w:r w:rsidRPr="005223F4">
              <w:t>terminator are "" (empty string).</w:t>
            </w:r>
          </w:p>
          <w:p w14:paraId="77A5033C" w14:textId="3C4AB09E" w:rsidR="00391C0E" w:rsidRPr="005223F4" w:rsidRDefault="00CB6821" w:rsidP="00D67874">
            <w:ins w:id="6252" w:author="mbeckerle" w:date="2012-03-24T17:32:00Z">
              <w:r>
                <w:t xml:space="preserve">Ignored if nilKind is set to </w:t>
              </w:r>
            </w:ins>
            <w:ins w:id="6253" w:author="mbeckerle" w:date="2012-03-24T17:33:00Z">
              <w:r>
                <w:t>‘logicalValue’ In this case the DFDL processor treats a nil indicator like any other value (expects delim</w:t>
              </w:r>
            </w:ins>
            <w:ins w:id="6254" w:author="Steve Hanson" w:date="2012-08-10T10:19:00Z">
              <w:r w:rsidR="002D79AC">
                <w:t>i</w:t>
              </w:r>
            </w:ins>
            <w:ins w:id="6255" w:author="mbeckerle" w:date="2012-03-24T17:33:00Z">
              <w:r>
                <w:t>ters when parsing, outputs them when unparsing.)</w:t>
              </w:r>
            </w:ins>
            <w:r w:rsidR="00996EB7" w:rsidRPr="00240AC5">
              <w:rPr>
                <w:rStyle w:val="CommentReference"/>
                <w:bCs/>
              </w:rPr>
              <w:commentReference w:id="6256"/>
            </w:r>
          </w:p>
          <w:p w14:paraId="107A0066" w14:textId="77777777" w:rsidR="00391C0E" w:rsidRPr="005223F4" w:rsidRDefault="00391C0E" w:rsidP="00D67874">
            <w:r w:rsidRPr="005223F4">
              <w:t xml:space="preserve">'initiator' indicates that, on parsing, the dfdl:initiator followed by one of the dfdl:nilValue is the required syntax to indicate that a nil value is present. It also indicates that </w:t>
            </w:r>
            <w:r w:rsidR="00AB20A0" w:rsidRPr="005223F4">
              <w:t>on unparsing</w:t>
            </w:r>
            <w:r w:rsidRPr="005223F4">
              <w:t xml:space="preserve"> when the logical value is nil that the dfdl:initiator will be output followed by the first of the dfdl:nilValue.</w:t>
            </w:r>
          </w:p>
          <w:p w14:paraId="336DF63D" w14:textId="77777777" w:rsidR="00391C0E" w:rsidRPr="005223F4" w:rsidRDefault="00391C0E" w:rsidP="00D67874">
            <w:r w:rsidRPr="005223F4">
              <w:t xml:space="preserve">'terminator' indicates that, on parsing, by one of the dfdl:nilValue followed by the dfdl:terminator is the required syntax to indicate that a nil value is present. It also indicates that </w:t>
            </w:r>
            <w:r w:rsidR="00AB20A0" w:rsidRPr="005223F4">
              <w:t>on unparsing</w:t>
            </w:r>
            <w:r w:rsidRPr="005223F4">
              <w:t xml:space="preserve"> when the logical value is nil the first of the dfdl:nilValue followed by  the dfdl:terminator will be output.</w:t>
            </w:r>
          </w:p>
          <w:p w14:paraId="1C8C49F2" w14:textId="77777777" w:rsidR="00391C0E" w:rsidRPr="005223F4" w:rsidRDefault="00391C0E" w:rsidP="00D67874">
            <w:r w:rsidRPr="005223F4">
              <w:t>'both' indicates  that, on parsing, both the dfdl:initiator and dfdl:terminator must be present with one of the dfdl:nilValue to indicate that a nil value is present. On unparsing the dfdl:initiator followed by the first dfdl:nilValue, followed by the dfdl:terminator will be output.</w:t>
            </w:r>
          </w:p>
          <w:p w14:paraId="4CFD7CD7" w14:textId="77777777" w:rsidR="00391C0E" w:rsidRPr="005223F4" w:rsidRDefault="00391C0E" w:rsidP="00D67874">
            <w:r w:rsidRPr="005223F4">
              <w:t>'none' indicates that one of the dfdl:nilValue  without any dfdl:initiator or dfdl:terminator triggers creation of a nilvalue</w:t>
            </w:r>
            <w:r w:rsidR="00AB20A0" w:rsidRPr="005223F4">
              <w:t>.</w:t>
            </w:r>
            <w:r w:rsidRPr="005223F4">
              <w:t xml:space="preserve"> On </w:t>
            </w:r>
            <w:r w:rsidR="00AB20A0" w:rsidRPr="005223F4">
              <w:t xml:space="preserve">unparsing  </w:t>
            </w:r>
            <w:r w:rsidRPr="005223F4">
              <w:t>the first of the dfdl:nilValue is output without the dfdl:initiator or dfdl:terminator.</w:t>
            </w:r>
          </w:p>
          <w:p w14:paraId="33AB193A" w14:textId="77777777" w:rsidR="001E0938" w:rsidRPr="00240AC5" w:rsidDel="00316B66" w:rsidRDefault="001E0938" w:rsidP="001E0938">
            <w:pPr>
              <w:rPr>
                <w:del w:id="6257" w:author="mbeckerle" w:date="2012-04-22T20:56:00Z"/>
                <w:rFonts w:cs="Arial"/>
              </w:rPr>
            </w:pPr>
            <w:r w:rsidRPr="00240AC5">
              <w:rPr>
                <w:rFonts w:ascii="Helv" w:eastAsia="MS Mincho" w:hAnsi="Helv" w:cs="Helv"/>
                <w:lang w:eastAsia="ja-JP"/>
              </w:rPr>
              <w:t xml:space="preserve">It is a schema definition error if </w:t>
            </w:r>
            <w:r w:rsidR="00FC18D2">
              <w:t>dfdl:</w:t>
            </w:r>
            <w:r w:rsidRPr="00E04B83">
              <w:t>nilValueDelimiterPolicy is</w:t>
            </w:r>
            <w:r w:rsidRPr="00240AC5">
              <w:rPr>
                <w:rFonts w:ascii="Helv" w:eastAsia="MS Mincho" w:hAnsi="Helv" w:cs="Helv"/>
                <w:lang w:eastAsia="ja-JP"/>
              </w:rPr>
              <w:t xml:space="preserve"> set to 'none' or 'terminator' when the parent xs:sequence has dfdl:initiatedContent 'yes'.</w:t>
            </w:r>
          </w:p>
          <w:p w14:paraId="45F386BC" w14:textId="77777777" w:rsidR="001E0938" w:rsidRPr="005223F4" w:rsidRDefault="008F2617" w:rsidP="00D67874">
            <w:ins w:id="6258" w:author="Steve Hanson" w:date="2012-02-23T17:49:00Z">
              <w:del w:id="6259" w:author="mbeckerle" w:date="2012-04-22T20:56:00Z">
                <w:r w:rsidDel="00316B66">
                  <w:delText xml:space="preserve"> </w:delText>
                </w:r>
              </w:del>
            </w:ins>
          </w:p>
          <w:p w14:paraId="2A84AAC6" w14:textId="77777777" w:rsidR="00391C0E" w:rsidRPr="005223F4" w:rsidRDefault="00391C0E" w:rsidP="00D67874">
            <w:r w:rsidRPr="005223F4">
              <w:t>Annotation: dfdl:element(simpleType)</w:t>
            </w:r>
          </w:p>
        </w:tc>
      </w:tr>
    </w:tbl>
    <w:p w14:paraId="6DBF1F05" w14:textId="2D3D3E45" w:rsidR="005B31DF" w:rsidRPr="005223F4" w:rsidDel="00316B66" w:rsidRDefault="00391C0E">
      <w:pPr>
        <w:pStyle w:val="Heading2"/>
        <w:rPr>
          <w:del w:id="6260" w:author="mbeckerle" w:date="2012-04-22T20:56:00Z"/>
        </w:rPr>
        <w:pPrChange w:id="6261" w:author="mbeckerle" w:date="2012-04-22T21:11:00Z">
          <w:pPr>
            <w:pStyle w:val="nobreak"/>
          </w:pPr>
        </w:pPrChange>
      </w:pPr>
      <w:del w:id="6262" w:author="mbeckerle" w:date="2012-04-22T20:56:00Z">
        <w:r w:rsidRPr="005223F4" w:rsidDel="00316B66">
          <w:br/>
        </w:r>
        <w:bookmarkStart w:id="6263" w:name="_Toc322911374"/>
        <w:bookmarkStart w:id="6264" w:name="_Toc322911685"/>
        <w:bookmarkStart w:id="6265" w:name="_Toc322911935"/>
        <w:bookmarkStart w:id="6266" w:name="_Toc322912224"/>
        <w:bookmarkStart w:id="6267" w:name="_Toc329093073"/>
        <w:bookmarkStart w:id="6268" w:name="_Toc332701586"/>
        <w:bookmarkStart w:id="6269" w:name="_Toc332701890"/>
        <w:bookmarkStart w:id="6270" w:name="_Toc332711689"/>
        <w:bookmarkStart w:id="6271" w:name="_Toc332711991"/>
        <w:bookmarkStart w:id="6272" w:name="_Toc332712292"/>
        <w:bookmarkStart w:id="6273" w:name="_Toc332724208"/>
        <w:bookmarkStart w:id="6274" w:name="_Toc332724508"/>
        <w:bookmarkEnd w:id="6263"/>
        <w:bookmarkEnd w:id="6264"/>
        <w:bookmarkEnd w:id="6265"/>
        <w:bookmarkEnd w:id="6266"/>
        <w:bookmarkEnd w:id="6267"/>
        <w:bookmarkEnd w:id="6268"/>
        <w:bookmarkEnd w:id="6269"/>
        <w:bookmarkEnd w:id="6270"/>
        <w:bookmarkEnd w:id="6271"/>
        <w:bookmarkEnd w:id="6272"/>
        <w:bookmarkEnd w:id="6273"/>
        <w:bookmarkEnd w:id="6274"/>
      </w:del>
    </w:p>
    <w:p w14:paraId="5815EEF0" w14:textId="218AB9C1" w:rsidR="005B31DF" w:rsidRPr="005223F4" w:rsidDel="00316B66" w:rsidRDefault="005B31DF">
      <w:pPr>
        <w:pStyle w:val="Heading2"/>
        <w:rPr>
          <w:del w:id="6275" w:author="mbeckerle" w:date="2012-04-22T20:56:00Z"/>
        </w:rPr>
        <w:pPrChange w:id="6276" w:author="mbeckerle" w:date="2012-04-22T21:11:00Z">
          <w:pPr/>
        </w:pPrChange>
      </w:pPr>
      <w:bookmarkStart w:id="6277" w:name="_Toc322911375"/>
      <w:bookmarkStart w:id="6278" w:name="_Toc322911686"/>
      <w:bookmarkStart w:id="6279" w:name="_Toc322911936"/>
      <w:bookmarkStart w:id="6280" w:name="_Toc322912225"/>
      <w:bookmarkStart w:id="6281" w:name="_Toc329093074"/>
      <w:bookmarkStart w:id="6282" w:name="_Toc332701587"/>
      <w:bookmarkStart w:id="6283" w:name="_Toc332701891"/>
      <w:bookmarkStart w:id="6284" w:name="_Toc332711690"/>
      <w:bookmarkStart w:id="6285" w:name="_Toc332711992"/>
      <w:bookmarkStart w:id="6286" w:name="_Toc332712293"/>
      <w:bookmarkStart w:id="6287" w:name="_Toc332724209"/>
      <w:bookmarkStart w:id="6288" w:name="_Toc332724509"/>
      <w:bookmarkEnd w:id="6277"/>
      <w:bookmarkEnd w:id="6278"/>
      <w:bookmarkEnd w:id="6279"/>
      <w:bookmarkEnd w:id="6280"/>
      <w:bookmarkEnd w:id="6281"/>
      <w:bookmarkEnd w:id="6282"/>
      <w:bookmarkEnd w:id="6283"/>
      <w:bookmarkEnd w:id="6284"/>
      <w:bookmarkEnd w:id="6285"/>
      <w:bookmarkEnd w:id="6286"/>
      <w:bookmarkEnd w:id="6287"/>
      <w:bookmarkEnd w:id="6288"/>
    </w:p>
    <w:p w14:paraId="5C7C4B39" w14:textId="6204EF09" w:rsidR="00E41F63" w:rsidRPr="005223F4" w:rsidDel="00316B66" w:rsidRDefault="00E41F63">
      <w:pPr>
        <w:pStyle w:val="Heading2"/>
        <w:rPr>
          <w:del w:id="6289" w:author="mbeckerle" w:date="2012-04-22T20:56:00Z"/>
        </w:rPr>
        <w:pPrChange w:id="6290" w:author="mbeckerle" w:date="2012-04-22T21:11:00Z">
          <w:pPr>
            <w:pStyle w:val="nobreak"/>
          </w:pPr>
        </w:pPrChange>
      </w:pPr>
      <w:bookmarkStart w:id="6291" w:name="_Toc322911376"/>
      <w:bookmarkStart w:id="6292" w:name="_Toc322911687"/>
      <w:bookmarkStart w:id="6293" w:name="_Toc322911937"/>
      <w:bookmarkStart w:id="6294" w:name="_Toc322912226"/>
      <w:bookmarkStart w:id="6295" w:name="_Toc329093075"/>
      <w:bookmarkStart w:id="6296" w:name="_Toc332701588"/>
      <w:bookmarkStart w:id="6297" w:name="_Toc332701892"/>
      <w:bookmarkStart w:id="6298" w:name="_Toc332711691"/>
      <w:bookmarkStart w:id="6299" w:name="_Toc332711993"/>
      <w:bookmarkStart w:id="6300" w:name="_Toc332712294"/>
      <w:bookmarkStart w:id="6301" w:name="_Toc332724210"/>
      <w:bookmarkStart w:id="6302" w:name="_Toc332724510"/>
      <w:bookmarkEnd w:id="6291"/>
      <w:bookmarkEnd w:id="6292"/>
      <w:bookmarkEnd w:id="6293"/>
      <w:bookmarkEnd w:id="6294"/>
      <w:bookmarkEnd w:id="6295"/>
      <w:bookmarkEnd w:id="6296"/>
      <w:bookmarkEnd w:id="6297"/>
      <w:bookmarkEnd w:id="6298"/>
      <w:bookmarkEnd w:id="6299"/>
      <w:bookmarkEnd w:id="6300"/>
      <w:bookmarkEnd w:id="6301"/>
      <w:bookmarkEnd w:id="6302"/>
    </w:p>
    <w:p w14:paraId="275EA1F9" w14:textId="77777777" w:rsidR="00F8597E" w:rsidRPr="005223F4" w:rsidRDefault="00F8597E">
      <w:pPr>
        <w:pStyle w:val="Heading2"/>
      </w:pPr>
      <w:bookmarkStart w:id="6303" w:name="_Toc199516331"/>
      <w:bookmarkStart w:id="6304" w:name="_Toc194983994"/>
      <w:bookmarkStart w:id="6305" w:name="_Toc243112843"/>
      <w:bookmarkStart w:id="6306" w:name="_Ref254775881"/>
      <w:bookmarkStart w:id="6307" w:name="_Toc177399107"/>
      <w:bookmarkStart w:id="6308" w:name="_Toc175057394"/>
      <w:bookmarkStart w:id="6309" w:name="_Toc332724511"/>
      <w:r w:rsidRPr="005223F4">
        <w:t>Properties for Default Value Control</w:t>
      </w:r>
      <w:bookmarkEnd w:id="6303"/>
      <w:bookmarkEnd w:id="6304"/>
      <w:bookmarkEnd w:id="6305"/>
      <w:bookmarkEnd w:id="6306"/>
      <w:bookmarkEnd w:id="6309"/>
    </w:p>
    <w:p w14:paraId="7478A63F" w14:textId="77777777" w:rsidR="00830D35" w:rsidRPr="005223F4" w:rsidRDefault="00AB20A0" w:rsidP="00AB20A0">
      <w:pPr>
        <w:pStyle w:val="nobreak"/>
      </w:pPr>
      <w:r w:rsidRPr="005223F4">
        <w:t>The DFDL</w:t>
      </w:r>
      <w:r w:rsidR="00830D35" w:rsidRPr="005223F4">
        <w:t xml:space="preserve"> default processing uses xs:default,  xs:fixed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See section </w:t>
      </w:r>
      <w:r w:rsidR="0067411D" w:rsidRPr="005223F4">
        <w:fldChar w:fldCharType="begin"/>
      </w:r>
      <w:r w:rsidR="0067411D" w:rsidRPr="005223F4">
        <w:instrText xml:space="preserve"> REF _Ref268264542 \r \h </w:instrText>
      </w:r>
      <w:r w:rsidR="0067411D" w:rsidRPr="005223F4">
        <w:fldChar w:fldCharType="separate"/>
      </w:r>
      <w:r w:rsidR="00D04199">
        <w:rPr>
          <w:cs/>
        </w:rPr>
        <w:t>‎</w:t>
      </w:r>
      <w:r w:rsidR="00D04199">
        <w:t>13.15</w:t>
      </w:r>
      <w:r w:rsidR="0067411D" w:rsidRPr="005223F4">
        <w:fldChar w:fldCharType="end"/>
      </w:r>
      <w:r w:rsidR="0067411D" w:rsidRPr="005223F4">
        <w:t xml:space="preserve"> </w:t>
      </w:r>
      <w:r w:rsidR="0067411D" w:rsidRPr="005223F4">
        <w:fldChar w:fldCharType="begin"/>
      </w:r>
      <w:r w:rsidR="0067411D" w:rsidRPr="005223F4">
        <w:instrText xml:space="preserve"> REF _Ref268264542 \h </w:instrText>
      </w:r>
      <w:r w:rsidR="0067411D" w:rsidRPr="005223F4">
        <w:fldChar w:fldCharType="separate"/>
      </w:r>
      <w:r w:rsidR="00D04199" w:rsidRPr="005223F4">
        <w:t>Nils and Default processing</w:t>
      </w:r>
      <w:r w:rsidR="0067411D" w:rsidRPr="005223F4">
        <w:fldChar w:fldCharType="end"/>
      </w:r>
      <w:r w:rsidR="0067411D" w:rsidRPr="005223F4">
        <w:t xml:space="preserve"> for a full description.</w:t>
      </w:r>
    </w:p>
    <w:p w14:paraId="538EA217" w14:textId="725328DF" w:rsidR="00CA6B65" w:rsidRPr="005223F4" w:rsidDel="00316B66" w:rsidRDefault="00CA6B65" w:rsidP="00830D35">
      <w:pPr>
        <w:pStyle w:val="nobreak"/>
        <w:rPr>
          <w:del w:id="6310" w:author="mbeckerle" w:date="2012-04-22T20:56:00Z"/>
          <w:rFonts w:eastAsia="MS Mincho" w:cs="Arial"/>
          <w:color w:val="000000"/>
          <w:lang w:eastAsia="ja-JP" w:bidi="he-IL"/>
        </w:rPr>
      </w:pPr>
    </w:p>
    <w:p w14:paraId="21ED3914" w14:textId="7B53F5D5" w:rsidR="00F300D8" w:rsidRPr="005223F4" w:rsidDel="00316B66" w:rsidRDefault="00F300D8" w:rsidP="00F95D43">
      <w:pPr>
        <w:rPr>
          <w:del w:id="6311" w:author="mbeckerle" w:date="2012-04-22T20:57:00Z"/>
          <w:rFonts w:cs="Arial"/>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F8597E" w:rsidRPr="005223F4" w14:paraId="57FAFDAC" w14:textId="77777777" w:rsidTr="00240AC5">
        <w:trPr>
          <w:trHeight w:val="402"/>
        </w:trPr>
        <w:tc>
          <w:tcPr>
            <w:tcW w:w="2628" w:type="dxa"/>
            <w:shd w:val="clear" w:color="auto" w:fill="F3F3F3"/>
          </w:tcPr>
          <w:p w14:paraId="24B37D3F" w14:textId="77777777" w:rsidR="00F8597E" w:rsidRPr="002D79AC" w:rsidRDefault="00F8597E" w:rsidP="00240AC5">
            <w:pPr>
              <w:tabs>
                <w:tab w:val="num" w:pos="360"/>
                <w:tab w:val="num" w:pos="540"/>
              </w:tabs>
              <w:spacing w:before="40" w:after="40"/>
              <w:ind w:left="540" w:hanging="180"/>
              <w:rPr>
                <w:rFonts w:eastAsia="Arial Unicode MS"/>
                <w:b/>
              </w:rPr>
            </w:pPr>
            <w:r w:rsidRPr="002D79AC">
              <w:rPr>
                <w:rFonts w:eastAsia="Arial Unicode MS"/>
                <w:b/>
              </w:rPr>
              <w:t>Property Name</w:t>
            </w:r>
          </w:p>
        </w:tc>
        <w:tc>
          <w:tcPr>
            <w:tcW w:w="6228" w:type="dxa"/>
            <w:shd w:val="clear" w:color="auto" w:fill="F3F3F3"/>
          </w:tcPr>
          <w:p w14:paraId="14D8B095" w14:textId="77777777" w:rsidR="00F8597E" w:rsidRPr="002D79AC" w:rsidRDefault="00F8597E" w:rsidP="002D79AC">
            <w:pPr>
              <w:rPr>
                <w:rFonts w:eastAsia="Arial Unicode MS"/>
                <w:b/>
              </w:rPr>
            </w:pPr>
            <w:r w:rsidRPr="002D79AC">
              <w:rPr>
                <w:rFonts w:eastAsia="Arial Unicode MS"/>
                <w:b/>
              </w:rPr>
              <w:t>Description</w:t>
            </w:r>
          </w:p>
        </w:tc>
      </w:tr>
      <w:tr w:rsidR="00F8597E" w:rsidRPr="005223F4" w14:paraId="1312FA88" w14:textId="77777777" w:rsidTr="00240AC5">
        <w:trPr>
          <w:trHeight w:val="153"/>
        </w:trPr>
        <w:tc>
          <w:tcPr>
            <w:tcW w:w="2628" w:type="dxa"/>
            <w:shd w:val="clear" w:color="auto" w:fill="auto"/>
          </w:tcPr>
          <w:p w14:paraId="52E29C81" w14:textId="77777777" w:rsidR="00F8597E" w:rsidRPr="00240AC5" w:rsidRDefault="00720FFF" w:rsidP="00240AC5">
            <w:pPr>
              <w:tabs>
                <w:tab w:val="num" w:pos="360"/>
                <w:tab w:val="num" w:pos="540"/>
              </w:tabs>
              <w:spacing w:before="40" w:after="40"/>
              <w:ind w:left="180" w:hanging="180"/>
              <w:rPr>
                <w:rFonts w:eastAsia="Arial Unicode MS" w:cs="Arial"/>
              </w:rPr>
            </w:pPr>
            <w:r w:rsidRPr="00240AC5">
              <w:rPr>
                <w:rFonts w:eastAsia="Arial Unicode MS" w:cs="Arial"/>
              </w:rPr>
              <w:t>use</w:t>
            </w:r>
            <w:r w:rsidR="00884A98" w:rsidRPr="00240AC5">
              <w:rPr>
                <w:rFonts w:eastAsia="Arial Unicode MS" w:cs="Arial"/>
              </w:rPr>
              <w:t>Nil</w:t>
            </w:r>
            <w:r w:rsidRPr="00240AC5">
              <w:rPr>
                <w:rFonts w:eastAsia="Arial Unicode MS" w:cs="Arial"/>
              </w:rPr>
              <w:t>ForDefault</w:t>
            </w:r>
          </w:p>
        </w:tc>
        <w:tc>
          <w:tcPr>
            <w:tcW w:w="6228" w:type="dxa"/>
            <w:shd w:val="clear" w:color="auto" w:fill="auto"/>
          </w:tcPr>
          <w:p w14:paraId="5A9AE5B7" w14:textId="77777777" w:rsidR="00B67082" w:rsidRPr="00240AC5" w:rsidRDefault="00B67082" w:rsidP="002D79AC">
            <w:pPr>
              <w:rPr>
                <w:rFonts w:eastAsia="Arial Unicode MS"/>
              </w:rPr>
            </w:pPr>
            <w:r w:rsidRPr="00240AC5">
              <w:rPr>
                <w:rFonts w:eastAsia="Arial Unicode MS"/>
              </w:rPr>
              <w:t>Enum</w:t>
            </w:r>
          </w:p>
          <w:p w14:paraId="036B8A0E" w14:textId="77777777" w:rsidR="00F8597E" w:rsidRPr="00240AC5" w:rsidRDefault="00B67082" w:rsidP="002D79AC">
            <w:pPr>
              <w:rPr>
                <w:rFonts w:eastAsia="Arial Unicode MS" w:cs="Arial"/>
                <w:sz w:val="18"/>
                <w:szCs w:val="18"/>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F9BF621" w14:textId="77777777" w:rsidR="003E024B" w:rsidRPr="00240AC5" w:rsidRDefault="003E024B" w:rsidP="002D79AC">
            <w:pPr>
              <w:rPr>
                <w:rFonts w:eastAsia="Arial Unicode MS" w:cs="Arial"/>
              </w:rPr>
            </w:pPr>
            <w:r w:rsidRPr="00240AC5">
              <w:rPr>
                <w:rFonts w:eastAsia="Arial Unicode MS" w:cs="Arial"/>
              </w:rPr>
              <w:t xml:space="preserve">Use </w:t>
            </w:r>
            <w:r w:rsidR="00884A98" w:rsidRPr="00240AC5">
              <w:rPr>
                <w:rFonts w:eastAsia="Arial Unicode MS" w:cs="Arial"/>
              </w:rPr>
              <w:t>nil</w:t>
            </w:r>
            <w:r w:rsidRPr="00240AC5">
              <w:rPr>
                <w:rFonts w:eastAsia="Arial Unicode MS" w:cs="Arial"/>
              </w:rPr>
              <w:t xml:space="preserve"> as the default value</w:t>
            </w:r>
            <w:commentRangeStart w:id="6312"/>
            <w:ins w:id="6313" w:author="Steve Hanson" w:date="2012-02-29T12:34:00Z">
              <w:r w:rsidR="00B76C05" w:rsidRPr="00240AC5">
                <w:rPr>
                  <w:rFonts w:eastAsia="Arial Unicode MS" w:cs="Arial"/>
                </w:rPr>
                <w:t xml:space="preserve"> </w:t>
              </w:r>
            </w:ins>
            <w:commentRangeEnd w:id="6312"/>
            <w:r w:rsidR="00B76C05">
              <w:rPr>
                <w:rStyle w:val="CommentReference"/>
              </w:rPr>
              <w:commentReference w:id="6312"/>
            </w:r>
          </w:p>
          <w:p w14:paraId="2D3E2EED" w14:textId="07791B35" w:rsidR="003E024B" w:rsidRPr="00240AC5" w:rsidRDefault="003E024B" w:rsidP="002D79AC">
            <w:pPr>
              <w:rPr>
                <w:rFonts w:eastAsia="Arial Unicode MS" w:cs="Arial"/>
              </w:rPr>
            </w:pPr>
            <w:r w:rsidRPr="00240AC5">
              <w:rPr>
                <w:rFonts w:eastAsia="Arial Unicode MS" w:cs="Arial"/>
              </w:rPr>
              <w:t xml:space="preserve">This property has precedence over the </w:t>
            </w:r>
            <w:r w:rsidR="00AF7259" w:rsidRPr="00240AC5">
              <w:rPr>
                <w:rFonts w:eastAsia="Arial Unicode MS" w:cs="Arial"/>
              </w:rPr>
              <w:t>xs:</w:t>
            </w:r>
            <w:r w:rsidRPr="00240AC5">
              <w:rPr>
                <w:rFonts w:eastAsia="Arial Unicode MS" w:cs="Arial"/>
              </w:rPr>
              <w:t>default</w:t>
            </w:r>
            <w:r w:rsidR="00CC2406" w:rsidRPr="00240AC5">
              <w:rPr>
                <w:rFonts w:eastAsia="Arial Unicode MS" w:cs="Arial"/>
              </w:rPr>
              <w:t xml:space="preserve"> and </w:t>
            </w:r>
            <w:r w:rsidR="00AF7259" w:rsidRPr="00240AC5">
              <w:rPr>
                <w:rFonts w:eastAsia="Arial Unicode MS" w:cs="Arial"/>
              </w:rPr>
              <w:t>xs:</w:t>
            </w:r>
            <w:r w:rsidR="00CC2406" w:rsidRPr="00240AC5">
              <w:rPr>
                <w:rFonts w:eastAsia="Arial Unicode MS" w:cs="Arial"/>
              </w:rPr>
              <w:t>fixed</w:t>
            </w:r>
            <w:r w:rsidRPr="00240AC5">
              <w:rPr>
                <w:rFonts w:eastAsia="Arial Unicode MS" w:cs="Arial"/>
              </w:rPr>
              <w:t xml:space="preserve"> attribute</w:t>
            </w:r>
            <w:r w:rsidR="00CC2406" w:rsidRPr="00240AC5">
              <w:rPr>
                <w:rFonts w:eastAsia="Arial Unicode MS" w:cs="Arial"/>
              </w:rPr>
              <w:t>s</w:t>
            </w:r>
            <w:r w:rsidRPr="00240AC5">
              <w:rPr>
                <w:rFonts w:eastAsia="Arial Unicode MS" w:cs="Arial"/>
              </w:rPr>
              <w:t>.</w:t>
            </w:r>
            <w:ins w:id="6314" w:author="mbeckerle" w:date="2012-03-24T17:11:00Z">
              <w:r w:rsidR="00DD553A" w:rsidRPr="00240AC5">
                <w:rPr>
                  <w:rFonts w:eastAsia="Arial Unicode MS" w:cs="Arial"/>
                </w:rPr>
                <w:t xml:space="preserve"> </w:t>
              </w:r>
            </w:ins>
            <w:ins w:id="6315" w:author="mbeckerle" w:date="2012-04-22T20:57:00Z">
              <w:r w:rsidR="00316B66">
                <w:t>It is only used, and must be defined, if</w:t>
              </w:r>
              <w:r w:rsidR="00316B66" w:rsidDel="00316B66">
                <w:rPr>
                  <w:rStyle w:val="CommentReference"/>
                </w:rPr>
                <w:t xml:space="preserve"> </w:t>
              </w:r>
            </w:ins>
            <w:del w:id="6316" w:author="mbeckerle" w:date="2012-04-22T20:57:00Z">
              <w:r w:rsidR="0077492A" w:rsidDel="00316B66">
                <w:rPr>
                  <w:rStyle w:val="CommentReference"/>
                </w:rPr>
                <w:commentReference w:id="6317"/>
              </w:r>
            </w:del>
            <w:ins w:id="6318" w:author="mbeckerle" w:date="2012-03-24T17:11:00Z">
              <w:r w:rsidR="00DD553A" w:rsidRPr="00240AC5">
                <w:rPr>
                  <w:rFonts w:eastAsia="Arial Unicode MS" w:cs="Arial"/>
                </w:rPr>
                <w:t>xs:nillable is true.</w:t>
              </w:r>
            </w:ins>
          </w:p>
          <w:p w14:paraId="459AF2E5" w14:textId="77777777" w:rsidR="00F8597E" w:rsidRPr="00240AC5" w:rsidRDefault="00207C6C" w:rsidP="002D79AC">
            <w:pPr>
              <w:rPr>
                <w:rFonts w:eastAsia="Arial Unicode MS" w:cs="Arial"/>
              </w:rPr>
            </w:pPr>
            <w:r w:rsidRPr="00240AC5">
              <w:rPr>
                <w:rFonts w:eastAsia="Arial Unicode MS" w:cs="Arial"/>
              </w:rPr>
              <w:t xml:space="preserve">Defaulting occurs as described above with </w:t>
            </w:r>
            <w:r w:rsidR="00884A98" w:rsidRPr="00240AC5">
              <w:rPr>
                <w:rFonts w:eastAsia="Arial Unicode MS" w:cs="Arial"/>
              </w:rPr>
              <w:t>nil</w:t>
            </w:r>
            <w:r w:rsidRPr="00240AC5">
              <w:rPr>
                <w:rFonts w:eastAsia="Arial Unicode MS" w:cs="Arial"/>
              </w:rPr>
              <w:t xml:space="preserve"> as the default value. </w:t>
            </w:r>
            <w:r w:rsidR="00CC2406" w:rsidRPr="00240AC5">
              <w:rPr>
                <w:rFonts w:eastAsia="Arial Unicode MS" w:cs="Arial"/>
              </w:rPr>
              <w:t>The dfdl:n</w:t>
            </w:r>
            <w:r w:rsidR="00B325AE" w:rsidRPr="00240AC5">
              <w:rPr>
                <w:rFonts w:eastAsia="Arial Unicode MS" w:cs="Arial"/>
              </w:rPr>
              <w:t>ilValue</w:t>
            </w:r>
            <w:r w:rsidRPr="00240AC5">
              <w:rPr>
                <w:rFonts w:eastAsia="Arial Unicode MS" w:cs="Arial"/>
              </w:rPr>
              <w:t xml:space="preserve"> </w:t>
            </w:r>
            <w:r w:rsidR="00CC2406" w:rsidRPr="00240AC5">
              <w:rPr>
                <w:rFonts w:eastAsia="Arial Unicode MS" w:cs="Arial"/>
              </w:rPr>
              <w:t xml:space="preserve">property </w:t>
            </w:r>
            <w:r w:rsidRPr="00240AC5">
              <w:rPr>
                <w:rFonts w:eastAsia="Arial Unicode MS" w:cs="Arial"/>
              </w:rPr>
              <w:t xml:space="preserve">must specify at least one </w:t>
            </w:r>
            <w:r w:rsidR="00884A98" w:rsidRPr="00240AC5">
              <w:rPr>
                <w:rFonts w:eastAsia="Arial Unicode MS" w:cs="Arial"/>
              </w:rPr>
              <w:t>nil</w:t>
            </w:r>
            <w:r w:rsidRPr="00240AC5">
              <w:rPr>
                <w:rFonts w:eastAsia="Arial Unicode MS" w:cs="Arial"/>
              </w:rPr>
              <w:t xml:space="preserve"> value otherwise a schema definition error occurs.</w:t>
            </w:r>
            <w:r w:rsidR="00F8597E" w:rsidRPr="00240AC5">
              <w:rPr>
                <w:rFonts w:eastAsia="Arial Unicode MS" w:cs="Arial"/>
              </w:rPr>
              <w:t xml:space="preserve"> </w:t>
            </w:r>
          </w:p>
          <w:p w14:paraId="646508E4" w14:textId="77777777" w:rsidR="00F8597E" w:rsidRPr="00240AC5" w:rsidRDefault="00F8597E" w:rsidP="002D79AC">
            <w:pPr>
              <w:rPr>
                <w:rFonts w:eastAsia="Arial Unicode MS" w:cs="Arial"/>
              </w:rPr>
            </w:pPr>
            <w:r w:rsidRPr="00240AC5">
              <w:rPr>
                <w:rFonts w:eastAsia="Arial Unicode MS" w:cs="Arial"/>
              </w:rPr>
              <w:t>Annotation: dfdl:element</w:t>
            </w:r>
            <w:r w:rsidR="00830D35" w:rsidRPr="00240AC5">
              <w:rPr>
                <w:rFonts w:eastAsia="Arial Unicode MS" w:cs="Arial"/>
              </w:rPr>
              <w:t xml:space="preserve"> (simp</w:t>
            </w:r>
            <w:r w:rsidR="00FC667A" w:rsidRPr="00240AC5">
              <w:rPr>
                <w:rFonts w:eastAsia="Arial Unicode MS" w:cs="Arial"/>
              </w:rPr>
              <w:t>le</w:t>
            </w:r>
            <w:r w:rsidR="00830D35" w:rsidRPr="00240AC5">
              <w:rPr>
                <w:rFonts w:eastAsia="Arial Unicode MS" w:cs="Arial"/>
              </w:rPr>
              <w:t>Type)</w:t>
            </w:r>
          </w:p>
        </w:tc>
      </w:tr>
    </w:tbl>
    <w:p w14:paraId="5A21F5DE" w14:textId="7FE5B321" w:rsidR="00F702F4" w:rsidRPr="005223F4" w:rsidDel="00316B66" w:rsidRDefault="00F702F4" w:rsidP="002614BB">
      <w:pPr>
        <w:rPr>
          <w:del w:id="6319" w:author="mbeckerle" w:date="2012-04-22T20:57:00Z"/>
        </w:rPr>
      </w:pPr>
      <w:bookmarkStart w:id="6320" w:name="_Toc322911689"/>
      <w:bookmarkStart w:id="6321" w:name="_Toc322912228"/>
      <w:bookmarkStart w:id="6322" w:name="_Toc329093077"/>
      <w:bookmarkStart w:id="6323" w:name="_Toc332701590"/>
      <w:bookmarkStart w:id="6324" w:name="_Toc332701894"/>
      <w:bookmarkStart w:id="6325" w:name="_Toc332711693"/>
      <w:bookmarkStart w:id="6326" w:name="_Toc332711995"/>
      <w:bookmarkStart w:id="6327" w:name="_Toc332712296"/>
      <w:bookmarkStart w:id="6328" w:name="_Toc332724212"/>
      <w:bookmarkStart w:id="6329" w:name="_Toc332724512"/>
      <w:bookmarkEnd w:id="6320"/>
      <w:bookmarkEnd w:id="6321"/>
      <w:bookmarkEnd w:id="6322"/>
      <w:bookmarkEnd w:id="6323"/>
      <w:bookmarkEnd w:id="6324"/>
      <w:bookmarkEnd w:id="6325"/>
      <w:bookmarkEnd w:id="6326"/>
      <w:bookmarkEnd w:id="6327"/>
      <w:bookmarkEnd w:id="6328"/>
      <w:bookmarkEnd w:id="6329"/>
    </w:p>
    <w:p w14:paraId="63E223E8" w14:textId="77777777" w:rsidR="00A362FE" w:rsidRPr="005223F4" w:rsidRDefault="00A362FE" w:rsidP="00250E3E">
      <w:pPr>
        <w:pStyle w:val="Heading1"/>
      </w:pPr>
      <w:bookmarkStart w:id="6330" w:name="_Toc199515707"/>
      <w:bookmarkStart w:id="6331" w:name="_Toc199515895"/>
      <w:bookmarkStart w:id="6332" w:name="_Toc199516334"/>
      <w:bookmarkStart w:id="6333" w:name="_Toc199841890"/>
      <w:bookmarkStart w:id="6334" w:name="_Toc199844456"/>
      <w:bookmarkStart w:id="6335" w:name="_Toc199515708"/>
      <w:bookmarkStart w:id="6336" w:name="_Toc199515896"/>
      <w:bookmarkStart w:id="6337" w:name="_Toc199516335"/>
      <w:bookmarkStart w:id="6338" w:name="_Toc199841891"/>
      <w:bookmarkStart w:id="6339" w:name="_Toc199844457"/>
      <w:bookmarkStart w:id="6340" w:name="_Toc199515709"/>
      <w:bookmarkStart w:id="6341" w:name="_Toc199515897"/>
      <w:bookmarkStart w:id="6342" w:name="_Toc199516336"/>
      <w:bookmarkStart w:id="6343" w:name="_Toc199841892"/>
      <w:bookmarkStart w:id="6344" w:name="_Toc199844458"/>
      <w:bookmarkStart w:id="6345" w:name="_Toc199515710"/>
      <w:bookmarkStart w:id="6346" w:name="_Toc199515898"/>
      <w:bookmarkStart w:id="6347" w:name="_Toc199516337"/>
      <w:bookmarkStart w:id="6348" w:name="_Toc199841893"/>
      <w:bookmarkStart w:id="6349" w:name="_Toc199844459"/>
      <w:bookmarkStart w:id="6350" w:name="_Toc199516339"/>
      <w:bookmarkStart w:id="6351" w:name="_Toc194983998"/>
      <w:bookmarkStart w:id="6352" w:name="_Toc243112845"/>
      <w:bookmarkStart w:id="6353" w:name="_Ref255476240"/>
      <w:bookmarkStart w:id="6354" w:name="_Toc332724513"/>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r w:rsidRPr="005223F4">
        <w:t>Sequence Groups</w:t>
      </w:r>
      <w:bookmarkEnd w:id="6307"/>
      <w:bookmarkEnd w:id="6308"/>
      <w:bookmarkEnd w:id="6350"/>
      <w:bookmarkEnd w:id="6351"/>
      <w:bookmarkEnd w:id="6352"/>
      <w:bookmarkEnd w:id="6353"/>
      <w:bookmarkEnd w:id="6354"/>
    </w:p>
    <w:p w14:paraId="75886873" w14:textId="1AFD3BA4" w:rsidR="00090A8A" w:rsidRPr="005223F4" w:rsidDel="00316B66" w:rsidRDefault="001453AC" w:rsidP="00090A8A">
      <w:pPr>
        <w:rPr>
          <w:del w:id="6355" w:author="mbeckerle" w:date="2012-04-22T20:57:00Z"/>
        </w:rPr>
      </w:pPr>
      <w:r w:rsidRPr="005223F4">
        <w:t>The following properties are specific to sequences.</w:t>
      </w:r>
    </w:p>
    <w:p w14:paraId="0D1BF692" w14:textId="77777777" w:rsidR="00CC2406" w:rsidRPr="005223F4" w:rsidRDefault="00CC2406" w:rsidP="00090A8A"/>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A362FE" w:rsidRPr="005223F4" w14:paraId="385A5335" w14:textId="77777777" w:rsidTr="00240AC5">
        <w:tc>
          <w:tcPr>
            <w:tcW w:w="3541" w:type="dxa"/>
            <w:shd w:val="clear" w:color="auto" w:fill="F3F3F3"/>
          </w:tcPr>
          <w:p w14:paraId="04CEFD02" w14:textId="77777777" w:rsidR="00A362FE" w:rsidRPr="002D79AC" w:rsidRDefault="00A362FE" w:rsidP="00D67874">
            <w:pPr>
              <w:rPr>
                <w:b/>
              </w:rPr>
            </w:pPr>
            <w:r w:rsidRPr="002D79AC">
              <w:rPr>
                <w:b/>
              </w:rPr>
              <w:t>Property Name</w:t>
            </w:r>
          </w:p>
        </w:tc>
        <w:tc>
          <w:tcPr>
            <w:tcW w:w="5315" w:type="dxa"/>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240AC5">
        <w:tc>
          <w:tcPr>
            <w:tcW w:w="3541" w:type="dxa"/>
            <w:shd w:val="clear" w:color="auto" w:fill="auto"/>
          </w:tcPr>
          <w:p w14:paraId="7C36F490" w14:textId="77777777" w:rsidR="00A362FE" w:rsidRPr="00240AC5" w:rsidRDefault="005931EC" w:rsidP="00A365DC">
            <w:pPr>
              <w:rPr>
                <w:rFonts w:cs="Arial"/>
                <w:sz w:val="18"/>
                <w:szCs w:val="18"/>
              </w:rPr>
            </w:pPr>
            <w:r w:rsidRPr="005223F4">
              <w:t>sequenceKind</w:t>
            </w:r>
          </w:p>
        </w:tc>
        <w:tc>
          <w:tcPr>
            <w:tcW w:w="5315" w:type="dxa"/>
            <w:shd w:val="clear" w:color="auto" w:fill="auto"/>
          </w:tcPr>
          <w:p w14:paraId="6351301F" w14:textId="77777777" w:rsidR="00A362FE" w:rsidRPr="005223F4" w:rsidRDefault="005931EC" w:rsidP="00D67874">
            <w:r w:rsidRPr="005223F4">
              <w:t>Enum</w:t>
            </w:r>
          </w:p>
          <w:p w14:paraId="3CB0002F" w14:textId="77777777" w:rsidR="005931EC" w:rsidRPr="005223F4" w:rsidRDefault="005931EC" w:rsidP="00D67874">
            <w:r w:rsidRPr="005223F4">
              <w:t xml:space="preserve">Valid values are </w:t>
            </w:r>
            <w:r w:rsidR="00CC2406" w:rsidRPr="005223F4">
              <w:t>'</w:t>
            </w:r>
            <w:r w:rsidRPr="005223F4">
              <w:t>ordered</w:t>
            </w:r>
            <w:r w:rsidR="00CC2406" w:rsidRPr="005223F4">
              <w:t>'</w:t>
            </w:r>
            <w:r w:rsidRPr="005223F4">
              <w:t xml:space="preserve">, </w:t>
            </w:r>
            <w:r w:rsidR="00CC2406" w:rsidRPr="005223F4">
              <w:t>'</w:t>
            </w:r>
            <w:r w:rsidRPr="005223F4">
              <w:t>unordered</w:t>
            </w:r>
            <w:r w:rsidR="00CC2406" w:rsidRPr="005223F4">
              <w:t>'</w:t>
            </w:r>
            <w:r w:rsidR="00844DD0" w:rsidRPr="005223F4">
              <w:t xml:space="preserve"> </w:t>
            </w:r>
          </w:p>
          <w:p w14:paraId="4703ECA1" w14:textId="77777777" w:rsidR="00A362FE" w:rsidRPr="005223F4" w:rsidRDefault="00A362FE" w:rsidP="00D67874">
            <w:r w:rsidRPr="005223F4">
              <w:t xml:space="preserve">When </w:t>
            </w:r>
            <w:r w:rsidR="00CC2406" w:rsidRPr="005223F4">
              <w:t>'</w:t>
            </w:r>
            <w:r w:rsidR="005931EC" w:rsidRPr="005223F4">
              <w:t>ordered</w:t>
            </w:r>
            <w:r w:rsidR="00CC2406" w:rsidRPr="005223F4">
              <w:t>'</w:t>
            </w:r>
            <w:r w:rsidRPr="005223F4">
              <w:t>, this property means that the contained items of the sequence will be encountered in the same order that they appear in the schema, which is called schema-definition-order.</w:t>
            </w:r>
          </w:p>
          <w:p w14:paraId="7C99C95B" w14:textId="77777777" w:rsidR="00A362FE" w:rsidRPr="005223F4" w:rsidRDefault="00A362FE" w:rsidP="00D67874">
            <w:r w:rsidRPr="005223F4">
              <w:t xml:space="preserve">When </w:t>
            </w:r>
            <w:r w:rsidR="00CC2406" w:rsidRPr="005223F4">
              <w:t>'</w:t>
            </w:r>
            <w:r w:rsidR="005931EC" w:rsidRPr="005223F4">
              <w:t>unordered</w:t>
            </w:r>
            <w:r w:rsidR="00CC2406" w:rsidRPr="005223F4">
              <w:t>'</w:t>
            </w:r>
            <w:r w:rsidRPr="005223F4">
              <w:t>, this property means that the items of the sequence will be encountered in any order.</w:t>
            </w:r>
            <w:r w:rsidR="00B82863" w:rsidRPr="005223F4">
              <w:t xml:space="preserve"> Repeating instances 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240AC5">
        <w:tc>
          <w:tcPr>
            <w:tcW w:w="3541" w:type="dxa"/>
            <w:shd w:val="clear" w:color="auto" w:fill="auto"/>
          </w:tcPr>
          <w:p w14:paraId="5892FEBE" w14:textId="77777777" w:rsidR="00B94254" w:rsidRPr="005223F4" w:rsidRDefault="005A400F" w:rsidP="00A365DC">
            <w:r w:rsidRPr="005223F4">
              <w:t>i</w:t>
            </w:r>
            <w:r w:rsidR="00B94254" w:rsidRPr="005223F4">
              <w:t>nitiatedContent</w:t>
            </w:r>
          </w:p>
        </w:tc>
        <w:tc>
          <w:tcPr>
            <w:tcW w:w="5315" w:type="dxa"/>
            <w:shd w:val="clear" w:color="auto" w:fill="auto"/>
          </w:tcPr>
          <w:p w14:paraId="1A43A501" w14:textId="77777777" w:rsidR="000F00D6" w:rsidRPr="005223F4" w:rsidRDefault="0037366D" w:rsidP="00D67874">
            <w:r w:rsidRPr="005223F4">
              <w:t>Enum</w:t>
            </w:r>
          </w:p>
          <w:p w14:paraId="301DD302" w14:textId="77777777" w:rsidR="00B94254" w:rsidRPr="005223F4" w:rsidRDefault="001B667E" w:rsidP="00D67874">
            <w:r w:rsidRPr="005223F4">
              <w:t xml:space="preserve">Valid values are </w:t>
            </w:r>
            <w:r w:rsidR="00682090" w:rsidRPr="005223F4">
              <w:t>'yes'</w:t>
            </w:r>
            <w:r w:rsidRPr="005223F4">
              <w:t xml:space="preserve">, </w:t>
            </w:r>
            <w:r w:rsidR="00682090" w:rsidRPr="005223F4">
              <w:t>'no'</w:t>
            </w:r>
          </w:p>
          <w:p w14:paraId="0334BDAF" w14:textId="77777777" w:rsidR="00B94254" w:rsidRPr="005223F4" w:rsidRDefault="00E450C4" w:rsidP="00D67874">
            <w:r w:rsidRPr="005223F4">
              <w:t xml:space="preserve">When </w:t>
            </w:r>
            <w:r w:rsidR="00682090" w:rsidRPr="005223F4">
              <w:t>'yes'</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77777777" w:rsidR="00E450C4" w:rsidRPr="005223F4" w:rsidRDefault="00E450C4" w:rsidP="00D67874">
            <w:r w:rsidRPr="005223F4">
              <w:t xml:space="preserve">When </w:t>
            </w:r>
            <w:r w:rsidR="00682090" w:rsidRPr="005223F4">
              <w:t>'no'</w:t>
            </w:r>
            <w:r w:rsidRPr="005223F4">
              <w:t>, the children of the sequence may have their dfdl:initiator property set to the empty string.</w:t>
            </w:r>
          </w:p>
          <w:p w14:paraId="37ED4FE7" w14:textId="77777777" w:rsidR="00B94254" w:rsidRPr="005223F4" w:rsidRDefault="00E450C4" w:rsidP="00D67874">
            <w:r w:rsidRPr="005223F4">
              <w:t>Annotation: dfdl:sequence</w:t>
            </w:r>
            <w:r w:rsidR="005A400F" w:rsidRPr="005223F4">
              <w:t xml:space="preserve">, dfdl:choice, dfdl:group </w:t>
            </w:r>
          </w:p>
        </w:tc>
      </w:tr>
    </w:tbl>
    <w:p w14:paraId="16059726" w14:textId="2A15EDCE" w:rsidR="001453AC" w:rsidRPr="005223F4" w:rsidDel="00316B66" w:rsidRDefault="001453AC" w:rsidP="008F15BF">
      <w:pPr>
        <w:rPr>
          <w:del w:id="6356" w:author="mbeckerle" w:date="2012-04-22T20:58:00Z"/>
        </w:rPr>
      </w:pPr>
      <w:bookmarkStart w:id="6357" w:name="_Toc199516340"/>
      <w:bookmarkStart w:id="6358" w:name="_Toc194983999"/>
      <w:bookmarkStart w:id="6359" w:name="_Toc175057395"/>
    </w:p>
    <w:p w14:paraId="6F845482" w14:textId="77777777" w:rsidR="001453AC" w:rsidRPr="005223F4" w:rsidRDefault="001453AC" w:rsidP="001453AC">
      <w:pPr>
        <w:pStyle w:val="nobreak"/>
      </w:pPr>
      <w:r w:rsidRPr="005223F4">
        <w:t xml:space="preserve">A sequence can have an initiator and/or a terminator as described earlier. </w:t>
      </w:r>
    </w:p>
    <w:p w14:paraId="42AAF8E9" w14:textId="77777777" w:rsidR="000E7BA3" w:rsidRPr="005223F4" w:rsidRDefault="000E7BA3">
      <w:pPr>
        <w:pStyle w:val="Heading2"/>
      </w:pPr>
      <w:bookmarkStart w:id="6360" w:name="_Toc243112846"/>
      <w:bookmarkStart w:id="6361" w:name="_Toc332724514"/>
      <w:r w:rsidRPr="005223F4">
        <w:t>Empty Sequences</w:t>
      </w:r>
      <w:bookmarkEnd w:id="6357"/>
      <w:bookmarkEnd w:id="6358"/>
      <w:bookmarkEnd w:id="6360"/>
      <w:bookmarkEnd w:id="6361"/>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AF7259">
        <w:rPr>
          <w:i/>
          <w:iCs/>
        </w:rPr>
        <w:t xml:space="preserve"> </w:t>
      </w:r>
      <w:r w:rsidRPr="005223F4">
        <w:t>region of an empty sequence has non-zero length when parsing.</w:t>
      </w:r>
    </w:p>
    <w:p w14:paraId="2BCF53C1" w14:textId="2650B235" w:rsidR="00344AF6" w:rsidRPr="005223F4" w:rsidDel="00316B66" w:rsidRDefault="00344AF6" w:rsidP="00F84360">
      <w:pPr>
        <w:rPr>
          <w:del w:id="6362" w:author="mbeckerle" w:date="2012-04-22T20:58:00Z"/>
        </w:rPr>
      </w:pPr>
    </w:p>
    <w:p w14:paraId="4BCCE71C" w14:textId="77777777"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 of a complex type</w:t>
      </w:r>
      <w:r w:rsidR="00013FD5" w:rsidRPr="005223F4">
        <w:t xml:space="preserve"> 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 of a complex type</w:t>
      </w:r>
      <w:commentRangeStart w:id="6363"/>
      <w:ins w:id="6364" w:author="Steve Hanson" w:date="2012-02-29T12:41:00Z">
        <w:r w:rsidR="00B76C05">
          <w:t>, or if</w:t>
        </w:r>
      </w:ins>
      <w:ins w:id="6365" w:author="Steve Hanson" w:date="2012-02-29T12:42:00Z">
        <w:r w:rsidR="00B76C05">
          <w:t xml:space="preserve"> </w:t>
        </w:r>
      </w:ins>
      <w:ins w:id="6366" w:author="Steve Hanson" w:date="2012-02-29T12:41:00Z">
        <w:r w:rsidR="00B76C05">
          <w:t>a complex type has no content at all</w:t>
        </w:r>
      </w:ins>
      <w:commentRangeEnd w:id="6363"/>
      <w:ins w:id="6367" w:author="Steve Hanson" w:date="2012-02-29T12:42:00Z">
        <w:r w:rsidR="00B76C05">
          <w:rPr>
            <w:rStyle w:val="CommentReference"/>
          </w:rPr>
          <w:commentReference w:id="6363"/>
        </w:r>
        <w:r w:rsidR="00B76C05">
          <w:t>.</w:t>
        </w:r>
      </w:ins>
      <w:del w:id="6368" w:author="Steve Hanson" w:date="2012-02-29T12:41:00Z">
        <w:r w:rsidR="00013FD5" w:rsidRPr="005223F4" w:rsidDel="00B76C05">
          <w:delText>.</w:delText>
        </w:r>
      </w:del>
    </w:p>
    <w:p w14:paraId="0ECAE867" w14:textId="00D161D7" w:rsidR="00A362FE" w:rsidRPr="005223F4" w:rsidDel="00316B66" w:rsidRDefault="00A362FE">
      <w:pPr>
        <w:pStyle w:val="Heading2"/>
        <w:rPr>
          <w:del w:id="6369" w:author="mbeckerle" w:date="2012-04-22T20:58:00Z"/>
        </w:rPr>
        <w:pPrChange w:id="6370" w:author="mbeckerle" w:date="2012-04-22T21:11:00Z">
          <w:pPr>
            <w:pStyle w:val="nobreak"/>
          </w:pPr>
        </w:pPrChange>
      </w:pPr>
      <w:bookmarkStart w:id="6371" w:name="_Toc322911380"/>
      <w:bookmarkStart w:id="6372" w:name="_Toc322911692"/>
      <w:bookmarkStart w:id="6373" w:name="_Toc322911941"/>
      <w:bookmarkStart w:id="6374" w:name="_Toc322912231"/>
      <w:bookmarkStart w:id="6375" w:name="_Toc329093080"/>
      <w:bookmarkStart w:id="6376" w:name="_Toc332701593"/>
      <w:bookmarkStart w:id="6377" w:name="_Toc332701897"/>
      <w:bookmarkStart w:id="6378" w:name="_Toc332711696"/>
      <w:bookmarkStart w:id="6379" w:name="_Toc332711998"/>
      <w:bookmarkStart w:id="6380" w:name="_Toc332712299"/>
      <w:bookmarkStart w:id="6381" w:name="_Toc332724215"/>
      <w:bookmarkStart w:id="6382" w:name="_Toc332724515"/>
      <w:bookmarkEnd w:id="6371"/>
      <w:bookmarkEnd w:id="6372"/>
      <w:bookmarkEnd w:id="6373"/>
      <w:bookmarkEnd w:id="6374"/>
      <w:bookmarkEnd w:id="6375"/>
      <w:bookmarkEnd w:id="6376"/>
      <w:bookmarkEnd w:id="6377"/>
      <w:bookmarkEnd w:id="6378"/>
      <w:bookmarkEnd w:id="6379"/>
      <w:bookmarkEnd w:id="6380"/>
      <w:bookmarkEnd w:id="6381"/>
      <w:bookmarkEnd w:id="6382"/>
    </w:p>
    <w:p w14:paraId="194278FC" w14:textId="7BA32CA0" w:rsidR="00A362FE" w:rsidRPr="005223F4" w:rsidRDefault="00316B66">
      <w:pPr>
        <w:pStyle w:val="Heading2"/>
      </w:pPr>
      <w:bookmarkStart w:id="6383" w:name="_Toc177399108"/>
      <w:bookmarkStart w:id="6384" w:name="_Toc199516342"/>
      <w:bookmarkStart w:id="6385" w:name="_Toc194984001"/>
      <w:bookmarkStart w:id="6386" w:name="_Toc243112848"/>
      <w:bookmarkStart w:id="6387" w:name="_Ref255896215"/>
      <w:bookmarkStart w:id="6388" w:name="_Ref255896225"/>
      <w:bookmarkStart w:id="6389" w:name="_Ref255896230"/>
      <w:ins w:id="6390" w:author="mbeckerle" w:date="2012-04-22T20:58:00Z">
        <w:r>
          <w:br w:type="page"/>
        </w:r>
      </w:ins>
      <w:bookmarkStart w:id="6391" w:name="_Toc332724516"/>
      <w:r w:rsidR="00A362FE" w:rsidRPr="005223F4">
        <w:t>Sequence Groups</w:t>
      </w:r>
      <w:bookmarkEnd w:id="6359"/>
      <w:r w:rsidR="008827A3" w:rsidRPr="005223F4">
        <w:t xml:space="preserve"> with Delimiters</w:t>
      </w:r>
      <w:bookmarkEnd w:id="6383"/>
      <w:bookmarkEnd w:id="6384"/>
      <w:bookmarkEnd w:id="6385"/>
      <w:bookmarkEnd w:id="6386"/>
      <w:bookmarkEnd w:id="6387"/>
      <w:bookmarkEnd w:id="6388"/>
      <w:bookmarkEnd w:id="6389"/>
      <w:bookmarkEnd w:id="6391"/>
    </w:p>
    <w:p w14:paraId="26280C8D" w14:textId="77777777" w:rsidR="00A362FE" w:rsidRPr="005223F4" w:rsidRDefault="00A362FE" w:rsidP="001453AC">
      <w:pPr>
        <w:pStyle w:val="nobreak"/>
      </w:pPr>
      <w:r w:rsidRPr="005223F4">
        <w:t xml:space="preserve">The following additional properties apply to sequence groups that use text </w:t>
      </w:r>
      <w:r w:rsidR="00B11F88" w:rsidRPr="005223F4">
        <w:t>delimiters</w:t>
      </w:r>
      <w:r w:rsidRPr="005223F4">
        <w:t xml:space="preserve"> to separate </w:t>
      </w:r>
      <w:r w:rsidR="001453AC" w:rsidRPr="005223F4">
        <w:t>child content</w:t>
      </w:r>
      <w:r w:rsidRPr="005223F4">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A362FE" w:rsidRPr="00240AC5" w14:paraId="1DCDE007" w14:textId="77777777" w:rsidTr="00240AC5">
        <w:trPr>
          <w:trHeight w:val="402"/>
        </w:trPr>
        <w:tc>
          <w:tcPr>
            <w:tcW w:w="3348" w:type="dxa"/>
            <w:shd w:val="clear" w:color="auto" w:fill="F3F3F3"/>
          </w:tcPr>
          <w:p w14:paraId="69764F1E" w14:textId="77777777" w:rsidR="00A362FE" w:rsidRPr="002D79AC" w:rsidRDefault="00A362FE" w:rsidP="002D79AC">
            <w:pPr>
              <w:rPr>
                <w:rFonts w:eastAsia="Arial Unicode MS"/>
                <w:b/>
              </w:rPr>
            </w:pPr>
            <w:r w:rsidRPr="002D79AC">
              <w:rPr>
                <w:rFonts w:eastAsia="Arial Unicode MS"/>
                <w:b/>
              </w:rPr>
              <w:t>Property Name</w:t>
            </w:r>
          </w:p>
        </w:tc>
        <w:tc>
          <w:tcPr>
            <w:tcW w:w="5580" w:type="dxa"/>
            <w:shd w:val="clear" w:color="auto" w:fill="F3F3F3"/>
          </w:tcPr>
          <w:p w14:paraId="7AC62031" w14:textId="77777777" w:rsidR="00A362FE" w:rsidRPr="002D79AC" w:rsidRDefault="00A362FE" w:rsidP="002D79AC">
            <w:pPr>
              <w:rPr>
                <w:rFonts w:eastAsia="Arial Unicode MS"/>
                <w:b/>
              </w:rPr>
            </w:pPr>
            <w:r w:rsidRPr="002D79AC">
              <w:rPr>
                <w:rFonts w:eastAsia="Arial Unicode MS"/>
                <w:b/>
              </w:rPr>
              <w:t>Description</w:t>
            </w:r>
          </w:p>
        </w:tc>
      </w:tr>
      <w:tr w:rsidR="00A362FE" w:rsidRPr="00240AC5" w14:paraId="1DCF0567" w14:textId="77777777" w:rsidTr="00240AC5">
        <w:trPr>
          <w:trHeight w:val="360"/>
        </w:trPr>
        <w:tc>
          <w:tcPr>
            <w:tcW w:w="3348" w:type="dxa"/>
            <w:shd w:val="clear" w:color="auto" w:fill="auto"/>
          </w:tcPr>
          <w:p w14:paraId="7E18397E" w14:textId="77777777" w:rsidR="00A362FE" w:rsidRPr="00240AC5" w:rsidRDefault="001359BA" w:rsidP="002D79AC">
            <w:pPr>
              <w:rPr>
                <w:rFonts w:eastAsia="Arial Unicode MS"/>
              </w:rPr>
            </w:pPr>
            <w:r w:rsidRPr="00240AC5">
              <w:rPr>
                <w:rFonts w:eastAsia="Arial Unicode MS"/>
              </w:rPr>
              <w:t>s</w:t>
            </w:r>
            <w:r w:rsidR="00A362FE" w:rsidRPr="00240AC5">
              <w:rPr>
                <w:rFonts w:eastAsia="Arial Unicode MS"/>
              </w:rPr>
              <w:t>eparator</w:t>
            </w:r>
          </w:p>
        </w:tc>
        <w:tc>
          <w:tcPr>
            <w:tcW w:w="5580" w:type="dxa"/>
            <w:shd w:val="clear" w:color="auto" w:fill="auto"/>
          </w:tcPr>
          <w:p w14:paraId="02628586" w14:textId="77777777" w:rsidR="00A362FE" w:rsidRPr="00240AC5" w:rsidRDefault="007F6D4B" w:rsidP="002D79AC">
            <w:pPr>
              <w:rPr>
                <w:rFonts w:eastAsia="Arial Unicode MS"/>
              </w:rPr>
            </w:pPr>
            <w:r w:rsidRPr="00240AC5">
              <w:rPr>
                <w:rFonts w:eastAsia="Arial Unicode MS"/>
              </w:rPr>
              <w:t xml:space="preserve">List of </w:t>
            </w:r>
            <w:r w:rsidR="00454BAA" w:rsidRPr="00240AC5">
              <w:rPr>
                <w:rFonts w:eastAsia="Arial Unicode MS"/>
              </w:rPr>
              <w:t>DFDL String Literals</w:t>
            </w:r>
            <w:r w:rsidR="00F35F85" w:rsidRPr="00240AC5">
              <w:rPr>
                <w:rFonts w:eastAsia="Arial Unicode MS"/>
              </w:rPr>
              <w:t xml:space="preserve"> </w:t>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18A904C7" w14:textId="77777777" w:rsidR="00204A41" w:rsidRPr="00240AC5" w:rsidRDefault="00204A41" w:rsidP="002D79AC">
            <w:pPr>
              <w:rPr>
                <w:rFonts w:eastAsia="Arial Unicode MS"/>
              </w:rPr>
            </w:pPr>
            <w:r w:rsidRPr="00240AC5">
              <w:rPr>
                <w:rFonts w:eastAsia="Arial Unicode MS"/>
              </w:rPr>
              <w:t xml:space="preserve">Specifies a whitespace separated list of alternative </w:t>
            </w:r>
            <w:r w:rsidR="00454BAA" w:rsidRPr="00240AC5">
              <w:rPr>
                <w:rFonts w:eastAsia="Arial Unicode MS"/>
              </w:rPr>
              <w:t xml:space="preserve">literal </w:t>
            </w:r>
            <w:r w:rsidRPr="00240AC5">
              <w:rPr>
                <w:rFonts w:eastAsia="Arial Unicode MS"/>
              </w:rPr>
              <w:t xml:space="preserve">strings </w:t>
            </w:r>
            <w:r w:rsidR="00451779" w:rsidRPr="00240AC5">
              <w:rPr>
                <w:rFonts w:eastAsia="Arial Unicode MS"/>
              </w:rPr>
              <w:t>that are the possible</w:t>
            </w:r>
            <w:r w:rsidRPr="00240AC5">
              <w:rPr>
                <w:rFonts w:eastAsia="Arial Unicode MS"/>
              </w:rPr>
              <w:t xml:space="preserve"> separator</w:t>
            </w:r>
            <w:r w:rsidR="00451779" w:rsidRPr="00240AC5">
              <w:rPr>
                <w:rFonts w:eastAsia="Arial Unicode MS"/>
              </w:rPr>
              <w:t>s</w:t>
            </w:r>
            <w:r w:rsidRPr="00240AC5">
              <w:rPr>
                <w:rFonts w:eastAsia="Arial Unicode MS"/>
              </w:rPr>
              <w:t xml:space="preserve"> between a </w:t>
            </w:r>
            <w:r w:rsidR="00451779" w:rsidRPr="00240AC5">
              <w:rPr>
                <w:rFonts w:eastAsia="Arial Unicode MS"/>
              </w:rPr>
              <w:t>sequence</w:t>
            </w:r>
            <w:r w:rsidRPr="00240AC5">
              <w:rPr>
                <w:rFonts w:eastAsia="Arial Unicode MS"/>
              </w:rPr>
              <w:t xml:space="preserve"> of elements</w:t>
            </w:r>
            <w:r w:rsidR="00094580" w:rsidRPr="00240AC5">
              <w:rPr>
                <w:rFonts w:eastAsia="Arial Unicode MS"/>
              </w:rPr>
              <w:t xml:space="preserve"> or </w:t>
            </w:r>
            <w:r w:rsidR="00E76101" w:rsidRPr="00240AC5">
              <w:rPr>
                <w:rFonts w:eastAsia="Arial Unicode MS"/>
              </w:rPr>
              <w:t xml:space="preserve">multiple </w:t>
            </w:r>
            <w:r w:rsidR="00094580" w:rsidRPr="00240AC5">
              <w:rPr>
                <w:rFonts w:eastAsia="Arial Unicode MS"/>
              </w:rPr>
              <w:t xml:space="preserve">occurrences of </w:t>
            </w:r>
            <w:r w:rsidR="00E76101" w:rsidRPr="00240AC5">
              <w:rPr>
                <w:rFonts w:eastAsia="Arial Unicode MS"/>
              </w:rPr>
              <w:t xml:space="preserve">an </w:t>
            </w:r>
            <w:r w:rsidR="00094580" w:rsidRPr="00240AC5">
              <w:rPr>
                <w:rFonts w:eastAsia="Arial Unicode MS"/>
              </w:rPr>
              <w:t>element</w:t>
            </w:r>
            <w:r w:rsidRPr="00240AC5">
              <w:rPr>
                <w:rFonts w:eastAsia="Arial Unicode MS"/>
              </w:rPr>
              <w:t>.</w:t>
            </w:r>
          </w:p>
          <w:p w14:paraId="27290862" w14:textId="77777777" w:rsidR="007B4638" w:rsidRPr="00240AC5" w:rsidRDefault="007B4638" w:rsidP="002D79AC">
            <w:pPr>
              <w:rPr>
                <w:ins w:id="6392" w:author="Steve Hanson" w:date="2012-02-29T13:43:00Z"/>
                <w:rFonts w:eastAsia="Arial Unicode MS" w:cs="Arial"/>
              </w:rPr>
            </w:pPr>
            <w:ins w:id="6393" w:author="Steve Hanson" w:date="2012-02-29T13:43:00Z">
              <w:r w:rsidRPr="00240AC5">
                <w:rPr>
                  <w:rFonts w:eastAsia="Arial Unicode MS"/>
                </w:rPr>
                <w:t xml:space="preserve">This property can be computed by way of an expression which returns a string of whitespace separated values. </w:t>
              </w:r>
              <w:r w:rsidRPr="00240AC5">
                <w:rPr>
                  <w:rFonts w:eastAsia="Arial Unicode MS"/>
                  <w:sz w:val="18"/>
                  <w:szCs w:val="18"/>
                </w:rPr>
                <w:t>The expression must not contain forward references to elements which have not yet been processed.</w:t>
              </w:r>
            </w:ins>
          </w:p>
          <w:p w14:paraId="6C336A05" w14:textId="1634E3C1" w:rsidR="007B4638" w:rsidRDefault="00D27969" w:rsidP="002D79AC">
            <w:pPr>
              <w:rPr>
                <w:ins w:id="6394" w:author="Steve Hanson" w:date="2012-02-29T13:43:00Z"/>
              </w:rPr>
            </w:pPr>
            <w:r w:rsidRPr="005223F4">
              <w:t xml:space="preserve">The </w:t>
            </w:r>
            <w:r w:rsidR="00697427" w:rsidRPr="00240AC5">
              <w:rPr>
                <w:b/>
                <w:i/>
              </w:rPr>
              <w:t>Separator</w:t>
            </w:r>
            <w:r w:rsidR="00CA05B1" w:rsidRPr="00240AC5">
              <w:rPr>
                <w:b/>
                <w:i/>
              </w:rPr>
              <w:t xml:space="preserve">, PrefixSeparator </w:t>
            </w:r>
            <w:r w:rsidR="00CA05B1" w:rsidRPr="00501581">
              <w:t>and</w:t>
            </w:r>
            <w:r w:rsidR="00CA05B1" w:rsidRPr="00240AC5">
              <w:rPr>
                <w:b/>
                <w:i/>
              </w:rPr>
              <w:t xml:space="preserve"> PostfixSeparator </w:t>
            </w:r>
            <w:r w:rsidR="00697427" w:rsidRPr="005223F4">
              <w:t xml:space="preserve"> </w:t>
            </w:r>
            <w:r w:rsidRPr="005223F4">
              <w:t>region</w:t>
            </w:r>
            <w:r w:rsidR="00CA05B1" w:rsidRPr="005223F4">
              <w:t>s</w:t>
            </w:r>
            <w:r w:rsidRPr="005223F4">
              <w:t xml:space="preserve"> contain</w:t>
            </w:r>
            <w:r w:rsidR="00451779" w:rsidRPr="005223F4">
              <w:t xml:space="preserve"> one of</w:t>
            </w:r>
            <w:r w:rsidRPr="005223F4">
              <w:t xml:space="preserve"> the string</w:t>
            </w:r>
            <w:r w:rsidR="00451779" w:rsidRPr="005223F4">
              <w:t>s</w:t>
            </w:r>
            <w:r w:rsidRPr="005223F4">
              <w:t xml:space="preserve"> specified by the dfdl:separator property. When this property has </w:t>
            </w:r>
            <w:del w:id="6395" w:author="mbeckerle" w:date="2012-04-22T20:59:00Z">
              <w:r w:rsidRPr="005223F4" w:rsidDel="00EA5A0C">
                <w:delText>"</w:delText>
              </w:r>
              <w:r w:rsidR="00CC2406" w:rsidRPr="005223F4" w:rsidDel="00EA5A0C">
                <w:delText>'</w:delText>
              </w:r>
              <w:r w:rsidRPr="005223F4" w:rsidDel="00EA5A0C">
                <w:delText>"</w:delText>
              </w:r>
              <w:r w:rsidR="00CC2406" w:rsidRPr="005223F4" w:rsidDel="00EA5A0C">
                <w:delText>'</w:delText>
              </w:r>
            </w:del>
            <w:ins w:id="6396" w:author="mbeckerle" w:date="2012-04-22T20:59:00Z">
              <w:r w:rsidR="00EA5A0C">
                <w:t>""</w:t>
              </w:r>
            </w:ins>
            <w:r w:rsidRPr="005223F4">
              <w:t xml:space="preserve"> (empty string) as its value then the separator region is of length zero.</w:t>
            </w:r>
            <w:ins w:id="6397" w:author="Steve Hanson" w:date="2012-02-29T13:43:00Z">
              <w:r w:rsidR="007B4638">
                <w:t xml:space="preserve"> </w:t>
              </w:r>
              <w:commentRangeStart w:id="6398"/>
              <w:r w:rsidR="007B4638">
                <w:t>It is not permitted for an expression to return an empty string</w:t>
              </w:r>
            </w:ins>
            <w:ins w:id="6399" w:author="mbeckerle" w:date="2012-03-24T17:42:00Z">
              <w:r w:rsidR="00CB6821">
                <w:t>. T</w:t>
              </w:r>
            </w:ins>
            <w:ins w:id="6400" w:author="Steve Hanson" w:date="2012-02-29T13:43:00Z">
              <w:del w:id="6401" w:author="mbeckerle" w:date="2012-03-24T17:42:00Z">
                <w:r w:rsidR="007B4638" w:rsidDel="00CB6821">
                  <w:delText>, t</w:delText>
                </w:r>
              </w:del>
              <w:r w:rsidR="007B4638">
                <w:t>hat is a schema definition error.</w:t>
              </w:r>
              <w:commentRangeEnd w:id="6398"/>
              <w:r w:rsidR="007B4638" w:rsidRPr="00240AC5">
                <w:rPr>
                  <w:rStyle w:val="CommentReference"/>
                </w:rPr>
                <w:commentReference w:id="6398"/>
              </w:r>
            </w:ins>
          </w:p>
          <w:p w14:paraId="690E9494" w14:textId="07F72D45" w:rsidR="005964FC" w:rsidRDefault="005964FC" w:rsidP="005964FC">
            <w:pPr>
              <w:rPr>
                <w:ins w:id="6402" w:author="mbeckerle" w:date="2012-04-22T22:32:00Z"/>
                <w:rFonts w:eastAsia="Arial Unicode MS"/>
                <w:lang w:eastAsia="en-GB"/>
              </w:rPr>
            </w:pPr>
            <w:commentRangeStart w:id="6403"/>
            <w:ins w:id="6404" w:author="mbeckerle" w:date="2012-04-22T22:32: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separators,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separator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 xml:space="preserve">being resolved so that the matching </w:t>
              </w:r>
            </w:ins>
            <w:ins w:id="6405" w:author="mbeckerle" w:date="2012-04-22T22:33:00Z">
              <w:r>
                <w:rPr>
                  <w:rFonts w:eastAsia="Arial"/>
                  <w:lang w:eastAsia="en-GB"/>
                </w:rPr>
                <w:t>separator</w:t>
              </w:r>
            </w:ins>
            <w:ins w:id="6406" w:author="mbeckerle" w:date="2012-04-22T22:32:00Z">
              <w:r>
                <w:rPr>
                  <w:rFonts w:eastAsia="Arial"/>
                  <w:lang w:eastAsia="en-GB"/>
                </w:rPr>
                <w:t xml:space="preserve">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 xml:space="preserve">ing </w:t>
              </w:r>
            </w:ins>
            <w:ins w:id="6407" w:author="mbeckerle" w:date="2012-04-22T22:33:00Z">
              <w:r>
                <w:rPr>
                  <w:rFonts w:eastAsia="Arial Unicode MS"/>
                  <w:lang w:eastAsia="en-GB"/>
                </w:rPr>
                <w:t>separator</w:t>
              </w:r>
            </w:ins>
            <w:ins w:id="6408" w:author="mbeckerle" w:date="2012-04-22T22:32: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6403"/>
              <w:r>
                <w:rPr>
                  <w:rStyle w:val="CommentReference"/>
                </w:rPr>
                <w:commentReference w:id="6403"/>
              </w:r>
            </w:ins>
          </w:p>
          <w:p w14:paraId="780D187E" w14:textId="77777777" w:rsidR="00D27969" w:rsidRPr="00240AC5" w:rsidDel="007B4638" w:rsidRDefault="00D27969" w:rsidP="00501581">
            <w:pPr>
              <w:rPr>
                <w:del w:id="6409" w:author="Steve Hanson" w:date="2012-02-29T13:43:00Z"/>
                <w:rFonts w:eastAsia="Arial Unicode MS"/>
              </w:rPr>
            </w:pPr>
          </w:p>
          <w:p w14:paraId="2971969B" w14:textId="77777777" w:rsidR="00451779" w:rsidRPr="00240AC5" w:rsidRDefault="00451779" w:rsidP="00501581">
            <w:pPr>
              <w:rPr>
                <w:rFonts w:eastAsia="Arial Unicode MS"/>
              </w:rPr>
            </w:pPr>
            <w:r w:rsidRPr="00240AC5">
              <w:rPr>
                <w:rFonts w:eastAsia="Arial Unicode MS"/>
              </w:rPr>
              <w:t xml:space="preserve">On unparsing the first separator in the list is </w:t>
            </w:r>
            <w:r w:rsidR="00CA05B1" w:rsidRPr="00240AC5">
              <w:rPr>
                <w:rFonts w:eastAsia="Arial Unicode MS"/>
              </w:rPr>
              <w:t>used as the separator</w:t>
            </w:r>
            <w:r w:rsidRPr="00240AC5">
              <w:rPr>
                <w:rFonts w:eastAsia="Arial Unicode MS"/>
              </w:rPr>
              <w:t>.</w:t>
            </w:r>
            <w:commentRangeStart w:id="6410"/>
            <w:ins w:id="6411" w:author="Steve Hanson" w:date="2012-02-29T14:36:00Z">
              <w:r w:rsidR="0089198E" w:rsidRPr="00240AC5">
                <w:rPr>
                  <w:rFonts w:eastAsia="Arial Unicode MS"/>
                </w:rPr>
                <w:t xml:space="preserve"> </w:t>
              </w:r>
            </w:ins>
            <w:commentRangeEnd w:id="6410"/>
            <w:r w:rsidR="0089198E" w:rsidRPr="00240AC5">
              <w:rPr>
                <w:rStyle w:val="CommentReference"/>
                <w:rFonts w:eastAsia="Arial Unicode MS"/>
                <w:bCs/>
              </w:rPr>
              <w:commentReference w:id="6410"/>
            </w:r>
          </w:p>
          <w:p w14:paraId="05AB8377" w14:textId="77777777" w:rsidR="002343E4" w:rsidRPr="00240AC5" w:rsidDel="007B4638" w:rsidRDefault="002343E4" w:rsidP="00501581">
            <w:pPr>
              <w:rPr>
                <w:del w:id="6412" w:author="Steve Hanson" w:date="2012-02-29T13:43:00Z"/>
                <w:rFonts w:eastAsia="Arial Unicode MS" w:cs="Arial"/>
              </w:rPr>
            </w:pPr>
            <w:del w:id="6413" w:author="Steve Hanson" w:date="2012-02-29T13:43:00Z">
              <w:r w:rsidRPr="00240AC5" w:rsidDel="007B4638">
                <w:rPr>
                  <w:rFonts w:eastAsia="Arial Unicode MS"/>
                </w:rPr>
                <w:delText>This property can be computed by way of an expression which returns a string of whitespace separated values.</w:delText>
              </w:r>
              <w:r w:rsidR="00A40483" w:rsidRPr="00240AC5" w:rsidDel="007B4638">
                <w:rPr>
                  <w:rFonts w:eastAsia="Arial Unicode MS"/>
                </w:rPr>
                <w:delText xml:space="preserve"> </w:delText>
              </w:r>
              <w:r w:rsidR="0077521F" w:rsidRPr="00240AC5" w:rsidDel="007B4638">
                <w:rPr>
                  <w:rFonts w:eastAsia="Arial Unicode MS"/>
                  <w:sz w:val="18"/>
                  <w:szCs w:val="18"/>
                </w:rPr>
                <w:delText>The expression must not contain forward references to elements which have not yet been processed.</w:delText>
              </w:r>
            </w:del>
          </w:p>
          <w:p w14:paraId="1FDF26D4" w14:textId="77777777" w:rsidR="001453AC" w:rsidRPr="00240AC5" w:rsidRDefault="001453AC" w:rsidP="00501581">
            <w:pPr>
              <w:rPr>
                <w:rFonts w:eastAsia="Arial Unicode MS"/>
              </w:rPr>
            </w:pPr>
            <w:r w:rsidRPr="00240AC5">
              <w:rPr>
                <w:rFonts w:eastAsia="Arial Unicode MS"/>
              </w:rPr>
              <w:t>If a child element uses an escape scheme, then the escape</w:t>
            </w:r>
            <w:r w:rsidR="00A341B2" w:rsidRPr="00240AC5">
              <w:rPr>
                <w:rFonts w:eastAsia="Arial Unicode MS"/>
              </w:rPr>
              <w:t xml:space="preserve"> </w:t>
            </w:r>
            <w:r w:rsidRPr="00240AC5">
              <w:rPr>
                <w:rFonts w:eastAsia="Arial Unicode MS"/>
              </w:rPr>
              <w:t>schem</w:t>
            </w:r>
            <w:r w:rsidR="00A341B2" w:rsidRPr="00240AC5">
              <w:rPr>
                <w:rFonts w:eastAsia="Arial Unicode MS"/>
              </w:rPr>
              <w:t>e</w:t>
            </w:r>
            <w:r w:rsidRPr="00240AC5">
              <w:rPr>
                <w:rFonts w:eastAsia="Arial Unicode MS"/>
              </w:rPr>
              <w:t xml:space="preserve"> also applies to any separator.</w:t>
            </w:r>
          </w:p>
          <w:p w14:paraId="4EE14824" w14:textId="77777777" w:rsidR="00C0708E" w:rsidRPr="00240AC5" w:rsidRDefault="00C0708E" w:rsidP="00501581">
            <w:pPr>
              <w:rPr>
                <w:rFonts w:eastAsia="Arial Unicode MS"/>
              </w:rPr>
            </w:pPr>
            <w:r w:rsidRPr="00240AC5">
              <w:rPr>
                <w:rFonts w:eastAsia="Arial Unicode MS"/>
              </w:rPr>
              <w:t xml:space="preserve">If dfdl:ignoreCase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3995E9A" w14:textId="77777777" w:rsidR="00A362FE" w:rsidRPr="00240AC5" w:rsidRDefault="00A362FE" w:rsidP="00501581">
            <w:pPr>
              <w:rPr>
                <w:rFonts w:eastAsia="Arial Unicode MS"/>
              </w:rPr>
            </w:pPr>
            <w:r w:rsidRPr="00240AC5">
              <w:rPr>
                <w:rFonts w:eastAsia="Arial Unicode MS"/>
              </w:rPr>
              <w:t>Annotation: dfdl:sequence</w:t>
            </w:r>
            <w:r w:rsidR="001453AC" w:rsidRPr="00240AC5">
              <w:rPr>
                <w:rFonts w:eastAsia="Arial Unicode MS"/>
              </w:rPr>
              <w:t>, dfdl:group (sequence)</w:t>
            </w:r>
          </w:p>
        </w:tc>
      </w:tr>
      <w:tr w:rsidR="00025862" w:rsidRPr="00240AC5" w14:paraId="5B78C4ED" w14:textId="77777777" w:rsidTr="00240AC5">
        <w:trPr>
          <w:trHeight w:val="360"/>
        </w:trPr>
        <w:tc>
          <w:tcPr>
            <w:tcW w:w="3348" w:type="dxa"/>
            <w:shd w:val="clear" w:color="auto" w:fill="auto"/>
          </w:tcPr>
          <w:p w14:paraId="2A0EF086" w14:textId="77777777" w:rsidR="00025862" w:rsidRPr="00240AC5" w:rsidRDefault="00025862" w:rsidP="00501581">
            <w:pPr>
              <w:rPr>
                <w:rFonts w:eastAsia="Arial Unicode MS"/>
              </w:rPr>
            </w:pPr>
            <w:r w:rsidRPr="00240AC5">
              <w:rPr>
                <w:rFonts w:eastAsia="Arial Unicode MS"/>
              </w:rPr>
              <w:t>separatorPosition</w:t>
            </w:r>
          </w:p>
        </w:tc>
        <w:tc>
          <w:tcPr>
            <w:tcW w:w="5580" w:type="dxa"/>
            <w:shd w:val="clear" w:color="auto" w:fill="auto"/>
          </w:tcPr>
          <w:p w14:paraId="1A2E0FAF" w14:textId="77777777" w:rsidR="00025862" w:rsidRPr="00240AC5" w:rsidRDefault="00025862" w:rsidP="00501581">
            <w:pPr>
              <w:rPr>
                <w:rFonts w:eastAsia="Arial Unicode MS"/>
              </w:rPr>
            </w:pPr>
            <w:r w:rsidRPr="00240AC5">
              <w:rPr>
                <w:rFonts w:eastAsia="Arial Unicode MS"/>
              </w:rPr>
              <w:t>Enum</w:t>
            </w:r>
          </w:p>
          <w:p w14:paraId="741C7F98" w14:textId="77777777" w:rsidR="00025862" w:rsidRPr="00240AC5" w:rsidRDefault="00025862" w:rsidP="00501581">
            <w:pPr>
              <w:rPr>
                <w:rFonts w:eastAsia="Arial Unicode MS"/>
              </w:rPr>
            </w:pPr>
            <w:r w:rsidRPr="00240AC5">
              <w:rPr>
                <w:rFonts w:eastAsia="Arial Unicode MS"/>
              </w:rPr>
              <w:t>Valid values ‘infix’, ‘prefix’, ‘postfix’</w:t>
            </w:r>
          </w:p>
          <w:p w14:paraId="0457CDF4" w14:textId="77777777" w:rsidR="00025862" w:rsidRPr="00240AC5" w:rsidRDefault="00025862" w:rsidP="00501581">
            <w:pPr>
              <w:rPr>
                <w:rFonts w:eastAsia="Arial Unicode MS"/>
              </w:rPr>
            </w:pPr>
            <w:r w:rsidRPr="00240AC5">
              <w:rPr>
                <w:rFonts w:eastAsia="Arial Unicode MS"/>
              </w:rPr>
              <w:t>‘infix’ means the separator occurs between the elements</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w:t>
            </w:r>
          </w:p>
          <w:p w14:paraId="3784B420" w14:textId="77777777" w:rsidR="00025862" w:rsidRPr="00240AC5" w:rsidRDefault="00025862" w:rsidP="00501581">
            <w:pPr>
              <w:rPr>
                <w:rFonts w:eastAsia="Arial Unicode MS"/>
              </w:rPr>
            </w:pPr>
            <w:r w:rsidRPr="00240AC5">
              <w:rPr>
                <w:rFonts w:eastAsia="Arial Unicode MS"/>
              </w:rPr>
              <w:t>‘prefix’ means the separator occurs before each element</w:t>
            </w:r>
            <w:r w:rsidR="001721D4" w:rsidRPr="00240AC5">
              <w:rPr>
                <w:rFonts w:eastAsia="Arial Unicode MS"/>
              </w:rPr>
              <w:t xml:space="preserve"> n both 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PrefixSeparator</w:t>
            </w:r>
            <w:r w:rsidR="001721D4" w:rsidRPr="00240AC5">
              <w:rPr>
                <w:rFonts w:eastAsia="Arial Unicode MS"/>
              </w:rPr>
              <w:t xml:space="preserve"> grammar region.</w:t>
            </w:r>
          </w:p>
          <w:p w14:paraId="78FF0916" w14:textId="77777777" w:rsidR="00025862" w:rsidRPr="00240AC5" w:rsidRDefault="00025862" w:rsidP="00501581">
            <w:pPr>
              <w:rPr>
                <w:rFonts w:eastAsia="Arial Unicode MS"/>
              </w:rPr>
            </w:pPr>
            <w:r w:rsidRPr="00240AC5">
              <w:rPr>
                <w:rFonts w:eastAsia="Arial Unicode MS"/>
              </w:rPr>
              <w:t>‘postfix’ means the separator occurs after each element</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PostfixSeparator</w:t>
            </w:r>
            <w:r w:rsidR="001721D4" w:rsidRPr="00240AC5">
              <w:rPr>
                <w:rFonts w:eastAsia="Arial Unicode MS"/>
              </w:rPr>
              <w:t xml:space="preserve"> grammar region.</w:t>
            </w:r>
            <w:r w:rsidR="00844DD0" w:rsidRPr="00240AC5">
              <w:rPr>
                <w:rFonts w:eastAsia="Arial Unicode MS"/>
              </w:rPr>
              <w:t xml:space="preserve"> </w:t>
            </w:r>
          </w:p>
          <w:p w14:paraId="6B0C8C8C" w14:textId="77777777" w:rsidR="00025862" w:rsidRPr="00240AC5" w:rsidRDefault="00025862" w:rsidP="00501581">
            <w:pPr>
              <w:rPr>
                <w:rFonts w:eastAsia="Arial Unicode MS"/>
              </w:rPr>
            </w:pPr>
            <w:r w:rsidRPr="00240AC5">
              <w:rPr>
                <w:rFonts w:eastAsia="Arial Unicode MS"/>
              </w:rPr>
              <w:t>Annotation: dfdl:sequence</w:t>
            </w:r>
            <w:r w:rsidR="001453AC" w:rsidRPr="00240AC5">
              <w:rPr>
                <w:rFonts w:eastAsia="Arial Unicode MS"/>
              </w:rPr>
              <w:t>, dfdl:group (sequence)</w:t>
            </w:r>
            <w:r w:rsidRPr="00240AC5">
              <w:rPr>
                <w:rFonts w:eastAsia="Arial Unicode MS"/>
              </w:rPr>
              <w:t>.</w:t>
            </w:r>
          </w:p>
        </w:tc>
      </w:tr>
      <w:tr w:rsidR="00025862" w:rsidRPr="00240AC5" w14:paraId="4C295963" w14:textId="77777777" w:rsidTr="00240AC5">
        <w:trPr>
          <w:trHeight w:val="360"/>
        </w:trPr>
        <w:tc>
          <w:tcPr>
            <w:tcW w:w="3348" w:type="dxa"/>
            <w:shd w:val="clear" w:color="auto" w:fill="auto"/>
          </w:tcPr>
          <w:p w14:paraId="4327B1DB" w14:textId="06122295" w:rsidR="00025862" w:rsidRPr="00240AC5" w:rsidRDefault="00025862" w:rsidP="00501581">
            <w:pPr>
              <w:rPr>
                <w:rFonts w:eastAsia="Arial Unicode MS"/>
              </w:rPr>
            </w:pPr>
            <w:commentRangeStart w:id="6414"/>
            <w:r w:rsidRPr="00240AC5">
              <w:rPr>
                <w:rFonts w:eastAsia="Arial Unicode MS"/>
              </w:rPr>
              <w:t>separator</w:t>
            </w:r>
            <w:ins w:id="6415" w:author="mbeckerle" w:date="2012-03-25T12:51:00Z">
              <w:r w:rsidR="00865B6D" w:rsidRPr="00240AC5">
                <w:rPr>
                  <w:rFonts w:eastAsia="Arial Unicode MS"/>
                </w:rPr>
                <w:t>Suppres</w:t>
              </w:r>
            </w:ins>
            <w:ins w:id="6416" w:author="mbeckerle" w:date="2012-04-22T20:59:00Z">
              <w:r w:rsidR="00EA5A0C">
                <w:rPr>
                  <w:rFonts w:eastAsia="Arial Unicode MS"/>
                </w:rPr>
                <w:t>s</w:t>
              </w:r>
            </w:ins>
            <w:ins w:id="6417" w:author="mbeckerle" w:date="2012-03-25T12:51:00Z">
              <w:r w:rsidR="00865B6D" w:rsidRPr="00240AC5">
                <w:rPr>
                  <w:rFonts w:eastAsia="Arial Unicode MS"/>
                </w:rPr>
                <w:t>ion</w:t>
              </w:r>
            </w:ins>
            <w:r w:rsidRPr="00240AC5">
              <w:rPr>
                <w:rFonts w:eastAsia="Arial Unicode MS"/>
              </w:rPr>
              <w:t>Policy</w:t>
            </w:r>
            <w:commentRangeEnd w:id="6414"/>
            <w:r w:rsidR="00807769" w:rsidRPr="00240AC5">
              <w:rPr>
                <w:rStyle w:val="CommentReference"/>
                <w:bCs/>
              </w:rPr>
              <w:commentReference w:id="6414"/>
            </w:r>
          </w:p>
        </w:tc>
        <w:tc>
          <w:tcPr>
            <w:tcW w:w="5580" w:type="dxa"/>
            <w:shd w:val="clear" w:color="auto" w:fill="auto"/>
          </w:tcPr>
          <w:p w14:paraId="64DEFEC4" w14:textId="77777777" w:rsidR="00025862" w:rsidRPr="00240AC5" w:rsidRDefault="00025862" w:rsidP="00501581">
            <w:pPr>
              <w:rPr>
                <w:rFonts w:eastAsia="Arial Unicode MS"/>
              </w:rPr>
            </w:pPr>
            <w:r w:rsidRPr="00240AC5">
              <w:rPr>
                <w:rFonts w:eastAsia="Arial Unicode MS"/>
              </w:rPr>
              <w:t>Enum</w:t>
            </w:r>
          </w:p>
          <w:p w14:paraId="59E087BC" w14:textId="67096EA7" w:rsidR="00025862" w:rsidRPr="00240AC5" w:rsidRDefault="00025862" w:rsidP="00501581">
            <w:pPr>
              <w:rPr>
                <w:rFonts w:eastAsia="Arial Unicode MS"/>
              </w:rPr>
            </w:pPr>
            <w:r w:rsidRPr="00240AC5">
              <w:rPr>
                <w:rFonts w:eastAsia="Arial Unicode MS"/>
              </w:rPr>
              <w:t xml:space="preserve">Valid values </w:t>
            </w:r>
            <w:commentRangeStart w:id="6418"/>
            <w:commentRangeStart w:id="6419"/>
            <w:del w:id="6420" w:author="mbeckerle" w:date="2012-03-25T12:49:00Z">
              <w:r w:rsidRPr="00240AC5" w:rsidDel="00865B6D">
                <w:rPr>
                  <w:rFonts w:eastAsia="Arial Unicode MS"/>
                </w:rPr>
                <w:delText>‘require</w:delText>
              </w:r>
              <w:r w:rsidR="0089044D" w:rsidRPr="00240AC5" w:rsidDel="00865B6D">
                <w:rPr>
                  <w:rFonts w:eastAsia="Arial Unicode MS"/>
                </w:rPr>
                <w:delText>d</w:delText>
              </w:r>
              <w:r w:rsidRPr="00240AC5" w:rsidDel="00865B6D">
                <w:rPr>
                  <w:rFonts w:eastAsia="Arial Unicode MS"/>
                </w:rPr>
                <w:delText>', ‘suppress</w:delText>
              </w:r>
              <w:r w:rsidR="0089044D" w:rsidRPr="00240AC5" w:rsidDel="00865B6D">
                <w:rPr>
                  <w:rFonts w:eastAsia="Arial Unicode MS"/>
                </w:rPr>
                <w:delText>ed</w:delText>
              </w:r>
              <w:r w:rsidRPr="00240AC5" w:rsidDel="00865B6D">
                <w:rPr>
                  <w:rFonts w:eastAsia="Arial Unicode MS"/>
                </w:rPr>
                <w:delText>', ‘suppress</w:delText>
              </w:r>
              <w:r w:rsidR="0089044D" w:rsidRPr="00240AC5" w:rsidDel="00865B6D">
                <w:rPr>
                  <w:rFonts w:eastAsia="Arial Unicode MS"/>
                </w:rPr>
                <w:delText>ed</w:delText>
              </w:r>
              <w:r w:rsidRPr="00240AC5" w:rsidDel="00865B6D">
                <w:rPr>
                  <w:rFonts w:eastAsia="Arial Unicode MS"/>
                </w:rPr>
                <w:delText>AtEnd</w:delText>
              </w:r>
              <w:r w:rsidR="00925E85" w:rsidRPr="00240AC5" w:rsidDel="00865B6D">
                <w:rPr>
                  <w:rFonts w:eastAsia="Arial Unicode MS"/>
                </w:rPr>
                <w:delText>Strict</w:delText>
              </w:r>
              <w:r w:rsidRPr="00240AC5" w:rsidDel="00865B6D">
                <w:rPr>
                  <w:rFonts w:eastAsia="Arial Unicode MS"/>
                </w:rPr>
                <w:delText>’</w:delText>
              </w:r>
              <w:r w:rsidR="00925E85" w:rsidRPr="00240AC5" w:rsidDel="00865B6D">
                <w:rPr>
                  <w:rFonts w:eastAsia="Arial Unicode MS"/>
                </w:rPr>
                <w:delText>, ‘suppressedAtEndLax’</w:delText>
              </w:r>
            </w:del>
            <w:ins w:id="6421" w:author="mbeckerle" w:date="2012-03-25T12:49:00Z">
              <w:r w:rsidR="00865B6D" w:rsidRPr="00240AC5">
                <w:rPr>
                  <w:rFonts w:eastAsia="Arial Unicode MS"/>
                </w:rPr>
                <w:t>’never’, ‘anyEmpty’, ‘trailingEmpty’, ‘trailingEmptyStrict’</w:t>
              </w:r>
            </w:ins>
            <w:commentRangeEnd w:id="6418"/>
            <w:r w:rsidR="00AA59E5">
              <w:rPr>
                <w:rStyle w:val="CommentReference"/>
              </w:rPr>
              <w:commentReference w:id="6418"/>
            </w:r>
            <w:commentRangeEnd w:id="6419"/>
            <w:r w:rsidR="00DA38ED">
              <w:rPr>
                <w:rStyle w:val="CommentReference"/>
              </w:rPr>
              <w:commentReference w:id="6419"/>
            </w:r>
          </w:p>
          <w:p w14:paraId="15C40BAB" w14:textId="77777777" w:rsidR="00025862" w:rsidRPr="00240AC5" w:rsidRDefault="00025862" w:rsidP="00501581">
            <w:pPr>
              <w:rPr>
                <w:rFonts w:eastAsia="Arial Unicode MS"/>
              </w:rPr>
            </w:pPr>
            <w:r w:rsidRPr="00240AC5">
              <w:rPr>
                <w:rFonts w:eastAsia="Arial Unicode MS"/>
              </w:rPr>
              <w:t>Specifies whether to expect a separator when an element is missing. Ignored unless dfdl:separator is specified and is not "" (empty string).</w:t>
            </w:r>
          </w:p>
          <w:p w14:paraId="1D0066D4" w14:textId="77777777" w:rsidR="00B828A3" w:rsidRPr="00240AC5" w:rsidRDefault="00B828A3" w:rsidP="00501581">
            <w:pPr>
              <w:rPr>
                <w:rFonts w:eastAsia="Arial Unicode MS"/>
              </w:rPr>
            </w:pPr>
            <w:r w:rsidRPr="00240AC5">
              <w:rPr>
                <w:rFonts w:eastAsia="Arial Unicode MS"/>
              </w:rPr>
              <w:t>This property applies when dfdl:sequenceKind is 'ordered'</w:t>
            </w:r>
          </w:p>
          <w:p w14:paraId="3375A656" w14:textId="505E6E38" w:rsidR="00025862" w:rsidRPr="00240AC5" w:rsidRDefault="00025862" w:rsidP="00501581">
            <w:pPr>
              <w:rPr>
                <w:rFonts w:eastAsia="Arial Unicode MS"/>
              </w:rPr>
            </w:pPr>
            <w:r w:rsidRPr="00240AC5">
              <w:rPr>
                <w:rFonts w:eastAsia="Arial Unicode MS"/>
              </w:rPr>
              <w:t xml:space="preserve">See </w:t>
            </w:r>
            <w:r w:rsidR="00A341B2" w:rsidRPr="00240AC5">
              <w:rPr>
                <w:rFonts w:eastAsia="Arial Unicode MS"/>
              </w:rPr>
              <w:t xml:space="preserve">section </w:t>
            </w:r>
            <w:r w:rsidR="00A341B2" w:rsidRPr="00240AC5">
              <w:rPr>
                <w:rFonts w:eastAsia="Arial Unicode MS"/>
              </w:rPr>
              <w:fldChar w:fldCharType="begin"/>
            </w:r>
            <w:r w:rsidR="00A341B2" w:rsidRPr="00240AC5">
              <w:rPr>
                <w:rFonts w:eastAsia="Arial Unicode MS"/>
              </w:rPr>
              <w:instrText xml:space="preserve"> REF _Ref255896215 \n \h </w:instrText>
            </w:r>
            <w:r w:rsidR="00316B66">
              <w:rPr>
                <w:rFonts w:eastAsia="Arial Unicode MS"/>
              </w:rPr>
              <w:instrText xml:space="preserve"> \* MERGEFORMAT </w:instrText>
            </w:r>
            <w:r w:rsidR="00A341B2" w:rsidRPr="00240AC5">
              <w:rPr>
                <w:rFonts w:eastAsia="Arial Unicode MS"/>
              </w:rPr>
            </w:r>
            <w:r w:rsidR="00A341B2" w:rsidRPr="00240AC5">
              <w:rPr>
                <w:rFonts w:eastAsia="Arial Unicode MS"/>
              </w:rPr>
              <w:fldChar w:fldCharType="separate"/>
            </w:r>
            <w:r w:rsidR="00D04199" w:rsidRPr="00240AC5">
              <w:rPr>
                <w:rFonts w:eastAsia="Arial Unicode MS"/>
                <w:cs/>
              </w:rPr>
              <w:t>‎</w:t>
            </w:r>
            <w:r w:rsidR="00D04199" w:rsidRPr="00240AC5">
              <w:rPr>
                <w:rFonts w:eastAsia="Arial Unicode MS"/>
              </w:rPr>
              <w:t>14.2</w:t>
            </w:r>
            <w:r w:rsidR="00A341B2" w:rsidRPr="00240AC5">
              <w:rPr>
                <w:rFonts w:eastAsia="Arial Unicode MS"/>
              </w:rPr>
              <w:fldChar w:fldCharType="end"/>
            </w:r>
            <w:r w:rsidR="00594D92" w:rsidRPr="00240AC5">
              <w:rPr>
                <w:rFonts w:eastAsia="Arial Unicode MS"/>
              </w:rPr>
              <w:fldChar w:fldCharType="begin"/>
            </w:r>
            <w:r w:rsidR="00594D92" w:rsidRPr="00240AC5">
              <w:rPr>
                <w:rFonts w:eastAsia="Arial Unicode MS"/>
              </w:rPr>
              <w:instrText xml:space="preserve"> REF _Ref274739893 \r \h </w:instrText>
            </w:r>
            <w:r w:rsidR="00316B66">
              <w:rPr>
                <w:rFonts w:eastAsia="Arial Unicode MS"/>
              </w:rPr>
              <w:instrText xml:space="preserve"> \* MERGEFORMAT </w:instrText>
            </w:r>
            <w:r w:rsidR="00594D92" w:rsidRPr="00240AC5">
              <w:rPr>
                <w:rFonts w:eastAsia="Arial Unicode MS"/>
              </w:rPr>
            </w:r>
            <w:r w:rsidR="00594D92" w:rsidRPr="00240AC5">
              <w:rPr>
                <w:rFonts w:eastAsia="Arial Unicode MS"/>
              </w:rPr>
              <w:fldChar w:fldCharType="separate"/>
            </w:r>
            <w:r w:rsidR="00D04199" w:rsidRPr="00240AC5">
              <w:rPr>
                <w:rFonts w:eastAsia="Arial Unicode MS"/>
                <w:cs/>
              </w:rPr>
              <w:t>‎</w:t>
            </w:r>
            <w:r w:rsidR="00D04199" w:rsidRPr="00240AC5">
              <w:rPr>
                <w:rFonts w:eastAsia="Arial Unicode MS"/>
              </w:rPr>
              <w:t>1</w:t>
            </w:r>
            <w:r w:rsidR="00594D92" w:rsidRPr="00240AC5">
              <w:rPr>
                <w:rFonts w:eastAsia="Arial Unicode MS"/>
              </w:rPr>
              <w:fldChar w:fldCharType="end"/>
            </w:r>
            <w:r w:rsidR="00594D92" w:rsidRPr="00240AC5">
              <w:rPr>
                <w:rFonts w:eastAsia="Arial Unicode MS"/>
              </w:rPr>
              <w:t xml:space="preserve"> </w:t>
            </w:r>
            <w:r w:rsidR="00594D92" w:rsidRPr="00240AC5">
              <w:rPr>
                <w:rFonts w:eastAsia="Arial Unicode MS"/>
              </w:rPr>
              <w:fldChar w:fldCharType="begin"/>
            </w:r>
            <w:r w:rsidR="00594D92" w:rsidRPr="00240AC5">
              <w:rPr>
                <w:rFonts w:eastAsia="Arial Unicode MS"/>
              </w:rPr>
              <w:instrText xml:space="preserve"> REF _Ref274739899 \h </w:instrText>
            </w:r>
            <w:r w:rsidR="00316B66">
              <w:rPr>
                <w:rFonts w:eastAsia="Arial Unicode MS"/>
              </w:rPr>
              <w:instrText xml:space="preserve"> \* MERGEFORMAT </w:instrText>
            </w:r>
            <w:r w:rsidR="00594D92" w:rsidRPr="00240AC5">
              <w:rPr>
                <w:rFonts w:eastAsia="Arial Unicode MS"/>
              </w:rPr>
            </w:r>
            <w:r w:rsidR="00594D92" w:rsidRPr="00240AC5">
              <w:rPr>
                <w:rFonts w:eastAsia="Arial Unicode MS"/>
              </w:rPr>
              <w:fldChar w:fldCharType="separate"/>
            </w:r>
            <w:r w:rsidR="00D04199" w:rsidRPr="00240AC5">
              <w:rPr>
                <w:rFonts w:eastAsia="Arial Unicode MS"/>
              </w:rPr>
              <w:t>Sequence Groups and Separators</w:t>
            </w:r>
            <w:r w:rsidR="00594D92" w:rsidRPr="00240AC5">
              <w:rPr>
                <w:rFonts w:eastAsia="Arial Unicode MS"/>
              </w:rPr>
              <w:fldChar w:fldCharType="end"/>
            </w:r>
            <w:r w:rsidRPr="00240AC5">
              <w:rPr>
                <w:rFonts w:eastAsia="Arial Unicode MS"/>
              </w:rPr>
              <w:t>.</w:t>
            </w:r>
          </w:p>
          <w:p w14:paraId="437B0A7B" w14:textId="77777777" w:rsidR="00025862" w:rsidRPr="00240AC5" w:rsidRDefault="00025862" w:rsidP="00501581">
            <w:pPr>
              <w:rPr>
                <w:rFonts w:eastAsia="Arial Unicode MS"/>
                <w:szCs w:val="18"/>
              </w:rPr>
            </w:pPr>
            <w:del w:id="6422" w:author="mbeckerle" w:date="2012-03-25T12:50:00Z">
              <w:r w:rsidRPr="00240AC5" w:rsidDel="00865B6D">
                <w:rPr>
                  <w:rFonts w:eastAsia="Arial Unicode MS"/>
                  <w:szCs w:val="18"/>
                </w:rPr>
                <w:delText>'suppress</w:delText>
              </w:r>
              <w:r w:rsidR="0089044D" w:rsidRPr="00240AC5" w:rsidDel="00865B6D">
                <w:rPr>
                  <w:rFonts w:eastAsia="Arial Unicode MS"/>
                  <w:szCs w:val="18"/>
                </w:rPr>
                <w:delText>ed</w:delText>
              </w:r>
              <w:r w:rsidRPr="00240AC5" w:rsidDel="00865B6D">
                <w:rPr>
                  <w:rFonts w:eastAsia="Arial Unicode MS"/>
                  <w:szCs w:val="18"/>
                </w:rPr>
                <w:delText xml:space="preserve">' </w:delText>
              </w:r>
            </w:del>
            <w:ins w:id="6423" w:author="mbeckerle" w:date="2012-03-25T12:50:00Z">
              <w:r w:rsidR="00865B6D" w:rsidRPr="00240AC5">
                <w:rPr>
                  <w:rFonts w:eastAsia="Arial Unicode MS"/>
                  <w:szCs w:val="18"/>
                </w:rPr>
                <w:t xml:space="preserve">‘anyEmpty’ </w:t>
              </w:r>
            </w:ins>
            <w:r w:rsidRPr="00240AC5">
              <w:rPr>
                <w:rFonts w:eastAsia="Arial Unicode MS"/>
                <w:szCs w:val="18"/>
              </w:rPr>
              <w:t xml:space="preserve">implies </w:t>
            </w:r>
            <w:r w:rsidR="00E634FF" w:rsidRPr="00240AC5">
              <w:rPr>
                <w:rFonts w:eastAsia="Arial Unicode MS"/>
                <w:szCs w:val="18"/>
              </w:rPr>
              <w:t>i</w:t>
            </w:r>
            <w:r w:rsidR="00E634FF" w:rsidRPr="00240AC5">
              <w:rPr>
                <w:rFonts w:eastAsia="Arial Unicode MS"/>
              </w:rPr>
              <w:t>t must be possible for speculative parsing to identify which elements are present</w:t>
            </w:r>
            <w:r w:rsidR="00E76101" w:rsidRPr="00240AC5">
              <w:rPr>
                <w:rFonts w:eastAsia="Arial Unicode MS"/>
              </w:rPr>
              <w:t>.</w:t>
            </w:r>
            <w:r w:rsidRPr="00240AC5">
              <w:rPr>
                <w:rFonts w:eastAsia="Arial Unicode MS"/>
                <w:szCs w:val="18"/>
              </w:rPr>
              <w:t xml:space="preserve"> </w:t>
            </w:r>
          </w:p>
          <w:p w14:paraId="624DF755" w14:textId="77777777" w:rsidR="00925E85" w:rsidRPr="00240AC5" w:rsidRDefault="00925E85" w:rsidP="00501581">
            <w:pPr>
              <w:rPr>
                <w:rFonts w:eastAsia="Arial Unicode MS"/>
                <w:szCs w:val="18"/>
              </w:rPr>
            </w:pPr>
            <w:del w:id="6424" w:author="mbeckerle" w:date="2012-03-25T12:50:00Z">
              <w:r w:rsidRPr="00240AC5" w:rsidDel="00865B6D">
                <w:rPr>
                  <w:rFonts w:eastAsia="Arial Unicode MS"/>
                </w:rPr>
                <w:delText xml:space="preserve">'suppressedAtEndStrict' </w:delText>
              </w:r>
            </w:del>
            <w:ins w:id="6425" w:author="mbeckerle" w:date="2012-03-25T12:50:00Z">
              <w:r w:rsidR="00865B6D" w:rsidRPr="00240AC5">
                <w:rPr>
                  <w:rFonts w:eastAsia="Arial Unicode MS"/>
                </w:rPr>
                <w:t xml:space="preserve">‘trailingEmptyStrict’ </w:t>
              </w:r>
            </w:ins>
            <w:r w:rsidRPr="00240AC5">
              <w:rPr>
                <w:rFonts w:eastAsia="Arial Unicode MS"/>
              </w:rPr>
              <w:t xml:space="preserve">and </w:t>
            </w:r>
            <w:del w:id="6426" w:author="mbeckerle" w:date="2012-03-25T12:50:00Z">
              <w:r w:rsidRPr="00240AC5" w:rsidDel="00865B6D">
                <w:rPr>
                  <w:rFonts w:eastAsia="Arial Unicode MS"/>
                </w:rPr>
                <w:delText>'suppre</w:delText>
              </w:r>
              <w:r w:rsidR="00594D92" w:rsidRPr="00240AC5" w:rsidDel="00865B6D">
                <w:rPr>
                  <w:rFonts w:eastAsia="Arial Unicode MS"/>
                </w:rPr>
                <w:delText>s</w:delText>
              </w:r>
              <w:r w:rsidRPr="00240AC5" w:rsidDel="00865B6D">
                <w:rPr>
                  <w:rFonts w:eastAsia="Arial Unicode MS"/>
                </w:rPr>
                <w:delText xml:space="preserve">sedAtEndLax' </w:delText>
              </w:r>
            </w:del>
            <w:ins w:id="6427" w:author="mbeckerle" w:date="2012-03-25T12:50:00Z">
              <w:r w:rsidR="00865B6D" w:rsidRPr="00240AC5">
                <w:rPr>
                  <w:rFonts w:eastAsia="Arial Unicode MS"/>
                </w:rPr>
                <w:t xml:space="preserve">‘trailingEmpty’ </w:t>
              </w:r>
            </w:ins>
            <w:r w:rsidRPr="00240AC5">
              <w:rPr>
                <w:rFonts w:eastAsia="Arial Unicode MS"/>
              </w:rPr>
              <w:t>can only be used when there is no clash with delimiters from the containing structure.</w:t>
            </w:r>
          </w:p>
          <w:p w14:paraId="6416723C" w14:textId="77777777" w:rsidR="00025862" w:rsidRPr="00240AC5" w:rsidRDefault="00025862" w:rsidP="00501581">
            <w:pPr>
              <w:rPr>
                <w:rFonts w:eastAsia="Arial Unicode MS"/>
              </w:rPr>
            </w:pPr>
            <w:r w:rsidRPr="00240AC5">
              <w:rPr>
                <w:rFonts w:eastAsia="Arial Unicode MS"/>
              </w:rPr>
              <w:t>Annotation: dfdl:sequence</w:t>
            </w:r>
            <w:r w:rsidR="001453AC" w:rsidRPr="00240AC5">
              <w:rPr>
                <w:rFonts w:eastAsia="Arial Unicode MS"/>
              </w:rPr>
              <w:t>, dfdl:group (</w:t>
            </w:r>
            <w:commentRangeStart w:id="6428"/>
            <w:r w:rsidR="001453AC" w:rsidRPr="00240AC5">
              <w:rPr>
                <w:rFonts w:eastAsia="Arial Unicode MS"/>
              </w:rPr>
              <w:t>sequence</w:t>
            </w:r>
            <w:commentRangeEnd w:id="6428"/>
            <w:r w:rsidR="00A15F75">
              <w:rPr>
                <w:rStyle w:val="CommentReference"/>
              </w:rPr>
              <w:commentReference w:id="6428"/>
            </w:r>
            <w:r w:rsidR="001453AC" w:rsidRPr="00240AC5">
              <w:rPr>
                <w:rFonts w:eastAsia="Arial Unicode MS"/>
              </w:rPr>
              <w:t>)</w:t>
            </w:r>
          </w:p>
        </w:tc>
      </w:tr>
      <w:tr w:rsidR="007265F3" w:rsidRPr="00240AC5" w:rsidDel="00A15F75" w14:paraId="5D1221D9" w14:textId="0A463F11" w:rsidTr="00240AC5">
        <w:trPr>
          <w:trHeight w:val="360"/>
          <w:del w:id="6429" w:author="mbeckerle" w:date="2012-07-03T15:23:00Z"/>
        </w:trPr>
        <w:tc>
          <w:tcPr>
            <w:tcW w:w="3348" w:type="dxa"/>
            <w:shd w:val="clear" w:color="auto" w:fill="auto"/>
          </w:tcPr>
          <w:p w14:paraId="695712E3" w14:textId="48DEEF05" w:rsidR="007265F3" w:rsidRPr="00240AC5" w:rsidDel="00A15F75" w:rsidRDefault="007265F3">
            <w:pPr>
              <w:rPr>
                <w:del w:id="6430" w:author="mbeckerle" w:date="2012-07-03T15:23:00Z"/>
                <w:rFonts w:eastAsia="Arial Unicode MS"/>
              </w:rPr>
              <w:pPrChange w:id="6431" w:author="mbeckerle" w:date="2012-04-22T20:58:00Z">
                <w:pPr>
                  <w:numPr>
                    <w:numId w:val="8"/>
                  </w:numPr>
                  <w:tabs>
                    <w:tab w:val="num" w:pos="360"/>
                    <w:tab w:val="num" w:pos="540"/>
                    <w:tab w:val="num" w:pos="1080"/>
                  </w:tabs>
                  <w:spacing w:before="40" w:after="40"/>
                  <w:ind w:left="540" w:hanging="180"/>
                </w:pPr>
              </w:pPrChange>
            </w:pPr>
            <w:del w:id="6432" w:author="mbeckerle" w:date="2012-07-03T15:23:00Z">
              <w:r w:rsidRPr="00240AC5" w:rsidDel="00A15F75">
                <w:rPr>
                  <w:rFonts w:eastAsia="Arial Unicode MS"/>
                </w:rPr>
                <w:delText>documentFinalSeparatorCanBeMissing</w:delText>
              </w:r>
              <w:bookmarkStart w:id="6433" w:name="_Toc329093082"/>
              <w:bookmarkStart w:id="6434" w:name="_Toc332701595"/>
              <w:bookmarkStart w:id="6435" w:name="_Toc332701899"/>
              <w:bookmarkStart w:id="6436" w:name="_Toc332711698"/>
              <w:bookmarkStart w:id="6437" w:name="_Toc332712000"/>
              <w:bookmarkStart w:id="6438" w:name="_Toc332712301"/>
              <w:bookmarkStart w:id="6439" w:name="_Toc332724217"/>
              <w:bookmarkStart w:id="6440" w:name="_Toc332724517"/>
              <w:bookmarkEnd w:id="6433"/>
              <w:bookmarkEnd w:id="6434"/>
              <w:bookmarkEnd w:id="6435"/>
              <w:bookmarkEnd w:id="6436"/>
              <w:bookmarkEnd w:id="6437"/>
              <w:bookmarkEnd w:id="6438"/>
              <w:bookmarkEnd w:id="6439"/>
              <w:bookmarkEnd w:id="6440"/>
            </w:del>
          </w:p>
        </w:tc>
        <w:tc>
          <w:tcPr>
            <w:tcW w:w="5580" w:type="dxa"/>
            <w:shd w:val="clear" w:color="auto" w:fill="auto"/>
          </w:tcPr>
          <w:p w14:paraId="4C7C8C32" w14:textId="2B8478DF" w:rsidR="00B67082" w:rsidRPr="00240AC5" w:rsidDel="00A15F75" w:rsidRDefault="00B67082">
            <w:pPr>
              <w:rPr>
                <w:del w:id="6441" w:author="mbeckerle" w:date="2012-07-03T15:23:00Z"/>
                <w:rFonts w:eastAsia="Arial Unicode MS"/>
              </w:rPr>
              <w:pPrChange w:id="6442" w:author="mbeckerle" w:date="2012-04-22T20:58:00Z">
                <w:pPr>
                  <w:numPr>
                    <w:numId w:val="8"/>
                  </w:numPr>
                  <w:tabs>
                    <w:tab w:val="num" w:pos="360"/>
                    <w:tab w:val="num" w:pos="540"/>
                    <w:tab w:val="num" w:pos="1080"/>
                  </w:tabs>
                  <w:spacing w:before="40" w:after="40"/>
                  <w:ind w:left="540" w:hanging="180"/>
                </w:pPr>
              </w:pPrChange>
            </w:pPr>
            <w:del w:id="6443" w:author="mbeckerle" w:date="2012-07-03T15:23:00Z">
              <w:r w:rsidRPr="00240AC5" w:rsidDel="00A15F75">
                <w:rPr>
                  <w:rFonts w:eastAsia="Arial Unicode MS"/>
                </w:rPr>
                <w:delText>Enum</w:delText>
              </w:r>
              <w:bookmarkStart w:id="6444" w:name="_Toc329093083"/>
              <w:bookmarkStart w:id="6445" w:name="_Toc332701596"/>
              <w:bookmarkStart w:id="6446" w:name="_Toc332701900"/>
              <w:bookmarkStart w:id="6447" w:name="_Toc332711699"/>
              <w:bookmarkStart w:id="6448" w:name="_Toc332712001"/>
              <w:bookmarkStart w:id="6449" w:name="_Toc332712302"/>
              <w:bookmarkStart w:id="6450" w:name="_Toc332724218"/>
              <w:bookmarkStart w:id="6451" w:name="_Toc332724518"/>
              <w:bookmarkEnd w:id="6444"/>
              <w:bookmarkEnd w:id="6445"/>
              <w:bookmarkEnd w:id="6446"/>
              <w:bookmarkEnd w:id="6447"/>
              <w:bookmarkEnd w:id="6448"/>
              <w:bookmarkEnd w:id="6449"/>
              <w:bookmarkEnd w:id="6450"/>
              <w:bookmarkEnd w:id="6451"/>
            </w:del>
          </w:p>
          <w:p w14:paraId="611B2C0F" w14:textId="020C864A" w:rsidR="007265F3" w:rsidRPr="00240AC5" w:rsidDel="00A15F75" w:rsidRDefault="00B67082">
            <w:pPr>
              <w:rPr>
                <w:del w:id="6452" w:author="mbeckerle" w:date="2012-07-03T15:23:00Z"/>
                <w:rFonts w:eastAsia="Arial Unicode MS"/>
              </w:rPr>
              <w:pPrChange w:id="6453" w:author="mbeckerle" w:date="2012-04-22T20:58:00Z">
                <w:pPr>
                  <w:numPr>
                    <w:numId w:val="8"/>
                  </w:numPr>
                  <w:tabs>
                    <w:tab w:val="num" w:pos="360"/>
                    <w:tab w:val="num" w:pos="540"/>
                    <w:tab w:val="num" w:pos="1080"/>
                  </w:tabs>
                  <w:spacing w:before="40" w:after="40"/>
                  <w:ind w:left="540" w:hanging="180"/>
                </w:pPr>
              </w:pPrChange>
            </w:pPr>
            <w:del w:id="6454" w:author="mbeckerle" w:date="2012-07-03T15:23:00Z">
              <w:r w:rsidRPr="00240AC5" w:rsidDel="00A15F75">
                <w:rPr>
                  <w:rFonts w:eastAsia="Arial Unicode MS"/>
                </w:rPr>
                <w:delText xml:space="preserve">Valid values are </w:delText>
              </w:r>
              <w:r w:rsidR="00682090" w:rsidRPr="00240AC5" w:rsidDel="00A15F75">
                <w:rPr>
                  <w:rFonts w:eastAsia="Arial Unicode MS"/>
                </w:rPr>
                <w:delText>'yes'</w:delText>
              </w:r>
              <w:r w:rsidRPr="00240AC5" w:rsidDel="00A15F75">
                <w:rPr>
                  <w:rFonts w:eastAsia="Arial Unicode MS"/>
                </w:rPr>
                <w:delText xml:space="preserve">, </w:delText>
              </w:r>
              <w:r w:rsidR="00682090" w:rsidRPr="00240AC5" w:rsidDel="00A15F75">
                <w:rPr>
                  <w:rFonts w:eastAsia="Arial Unicode MS"/>
                </w:rPr>
                <w:delText>'no'</w:delText>
              </w:r>
              <w:bookmarkStart w:id="6455" w:name="_Toc329093084"/>
              <w:bookmarkStart w:id="6456" w:name="_Toc332701597"/>
              <w:bookmarkStart w:id="6457" w:name="_Toc332701901"/>
              <w:bookmarkStart w:id="6458" w:name="_Toc332711700"/>
              <w:bookmarkStart w:id="6459" w:name="_Toc332712002"/>
              <w:bookmarkStart w:id="6460" w:name="_Toc332712303"/>
              <w:bookmarkStart w:id="6461" w:name="_Toc332724219"/>
              <w:bookmarkStart w:id="6462" w:name="_Toc332724519"/>
              <w:bookmarkEnd w:id="6455"/>
              <w:bookmarkEnd w:id="6456"/>
              <w:bookmarkEnd w:id="6457"/>
              <w:bookmarkEnd w:id="6458"/>
              <w:bookmarkEnd w:id="6459"/>
              <w:bookmarkEnd w:id="6460"/>
              <w:bookmarkEnd w:id="6461"/>
              <w:bookmarkEnd w:id="6462"/>
            </w:del>
          </w:p>
          <w:p w14:paraId="6A7629BE" w14:textId="505009A8" w:rsidR="007265F3" w:rsidRPr="00240AC5" w:rsidDel="00A15F75" w:rsidRDefault="007265F3">
            <w:pPr>
              <w:rPr>
                <w:del w:id="6463" w:author="mbeckerle" w:date="2012-07-03T15:23:00Z"/>
                <w:rFonts w:eastAsia="Arial Unicode MS"/>
              </w:rPr>
              <w:pPrChange w:id="6464" w:author="mbeckerle" w:date="2012-04-22T20:58:00Z">
                <w:pPr>
                  <w:numPr>
                    <w:numId w:val="8"/>
                  </w:numPr>
                  <w:tabs>
                    <w:tab w:val="num" w:pos="360"/>
                    <w:tab w:val="num" w:pos="540"/>
                    <w:tab w:val="num" w:pos="1080"/>
                  </w:tabs>
                  <w:spacing w:before="40" w:after="40"/>
                  <w:ind w:left="540" w:hanging="180"/>
                </w:pPr>
              </w:pPrChange>
            </w:pPr>
            <w:del w:id="6465" w:author="mbeckerle" w:date="2012-07-03T15:23:00Z">
              <w:r w:rsidRPr="00240AC5" w:rsidDel="00A15F75">
                <w:rPr>
                  <w:rFonts w:eastAsia="Arial Unicode MS"/>
                </w:rPr>
                <w:delText xml:space="preserve">When the documentFinalSeparatorCanBeMissing property is true, then when an element is the last element in a sequence or array is also the last element in the data stream, then on parsing, it is not an error if the postfix separator is not found. </w:delText>
              </w:r>
              <w:bookmarkStart w:id="6466" w:name="_Toc329093085"/>
              <w:bookmarkStart w:id="6467" w:name="_Toc332701598"/>
              <w:bookmarkStart w:id="6468" w:name="_Toc332701902"/>
              <w:bookmarkStart w:id="6469" w:name="_Toc332711701"/>
              <w:bookmarkStart w:id="6470" w:name="_Toc332712003"/>
              <w:bookmarkStart w:id="6471" w:name="_Toc332712304"/>
              <w:bookmarkStart w:id="6472" w:name="_Toc332724220"/>
              <w:bookmarkStart w:id="6473" w:name="_Toc332724520"/>
              <w:bookmarkEnd w:id="6466"/>
              <w:bookmarkEnd w:id="6467"/>
              <w:bookmarkEnd w:id="6468"/>
              <w:bookmarkEnd w:id="6469"/>
              <w:bookmarkEnd w:id="6470"/>
              <w:bookmarkEnd w:id="6471"/>
              <w:bookmarkEnd w:id="6472"/>
              <w:bookmarkEnd w:id="6473"/>
            </w:del>
          </w:p>
          <w:p w14:paraId="522C463F" w14:textId="694C34AB" w:rsidR="007265F3" w:rsidRPr="00240AC5" w:rsidDel="00A15F75" w:rsidRDefault="007265F3">
            <w:pPr>
              <w:rPr>
                <w:del w:id="6474" w:author="mbeckerle" w:date="2012-07-03T15:23:00Z"/>
                <w:rFonts w:eastAsia="Arial Unicode MS"/>
              </w:rPr>
              <w:pPrChange w:id="6475" w:author="mbeckerle" w:date="2012-04-22T20:58:00Z">
                <w:pPr>
                  <w:numPr>
                    <w:numId w:val="8"/>
                  </w:numPr>
                  <w:tabs>
                    <w:tab w:val="num" w:pos="360"/>
                    <w:tab w:val="num" w:pos="540"/>
                    <w:tab w:val="num" w:pos="1080"/>
                  </w:tabs>
                  <w:spacing w:before="40" w:after="40"/>
                  <w:ind w:left="540" w:hanging="180"/>
                </w:pPr>
              </w:pPrChange>
            </w:pPr>
            <w:del w:id="6476" w:author="mbeckerle" w:date="2012-07-03T15:23:00Z">
              <w:r w:rsidRPr="00240AC5" w:rsidDel="00A15F75">
                <w:rPr>
                  <w:rFonts w:eastAsia="Arial Unicode MS"/>
                </w:rPr>
                <w:delText xml:space="preserve">For example, if the data are in a file, and the format specifies lines terminated by the newline character (typically LF or CRLF), then if the last line is missing its newline, then this would normally be an error, but if documentFinalSeparatorCanBeMissing is true, then this is not a </w:delText>
              </w:r>
              <w:r w:rsidR="00FE2C6A" w:rsidRPr="00240AC5" w:rsidDel="00A15F75">
                <w:rPr>
                  <w:rFonts w:eastAsia="Arial Unicode MS"/>
                </w:rPr>
                <w:delText xml:space="preserve">processing </w:delText>
              </w:r>
              <w:r w:rsidRPr="00240AC5" w:rsidDel="00A15F75">
                <w:rPr>
                  <w:rFonts w:eastAsia="Arial Unicode MS"/>
                </w:rPr>
                <w:delText>error.</w:delText>
              </w:r>
              <w:bookmarkStart w:id="6477" w:name="_Toc329093086"/>
              <w:bookmarkStart w:id="6478" w:name="_Toc332701599"/>
              <w:bookmarkStart w:id="6479" w:name="_Toc332701903"/>
              <w:bookmarkStart w:id="6480" w:name="_Toc332711702"/>
              <w:bookmarkStart w:id="6481" w:name="_Toc332712004"/>
              <w:bookmarkStart w:id="6482" w:name="_Toc332712305"/>
              <w:bookmarkStart w:id="6483" w:name="_Toc332724221"/>
              <w:bookmarkStart w:id="6484" w:name="_Toc332724521"/>
              <w:bookmarkEnd w:id="6477"/>
              <w:bookmarkEnd w:id="6478"/>
              <w:bookmarkEnd w:id="6479"/>
              <w:bookmarkEnd w:id="6480"/>
              <w:bookmarkEnd w:id="6481"/>
              <w:bookmarkEnd w:id="6482"/>
              <w:bookmarkEnd w:id="6483"/>
              <w:bookmarkEnd w:id="6484"/>
            </w:del>
          </w:p>
          <w:p w14:paraId="078FD221" w14:textId="6DA76681" w:rsidR="007265F3" w:rsidRPr="00240AC5" w:rsidDel="00A15F75" w:rsidRDefault="007265F3">
            <w:pPr>
              <w:rPr>
                <w:del w:id="6485" w:author="mbeckerle" w:date="2012-07-03T15:23:00Z"/>
                <w:rFonts w:eastAsia="Arial Unicode MS"/>
              </w:rPr>
              <w:pPrChange w:id="6486" w:author="mbeckerle" w:date="2012-04-22T20:58:00Z">
                <w:pPr>
                  <w:numPr>
                    <w:numId w:val="8"/>
                  </w:numPr>
                  <w:tabs>
                    <w:tab w:val="num" w:pos="360"/>
                    <w:tab w:val="num" w:pos="540"/>
                    <w:tab w:val="num" w:pos="1080"/>
                  </w:tabs>
                  <w:spacing w:before="40" w:after="40"/>
                  <w:ind w:left="540" w:hanging="180"/>
                </w:pPr>
              </w:pPrChange>
            </w:pPr>
            <w:del w:id="6487" w:author="mbeckerle" w:date="2012-07-03T15:23:00Z">
              <w:r w:rsidRPr="00240AC5" w:rsidDel="00A15F75">
                <w:rPr>
                  <w:rFonts w:eastAsia="Arial Unicode MS"/>
                </w:rPr>
                <w:delText>On unparsing the separator is always written out regardless of the state of this property.</w:delText>
              </w:r>
              <w:bookmarkStart w:id="6488" w:name="_Toc329093087"/>
              <w:bookmarkStart w:id="6489" w:name="_Toc332701600"/>
              <w:bookmarkStart w:id="6490" w:name="_Toc332701904"/>
              <w:bookmarkStart w:id="6491" w:name="_Toc332711703"/>
              <w:bookmarkStart w:id="6492" w:name="_Toc332712005"/>
              <w:bookmarkStart w:id="6493" w:name="_Toc332712306"/>
              <w:bookmarkStart w:id="6494" w:name="_Toc332724222"/>
              <w:bookmarkStart w:id="6495" w:name="_Toc332724522"/>
              <w:bookmarkEnd w:id="6488"/>
              <w:bookmarkEnd w:id="6489"/>
              <w:bookmarkEnd w:id="6490"/>
              <w:bookmarkEnd w:id="6491"/>
              <w:bookmarkEnd w:id="6492"/>
              <w:bookmarkEnd w:id="6493"/>
              <w:bookmarkEnd w:id="6494"/>
              <w:bookmarkEnd w:id="6495"/>
            </w:del>
          </w:p>
          <w:p w14:paraId="337CFD67" w14:textId="4A145D25" w:rsidR="007265F3" w:rsidRPr="00240AC5" w:rsidDel="00A15F75" w:rsidRDefault="007265F3">
            <w:pPr>
              <w:rPr>
                <w:del w:id="6496" w:author="mbeckerle" w:date="2012-07-03T15:23:00Z"/>
                <w:rFonts w:eastAsia="Arial Unicode MS"/>
              </w:rPr>
              <w:pPrChange w:id="6497" w:author="mbeckerle" w:date="2012-04-22T20:58:00Z">
                <w:pPr>
                  <w:numPr>
                    <w:numId w:val="8"/>
                  </w:numPr>
                  <w:tabs>
                    <w:tab w:val="num" w:pos="360"/>
                    <w:tab w:val="num" w:pos="540"/>
                    <w:tab w:val="num" w:pos="1080"/>
                  </w:tabs>
                  <w:spacing w:before="40" w:after="40"/>
                  <w:ind w:left="540" w:hanging="180"/>
                </w:pPr>
              </w:pPrChange>
            </w:pPr>
            <w:del w:id="6498" w:author="mbeckerle" w:date="2012-07-03T15:23:00Z">
              <w:r w:rsidRPr="00240AC5" w:rsidDel="00A15F75">
                <w:rPr>
                  <w:rFonts w:eastAsia="Arial Unicode MS"/>
                </w:rPr>
                <w:delText xml:space="preserve">Annotation: dfdl:format (on xs:schema only) </w:delText>
              </w:r>
              <w:bookmarkStart w:id="6499" w:name="_Toc329093088"/>
              <w:bookmarkStart w:id="6500" w:name="_Toc332701601"/>
              <w:bookmarkStart w:id="6501" w:name="_Toc332701905"/>
              <w:bookmarkStart w:id="6502" w:name="_Toc332711704"/>
              <w:bookmarkStart w:id="6503" w:name="_Toc332712006"/>
              <w:bookmarkStart w:id="6504" w:name="_Toc332712307"/>
              <w:bookmarkStart w:id="6505" w:name="_Toc332724223"/>
              <w:bookmarkStart w:id="6506" w:name="_Toc332724523"/>
              <w:bookmarkEnd w:id="6499"/>
              <w:bookmarkEnd w:id="6500"/>
              <w:bookmarkEnd w:id="6501"/>
              <w:bookmarkEnd w:id="6502"/>
              <w:bookmarkEnd w:id="6503"/>
              <w:bookmarkEnd w:id="6504"/>
              <w:bookmarkEnd w:id="6505"/>
              <w:bookmarkEnd w:id="6506"/>
            </w:del>
          </w:p>
        </w:tc>
        <w:bookmarkStart w:id="6507" w:name="_Toc329093089"/>
        <w:bookmarkStart w:id="6508" w:name="_Toc332701602"/>
        <w:bookmarkStart w:id="6509" w:name="_Toc332701906"/>
        <w:bookmarkStart w:id="6510" w:name="_Toc332711705"/>
        <w:bookmarkStart w:id="6511" w:name="_Toc332712007"/>
        <w:bookmarkStart w:id="6512" w:name="_Toc332712308"/>
        <w:bookmarkStart w:id="6513" w:name="_Toc332724224"/>
        <w:bookmarkStart w:id="6514" w:name="_Toc332724524"/>
        <w:bookmarkEnd w:id="6507"/>
        <w:bookmarkEnd w:id="6508"/>
        <w:bookmarkEnd w:id="6509"/>
        <w:bookmarkEnd w:id="6510"/>
        <w:bookmarkEnd w:id="6511"/>
        <w:bookmarkEnd w:id="6512"/>
        <w:bookmarkEnd w:id="6513"/>
        <w:bookmarkEnd w:id="6514"/>
      </w:tr>
    </w:tbl>
    <w:p w14:paraId="1BA95BF9" w14:textId="00C55BD7" w:rsidR="00457C6A" w:rsidRPr="005223F4" w:rsidDel="00EA5A0C" w:rsidRDefault="00457C6A">
      <w:pPr>
        <w:pStyle w:val="Heading3"/>
        <w:rPr>
          <w:del w:id="6515" w:author="mbeckerle" w:date="2012-04-22T21:00:00Z"/>
        </w:rPr>
        <w:pPrChange w:id="6516" w:author="mbeckerle" w:date="2012-04-22T22:53:00Z">
          <w:pPr/>
        </w:pPrChange>
      </w:pPr>
      <w:bookmarkStart w:id="6517" w:name="_Toc322911382"/>
      <w:bookmarkStart w:id="6518" w:name="_Toc322911694"/>
      <w:bookmarkStart w:id="6519" w:name="_Toc322911943"/>
      <w:bookmarkStart w:id="6520" w:name="_Toc322912233"/>
      <w:bookmarkStart w:id="6521" w:name="_Toc329093090"/>
      <w:bookmarkStart w:id="6522" w:name="_Toc332701603"/>
      <w:bookmarkStart w:id="6523" w:name="_Toc332701907"/>
      <w:bookmarkStart w:id="6524" w:name="_Toc332711706"/>
      <w:bookmarkStart w:id="6525" w:name="_Toc332712008"/>
      <w:bookmarkStart w:id="6526" w:name="_Toc332712309"/>
      <w:bookmarkStart w:id="6527" w:name="_Toc332724225"/>
      <w:bookmarkStart w:id="6528" w:name="_Toc332724525"/>
      <w:bookmarkEnd w:id="6517"/>
      <w:bookmarkEnd w:id="6518"/>
      <w:bookmarkEnd w:id="6519"/>
      <w:bookmarkEnd w:id="6520"/>
      <w:bookmarkEnd w:id="6521"/>
      <w:bookmarkEnd w:id="6522"/>
      <w:bookmarkEnd w:id="6523"/>
      <w:bookmarkEnd w:id="6524"/>
      <w:bookmarkEnd w:id="6525"/>
      <w:bookmarkEnd w:id="6526"/>
      <w:bookmarkEnd w:id="6527"/>
      <w:bookmarkEnd w:id="6528"/>
    </w:p>
    <w:p w14:paraId="4B3A26A3" w14:textId="5854C4FE" w:rsidR="00305AD7" w:rsidRPr="005223F4" w:rsidDel="00EA5A0C" w:rsidRDefault="00F702F4">
      <w:pPr>
        <w:pStyle w:val="Heading3"/>
        <w:rPr>
          <w:del w:id="6529" w:author="mbeckerle" w:date="2012-04-22T21:00:00Z"/>
        </w:rPr>
        <w:pPrChange w:id="6530" w:author="mbeckerle" w:date="2012-04-22T22:53:00Z">
          <w:pPr/>
        </w:pPrChange>
      </w:pPr>
      <w:bookmarkStart w:id="6531" w:name="_Toc177971278"/>
      <w:bookmarkStart w:id="6532" w:name="_Toc179335620"/>
      <w:bookmarkStart w:id="6533" w:name="_Toc179788314"/>
      <w:bookmarkStart w:id="6534" w:name="_Toc182890424"/>
      <w:bookmarkStart w:id="6535" w:name="_Toc182973759"/>
      <w:bookmarkStart w:id="6536" w:name="_Toc183429615"/>
      <w:bookmarkStart w:id="6537" w:name="_Toc177399109"/>
      <w:bookmarkStart w:id="6538" w:name="_Toc175057396"/>
      <w:bookmarkEnd w:id="6531"/>
      <w:bookmarkEnd w:id="6532"/>
      <w:bookmarkEnd w:id="6533"/>
      <w:bookmarkEnd w:id="6534"/>
      <w:bookmarkEnd w:id="6535"/>
      <w:bookmarkEnd w:id="6536"/>
      <w:del w:id="6539" w:author="mbeckerle" w:date="2012-04-22T21:00:00Z">
        <w:r w:rsidRPr="005223F4" w:rsidDel="00EA5A0C">
          <w:delText xml:space="preserve"> </w:delText>
        </w:r>
        <w:bookmarkStart w:id="6540" w:name="_Toc322911383"/>
        <w:bookmarkStart w:id="6541" w:name="_Toc322911695"/>
        <w:bookmarkStart w:id="6542" w:name="_Toc322911944"/>
        <w:bookmarkStart w:id="6543" w:name="_Toc322912234"/>
        <w:bookmarkStart w:id="6544" w:name="_Toc329093091"/>
        <w:bookmarkStart w:id="6545" w:name="_Toc332701604"/>
        <w:bookmarkStart w:id="6546" w:name="_Toc332701908"/>
        <w:bookmarkStart w:id="6547" w:name="_Toc332711707"/>
        <w:bookmarkStart w:id="6548" w:name="_Toc332712009"/>
        <w:bookmarkStart w:id="6549" w:name="_Toc332712310"/>
        <w:bookmarkStart w:id="6550" w:name="_Toc332724226"/>
        <w:bookmarkStart w:id="6551" w:name="_Toc332724526"/>
        <w:bookmarkEnd w:id="6540"/>
        <w:bookmarkEnd w:id="6541"/>
        <w:bookmarkEnd w:id="6542"/>
        <w:bookmarkEnd w:id="6543"/>
        <w:bookmarkEnd w:id="6544"/>
        <w:bookmarkEnd w:id="6545"/>
        <w:bookmarkEnd w:id="6546"/>
        <w:bookmarkEnd w:id="6547"/>
        <w:bookmarkEnd w:id="6548"/>
        <w:bookmarkEnd w:id="6549"/>
        <w:bookmarkEnd w:id="6550"/>
        <w:bookmarkEnd w:id="6551"/>
      </w:del>
    </w:p>
    <w:p w14:paraId="10E92A7D" w14:textId="77777777" w:rsidR="00E2663D" w:rsidRPr="005223F4" w:rsidRDefault="002B4C28">
      <w:pPr>
        <w:pStyle w:val="Heading3"/>
      </w:pPr>
      <w:bookmarkStart w:id="6552" w:name="_Toc180925586"/>
      <w:r w:rsidRPr="005223F4">
        <w:br w:type="page"/>
      </w:r>
      <w:bookmarkStart w:id="6553" w:name="_Ref274739893"/>
      <w:bookmarkStart w:id="6554" w:name="_Ref274739899"/>
      <w:bookmarkStart w:id="6555" w:name="_Toc332724527"/>
      <w:bookmarkEnd w:id="6552"/>
      <w:r w:rsidR="00E2663D" w:rsidRPr="005223F4">
        <w:t>Sequence Groups and Separators</w:t>
      </w:r>
      <w:bookmarkEnd w:id="6553"/>
      <w:bookmarkEnd w:id="6554"/>
      <w:bookmarkEnd w:id="6555"/>
    </w:p>
    <w:p w14:paraId="5C0FA6C5" w14:textId="3C27570D" w:rsidR="00E2663D" w:rsidRPr="005223F4" w:rsidDel="00DA38ED" w:rsidRDefault="00E2663D" w:rsidP="00E2663D">
      <w:pPr>
        <w:rPr>
          <w:del w:id="6556" w:author="mbeckerle" w:date="2012-04-22T22:53:00Z"/>
        </w:rPr>
      </w:pPr>
    </w:p>
    <w:p w14:paraId="5F7DB798" w14:textId="4C435923" w:rsidR="00670B1A" w:rsidRPr="005223F4" w:rsidDel="00DA38ED" w:rsidRDefault="00670B1A" w:rsidP="00670B1A">
      <w:pPr>
        <w:pStyle w:val="nobreak"/>
        <w:rPr>
          <w:del w:id="6557" w:author="mbeckerle" w:date="2012-04-22T22:53:00Z"/>
        </w:rPr>
      </w:pPr>
      <w:r w:rsidRPr="005223F4">
        <w:t>A number of issues arise in explaining sequence groups having separators.</w:t>
      </w:r>
    </w:p>
    <w:p w14:paraId="74F92EDD" w14:textId="4EBF79EB" w:rsidR="00670B1A" w:rsidRPr="005223F4" w:rsidRDefault="00670B1A" w:rsidP="00501581">
      <w:pPr>
        <w:pStyle w:val="nobreak"/>
      </w:pPr>
      <w:r w:rsidRPr="005223F4">
        <w:t xml:space="preserve">There are </w:t>
      </w:r>
      <w:r w:rsidR="00594D92" w:rsidRPr="005223F4">
        <w:t>5</w:t>
      </w:r>
      <w:r w:rsidRPr="005223F4">
        <w:t xml:space="preserve"> distinct kinds of sequence groups</w:t>
      </w:r>
      <w:ins w:id="6558" w:author="mbeckerle" w:date="2012-04-22T22:54:00Z">
        <w:r w:rsidR="00DA38ED">
          <w:t>:</w:t>
        </w:r>
      </w:ins>
      <w:del w:id="6559" w:author="mbeckerle" w:date="2012-04-22T21:01:00Z">
        <w:r w:rsidRPr="005223F4" w:rsidDel="00964415">
          <w:delText xml:space="preserve"> </w:delText>
        </w:r>
        <w:r w:rsidR="008E7A49" w:rsidRPr="005223F4" w:rsidDel="00964415">
          <w:br/>
        </w:r>
      </w:del>
    </w:p>
    <w:tbl>
      <w:tblPr>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3"/>
        <w:gridCol w:w="3025"/>
        <w:gridCol w:w="5399"/>
        <w:tblGridChange w:id="6560">
          <w:tblGrid>
            <w:gridCol w:w="1583"/>
            <w:gridCol w:w="930"/>
            <w:gridCol w:w="2095"/>
            <w:gridCol w:w="1767"/>
            <w:gridCol w:w="2149"/>
            <w:gridCol w:w="332"/>
            <w:gridCol w:w="1151"/>
          </w:tblGrid>
        </w:tblGridChange>
      </w:tblGrid>
      <w:tr w:rsidR="00670B1A" w:rsidRPr="005223F4" w14:paraId="3957D374" w14:textId="77777777" w:rsidTr="00501581">
        <w:tc>
          <w:tcPr>
            <w:tcW w:w="1583" w:type="dxa"/>
            <w:shd w:val="clear" w:color="auto" w:fill="F2F2F2" w:themeFill="background1" w:themeFillShade="F2"/>
          </w:tcPr>
          <w:p w14:paraId="1687BCAA" w14:textId="77777777" w:rsidR="00670B1A" w:rsidRPr="005E3B09" w:rsidRDefault="00670B1A" w:rsidP="00240AC5">
            <w:pPr>
              <w:jc w:val="center"/>
              <w:rPr>
                <w:b/>
              </w:rPr>
            </w:pPr>
            <w:r w:rsidRPr="005E3B09">
              <w:rPr>
                <w:b/>
              </w:rPr>
              <w:t>sequenceKind</w:t>
            </w:r>
          </w:p>
        </w:tc>
        <w:tc>
          <w:tcPr>
            <w:tcW w:w="3025" w:type="dxa"/>
            <w:shd w:val="clear" w:color="auto" w:fill="F2F2F2" w:themeFill="background1" w:themeFillShade="F2"/>
          </w:tcPr>
          <w:p w14:paraId="705D7A48" w14:textId="77777777" w:rsidR="00670B1A" w:rsidRPr="005E3B09" w:rsidRDefault="00670B1A" w:rsidP="00240AC5">
            <w:pPr>
              <w:jc w:val="center"/>
              <w:rPr>
                <w:b/>
              </w:rPr>
            </w:pPr>
            <w:r w:rsidRPr="005E3B09">
              <w:rPr>
                <w:b/>
              </w:rPr>
              <w:t>separator</w:t>
            </w:r>
            <w:ins w:id="6561" w:author="mbeckerle" w:date="2012-03-25T12:51:00Z">
              <w:r w:rsidR="00865B6D" w:rsidRPr="00240AC5">
                <w:rPr>
                  <w:b/>
                </w:rPr>
                <w:t>Suppression</w:t>
              </w:r>
            </w:ins>
            <w:r w:rsidRPr="005E3B09">
              <w:rPr>
                <w:b/>
              </w:rPr>
              <w:t>Policy</w:t>
            </w:r>
          </w:p>
        </w:tc>
        <w:tc>
          <w:tcPr>
            <w:tcW w:w="5399" w:type="dxa"/>
            <w:shd w:val="clear" w:color="auto" w:fill="F2F2F2" w:themeFill="background1" w:themeFillShade="F2"/>
          </w:tcPr>
          <w:p w14:paraId="4D2902A8" w14:textId="77777777" w:rsidR="00670B1A" w:rsidRPr="005E3B09" w:rsidRDefault="00670B1A" w:rsidP="00240AC5">
            <w:pPr>
              <w:jc w:val="center"/>
              <w:rPr>
                <w:b/>
              </w:rPr>
            </w:pPr>
            <w:r w:rsidRPr="005E3B09">
              <w:rPr>
                <w:b/>
              </w:rPr>
              <w:t>Implications</w:t>
            </w:r>
          </w:p>
        </w:tc>
      </w:tr>
      <w:tr w:rsidR="00670B1A" w:rsidRPr="005223F4" w14:paraId="1EC60124"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562"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PrChange w:id="6563" w:author="mbeckerle" w:date="2012-04-22T21:00:00Z">
            <w:trPr>
              <w:gridAfter w:val="0"/>
            </w:trPr>
          </w:trPrChange>
        </w:trPr>
        <w:tc>
          <w:tcPr>
            <w:tcW w:w="1583" w:type="dxa"/>
            <w:tcPrChange w:id="6564" w:author="mbeckerle" w:date="2012-04-22T21:00:00Z">
              <w:tcPr>
                <w:tcW w:w="2952" w:type="dxa"/>
                <w:gridSpan w:val="2"/>
              </w:tcPr>
            </w:tcPrChange>
          </w:tcPr>
          <w:p w14:paraId="7957DC9C" w14:textId="77777777" w:rsidR="00670B1A" w:rsidRPr="005223F4" w:rsidRDefault="00670B1A" w:rsidP="00216735">
            <w:r w:rsidRPr="005223F4">
              <w:t>ordered</w:t>
            </w:r>
          </w:p>
        </w:tc>
        <w:tc>
          <w:tcPr>
            <w:tcW w:w="3025" w:type="dxa"/>
            <w:tcPrChange w:id="6565" w:author="mbeckerle" w:date="2012-04-22T21:00:00Z">
              <w:tcPr>
                <w:tcW w:w="2952" w:type="dxa"/>
                <w:gridSpan w:val="2"/>
              </w:tcPr>
            </w:tcPrChange>
          </w:tcPr>
          <w:p w14:paraId="3AB733D9" w14:textId="77777777" w:rsidR="00670B1A" w:rsidRPr="005223F4" w:rsidRDefault="00C470B8" w:rsidP="00216735">
            <w:del w:id="6566" w:author="mbeckerle" w:date="2012-03-25T12:51:00Z">
              <w:r w:rsidRPr="005223F4" w:rsidDel="00865B6D">
                <w:delText>require</w:delText>
              </w:r>
              <w:r w:rsidR="0089044D" w:rsidRPr="005223F4" w:rsidDel="00865B6D">
                <w:delText>d</w:delText>
              </w:r>
            </w:del>
            <w:ins w:id="6567" w:author="mbeckerle" w:date="2012-03-25T12:51:00Z">
              <w:r w:rsidR="00865B6D">
                <w:t>never</w:t>
              </w:r>
            </w:ins>
          </w:p>
        </w:tc>
        <w:tc>
          <w:tcPr>
            <w:tcW w:w="5399" w:type="dxa"/>
            <w:tcPrChange w:id="6568" w:author="mbeckerle" w:date="2012-04-22T21:00:00Z">
              <w:tcPr>
                <w:tcW w:w="2952" w:type="dxa"/>
                <w:gridSpan w:val="2"/>
              </w:tcPr>
            </w:tcPrChange>
          </w:tcPr>
          <w:p w14:paraId="214CEA52" w14:textId="77777777" w:rsidR="00670B1A" w:rsidRPr="005223F4" w:rsidRDefault="00670B1A" w:rsidP="00216735">
            <w:r w:rsidRPr="005223F4">
              <w:t xml:space="preserve">All separators </w:t>
            </w:r>
            <w:r w:rsidR="00AC7F76" w:rsidRPr="005223F4">
              <w:t xml:space="preserve">MUST </w:t>
            </w:r>
            <w:r w:rsidRPr="005223F4">
              <w:t xml:space="preserve">be found in the </w:t>
            </w:r>
            <w:r w:rsidR="00005487" w:rsidRPr="005223F4">
              <w:t>data. When</w:t>
            </w:r>
            <w:r w:rsidR="00B828A3" w:rsidRPr="005223F4">
              <w:t xml:space="preserve"> the last element in the sequence is an array then separators will be output</w:t>
            </w:r>
            <w:r w:rsidR="00005487" w:rsidRPr="005223F4">
              <w:t>,</w:t>
            </w:r>
            <w:r w:rsidR="00B828A3" w:rsidRPr="005223F4">
              <w:t xml:space="preserve"> </w:t>
            </w:r>
            <w:r w:rsidR="00005487" w:rsidRPr="005223F4">
              <w:t xml:space="preserve">after the last occurrence, </w:t>
            </w:r>
            <w:r w:rsidR="00B828A3" w:rsidRPr="005223F4">
              <w:t>up to xs:maxOccurs</w:t>
            </w:r>
            <w:r w:rsidR="00005487" w:rsidRPr="005223F4">
              <w:t xml:space="preserve"> if there aren't sufficient occurrences. </w:t>
            </w:r>
            <w:r w:rsidR="00B828A3" w:rsidRPr="005223F4">
              <w:t>It is a schema definition error if xs:maxOccurs is 'unbounded'</w:t>
            </w:r>
          </w:p>
        </w:tc>
      </w:tr>
      <w:tr w:rsidR="00670B1A" w:rsidRPr="005223F4" w14:paraId="79E3196F"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569"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c>
          <w:tcPr>
            <w:tcW w:w="1583" w:type="dxa"/>
            <w:shd w:val="clear" w:color="auto" w:fill="auto"/>
            <w:vAlign w:val="center"/>
            <w:tcPrChange w:id="6570" w:author="mbeckerle" w:date="2012-04-22T21:00:00Z">
              <w:tcPr>
                <w:tcW w:w="2952" w:type="dxa"/>
                <w:shd w:val="clear" w:color="auto" w:fill="auto"/>
                <w:vAlign w:val="center"/>
              </w:tcPr>
            </w:tcPrChange>
          </w:tcPr>
          <w:p w14:paraId="2D268225" w14:textId="77777777" w:rsidR="00670B1A" w:rsidRPr="005223F4" w:rsidRDefault="00670B1A" w:rsidP="00216735">
            <w:r w:rsidRPr="005223F4">
              <w:t>ordered</w:t>
            </w:r>
          </w:p>
        </w:tc>
        <w:tc>
          <w:tcPr>
            <w:tcW w:w="3025" w:type="dxa"/>
            <w:shd w:val="clear" w:color="auto" w:fill="auto"/>
            <w:vAlign w:val="center"/>
            <w:tcPrChange w:id="6571" w:author="mbeckerle" w:date="2012-04-22T21:00:00Z">
              <w:tcPr>
                <w:tcW w:w="2952" w:type="dxa"/>
                <w:gridSpan w:val="4"/>
                <w:shd w:val="clear" w:color="auto" w:fill="auto"/>
                <w:vAlign w:val="center"/>
              </w:tcPr>
            </w:tcPrChange>
          </w:tcPr>
          <w:p w14:paraId="395B8488" w14:textId="4E863996" w:rsidR="00670B1A" w:rsidRPr="005223F4" w:rsidRDefault="00670B1A" w:rsidP="00501581">
            <w:del w:id="6572" w:author="mbeckerle" w:date="2012-03-25T12:51:00Z">
              <w:r w:rsidRPr="005223F4" w:rsidDel="00865B6D">
                <w:delText>suppress</w:delText>
              </w:r>
              <w:r w:rsidR="0089044D" w:rsidRPr="005223F4" w:rsidDel="00865B6D">
                <w:delText>ed</w:delText>
              </w:r>
              <w:r w:rsidRPr="005223F4" w:rsidDel="00865B6D">
                <w:delText>AtEnd</w:delText>
              </w:r>
              <w:r w:rsidR="00925E85" w:rsidRPr="005223F4" w:rsidDel="00865B6D">
                <w:delText>Strict</w:delText>
              </w:r>
            </w:del>
            <w:ins w:id="6573" w:author="mbeckerle" w:date="2012-03-25T12:51:00Z">
              <w:r w:rsidR="00865B6D">
                <w:t>trailingEmptyStrict</w:t>
              </w:r>
            </w:ins>
            <w:del w:id="6574" w:author="mbeckerle" w:date="2012-03-25T12:51:00Z">
              <w:r w:rsidRPr="005223F4" w:rsidDel="00865B6D">
                <w:delText>suppress</w:delText>
              </w:r>
              <w:r w:rsidR="0089044D" w:rsidRPr="005223F4" w:rsidDel="00865B6D">
                <w:delText>ed</w:delText>
              </w:r>
              <w:r w:rsidRPr="005223F4" w:rsidDel="00865B6D">
                <w:delText>AtEnd</w:delText>
              </w:r>
              <w:r w:rsidR="00925E85" w:rsidRPr="005223F4" w:rsidDel="00865B6D">
                <w:delText>Strict</w:delText>
              </w:r>
            </w:del>
            <w:ins w:id="6575" w:author="mbeckerle" w:date="2012-03-25T12:51:00Z">
              <w:del w:id="6576" w:author="Steve Hanson" w:date="2012-08-10T10:24:00Z">
                <w:r w:rsidR="00865B6D" w:rsidDel="00501581">
                  <w:delText>trailingStrict</w:delText>
                </w:r>
              </w:del>
            </w:ins>
          </w:p>
        </w:tc>
        <w:tc>
          <w:tcPr>
            <w:tcW w:w="5399" w:type="dxa"/>
            <w:shd w:val="clear" w:color="auto" w:fill="auto"/>
            <w:tcPrChange w:id="6577" w:author="mbeckerle" w:date="2012-04-22T21:00:00Z">
              <w:tcPr>
                <w:tcW w:w="2952" w:type="dxa"/>
                <w:gridSpan w:val="2"/>
                <w:shd w:val="clear" w:color="auto" w:fill="auto"/>
              </w:tcPr>
            </w:tcPrChange>
          </w:tcPr>
          <w:p w14:paraId="06F82D00" w14:textId="77777777" w:rsidR="00670B1A" w:rsidRPr="005223F4" w:rsidRDefault="00CD2C33" w:rsidP="00216735">
            <w:r w:rsidRPr="005223F4">
              <w:t>S</w:t>
            </w:r>
            <w:r w:rsidR="00670B1A" w:rsidRPr="005223F4">
              <w:t xml:space="preserve">eparators </w:t>
            </w:r>
            <w:r w:rsidR="00AC7F76" w:rsidRPr="005223F4">
              <w:t xml:space="preserve">MUST </w:t>
            </w:r>
            <w:r w:rsidR="00FC6C6A" w:rsidRPr="005223F4">
              <w:t xml:space="preserve">be </w:t>
            </w:r>
            <w:r w:rsidR="00AF7259" w:rsidRPr="005223F4">
              <w:t xml:space="preserve">omitted </w:t>
            </w:r>
            <w:r w:rsidR="00670B1A" w:rsidRPr="005223F4">
              <w:t xml:space="preserve">for any </w:t>
            </w:r>
            <w:r w:rsidR="00681E97" w:rsidRPr="005223F4">
              <w:t>'</w:t>
            </w:r>
            <w:r w:rsidR="00670B1A" w:rsidRPr="005223F4">
              <w:t xml:space="preserve">missing </w:t>
            </w:r>
            <w:r w:rsidR="006921DE" w:rsidRPr="005223F4">
              <w:t>elements'</w:t>
            </w:r>
            <w:r w:rsidRPr="005223F4">
              <w:t xml:space="preserve"> at the end of the sequence</w:t>
            </w:r>
            <w:r w:rsidR="00670B1A" w:rsidRPr="005223F4">
              <w:t>.</w:t>
            </w:r>
            <w:r w:rsidRPr="005223F4">
              <w:t xml:space="preserve"> When the last element in the sequence is an array then separators will be output up to</w:t>
            </w:r>
            <w:r w:rsidR="00DD735B" w:rsidRPr="005223F4">
              <w:t xml:space="preserve"> </w:t>
            </w:r>
            <w:r w:rsidRPr="005223F4">
              <w:t>the last occurrence.</w:t>
            </w:r>
          </w:p>
        </w:tc>
      </w:tr>
      <w:tr w:rsidR="00925E85" w:rsidRPr="005223F4" w14:paraId="21EE8907"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578"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c>
          <w:tcPr>
            <w:tcW w:w="1583" w:type="dxa"/>
            <w:shd w:val="clear" w:color="auto" w:fill="auto"/>
            <w:vAlign w:val="center"/>
            <w:tcPrChange w:id="6579" w:author="mbeckerle" w:date="2012-04-22T21:00:00Z">
              <w:tcPr>
                <w:tcW w:w="2952" w:type="dxa"/>
                <w:shd w:val="clear" w:color="auto" w:fill="auto"/>
                <w:vAlign w:val="center"/>
              </w:tcPr>
            </w:tcPrChange>
          </w:tcPr>
          <w:p w14:paraId="1853BF9F" w14:textId="77777777" w:rsidR="00925E85" w:rsidRPr="005223F4" w:rsidRDefault="00925E85" w:rsidP="00216735">
            <w:r w:rsidRPr="005223F4">
              <w:t>ordered</w:t>
            </w:r>
          </w:p>
        </w:tc>
        <w:tc>
          <w:tcPr>
            <w:tcW w:w="3025" w:type="dxa"/>
            <w:shd w:val="clear" w:color="auto" w:fill="auto"/>
            <w:vAlign w:val="center"/>
            <w:tcPrChange w:id="6580" w:author="mbeckerle" w:date="2012-04-22T21:00:00Z">
              <w:tcPr>
                <w:tcW w:w="2952" w:type="dxa"/>
                <w:gridSpan w:val="4"/>
                <w:shd w:val="clear" w:color="auto" w:fill="auto"/>
                <w:vAlign w:val="center"/>
              </w:tcPr>
            </w:tcPrChange>
          </w:tcPr>
          <w:p w14:paraId="5FEAF9D2" w14:textId="65FC2A21" w:rsidR="00925E85" w:rsidRPr="005223F4" w:rsidRDefault="00925E85" w:rsidP="009E548A">
            <w:del w:id="6581" w:author="mbeckerle" w:date="2012-03-25T12:51:00Z">
              <w:r w:rsidRPr="005223F4" w:rsidDel="00865B6D">
                <w:delText>suppressedAtEndLax</w:delText>
              </w:r>
            </w:del>
            <w:ins w:id="6582" w:author="mbeckerle" w:date="2012-03-25T12:51:00Z">
              <w:r w:rsidR="00865B6D">
                <w:t>trailingEmpty</w:t>
              </w:r>
            </w:ins>
            <w:del w:id="6583" w:author="mbeckerle" w:date="2012-03-25T12:51:00Z">
              <w:r w:rsidRPr="005223F4" w:rsidDel="00865B6D">
                <w:delText>suppressedAtEndLax</w:delText>
              </w:r>
            </w:del>
            <w:ins w:id="6584" w:author="mbeckerle" w:date="2012-03-25T12:51:00Z">
              <w:del w:id="6585" w:author="Steve Hanson" w:date="2012-08-10T10:24:00Z">
                <w:r w:rsidR="00865B6D" w:rsidDel="00501581">
                  <w:delText>trailing</w:delText>
                </w:r>
              </w:del>
            </w:ins>
          </w:p>
        </w:tc>
        <w:tc>
          <w:tcPr>
            <w:tcW w:w="5399" w:type="dxa"/>
            <w:shd w:val="clear" w:color="auto" w:fill="auto"/>
            <w:tcPrChange w:id="6586" w:author="mbeckerle" w:date="2012-04-22T21:00:00Z">
              <w:tcPr>
                <w:tcW w:w="2952" w:type="dxa"/>
                <w:gridSpan w:val="2"/>
                <w:shd w:val="clear" w:color="auto" w:fill="auto"/>
              </w:tcPr>
            </w:tcPrChange>
          </w:tcPr>
          <w:p w14:paraId="547EDCEE" w14:textId="77777777" w:rsidR="006921DE" w:rsidRPr="005223F4" w:rsidRDefault="00CD2C33" w:rsidP="00FC6C6A">
            <w:r w:rsidRPr="005223F4">
              <w:t xml:space="preserve">Separators MAY be </w:t>
            </w:r>
            <w:r w:rsidR="00AF7259" w:rsidRPr="005223F4">
              <w:t xml:space="preserve">omitted </w:t>
            </w:r>
            <w:r w:rsidRPr="005223F4">
              <w:t>for any 'missing elements' at the end of the sequence. When the last element in the sequence is an array then separators will be output up to the last occurrence.</w:t>
            </w:r>
          </w:p>
        </w:tc>
      </w:tr>
      <w:tr w:rsidR="00925E85" w:rsidRPr="005223F4" w14:paraId="36A2987B"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587" w:author="mbeckerle" w:date="2012-04-22T21:0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1367"/>
          <w:trPrChange w:id="6588" w:author="mbeckerle" w:date="2012-04-22T21:01:00Z">
            <w:trPr>
              <w:trHeight w:val="1367"/>
            </w:trPr>
          </w:trPrChange>
        </w:trPr>
        <w:tc>
          <w:tcPr>
            <w:tcW w:w="1583" w:type="dxa"/>
            <w:shd w:val="clear" w:color="auto" w:fill="auto"/>
            <w:vAlign w:val="center"/>
            <w:tcPrChange w:id="6589" w:author="mbeckerle" w:date="2012-04-22T21:01:00Z">
              <w:tcPr>
                <w:tcW w:w="2952" w:type="dxa"/>
                <w:shd w:val="clear" w:color="auto" w:fill="auto"/>
                <w:vAlign w:val="center"/>
              </w:tcPr>
            </w:tcPrChange>
          </w:tcPr>
          <w:p w14:paraId="570BA0F7" w14:textId="77777777" w:rsidR="00925E85" w:rsidRPr="005223F4" w:rsidRDefault="00925E85" w:rsidP="00216735">
            <w:r w:rsidRPr="005223F4">
              <w:t>ordered</w:t>
            </w:r>
          </w:p>
        </w:tc>
        <w:tc>
          <w:tcPr>
            <w:tcW w:w="3025" w:type="dxa"/>
            <w:shd w:val="clear" w:color="auto" w:fill="auto"/>
            <w:vAlign w:val="center"/>
            <w:tcPrChange w:id="6590" w:author="mbeckerle" w:date="2012-04-22T21:01:00Z">
              <w:tcPr>
                <w:tcW w:w="2952" w:type="dxa"/>
                <w:gridSpan w:val="4"/>
                <w:shd w:val="clear" w:color="auto" w:fill="auto"/>
                <w:vAlign w:val="center"/>
              </w:tcPr>
            </w:tcPrChange>
          </w:tcPr>
          <w:p w14:paraId="742B123F" w14:textId="19497E32" w:rsidR="00925E85" w:rsidRPr="005223F4" w:rsidRDefault="00925E85" w:rsidP="00501581">
            <w:del w:id="6591" w:author="mbeckerle" w:date="2012-03-25T12:52:00Z">
              <w:r w:rsidRPr="005223F4" w:rsidDel="00865B6D">
                <w:delText>suppressed</w:delText>
              </w:r>
            </w:del>
            <w:ins w:id="6592" w:author="mbeckerle" w:date="2012-03-25T12:52:00Z">
              <w:r w:rsidR="00865B6D">
                <w:t>anyEmpty</w:t>
              </w:r>
            </w:ins>
            <w:del w:id="6593" w:author="mbeckerle" w:date="2012-03-25T12:52:00Z">
              <w:r w:rsidRPr="005223F4" w:rsidDel="00865B6D">
                <w:delText>suppressed</w:delText>
              </w:r>
            </w:del>
            <w:ins w:id="6594" w:author="mbeckerle" w:date="2012-03-25T12:52:00Z">
              <w:del w:id="6595" w:author="Steve Hanson" w:date="2012-08-10T10:24:00Z">
                <w:r w:rsidR="00865B6D" w:rsidDel="00501581">
                  <w:delText>any</w:delText>
                </w:r>
              </w:del>
            </w:ins>
            <w:ins w:id="6596" w:author="mbeckerle" w:date="2012-04-03T12:34:00Z">
              <w:del w:id="6597" w:author="Steve Hanson" w:date="2012-08-10T10:24:00Z">
                <w:r w:rsidR="001E1F8E" w:rsidDel="00501581">
                  <w:delText>where</w:delText>
                </w:r>
              </w:del>
            </w:ins>
          </w:p>
        </w:tc>
        <w:tc>
          <w:tcPr>
            <w:tcW w:w="5399" w:type="dxa"/>
            <w:vMerge w:val="restart"/>
            <w:shd w:val="clear" w:color="auto" w:fill="auto"/>
            <w:vAlign w:val="center"/>
            <w:tcPrChange w:id="6598" w:author="mbeckerle" w:date="2012-04-22T21:01:00Z">
              <w:tcPr>
                <w:tcW w:w="2952" w:type="dxa"/>
                <w:gridSpan w:val="2"/>
                <w:vMerge w:val="restart"/>
                <w:shd w:val="clear" w:color="auto" w:fill="auto"/>
              </w:tcPr>
            </w:tcPrChange>
          </w:tcPr>
          <w:p w14:paraId="3367F805" w14:textId="77777777" w:rsidR="00925E85" w:rsidRPr="005223F4" w:rsidRDefault="00925E85" w:rsidP="00216735">
            <w:r w:rsidRPr="005223F4">
              <w:t>S</w:t>
            </w:r>
            <w:r w:rsidR="00AC7F76" w:rsidRPr="005223F4">
              <w:t>e</w:t>
            </w:r>
            <w:r w:rsidRPr="005223F4">
              <w:t xml:space="preserve">parators </w:t>
            </w:r>
            <w:r w:rsidR="00AF7259">
              <w:t>MAY</w:t>
            </w:r>
            <w:r w:rsidR="00AF7259" w:rsidRPr="005223F4">
              <w:t xml:space="preserve"> </w:t>
            </w:r>
            <w:r w:rsidRPr="005223F4">
              <w:t xml:space="preserve">be </w:t>
            </w:r>
            <w:r w:rsidR="00681E97" w:rsidRPr="005223F4">
              <w:t xml:space="preserve">omitted for </w:t>
            </w:r>
            <w:r w:rsidR="006921DE" w:rsidRPr="005223F4">
              <w:t>'missing elements'.</w:t>
            </w:r>
            <w:r w:rsidR="00681E97" w:rsidRPr="005223F4">
              <w:t xml:space="preserve"> </w:t>
            </w:r>
            <w:r w:rsidRPr="005223F4">
              <w:t>It must be possible for speculative parsing to identify which elements are present.</w:t>
            </w:r>
          </w:p>
        </w:tc>
      </w:tr>
      <w:tr w:rsidR="00925E85" w:rsidRPr="005223F4" w14:paraId="468744DF"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599"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PrChange w:id="6600" w:author="mbeckerle" w:date="2012-04-22T21:00:00Z">
            <w:trPr>
              <w:gridAfter w:val="0"/>
            </w:trPr>
          </w:trPrChange>
        </w:trPr>
        <w:tc>
          <w:tcPr>
            <w:tcW w:w="1583" w:type="dxa"/>
            <w:tcPrChange w:id="6601" w:author="mbeckerle" w:date="2012-04-22T21:00:00Z">
              <w:tcPr>
                <w:tcW w:w="2952" w:type="dxa"/>
                <w:gridSpan w:val="2"/>
              </w:tcPr>
            </w:tcPrChange>
          </w:tcPr>
          <w:p w14:paraId="16C07729" w14:textId="77777777" w:rsidR="00925E85" w:rsidRPr="005223F4" w:rsidRDefault="00925E85" w:rsidP="00216735">
            <w:r w:rsidRPr="005223F4">
              <w:t>unordered</w:t>
            </w:r>
          </w:p>
        </w:tc>
        <w:tc>
          <w:tcPr>
            <w:tcW w:w="3025" w:type="dxa"/>
            <w:tcPrChange w:id="6602" w:author="mbeckerle" w:date="2012-04-22T21:00:00Z">
              <w:tcPr>
                <w:tcW w:w="2952" w:type="dxa"/>
                <w:gridSpan w:val="2"/>
              </w:tcPr>
            </w:tcPrChange>
          </w:tcPr>
          <w:p w14:paraId="70A81684" w14:textId="77777777" w:rsidR="00925E85" w:rsidRPr="005223F4" w:rsidRDefault="00925E85" w:rsidP="00865B6D">
            <w:r w:rsidRPr="005223F4">
              <w:t>ignored (</w:t>
            </w:r>
            <w:del w:id="6603" w:author="mbeckerle" w:date="2012-03-25T12:52:00Z">
              <w:r w:rsidRPr="005223F4" w:rsidDel="00865B6D">
                <w:delText xml:space="preserve">suppressed </w:delText>
              </w:r>
            </w:del>
            <w:ins w:id="6604" w:author="mbeckerle" w:date="2012-03-25T12:52:00Z">
              <w:r w:rsidR="00865B6D">
                <w:t>anyEmpty</w:t>
              </w:r>
              <w:r w:rsidR="00865B6D" w:rsidRPr="005223F4">
                <w:t xml:space="preserve"> </w:t>
              </w:r>
            </w:ins>
            <w:r w:rsidRPr="005223F4">
              <w:t>behavior</w:t>
            </w:r>
            <w:ins w:id="6605" w:author="mbeckerle" w:date="2012-03-25T12:52:00Z">
              <w:r w:rsidR="00865B6D">
                <w:t xml:space="preserve"> is</w:t>
              </w:r>
            </w:ins>
            <w:r w:rsidRPr="005223F4">
              <w:t xml:space="preserve"> implied</w:t>
            </w:r>
            <w:ins w:id="6606" w:author="mbeckerle" w:date="2012-03-25T12:52:00Z">
              <w:r w:rsidR="00865B6D">
                <w:t xml:space="preserve"> for unordered sequences</w:t>
              </w:r>
            </w:ins>
            <w:r w:rsidRPr="005223F4">
              <w:t>)</w:t>
            </w:r>
          </w:p>
        </w:tc>
        <w:tc>
          <w:tcPr>
            <w:tcW w:w="5399" w:type="dxa"/>
            <w:vMerge/>
            <w:tcPrChange w:id="6607" w:author="mbeckerle" w:date="2012-04-22T21:00:00Z">
              <w:tcPr>
                <w:tcW w:w="2952" w:type="dxa"/>
                <w:gridSpan w:val="2"/>
                <w:vMerge/>
              </w:tcPr>
            </w:tcPrChange>
          </w:tcPr>
          <w:p w14:paraId="7B74AFC0" w14:textId="77777777" w:rsidR="00925E85" w:rsidRPr="005223F4" w:rsidRDefault="00925E85" w:rsidP="00216735"/>
        </w:tc>
      </w:tr>
    </w:tbl>
    <w:p w14:paraId="4E69FD0C" w14:textId="77777777" w:rsidR="00670B1A" w:rsidRPr="005223F4" w:rsidRDefault="00AC7F76" w:rsidP="00AC7F76">
      <w:pPr>
        <w:pStyle w:val="Caption"/>
      </w:pPr>
      <w:commentRangeStart w:id="6608"/>
      <w:commentRangeStart w:id="6609"/>
      <w:r w:rsidRPr="005223F4">
        <w:t xml:space="preserve">Table </w:t>
      </w:r>
      <w:r w:rsidR="008356D4">
        <w:fldChar w:fldCharType="begin"/>
      </w:r>
      <w:r w:rsidR="008356D4">
        <w:instrText xml:space="preserve"> SEQ Table \* ARABIC </w:instrText>
      </w:r>
      <w:r w:rsidR="008356D4">
        <w:fldChar w:fldCharType="separate"/>
      </w:r>
      <w:r w:rsidR="00D04199">
        <w:rPr>
          <w:noProof/>
        </w:rPr>
        <w:t>21</w:t>
      </w:r>
      <w:r w:rsidR="008356D4">
        <w:rPr>
          <w:noProof/>
        </w:rPr>
        <w:fldChar w:fldCharType="end"/>
      </w:r>
      <w:r w:rsidRPr="005223F4">
        <w:t xml:space="preserve"> </w:t>
      </w:r>
      <w:r w:rsidRPr="005223F4">
        <w:rPr>
          <w:noProof/>
        </w:rPr>
        <w:t>Sequence groups and separators</w:t>
      </w:r>
      <w:commentRangeEnd w:id="6608"/>
      <w:r w:rsidR="000B505F">
        <w:rPr>
          <w:rStyle w:val="CommentReference"/>
          <w:b w:val="0"/>
        </w:rPr>
        <w:commentReference w:id="6608"/>
      </w:r>
      <w:commentRangeEnd w:id="6609"/>
      <w:r w:rsidR="00DA38ED">
        <w:rPr>
          <w:rStyle w:val="CommentReference"/>
          <w:b w:val="0"/>
        </w:rPr>
        <w:commentReference w:id="6609"/>
      </w:r>
    </w:p>
    <w:p w14:paraId="531D8DA0" w14:textId="5163DDEA" w:rsidR="00670B1A" w:rsidRPr="005223F4" w:rsidDel="00964415" w:rsidRDefault="00670B1A">
      <w:pPr>
        <w:pStyle w:val="Heading2"/>
        <w:rPr>
          <w:del w:id="6610" w:author="mbeckerle" w:date="2012-04-22T21:01:00Z"/>
        </w:rPr>
        <w:pPrChange w:id="6611" w:author="mbeckerle" w:date="2012-04-22T21:11:00Z">
          <w:pPr/>
        </w:pPrChange>
      </w:pPr>
      <w:bookmarkStart w:id="6612" w:name="_Toc322911385"/>
      <w:bookmarkStart w:id="6613" w:name="_Toc322911946"/>
      <w:del w:id="6614" w:author="mbeckerle" w:date="2012-04-22T21:01:00Z">
        <w:r w:rsidRPr="005223F4" w:rsidDel="00964415">
          <w:delText>.</w:delText>
        </w:r>
        <w:bookmarkEnd w:id="6612"/>
        <w:bookmarkEnd w:id="6613"/>
        <w:r w:rsidRPr="005223F4" w:rsidDel="00964415">
          <w:delText xml:space="preserve"> </w:delText>
        </w:r>
        <w:bookmarkStart w:id="6615" w:name="_Toc322911697"/>
        <w:bookmarkStart w:id="6616" w:name="_Toc322912236"/>
        <w:bookmarkStart w:id="6617" w:name="_Toc329093093"/>
        <w:bookmarkStart w:id="6618" w:name="_Toc332701606"/>
        <w:bookmarkStart w:id="6619" w:name="_Toc332701910"/>
        <w:bookmarkStart w:id="6620" w:name="_Toc332711709"/>
        <w:bookmarkStart w:id="6621" w:name="_Toc332712011"/>
        <w:bookmarkStart w:id="6622" w:name="_Toc332712312"/>
        <w:bookmarkStart w:id="6623" w:name="_Toc332724228"/>
        <w:bookmarkStart w:id="6624" w:name="_Toc332724528"/>
        <w:bookmarkEnd w:id="6615"/>
        <w:bookmarkEnd w:id="6616"/>
        <w:bookmarkEnd w:id="6617"/>
        <w:bookmarkEnd w:id="6618"/>
        <w:bookmarkEnd w:id="6619"/>
        <w:bookmarkEnd w:id="6620"/>
        <w:bookmarkEnd w:id="6621"/>
        <w:bookmarkEnd w:id="6622"/>
        <w:bookmarkEnd w:id="6623"/>
        <w:bookmarkEnd w:id="6624"/>
      </w:del>
    </w:p>
    <w:p w14:paraId="2FCF0BEB" w14:textId="7F453EB5" w:rsidR="00305AD7" w:rsidRPr="005223F4" w:rsidDel="00964415" w:rsidRDefault="00305AD7">
      <w:pPr>
        <w:pStyle w:val="Heading2"/>
        <w:rPr>
          <w:del w:id="6625" w:author="mbeckerle" w:date="2012-04-22T21:01:00Z"/>
        </w:rPr>
        <w:pPrChange w:id="6626" w:author="mbeckerle" w:date="2012-04-22T21:11:00Z">
          <w:pPr/>
        </w:pPrChange>
      </w:pPr>
      <w:bookmarkStart w:id="6627" w:name="_Toc322911386"/>
      <w:bookmarkStart w:id="6628" w:name="_Toc322911698"/>
      <w:bookmarkStart w:id="6629" w:name="_Toc322911947"/>
      <w:bookmarkStart w:id="6630" w:name="_Toc322912237"/>
      <w:bookmarkStart w:id="6631" w:name="_Toc329093094"/>
      <w:bookmarkStart w:id="6632" w:name="_Toc332701607"/>
      <w:bookmarkStart w:id="6633" w:name="_Toc332701911"/>
      <w:bookmarkStart w:id="6634" w:name="_Toc332711710"/>
      <w:bookmarkStart w:id="6635" w:name="_Toc332712012"/>
      <w:bookmarkStart w:id="6636" w:name="_Toc332712313"/>
      <w:bookmarkStart w:id="6637" w:name="_Toc332724229"/>
      <w:bookmarkStart w:id="6638" w:name="_Toc332724529"/>
      <w:bookmarkEnd w:id="6627"/>
      <w:bookmarkEnd w:id="6628"/>
      <w:bookmarkEnd w:id="6629"/>
      <w:bookmarkEnd w:id="6630"/>
      <w:bookmarkEnd w:id="6631"/>
      <w:bookmarkEnd w:id="6632"/>
      <w:bookmarkEnd w:id="6633"/>
      <w:bookmarkEnd w:id="6634"/>
      <w:bookmarkEnd w:id="6635"/>
      <w:bookmarkEnd w:id="6636"/>
      <w:bookmarkEnd w:id="6637"/>
      <w:bookmarkEnd w:id="6638"/>
    </w:p>
    <w:p w14:paraId="3508F337" w14:textId="1E83AAC1" w:rsidR="00A362FE" w:rsidRPr="005223F4" w:rsidDel="00964415" w:rsidRDefault="00A362FE">
      <w:pPr>
        <w:pStyle w:val="Heading2"/>
        <w:rPr>
          <w:del w:id="6639" w:author="mbeckerle" w:date="2012-04-22T21:01:00Z"/>
        </w:rPr>
        <w:pPrChange w:id="6640" w:author="mbeckerle" w:date="2012-04-22T21:11:00Z">
          <w:pPr/>
        </w:pPrChange>
      </w:pPr>
      <w:bookmarkStart w:id="6641" w:name="_Toc184192042"/>
      <w:bookmarkStart w:id="6642" w:name="_Toc184210586"/>
      <w:bookmarkStart w:id="6643" w:name="_Toc184192043"/>
      <w:bookmarkStart w:id="6644" w:name="_Toc184210587"/>
      <w:bookmarkStart w:id="6645" w:name="_Toc322911387"/>
      <w:bookmarkStart w:id="6646" w:name="_Toc322911699"/>
      <w:bookmarkStart w:id="6647" w:name="_Toc322911948"/>
      <w:bookmarkStart w:id="6648" w:name="_Toc322912238"/>
      <w:bookmarkStart w:id="6649" w:name="_Toc329093095"/>
      <w:bookmarkStart w:id="6650" w:name="_Toc332701608"/>
      <w:bookmarkStart w:id="6651" w:name="_Toc332701912"/>
      <w:bookmarkStart w:id="6652" w:name="_Toc332711711"/>
      <w:bookmarkStart w:id="6653" w:name="_Toc332712013"/>
      <w:bookmarkStart w:id="6654" w:name="_Toc332712314"/>
      <w:bookmarkStart w:id="6655" w:name="_Toc332724230"/>
      <w:bookmarkStart w:id="6656" w:name="_Toc332724530"/>
      <w:bookmarkEnd w:id="6537"/>
      <w:bookmarkEnd w:id="6538"/>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p>
    <w:p w14:paraId="33674B57" w14:textId="77777777" w:rsidR="00A362FE" w:rsidRPr="005223F4" w:rsidRDefault="00A362FE">
      <w:pPr>
        <w:pStyle w:val="Heading2"/>
      </w:pPr>
      <w:bookmarkStart w:id="6657" w:name="_Toc177399115"/>
      <w:bookmarkStart w:id="6658" w:name="_Toc175057402"/>
      <w:bookmarkStart w:id="6659" w:name="_Toc199516347"/>
      <w:bookmarkStart w:id="6660" w:name="_Toc194984009"/>
      <w:bookmarkStart w:id="6661" w:name="_Toc243112853"/>
      <w:bookmarkStart w:id="6662" w:name="_Toc332724531"/>
      <w:r w:rsidRPr="005223F4">
        <w:t>Unordered Sequence Groups</w:t>
      </w:r>
      <w:bookmarkEnd w:id="6657"/>
      <w:bookmarkEnd w:id="6658"/>
      <w:bookmarkEnd w:id="6659"/>
      <w:bookmarkEnd w:id="6660"/>
      <w:bookmarkEnd w:id="6661"/>
      <w:bookmarkEnd w:id="6662"/>
    </w:p>
    <w:p w14:paraId="1CC21197" w14:textId="77777777" w:rsidR="00F806B7" w:rsidRPr="005223F4" w:rsidRDefault="00F806B7" w:rsidP="00F806B7">
      <w:pPr>
        <w:pStyle w:val="nobreak"/>
      </w:pPr>
      <w:r w:rsidRPr="005223F4">
        <w:t>In DFDL, ordered and unordered are characteristics of the representation only. Logically, sequence groups are always in schema order.</w:t>
      </w:r>
    </w:p>
    <w:p w14:paraId="5C297E2F" w14:textId="77777777" w:rsidR="00F806B7" w:rsidRPr="005223F4" w:rsidRDefault="00F806B7" w:rsidP="009B3681">
      <w:pPr>
        <w:pStyle w:val="nobreak"/>
      </w:pPr>
      <w:r w:rsidRPr="005223F4">
        <w:t>The semantics of unordered groups (sequence with dfdl:sequ</w:t>
      </w:r>
      <w:r w:rsidR="0000710B" w:rsidRPr="005223F4">
        <w:t>e</w:t>
      </w:r>
      <w:r w:rsidRPr="005223F4">
        <w:t>nceKind=</w:t>
      </w:r>
      <w:r w:rsidR="00CC2406" w:rsidRPr="005223F4">
        <w:t>'</w:t>
      </w:r>
      <w:r w:rsidRPr="005223F4">
        <w:t>unordered</w:t>
      </w:r>
      <w:r w:rsidR="00CC2406" w:rsidRPr="005223F4">
        <w:t>'</w:t>
      </w:r>
      <w:r w:rsidR="000D4119" w:rsidRPr="005223F4">
        <w:t xml:space="preserve"> </w:t>
      </w:r>
      <w:r w:rsidRPr="005223F4">
        <w:t>property) are expressed by way of a source-to-source transformation of the declaration, and by a data transformation on the resulting value.</w:t>
      </w:r>
      <w:r w:rsidR="00F238C5" w:rsidRPr="005223F4">
        <w:t xml:space="preserve"> An implementation may use any technique consistent with this semantic.</w:t>
      </w:r>
    </w:p>
    <w:p w14:paraId="3EDAB0FC" w14:textId="77777777" w:rsidR="00F806B7" w:rsidRPr="005223F4" w:rsidRDefault="00F806B7" w:rsidP="00F806B7">
      <w:r w:rsidRPr="005223F4">
        <w:t xml:space="preserve">The source to source transformation turns the declaration of an unordered group into an </w:t>
      </w:r>
      <w:r w:rsidR="0000710B" w:rsidRPr="005223F4">
        <w:t xml:space="preserve">ordered sequence </w:t>
      </w:r>
      <w:r w:rsidR="005B6586" w:rsidRPr="005223F4">
        <w:t>that</w:t>
      </w:r>
      <w:r w:rsidR="0000710B" w:rsidRPr="005223F4">
        <w:t xml:space="preserve"> contains an </w:t>
      </w:r>
      <w:r w:rsidRPr="005223F4">
        <w:t xml:space="preserve">array element </w:t>
      </w:r>
      <w:r w:rsidR="005B6586" w:rsidRPr="005223F4">
        <w:t>that</w:t>
      </w:r>
      <w:r w:rsidRPr="005223F4">
        <w:t xml:space="preserve"> contains a choice. Each element declaration of the unordered group becomes an alternative element within the choice. The unordered group's separator and terminator become the Separator and Terminator of the </w:t>
      </w:r>
      <w:r w:rsidR="00F238C5" w:rsidRPr="005223F4">
        <w:t>surrounding sequence</w:t>
      </w:r>
      <w:r w:rsidRPr="005223F4">
        <w:t xml:space="preserve">. The dfdl:sequenceKind property is dropped, but other DFDL annotation properties are preserved. The </w:t>
      </w:r>
      <w:r w:rsidR="001359BA" w:rsidRPr="005223F4">
        <w:t>xs:maxOccurs</w:t>
      </w:r>
      <w:r w:rsidRPr="005223F4">
        <w:t xml:space="preserve"> and </w:t>
      </w:r>
      <w:r w:rsidR="0015012F" w:rsidRPr="005223F4">
        <w:t>xs:minOccurs</w:t>
      </w:r>
      <w:r w:rsidRPr="005223F4">
        <w:t xml:space="preserve"> on any element of the unordered sequence are dropped when the element is placed into the choice.</w:t>
      </w:r>
    </w:p>
    <w:p w14:paraId="66C47A34" w14:textId="77777777" w:rsidR="00F806B7" w:rsidRPr="005223F4" w:rsidRDefault="00F806B7" w:rsidP="00F806B7">
      <w:r w:rsidRPr="005223F4">
        <w:t>For example:</w:t>
      </w:r>
    </w:p>
    <w:p w14:paraId="1A9101BF" w14:textId="77777777" w:rsidR="00F806B7" w:rsidRPr="005223F4" w:rsidRDefault="00C07A9E" w:rsidP="00977C6C">
      <w:pPr>
        <w:pStyle w:val="XMLExcerpt"/>
        <w:rPr>
          <w:lang w:val="en-US"/>
        </w:rPr>
      </w:pPr>
      <w:r w:rsidRPr="005223F4">
        <w:rPr>
          <w:lang w:val="en-US"/>
        </w:rPr>
        <w:t>&lt;xs:sequence</w:t>
      </w:r>
      <w:r w:rsidR="00F806B7" w:rsidRPr="005223F4">
        <w:rPr>
          <w:lang w:val="en-US"/>
        </w:rPr>
        <w:t xml:space="preserve"> dfdl:</w:t>
      </w:r>
      <w:r w:rsidR="000D4119" w:rsidRPr="005223F4">
        <w:rPr>
          <w:lang w:val="en-US"/>
        </w:rPr>
        <w:t>se</w:t>
      </w:r>
      <w:r w:rsidR="00467E78" w:rsidRPr="005223F4">
        <w:rPr>
          <w:lang w:val="en-US"/>
        </w:rPr>
        <w:t>qu</w:t>
      </w:r>
      <w:r w:rsidR="000D4119" w:rsidRPr="005223F4">
        <w:rPr>
          <w:lang w:val="en-US"/>
        </w:rPr>
        <w:t>enceKind</w:t>
      </w:r>
      <w:r w:rsidR="00F806B7" w:rsidRPr="005223F4">
        <w:rPr>
          <w:lang w:val="en-US"/>
        </w:rPr>
        <w:t>="</w:t>
      </w:r>
      <w:r w:rsidR="000D4119" w:rsidRPr="005223F4">
        <w:rPr>
          <w:lang w:val="en-US"/>
        </w:rPr>
        <w:t>unordered</w:t>
      </w:r>
      <w:r w:rsidR="00F806B7" w:rsidRPr="005223F4">
        <w:rPr>
          <w:lang w:val="en-US"/>
        </w:rPr>
        <w:t>"&gt;</w:t>
      </w:r>
    </w:p>
    <w:p w14:paraId="47FCC298" w14:textId="77777777" w:rsidR="000B505F" w:rsidRDefault="00F806B7" w:rsidP="00977C6C">
      <w:pPr>
        <w:pStyle w:val="XMLExcerpt"/>
        <w:rPr>
          <w:ins w:id="6663" w:author="Steve Hanson" w:date="2012-02-23T17:55:00Z"/>
          <w:lang w:val="en-US"/>
        </w:rPr>
      </w:pPr>
      <w:del w:id="6664" w:author="Steve Hanson" w:date="2012-02-23T17:53:00Z">
        <w:r w:rsidRPr="005223F4" w:rsidDel="000B505F">
          <w:rPr>
            <w:lang w:val="en-US"/>
          </w:rPr>
          <w:delText xml:space="preserve">      </w:delText>
        </w:r>
      </w:del>
      <w:r w:rsidRPr="005223F4">
        <w:rPr>
          <w:lang w:val="en-US"/>
        </w:rPr>
        <w:t xml:space="preserve">  </w:t>
      </w:r>
      <w:del w:id="6665"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w:t>
      </w:r>
    </w:p>
    <w:p w14:paraId="46C222A0" w14:textId="77777777" w:rsidR="00F806B7" w:rsidRPr="005223F4" w:rsidRDefault="000B505F" w:rsidP="00977C6C">
      <w:pPr>
        <w:pStyle w:val="XMLExcerpt"/>
        <w:rPr>
          <w:lang w:val="en-US"/>
        </w:rPr>
      </w:pPr>
      <w:ins w:id="6666" w:author="Steve Hanson" w:date="2012-02-23T17:55:00Z">
        <w:r>
          <w:rPr>
            <w:lang w:val="en-US"/>
          </w:rPr>
          <w:t xml:space="preserve">                       </w:t>
        </w:r>
      </w:ins>
      <w:r w:rsidR="00F806B7" w:rsidRPr="005223F4">
        <w:rPr>
          <w:lang w:val="en-US"/>
        </w:rPr>
        <w:t>dfdl:initiator="A:" /&gt;</w:t>
      </w:r>
    </w:p>
    <w:p w14:paraId="20B73310" w14:textId="77777777" w:rsidR="000B505F" w:rsidRDefault="00F806B7" w:rsidP="00977C6C">
      <w:pPr>
        <w:pStyle w:val="XMLExcerpt"/>
        <w:rPr>
          <w:ins w:id="6667" w:author="Steve Hanson" w:date="2012-02-23T17:55:00Z"/>
          <w:lang w:val="en-US"/>
        </w:rPr>
      </w:pPr>
      <w:r w:rsidRPr="005223F4">
        <w:rPr>
          <w:lang w:val="en-US"/>
        </w:rPr>
        <w:t xml:space="preserve">  </w:t>
      </w:r>
      <w:del w:id="6668"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w:t>
      </w:r>
    </w:p>
    <w:p w14:paraId="2F2EA59C" w14:textId="77777777" w:rsidR="00F806B7" w:rsidRPr="005223F4" w:rsidRDefault="000B505F" w:rsidP="00977C6C">
      <w:pPr>
        <w:pStyle w:val="XMLExcerpt"/>
        <w:rPr>
          <w:lang w:val="en-US"/>
        </w:rPr>
      </w:pPr>
      <w:ins w:id="6669" w:author="Steve Hanson" w:date="2012-02-23T17:55:00Z">
        <w:r>
          <w:rPr>
            <w:lang w:val="en-US"/>
          </w:rPr>
          <w:t xml:space="preserve">                       </w:t>
        </w:r>
      </w:ins>
      <w:r w:rsidR="00F806B7" w:rsidRPr="005223F4">
        <w:rPr>
          <w:lang w:val="en-US"/>
        </w:rPr>
        <w:t>dfdl:initiator="B:" /&gt;</w:t>
      </w:r>
    </w:p>
    <w:p w14:paraId="2B941F60" w14:textId="77777777" w:rsidR="000B505F" w:rsidRDefault="00F806B7" w:rsidP="00977C6C">
      <w:pPr>
        <w:pStyle w:val="XMLExcerpt"/>
        <w:rPr>
          <w:ins w:id="6670" w:author="Steve Hanson" w:date="2012-02-23T17:55:00Z"/>
          <w:lang w:val="en-US"/>
        </w:rPr>
      </w:pPr>
      <w:del w:id="6671" w:author="Steve Hanson" w:date="2012-02-23T17:55:00Z">
        <w:r w:rsidRPr="005223F4" w:rsidDel="000B505F">
          <w:rPr>
            <w:lang w:val="en-US"/>
          </w:rPr>
          <w:delText xml:space="preserve">       </w:delText>
        </w:r>
      </w:del>
      <w:r w:rsidRPr="005223F4">
        <w:rPr>
          <w:lang w:val="en-US"/>
        </w:rPr>
        <w:t xml:space="preserve">  </w:t>
      </w:r>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w:t>
      </w:r>
    </w:p>
    <w:p w14:paraId="6C846736" w14:textId="77777777" w:rsidR="00F806B7" w:rsidRPr="005223F4" w:rsidDel="000B505F" w:rsidRDefault="00F806B7" w:rsidP="00977C6C">
      <w:pPr>
        <w:pStyle w:val="XMLExcerpt"/>
        <w:rPr>
          <w:del w:id="6672" w:author="Steve Hanson" w:date="2012-02-23T17:55:00Z"/>
          <w:lang w:val="en-US"/>
        </w:rPr>
      </w:pPr>
      <w:del w:id="6673" w:author="Steve Hanson" w:date="2012-02-23T17:55:00Z">
        <w:r w:rsidRPr="005223F4" w:rsidDel="000B505F">
          <w:rPr>
            <w:lang w:val="en-US"/>
          </w:rPr>
          <w:delText xml:space="preserve"> </w:delText>
        </w:r>
      </w:del>
    </w:p>
    <w:p w14:paraId="2E786B71" w14:textId="77777777" w:rsidR="00F806B7" w:rsidRPr="005223F4" w:rsidRDefault="00F806B7" w:rsidP="00977C6C">
      <w:pPr>
        <w:pStyle w:val="XMLExcerpt"/>
        <w:rPr>
          <w:lang w:val="en-US"/>
        </w:rPr>
      </w:pPr>
      <w:del w:id="6674" w:author="Steve Hanson" w:date="2012-02-23T17:55:00Z">
        <w:r w:rsidRPr="005223F4" w:rsidDel="000B505F">
          <w:rPr>
            <w:lang w:val="en-US"/>
          </w:rPr>
          <w:delText xml:space="preserve">    </w:delText>
        </w:r>
      </w:del>
      <w:r w:rsidRPr="005223F4">
        <w:rPr>
          <w:lang w:val="en-US"/>
        </w:rPr>
        <w:t xml:space="preserve">                       dfdl:initiator="C:" /&gt;</w:t>
      </w:r>
    </w:p>
    <w:p w14:paraId="5CBEAC62" w14:textId="77777777" w:rsidR="00F806B7" w:rsidRPr="005223F4" w:rsidRDefault="00C07A9E" w:rsidP="00977C6C">
      <w:pPr>
        <w:pStyle w:val="XMLExcerpt"/>
        <w:rPr>
          <w:lang w:val="en-US"/>
        </w:rPr>
      </w:pPr>
      <w:r w:rsidRPr="005223F4">
        <w:rPr>
          <w:lang w:val="en-US"/>
        </w:rPr>
        <w:t>&lt;/xs:sequence</w:t>
      </w:r>
      <w:r w:rsidR="00F806B7" w:rsidRPr="005223F4">
        <w:rPr>
          <w:lang w:val="en-US"/>
        </w:rPr>
        <w:t>&gt;</w:t>
      </w:r>
    </w:p>
    <w:p w14:paraId="19E81FBE" w14:textId="77777777" w:rsidR="00F806B7" w:rsidRPr="005223F4" w:rsidRDefault="00F806B7" w:rsidP="00F806B7">
      <w:pPr>
        <w:pStyle w:val="CodeBlock"/>
      </w:pPr>
    </w:p>
    <w:p w14:paraId="79168453" w14:textId="77777777" w:rsidR="00F806B7" w:rsidRPr="005223F4" w:rsidRDefault="00F806B7" w:rsidP="00F806B7">
      <w:r w:rsidRPr="005223F4">
        <w:t>The above is conceptually rewritten into an element declaration and reference like so:</w:t>
      </w:r>
    </w:p>
    <w:p w14:paraId="6FDF6F37" w14:textId="77777777" w:rsidR="00F806B7" w:rsidRPr="005223F4" w:rsidRDefault="00F806B7" w:rsidP="00F806B7">
      <w:pPr>
        <w:pStyle w:val="CodeBlock"/>
      </w:pPr>
    </w:p>
    <w:p w14:paraId="69BA95FA" w14:textId="77777777" w:rsidR="00F806B7" w:rsidRPr="005223F4" w:rsidRDefault="00C07A9E" w:rsidP="00977C6C">
      <w:pPr>
        <w:pStyle w:val="XMLExcerpt"/>
        <w:rPr>
          <w:lang w:val="en-US"/>
        </w:rPr>
      </w:pPr>
      <w:r w:rsidRPr="005223F4">
        <w:rPr>
          <w:lang w:val="en-US"/>
        </w:rPr>
        <w:t>&lt;xs:element</w:t>
      </w:r>
      <w:r w:rsidR="00F806B7" w:rsidRPr="005223F4">
        <w:rPr>
          <w:lang w:val="en-US"/>
        </w:rPr>
        <w:t xml:space="preserve"> name="dummy"&gt;</w:t>
      </w:r>
    </w:p>
    <w:p w14:paraId="3618818C"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52E96A6" w14:textId="77777777" w:rsidR="00F806B7" w:rsidRPr="005223F4" w:rsidRDefault="00F806B7" w:rsidP="00977C6C">
      <w:pPr>
        <w:pStyle w:val="XMLExcerpt"/>
        <w:rPr>
          <w:lang w:val="en-US"/>
        </w:rPr>
      </w:pPr>
      <w:r w:rsidRPr="005223F4">
        <w:rPr>
          <w:lang w:val="en-US"/>
        </w:rPr>
        <w:t xml:space="preserve">    </w:t>
      </w:r>
      <w:del w:id="6675"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47564063" w14:textId="77777777" w:rsidR="00F806B7" w:rsidRPr="005223F4" w:rsidRDefault="00F806B7" w:rsidP="00977C6C">
      <w:pPr>
        <w:pStyle w:val="XMLExcerpt"/>
        <w:rPr>
          <w:lang w:val="en-US"/>
        </w:rPr>
      </w:pPr>
      <w:r w:rsidRPr="005223F4">
        <w:rPr>
          <w:lang w:val="en-US"/>
        </w:rPr>
        <w:t xml:space="preserve">    </w:t>
      </w:r>
      <w:del w:id="6676" w:author="Steve Hanson" w:date="2012-02-23T17:56:00Z">
        <w:r w:rsidRPr="005223F4" w:rsidDel="000B505F">
          <w:rPr>
            <w:lang w:val="en-US"/>
          </w:rPr>
          <w:delText xml:space="preserve">  </w:delText>
        </w:r>
      </w:del>
      <w:r w:rsidRPr="005223F4">
        <w:rPr>
          <w:lang w:val="en-US"/>
        </w:rPr>
        <w:t xml:space="preserve">  </w:t>
      </w:r>
      <w:del w:id="6677"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dfdl:initiator="A:" /&gt;</w:t>
      </w:r>
    </w:p>
    <w:p w14:paraId="52F0E6E3" w14:textId="77777777" w:rsidR="00F806B7" w:rsidRPr="005223F4" w:rsidRDefault="00F806B7" w:rsidP="00977C6C">
      <w:pPr>
        <w:pStyle w:val="XMLExcerpt"/>
        <w:rPr>
          <w:lang w:val="en-US"/>
        </w:rPr>
      </w:pPr>
      <w:r w:rsidRPr="005223F4">
        <w:rPr>
          <w:lang w:val="en-US"/>
        </w:rPr>
        <w:t xml:space="preserve">    </w:t>
      </w:r>
      <w:del w:id="6678" w:author="Steve Hanson" w:date="2012-02-23T17:56:00Z">
        <w:r w:rsidRPr="005223F4" w:rsidDel="000B505F">
          <w:rPr>
            <w:lang w:val="en-US"/>
          </w:rPr>
          <w:delText xml:space="preserve">  </w:delText>
        </w:r>
      </w:del>
      <w:r w:rsidRPr="005223F4">
        <w:rPr>
          <w:lang w:val="en-US"/>
        </w:rPr>
        <w:t xml:space="preserve">  </w:t>
      </w:r>
      <w:del w:id="6679"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dfdl:initiator="B:" /&gt;</w:t>
      </w:r>
    </w:p>
    <w:p w14:paraId="7ED672E5" w14:textId="77777777" w:rsidR="00F806B7" w:rsidRPr="005223F4" w:rsidRDefault="00F806B7" w:rsidP="00977C6C">
      <w:pPr>
        <w:pStyle w:val="XMLExcerpt"/>
        <w:rPr>
          <w:lang w:val="en-US"/>
        </w:rPr>
      </w:pPr>
      <w:r w:rsidRPr="005223F4">
        <w:rPr>
          <w:lang w:val="en-US"/>
        </w:rPr>
        <w:t xml:space="preserve">    </w:t>
      </w:r>
      <w:del w:id="6680" w:author="Steve Hanson" w:date="2012-02-23T17:56:00Z">
        <w:r w:rsidRPr="005223F4" w:rsidDel="000B505F">
          <w:rPr>
            <w:lang w:val="en-US"/>
          </w:rPr>
          <w:delText xml:space="preserve">  </w:delText>
        </w:r>
      </w:del>
      <w:r w:rsidRPr="005223F4">
        <w:rPr>
          <w:lang w:val="en-US"/>
        </w:rPr>
        <w:t xml:space="preserve">  </w:t>
      </w:r>
      <w:del w:id="6681"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dfdl:initiator="C:" /&gt;</w:t>
      </w:r>
    </w:p>
    <w:p w14:paraId="0402B2A2" w14:textId="77777777" w:rsidR="00F806B7" w:rsidRPr="005223F4" w:rsidRDefault="00F806B7" w:rsidP="00977C6C">
      <w:pPr>
        <w:pStyle w:val="XMLExcerpt"/>
        <w:rPr>
          <w:lang w:val="en-US"/>
        </w:rPr>
      </w:pPr>
      <w:r w:rsidRPr="005223F4">
        <w:rPr>
          <w:lang w:val="en-US"/>
        </w:rPr>
        <w:t xml:space="preserve">    </w:t>
      </w:r>
      <w:del w:id="6682"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768B92A4"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3859AB5" w14:textId="77777777" w:rsidR="00F806B7" w:rsidRPr="005223F4" w:rsidRDefault="00C07A9E" w:rsidP="00977C6C">
      <w:pPr>
        <w:pStyle w:val="XMLExcerpt"/>
        <w:rPr>
          <w:lang w:val="en-US"/>
        </w:rPr>
      </w:pPr>
      <w:r w:rsidRPr="005223F4">
        <w:rPr>
          <w:lang w:val="en-US"/>
        </w:rPr>
        <w:t>&lt;/xs:element</w:t>
      </w:r>
      <w:r w:rsidR="00F806B7" w:rsidRPr="005223F4">
        <w:rPr>
          <w:lang w:val="en-US"/>
        </w:rPr>
        <w:t>&gt;</w:t>
      </w:r>
    </w:p>
    <w:p w14:paraId="178CF8C8" w14:textId="77777777" w:rsidR="00F806B7" w:rsidRPr="005223F4" w:rsidRDefault="00F806B7" w:rsidP="00977C6C">
      <w:pPr>
        <w:pStyle w:val="XMLExcerpt"/>
        <w:rPr>
          <w:lang w:val="en-US"/>
        </w:rPr>
      </w:pPr>
    </w:p>
    <w:p w14:paraId="1630E122" w14:textId="77777777" w:rsidR="001E745C" w:rsidRPr="005223F4" w:rsidRDefault="00C07A9E" w:rsidP="001721D4">
      <w:pPr>
        <w:pStyle w:val="XMLExcerpt"/>
        <w:rPr>
          <w:lang w:val="en-US"/>
        </w:rPr>
      </w:pPr>
      <w:r w:rsidRPr="005223F4">
        <w:rPr>
          <w:lang w:val="en-US"/>
        </w:rPr>
        <w:t>&lt;xs:sequence</w:t>
      </w:r>
      <w:r w:rsidR="001E745C" w:rsidRPr="005223F4">
        <w:rPr>
          <w:lang w:val="en-US"/>
        </w:rPr>
        <w:t xml:space="preserve"> dfdl:</w:t>
      </w:r>
      <w:r w:rsidR="000D4119" w:rsidRPr="005223F4">
        <w:rPr>
          <w:lang w:val="en-US"/>
        </w:rPr>
        <w:t>se</w:t>
      </w:r>
      <w:r w:rsidR="001721D4" w:rsidRPr="005223F4">
        <w:rPr>
          <w:lang w:val="en-US"/>
        </w:rPr>
        <w:t>qu</w:t>
      </w:r>
      <w:r w:rsidR="000D4119" w:rsidRPr="005223F4">
        <w:rPr>
          <w:lang w:val="en-US"/>
        </w:rPr>
        <w:t>enceKind="ordered"</w:t>
      </w:r>
      <w:r w:rsidR="001E745C" w:rsidRPr="005223F4">
        <w:rPr>
          <w:lang w:val="en-US"/>
        </w:rPr>
        <w:t>&gt;</w:t>
      </w:r>
    </w:p>
    <w:p w14:paraId="6C398BF9" w14:textId="77777777" w:rsidR="00F806B7" w:rsidRPr="005223F4" w:rsidRDefault="001E745C" w:rsidP="00977C6C">
      <w:pPr>
        <w:pStyle w:val="XMLExcerpt"/>
        <w:rPr>
          <w:lang w:val="en-US"/>
        </w:rPr>
      </w:pPr>
      <w:r w:rsidRPr="005223F4">
        <w:rPr>
          <w:lang w:val="en-US"/>
        </w:rPr>
        <w:t xml:space="preserve">  </w:t>
      </w:r>
      <w:r w:rsidR="00C07A9E" w:rsidRPr="005223F4">
        <w:rPr>
          <w:lang w:val="en-US"/>
        </w:rPr>
        <w:t>&lt;xs:element</w:t>
      </w:r>
      <w:r w:rsidR="00F806B7" w:rsidRPr="005223F4">
        <w:rPr>
          <w:lang w:val="en-US"/>
        </w:rPr>
        <w:t xml:space="preserve"> ref="dummy" minOccurs="1" maxOccurs="12"/&gt;</w:t>
      </w:r>
    </w:p>
    <w:p w14:paraId="76BBB941" w14:textId="77777777" w:rsidR="001E745C" w:rsidRPr="005223F4" w:rsidRDefault="00C07A9E" w:rsidP="00977C6C">
      <w:pPr>
        <w:pStyle w:val="XMLExcerpt"/>
        <w:rPr>
          <w:lang w:val="en-US"/>
        </w:rPr>
      </w:pPr>
      <w:r w:rsidRPr="005223F4">
        <w:rPr>
          <w:lang w:val="en-US"/>
        </w:rPr>
        <w:t>&lt;/xs:sequence</w:t>
      </w:r>
      <w:r w:rsidR="001E745C" w:rsidRPr="005223F4">
        <w:rPr>
          <w:lang w:val="en-US"/>
        </w:rPr>
        <w:t>&gt;</w:t>
      </w:r>
    </w:p>
    <w:p w14:paraId="1ABEDEBD" w14:textId="77777777" w:rsidR="00F806B7" w:rsidRPr="005223F4" w:rsidRDefault="00F806B7" w:rsidP="00F806B7"/>
    <w:p w14:paraId="2773B055" w14:textId="77777777" w:rsidR="00F806B7" w:rsidRPr="005223F4" w:rsidRDefault="00F806B7" w:rsidP="00F806B7">
      <w:r w:rsidRPr="005223F4">
        <w:t xml:space="preserve">Schema definition errors are then detected as for choice group types. Notice how the </w:t>
      </w:r>
      <w:r w:rsidR="0015012F" w:rsidRPr="005223F4">
        <w:t>xs:minOccurs</w:t>
      </w:r>
      <w:r w:rsidRPr="005223F4">
        <w:t xml:space="preserve"> and </w:t>
      </w:r>
      <w:r w:rsidR="001359BA" w:rsidRPr="005223F4">
        <w:t>xs:maxOccurs</w:t>
      </w:r>
      <w:r w:rsidRPr="005223F4">
        <w:t xml:space="preserve"> for the rewritten element reference are computed based on the possible occurrences from the original source.</w:t>
      </w:r>
    </w:p>
    <w:p w14:paraId="1C408526" w14:textId="77777777" w:rsidR="00F806B7" w:rsidRPr="005223F4" w:rsidRDefault="00F806B7" w:rsidP="00F806B7">
      <w:r w:rsidRPr="005223F4">
        <w:t>Processing then constructs this array element by parsing the data.</w:t>
      </w:r>
    </w:p>
    <w:p w14:paraId="7240B53B" w14:textId="77777777" w:rsidR="00F806B7" w:rsidRPr="005223F4" w:rsidRDefault="00F806B7" w:rsidP="00F806B7">
      <w:r w:rsidRPr="005223F4">
        <w:t xml:space="preserve">The post processing then transforms this array back into the original sequence of non-choice elements. That is, the array is then used to populate the </w:t>
      </w:r>
      <w:r w:rsidR="00D74886" w:rsidRPr="005223F4">
        <w:t>infoset</w:t>
      </w:r>
      <w:r w:rsidRPr="005223F4">
        <w:t xml:space="preserve"> corresponding to:</w:t>
      </w:r>
    </w:p>
    <w:p w14:paraId="37757BA4"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311508F0" w14:textId="77777777" w:rsidR="00F806B7" w:rsidRPr="005223F4" w:rsidRDefault="00F806B7" w:rsidP="00470F0F">
      <w:pPr>
        <w:pStyle w:val="XMLExcerpt"/>
        <w:rPr>
          <w:lang w:val="en-US"/>
        </w:rPr>
      </w:pPr>
      <w:r w:rsidRPr="005223F4">
        <w:rPr>
          <w:lang w:val="en-US"/>
        </w:rPr>
        <w:t xml:space="preserve">  </w:t>
      </w:r>
      <w:del w:id="6683"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/&gt;</w:t>
      </w:r>
    </w:p>
    <w:p w14:paraId="0F04A82C" w14:textId="77777777" w:rsidR="00F806B7" w:rsidRPr="005223F4" w:rsidRDefault="00F806B7" w:rsidP="00470F0F">
      <w:pPr>
        <w:pStyle w:val="XMLExcerpt"/>
        <w:rPr>
          <w:lang w:val="en-US"/>
        </w:rPr>
      </w:pPr>
      <w:r w:rsidRPr="005223F4">
        <w:rPr>
          <w:lang w:val="en-US"/>
        </w:rPr>
        <w:t xml:space="preserve">  </w:t>
      </w:r>
      <w:del w:id="6684"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/&gt;</w:t>
      </w:r>
    </w:p>
    <w:p w14:paraId="40B45050" w14:textId="77777777" w:rsidR="00F806B7" w:rsidRPr="005223F4" w:rsidRDefault="00F806B7" w:rsidP="00470F0F">
      <w:pPr>
        <w:pStyle w:val="XMLExcerpt"/>
        <w:rPr>
          <w:lang w:val="en-US"/>
        </w:rPr>
      </w:pPr>
      <w:r w:rsidRPr="005223F4">
        <w:rPr>
          <w:lang w:val="en-US"/>
        </w:rPr>
        <w:t xml:space="preserve">  </w:t>
      </w:r>
      <w:del w:id="6685"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 /&gt;</w:t>
      </w:r>
    </w:p>
    <w:p w14:paraId="6079ECF8"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4084D31D" w14:textId="3C3A7179" w:rsidR="00F806B7" w:rsidRPr="005223F4" w:rsidDel="00964415" w:rsidRDefault="00F806B7" w:rsidP="00F806B7">
      <w:pPr>
        <w:rPr>
          <w:del w:id="6686" w:author="mbeckerle" w:date="2012-04-22T21:02:00Z"/>
        </w:rPr>
      </w:pPr>
    </w:p>
    <w:p w14:paraId="42A3E464" w14:textId="77777777" w:rsidR="00F806B7" w:rsidRPr="005223F4" w:rsidRDefault="00F806B7" w:rsidP="00E36848">
      <w:r w:rsidRPr="005223F4">
        <w:t xml:space="preserve">This is a logical-value to logical value transformation. Ordered and unordered are characteristics of the representation only. The transformation here is the obvious one where all array elements having the first choice alternative as their value are accumulated into the first child element of the logical sequence. If there is either no such value or more than one such value, then the first child element must be an array or optional declaration (appropriate </w:t>
      </w:r>
      <w:r w:rsidR="0015012F" w:rsidRPr="005223F4">
        <w:t>xs:minOccurs</w:t>
      </w:r>
      <w:r w:rsidRPr="005223F4">
        <w:t xml:space="preserve"> and </w:t>
      </w:r>
      <w:r w:rsidR="001359BA" w:rsidRPr="005223F4">
        <w:t>xs:maxOccurs</w:t>
      </w:r>
      <w:r w:rsidRPr="005223F4">
        <w:t>) so that it can accommodate the number of values found. The dimensionality of the first element must accommodate the number of values actually found. It is a processing error if it cannot. This algorithm repeats for the array elements having the 2</w:t>
      </w:r>
      <w:r w:rsidRPr="005223F4">
        <w:rPr>
          <w:vertAlign w:val="superscript"/>
        </w:rPr>
        <w:t>nd</w:t>
      </w:r>
      <w:r w:rsidRPr="005223F4">
        <w:t xml:space="preserve"> choice alternative as their value, and so on until all the choice alternative values have been moved into their corresponding elements/arrays in the logical sequence group, and all logical sequence elements have been populated in a manner conforming to their </w:t>
      </w:r>
      <w:r w:rsidR="0015012F" w:rsidRPr="005223F4">
        <w:t>xs:minOccurs</w:t>
      </w:r>
      <w:r w:rsidRPr="005223F4">
        <w:t xml:space="preserve"> constraints.</w:t>
      </w:r>
    </w:p>
    <w:p w14:paraId="247D968A" w14:textId="77777777" w:rsidR="00A362FE" w:rsidRPr="005223F4" w:rsidRDefault="00A362FE" w:rsidP="00A362FE">
      <w:r w:rsidRPr="005223F4">
        <w:t>An unordered sequence is of fixed length if the same sequence is fixed length when the unordered property is removed.</w:t>
      </w:r>
    </w:p>
    <w:p w14:paraId="0104E72E" w14:textId="77777777" w:rsidR="00177658" w:rsidRPr="005223F4" w:rsidRDefault="00A362FE" w:rsidP="0000710B">
      <w:r w:rsidRPr="005223F4">
        <w:t xml:space="preserve">On </w:t>
      </w:r>
      <w:r w:rsidR="0000710B" w:rsidRPr="005223F4">
        <w:t>Unparsing</w:t>
      </w:r>
      <w:r w:rsidRPr="005223F4">
        <w:t>, the behavior is exactly as if dfdl:</w:t>
      </w:r>
      <w:r w:rsidR="003E37DA" w:rsidRPr="005223F4">
        <w:t>sequenceKind=</w:t>
      </w:r>
      <w:r w:rsidR="00CC2406" w:rsidRPr="005223F4">
        <w:t>'</w:t>
      </w:r>
      <w:r w:rsidR="003E37DA" w:rsidRPr="005223F4">
        <w:t>ordered</w:t>
      </w:r>
      <w:r w:rsidR="00CC2406" w:rsidRPr="005223F4">
        <w:t>'</w:t>
      </w:r>
      <w:r w:rsidR="003E37DA" w:rsidRPr="005223F4">
        <w:t>.</w:t>
      </w:r>
      <w:r w:rsidRPr="005223F4">
        <w:t xml:space="preserve"> That is, the elements are output in schema declaration order.</w:t>
      </w:r>
    </w:p>
    <w:p w14:paraId="34258848" w14:textId="77777777" w:rsidR="008A4C07" w:rsidRPr="005223F4" w:rsidRDefault="008A4C07">
      <w:pPr>
        <w:pStyle w:val="Heading2"/>
      </w:pPr>
      <w:bookmarkStart w:id="6687" w:name="_Toc243112854"/>
      <w:bookmarkStart w:id="6688" w:name="_Toc332724532"/>
      <w:r w:rsidRPr="005223F4">
        <w:t>Floating Elements</w:t>
      </w:r>
      <w:bookmarkEnd w:id="6687"/>
      <w:bookmarkEnd w:id="6688"/>
    </w:p>
    <w:p w14:paraId="1EEA1152" w14:textId="2920141D" w:rsidR="008A4C07" w:rsidRPr="005223F4" w:rsidDel="00964415" w:rsidRDefault="008A4C07" w:rsidP="008A4C07">
      <w:pPr>
        <w:pStyle w:val="nobreak"/>
        <w:rPr>
          <w:del w:id="6689" w:author="mbeckerle" w:date="2012-04-22T21:02:00Z"/>
        </w:rPr>
      </w:pPr>
    </w:p>
    <w:p w14:paraId="14A729A2" w14:textId="77777777" w:rsidR="00B82863" w:rsidRPr="005223F4" w:rsidRDefault="00B82863" w:rsidP="000E0ADB">
      <w:pPr>
        <w:autoSpaceDE w:val="0"/>
        <w:autoSpaceDN w:val="0"/>
        <w:adjustRightInd w:val="0"/>
        <w:rPr>
          <w:rFonts w:ascii="Helv" w:eastAsia="MS Mincho" w:hAnsi="Helv" w:cs="Helv"/>
          <w:color w:val="000000"/>
          <w:lang w:eastAsia="ja-JP" w:bidi="he-IL"/>
        </w:rPr>
      </w:pPr>
      <w:r w:rsidRPr="005223F4">
        <w:rPr>
          <w:rFonts w:eastAsia="MS Mincho" w:cs="Arial"/>
          <w:color w:val="000000"/>
          <w:lang w:eastAsia="ja-JP" w:bidi="he-IL"/>
        </w:rPr>
        <w:t xml:space="preserve">Elements within </w:t>
      </w:r>
      <w:r w:rsidR="001A7F2C" w:rsidRPr="005223F4">
        <w:rPr>
          <w:rFonts w:eastAsia="MS Mincho" w:cs="Arial"/>
          <w:color w:val="000000"/>
          <w:lang w:eastAsia="ja-JP" w:bidi="he-IL"/>
        </w:rPr>
        <w:t>an</w:t>
      </w:r>
      <w:r w:rsidR="000E0ADB" w:rsidRPr="005223F4">
        <w:rPr>
          <w:rFonts w:eastAsia="MS Mincho" w:cs="Arial"/>
          <w:color w:val="000000"/>
          <w:lang w:eastAsia="ja-JP" w:bidi="he-IL"/>
        </w:rPr>
        <w:t xml:space="preserve"> ordered</w:t>
      </w:r>
      <w:r w:rsidRPr="005223F4">
        <w:rPr>
          <w:rFonts w:eastAsia="MS Mincho" w:cs="Arial"/>
          <w:color w:val="000000"/>
          <w:lang w:eastAsia="ja-JP" w:bidi="he-IL"/>
        </w:rPr>
        <w:t xml:space="preserve"> sequence can be designated as floating which means that they can appear in any position </w:t>
      </w:r>
      <w:r w:rsidR="000E0ADB" w:rsidRPr="005223F4">
        <w:rPr>
          <w:rFonts w:eastAsia="MS Mincho" w:cs="Arial"/>
          <w:color w:val="000000"/>
          <w:lang w:eastAsia="ja-JP" w:bidi="he-IL"/>
        </w:rPr>
        <w:t>with</w:t>
      </w:r>
      <w:r w:rsidRPr="005223F4">
        <w:rPr>
          <w:rFonts w:eastAsia="MS Mincho" w:cs="Arial"/>
          <w:color w:val="000000"/>
          <w:lang w:eastAsia="ja-JP" w:bidi="he-IL"/>
        </w:rPr>
        <w:t>in the sequence</w:t>
      </w:r>
      <w:r w:rsidR="00F238C5" w:rsidRPr="005223F4">
        <w:rPr>
          <w:rFonts w:ascii="Helv" w:eastAsia="MS Mincho" w:hAnsi="Helv" w:cs="Helv"/>
          <w:color w:val="000000"/>
          <w:lang w:eastAsia="ja-JP" w:bidi="he-IL"/>
        </w:rPr>
        <w:t>.</w:t>
      </w:r>
      <w:r w:rsidR="00F238C5" w:rsidRPr="005223F4">
        <w:rPr>
          <w:rStyle w:val="FootnoteReference"/>
          <w:rFonts w:ascii="Helv" w:eastAsia="MS Mincho" w:hAnsi="Helv" w:cs="Helv"/>
          <w:color w:val="000000"/>
          <w:lang w:eastAsia="ja-JP" w:bidi="he-IL"/>
        </w:rPr>
        <w:footnoteReference w:id="20"/>
      </w:r>
    </w:p>
    <w:p w14:paraId="6BF4D579" w14:textId="4EB05841" w:rsidR="008A4C07" w:rsidRPr="005223F4" w:rsidDel="00964415" w:rsidRDefault="008A4C07" w:rsidP="008A4C07">
      <w:pPr>
        <w:rPr>
          <w:del w:id="6690" w:author="mbeckerle" w:date="2012-04-22T21:02: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8A4C07" w:rsidRPr="005223F4" w14:paraId="50FC5562" w14:textId="77777777" w:rsidTr="00240AC5">
        <w:tc>
          <w:tcPr>
            <w:tcW w:w="3541" w:type="dxa"/>
            <w:shd w:val="clear" w:color="auto" w:fill="F3F3F3"/>
          </w:tcPr>
          <w:p w14:paraId="2AAE6C32" w14:textId="77777777" w:rsidR="008A4C07" w:rsidRPr="00501581" w:rsidRDefault="008A4C07" w:rsidP="00D67874">
            <w:pPr>
              <w:rPr>
                <w:b/>
              </w:rPr>
            </w:pPr>
            <w:r w:rsidRPr="00501581">
              <w:rPr>
                <w:b/>
              </w:rPr>
              <w:t>Property Name</w:t>
            </w:r>
          </w:p>
        </w:tc>
        <w:tc>
          <w:tcPr>
            <w:tcW w:w="5315" w:type="dxa"/>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240AC5">
        <w:tc>
          <w:tcPr>
            <w:tcW w:w="3541" w:type="dxa"/>
            <w:shd w:val="clear" w:color="auto" w:fill="auto"/>
          </w:tcPr>
          <w:p w14:paraId="7B646C16" w14:textId="77777777" w:rsidR="008A4C07" w:rsidRPr="00240AC5" w:rsidRDefault="008A4C07" w:rsidP="00D67874">
            <w:pPr>
              <w:rPr>
                <w:rFonts w:cs="Arial"/>
              </w:rPr>
            </w:pPr>
            <w:r w:rsidRPr="005223F4">
              <w:t>floating</w:t>
            </w:r>
          </w:p>
        </w:tc>
        <w:tc>
          <w:tcPr>
            <w:tcW w:w="5315" w:type="dxa"/>
            <w:shd w:val="clear" w:color="auto" w:fill="auto"/>
          </w:tcPr>
          <w:p w14:paraId="56938B57" w14:textId="77777777" w:rsidR="00B67082" w:rsidRPr="005223F4" w:rsidRDefault="00B67082" w:rsidP="00D67874">
            <w:r w:rsidRPr="005223F4">
              <w:t>Enum</w:t>
            </w:r>
          </w:p>
          <w:p w14:paraId="7555727A" w14:textId="77777777" w:rsidR="008A4C07" w:rsidRPr="00240AC5" w:rsidRDefault="00B67082" w:rsidP="00D67874">
            <w:pPr>
              <w:rPr>
                <w:rFonts w:ascii="Tms Rmn" w:hAnsi="Tms Rmn" w:cs="Tms Rmn"/>
              </w:rPr>
            </w:pPr>
            <w:r w:rsidRPr="005223F4">
              <w:t xml:space="preserve">Valid values are </w:t>
            </w:r>
            <w:r w:rsidR="00682090" w:rsidRPr="005223F4">
              <w:t>'yes'</w:t>
            </w:r>
            <w:r w:rsidRPr="005223F4">
              <w:t xml:space="preserve">, </w:t>
            </w:r>
            <w:r w:rsidR="00682090" w:rsidRPr="005223F4">
              <w:t>'no'</w:t>
            </w:r>
          </w:p>
          <w:p w14:paraId="6A15A568" w14:textId="77777777" w:rsidR="008A4C07" w:rsidRPr="00240AC5" w:rsidRDefault="008A4C07" w:rsidP="00D67874">
            <w:pPr>
              <w:rPr>
                <w:rFonts w:ascii="Tms Rmn" w:hAnsi="Tms Rmn" w:cs="Tms Rmn"/>
              </w:rPr>
            </w:pPr>
            <w:r w:rsidRPr="005223F4">
              <w:t xml:space="preserve">Whether the occurrences of an element in an ordered sequence can appear out-of-order in the representation. </w:t>
            </w:r>
          </w:p>
          <w:p w14:paraId="5B7786FB" w14:textId="77777777" w:rsidR="008A4C07" w:rsidRPr="005223F4" w:rsidRDefault="008A4C07" w:rsidP="00D67874">
            <w:r w:rsidRPr="005223F4">
              <w:t xml:space="preserve">When parsing, and dfdl:floating is </w:t>
            </w:r>
            <w:r w:rsidR="009B3681" w:rsidRPr="005223F4">
              <w:t>'yes'</w:t>
            </w:r>
            <w:r w:rsidRPr="005223F4">
              <w:t>, instances of the element may be encountered in the representation in any position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instances do not need to be contiguous in the representation. </w:t>
            </w:r>
          </w:p>
          <w:p w14:paraId="13824339" w14:textId="77777777" w:rsidR="008A4C07" w:rsidRPr="00240AC5" w:rsidRDefault="008A4C07" w:rsidP="00D67874">
            <w:pPr>
              <w:rPr>
                <w:rFonts w:ascii="Tms Rmn" w:hAnsi="Tms Rmn" w:cs="Tms Rmn"/>
              </w:rPr>
            </w:pPr>
            <w:r w:rsidRPr="005223F4">
              <w:t xml:space="preserve">When parsing, and dfdl:floating is </w:t>
            </w:r>
            <w:r w:rsidR="009B3681" w:rsidRPr="005223F4">
              <w:t>'no'</w:t>
            </w:r>
            <w:r w:rsidRPr="005223F4">
              <w:t xml:space="preserve">, instances of the element </w:t>
            </w:r>
            <w:r w:rsidR="00B82863" w:rsidRPr="005223F4">
              <w:t>must be</w:t>
            </w:r>
            <w:r w:rsidRPr="005223F4">
              <w:t xml:space="preserve"> in schema declaration order, and, if present, they are placed into the infoset in schema declaration order. It is a processing error if instances of the element are not encountered in schema declaration order.</w:t>
            </w:r>
            <w:r w:rsidRPr="00240AC5">
              <w:rPr>
                <w:rFonts w:ascii="Tms Rmn" w:hAnsi="Tms Rmn" w:cs="Tms Rmn"/>
              </w:rPr>
              <w:t xml:space="preserve"> </w:t>
            </w:r>
          </w:p>
          <w:p w14:paraId="075994BD" w14:textId="77777777" w:rsidR="008A4C07" w:rsidRPr="00240AC5" w:rsidRDefault="008A4C07" w:rsidP="00D67874">
            <w:pPr>
              <w:rPr>
                <w:rFonts w:ascii="Tms Rmn" w:hAnsi="Tms Rmn" w:cs="Tms Rmn"/>
              </w:rPr>
            </w:pPr>
            <w:r w:rsidRPr="005223F4">
              <w:t>When unparsing, instances of the element are expected in the infoset in schema declaration order, and are output in the representation in schema declaration order. It is a processing error if instances of the element are not encountered in schema declaration order,</w:t>
            </w:r>
            <w:r w:rsidRPr="00240AC5">
              <w:rPr>
                <w:rFonts w:ascii="Tms Rmn" w:hAnsi="Tms Rmn" w:cs="Tms Rmn"/>
              </w:rPr>
              <w:t xml:space="preserve"> </w:t>
            </w:r>
          </w:p>
          <w:p w14:paraId="12ABBE86" w14:textId="77777777" w:rsidR="008A4C07" w:rsidRPr="00240AC5" w:rsidRDefault="008A4C07" w:rsidP="00D67874">
            <w:pPr>
              <w:rPr>
                <w:rFonts w:ascii="Tms Rmn" w:hAnsi="Tms Rmn" w:cs="Tms Rmn"/>
              </w:rPr>
            </w:pPr>
            <w:r w:rsidRPr="005223F4">
              <w:t>It is a schema definition error if an unordered sequence or a choice contains any element with dfdl:floating=</w:t>
            </w:r>
            <w:r w:rsidR="009B3681" w:rsidRPr="005223F4">
              <w:t>'yes'</w:t>
            </w:r>
            <w:r w:rsidRPr="005223F4">
              <w:t>.</w:t>
            </w:r>
            <w:r w:rsidRPr="00240AC5">
              <w:rPr>
                <w:rFonts w:ascii="Tms Rmn" w:hAnsi="Tms Rmn" w:cs="Tms Rmn"/>
              </w:rPr>
              <w:t xml:space="preserve"> </w:t>
            </w:r>
          </w:p>
          <w:p w14:paraId="61B8E66E" w14:textId="77777777" w:rsidR="008A4C07" w:rsidRPr="00240AC5" w:rsidRDefault="008A4C07" w:rsidP="00D67874">
            <w:pPr>
              <w:rPr>
                <w:rFonts w:ascii="Tms Rmn" w:hAnsi="Tms Rmn" w:cs="Tms Rmn"/>
              </w:rPr>
            </w:pPr>
            <w:r w:rsidRPr="005223F4">
              <w:t>It is a schema definition error if an ordered sequence contains any element with dfdl:floating=</w:t>
            </w:r>
            <w:r w:rsidR="009B3681" w:rsidRPr="005223F4">
              <w:t>'yes'</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240AC5">
              <w:rPr>
                <w:rFonts w:ascii="Tms Rmn" w:hAnsi="Tms Rmn" w:cs="Tms Rmn"/>
              </w:rPr>
              <w:t xml:space="preserve"> </w:t>
            </w:r>
          </w:p>
          <w:p w14:paraId="0D6CFC4E" w14:textId="77777777" w:rsidR="008A4C07" w:rsidRPr="005223F4" w:rsidRDefault="008A4C07" w:rsidP="00D67874">
            <w:r w:rsidRPr="005223F4">
              <w:t xml:space="preserve">Annotation: dfdl:element </w:t>
            </w:r>
          </w:p>
        </w:tc>
      </w:tr>
    </w:tbl>
    <w:p w14:paraId="7AF25869" w14:textId="77777777" w:rsidR="00964415" w:rsidRDefault="008A4C07" w:rsidP="00BE1FD3">
      <w:pPr>
        <w:rPr>
          <w:ins w:id="6691" w:author="mbeckerle" w:date="2012-04-22T21:02:00Z"/>
          <w:rFonts w:eastAsia="MS Mincho" w:cs="Arial"/>
          <w:lang w:eastAsia="ja-JP" w:bidi="he-IL"/>
        </w:rPr>
      </w:pPr>
      <w:del w:id="6692" w:author="mbeckerle" w:date="2012-04-22T21:02:00Z">
        <w:r w:rsidRPr="005223F4" w:rsidDel="00964415">
          <w:rPr>
            <w:rFonts w:ascii="Tms Rmn" w:eastAsia="MS Mincho" w:hAnsi="Tms Rmn" w:cs="Tms Rmn"/>
            <w:color w:val="000000"/>
            <w:sz w:val="24"/>
            <w:lang w:eastAsia="ja-JP" w:bidi="he-IL"/>
          </w:rPr>
          <w:br/>
        </w:r>
        <w:r w:rsidRPr="005223F4" w:rsidDel="00964415">
          <w:rPr>
            <w:rFonts w:ascii="Helv" w:eastAsia="MS Mincho" w:hAnsi="Helv" w:cs="Helv"/>
            <w:b/>
            <w:bCs/>
            <w:color w:val="000000"/>
            <w:lang w:eastAsia="ja-JP" w:bidi="he-IL"/>
          </w:rPr>
          <w:br/>
        </w:r>
      </w:del>
      <w:r w:rsidR="00B82863" w:rsidRPr="005223F4">
        <w:rPr>
          <w:rFonts w:eastAsia="MS Mincho" w:cs="Arial"/>
          <w:color w:val="000000"/>
          <w:lang w:eastAsia="ja-JP" w:bidi="he-IL"/>
        </w:rPr>
        <w:t xml:space="preserve">An ordered sequence with floating components is similar to an unordered sequence except only </w:t>
      </w:r>
      <w:r w:rsidR="000E0ADB" w:rsidRPr="005223F4">
        <w:rPr>
          <w:rFonts w:eastAsia="MS Mincho" w:cs="Arial"/>
          <w:color w:val="000000"/>
          <w:lang w:eastAsia="ja-JP" w:bidi="he-IL"/>
        </w:rPr>
        <w:t>the floating elements may be out of order.</w:t>
      </w:r>
      <w:del w:id="6693"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0B1F3E83" w14:textId="77777777" w:rsidR="00964415" w:rsidRDefault="000E0ADB" w:rsidP="00BE1FD3">
      <w:pPr>
        <w:rPr>
          <w:ins w:id="6694" w:author="mbeckerle" w:date="2012-04-22T21:02:00Z"/>
          <w:rFonts w:eastAsia="MS Mincho" w:cs="Arial"/>
          <w:color w:val="000000"/>
          <w:lang w:eastAsia="ja-JP" w:bidi="he-IL"/>
        </w:rPr>
      </w:pPr>
      <w:r w:rsidRPr="005223F4">
        <w:rPr>
          <w:rFonts w:eastAsia="MS Mincho" w:cs="Arial"/>
          <w:lang w:eastAsia="ja-JP" w:bidi="he-IL"/>
        </w:rPr>
        <w:t>A</w:t>
      </w:r>
      <w:r w:rsidR="008A4C07" w:rsidRPr="005223F4">
        <w:rPr>
          <w:rFonts w:eastAsia="MS Mincho" w:cs="Arial"/>
          <w:lang w:eastAsia="ja-JP" w:bidi="he-IL"/>
        </w:rPr>
        <w:t>n ordered sequence of n element children with either n or n-1 of those children with dfdl:floating=</w:t>
      </w:r>
      <w:r w:rsidR="00AF7259">
        <w:rPr>
          <w:rFonts w:eastAsia="MS Mincho" w:cs="Arial"/>
          <w:lang w:eastAsia="ja-JP" w:bidi="he-IL"/>
        </w:rPr>
        <w:t>'yes'</w:t>
      </w:r>
      <w:r w:rsidR="008A4C07" w:rsidRPr="005223F4">
        <w:rPr>
          <w:rFonts w:eastAsia="MS Mincho" w:cs="Arial"/>
          <w:lang w:eastAsia="ja-JP" w:bidi="he-IL"/>
        </w:rPr>
        <w:t xml:space="preserve"> is equivalent to an unordered sequence with the same n element children with dfdl:floating=</w:t>
      </w:r>
      <w:r w:rsidR="00BE1FD3">
        <w:rPr>
          <w:rFonts w:eastAsia="MS Mincho" w:cs="Arial"/>
          <w:lang w:eastAsia="ja-JP" w:bidi="he-IL"/>
        </w:rPr>
        <w:t>'no'</w:t>
      </w:r>
      <w:r w:rsidR="008A4C07" w:rsidRPr="005223F4">
        <w:rPr>
          <w:rFonts w:eastAsia="MS Mincho" w:cs="Arial"/>
          <w:lang w:eastAsia="ja-JP" w:bidi="he-IL"/>
        </w:rPr>
        <w:t>.</w:t>
      </w:r>
      <w:del w:id="6695" w:author="mbeckerle" w:date="2012-04-22T21:02:00Z">
        <w:r w:rsidR="008A4C07" w:rsidRPr="005223F4" w:rsidDel="00964415">
          <w:rPr>
            <w:rFonts w:eastAsia="MS Mincho" w:cs="Arial"/>
            <w:color w:val="000000"/>
            <w:lang w:eastAsia="ja-JP" w:bidi="he-IL"/>
          </w:rPr>
          <w:delText xml:space="preserve">  </w:delText>
        </w:r>
        <w:r w:rsidR="008A4C07" w:rsidRPr="005223F4" w:rsidDel="00964415">
          <w:rPr>
            <w:rFonts w:eastAsia="MS Mincho" w:cs="Arial"/>
            <w:color w:val="000000"/>
            <w:sz w:val="24"/>
            <w:lang w:eastAsia="ja-JP" w:bidi="he-IL"/>
          </w:rPr>
          <w:br/>
        </w:r>
        <w:r w:rsidR="008A4C07" w:rsidRPr="005223F4" w:rsidDel="00964415">
          <w:rPr>
            <w:rFonts w:eastAsia="MS Mincho" w:cs="Arial"/>
            <w:color w:val="000000"/>
            <w:lang w:eastAsia="ja-JP" w:bidi="he-IL"/>
          </w:rPr>
          <w:br/>
        </w:r>
      </w:del>
    </w:p>
    <w:p w14:paraId="70A783A2" w14:textId="77777777" w:rsidR="00964415" w:rsidRDefault="008A4C07" w:rsidP="00BE1FD3">
      <w:pPr>
        <w:rPr>
          <w:ins w:id="6696" w:author="mbeckerle" w:date="2012-04-22T21:02:00Z"/>
          <w:rFonts w:eastAsia="MS Mincho" w:cs="Arial"/>
          <w:color w:val="000000"/>
          <w:lang w:eastAsia="ja-JP" w:bidi="he-IL"/>
        </w:rPr>
      </w:pPr>
      <w:r w:rsidRPr="005223F4">
        <w:rPr>
          <w:rFonts w:eastAsia="MS Mincho" w:cs="Arial"/>
          <w:color w:val="000000"/>
          <w:lang w:eastAsia="ja-JP" w:bidi="he-IL"/>
        </w:rPr>
        <w:t>A complex element with dfdl:floating=</w:t>
      </w:r>
      <w:r w:rsidR="00BE1FD3">
        <w:rPr>
          <w:rFonts w:eastAsia="MS Mincho" w:cs="Arial"/>
          <w:lang w:eastAsia="ja-JP" w:bidi="he-IL"/>
        </w:rPr>
        <w:t xml:space="preserve">'yes' </w:t>
      </w:r>
      <w:r w:rsidRPr="005223F4">
        <w:rPr>
          <w:rFonts w:eastAsia="MS Mincho" w:cs="Arial"/>
          <w:color w:val="000000"/>
          <w:lang w:eastAsia="ja-JP" w:bidi="he-IL"/>
        </w:rPr>
        <w:t>can have as its content model a sequence with elements that also have dfdl:floating=</w:t>
      </w:r>
      <w:r w:rsidR="00BE1FD3">
        <w:rPr>
          <w:rFonts w:eastAsia="MS Mincho" w:cs="Arial"/>
          <w:lang w:eastAsia="ja-JP" w:bidi="he-IL"/>
        </w:rPr>
        <w:t>'yes'</w:t>
      </w:r>
      <w:r w:rsidRPr="005223F4">
        <w:rPr>
          <w:rFonts w:eastAsia="MS Mincho" w:cs="Arial"/>
          <w:color w:val="000000"/>
          <w:lang w:eastAsia="ja-JP" w:bidi="he-IL"/>
        </w:rPr>
        <w:t>.</w:t>
      </w:r>
      <w:del w:id="6697"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17660415" w14:textId="6571D057" w:rsidR="00BC52CF" w:rsidRPr="005223F4" w:rsidRDefault="008A4C07" w:rsidP="00BE1FD3">
      <w:pPr>
        <w:rPr>
          <w:rFonts w:eastAsia="MS Mincho" w:cs="Arial"/>
          <w:color w:val="000000"/>
          <w:lang w:eastAsia="ja-JP" w:bidi="he-IL"/>
        </w:rPr>
      </w:pPr>
      <w:r w:rsidRPr="005223F4">
        <w:rPr>
          <w:rFonts w:eastAsia="MS Mincho" w:cs="Arial"/>
          <w:color w:val="000000"/>
          <w:lang w:eastAsia="ja-JP" w:bidi="he-IL"/>
        </w:rPr>
        <w:t xml:space="preserve">This makes every element in a sequence containing one or more floating elements a point of uncertainty, </w:t>
      </w:r>
      <w:r w:rsidR="00A93F13" w:rsidRPr="005223F4">
        <w:rPr>
          <w:rFonts w:eastAsia="MS Mincho" w:cs="Arial"/>
          <w:color w:val="000000"/>
          <w:lang w:eastAsia="ja-JP" w:bidi="he-IL"/>
        </w:rPr>
        <w:t>similar to</w:t>
      </w:r>
      <w:r w:rsidRPr="005223F4">
        <w:rPr>
          <w:rFonts w:eastAsia="MS Mincho" w:cs="Arial"/>
          <w:color w:val="000000"/>
          <w:lang w:eastAsia="ja-JP" w:bidi="he-IL"/>
        </w:rPr>
        <w:t xml:space="preserve"> the way every element in an unordered sequence is a point of uncertainty. </w:t>
      </w:r>
    </w:p>
    <w:p w14:paraId="3FB748E9" w14:textId="77777777" w:rsidR="00177658" w:rsidRPr="005223F4" w:rsidRDefault="00BC52CF" w:rsidP="00BC52CF">
      <w:pPr>
        <w:rPr>
          <w:rFonts w:eastAsia="MS Mincho" w:cs="Arial"/>
          <w:color w:val="000000"/>
          <w:lang w:eastAsia="ja-JP" w:bidi="he-IL"/>
        </w:rPr>
      </w:pPr>
      <w:r w:rsidRPr="005223F4">
        <w:rPr>
          <w:rFonts w:eastAsia="MS Mincho" w:cs="Arial"/>
          <w:color w:val="000000"/>
          <w:lang w:eastAsia="ja-JP" w:bidi="he-IL"/>
        </w:rPr>
        <w:t xml:space="preserve">A parser MUST look for the element defined at that position in the schema first and then look for the floating elements in the order they are </w:t>
      </w:r>
      <w:r w:rsidR="002B072E" w:rsidRPr="005223F4">
        <w:rPr>
          <w:rFonts w:eastAsia="MS Mincho" w:cs="Arial"/>
          <w:color w:val="000000"/>
          <w:lang w:eastAsia="ja-JP" w:bidi="he-IL"/>
        </w:rPr>
        <w:t>defined</w:t>
      </w:r>
      <w:r w:rsidRPr="005223F4">
        <w:rPr>
          <w:rFonts w:eastAsia="MS Mincho" w:cs="Arial"/>
          <w:color w:val="000000"/>
          <w:lang w:eastAsia="ja-JP" w:bidi="he-IL"/>
        </w:rPr>
        <w:t xml:space="preserve"> in the schema.</w:t>
      </w:r>
    </w:p>
    <w:p w14:paraId="7574DDB8" w14:textId="77777777" w:rsidR="00177658" w:rsidRPr="005223F4" w:rsidRDefault="00177658">
      <w:pPr>
        <w:pStyle w:val="Heading2"/>
      </w:pPr>
      <w:bookmarkStart w:id="6698" w:name="_Toc332724533"/>
      <w:r w:rsidRPr="005223F4">
        <w:t>Hidden Groups</w:t>
      </w:r>
      <w:bookmarkEnd w:id="6698"/>
    </w:p>
    <w:p w14:paraId="1F6ADC33" w14:textId="77777777" w:rsidR="00177658" w:rsidRPr="005223F4" w:rsidRDefault="00177658" w:rsidP="00177658">
      <w:r w:rsidRPr="005223F4">
        <w:t>Some fields in the physical stream provide information about other fields in the stream and are not really part of the data. For example, a field could give the number of repeats in a following array. These fields may not be of interest to an application so may be removed from the Infoset on parsing by marking them as hidden. A hidden sequence group allows fields to be defined that will not be added t</w:t>
      </w:r>
      <w:r w:rsidR="00AB3FF3" w:rsidRPr="005223F4">
        <w:t xml:space="preserve">o the </w:t>
      </w:r>
      <w:ins w:id="6699" w:author="Steve Hanson" w:date="2012-02-29T14:41:00Z">
        <w:r w:rsidR="0089198E">
          <w:t>I</w:t>
        </w:r>
      </w:ins>
      <w:del w:id="6700" w:author="Steve Hanson" w:date="2012-02-29T14:41:00Z">
        <w:r w:rsidR="00AB3FF3" w:rsidRPr="005223F4" w:rsidDel="0089198E">
          <w:delText>i</w:delText>
        </w:r>
      </w:del>
      <w:r w:rsidRPr="005223F4">
        <w:t xml:space="preserve">nfoset on parsing and will not be expected in the Infoset on unparsing. </w:t>
      </w:r>
    </w:p>
    <w:p w14:paraId="618E49D9" w14:textId="5A52886C" w:rsidR="00177658" w:rsidRPr="005223F4" w:rsidDel="00964415" w:rsidRDefault="00177658" w:rsidP="00177658">
      <w:pPr>
        <w:rPr>
          <w:del w:id="6701" w:author="mbeckerle" w:date="2012-04-22T21:02:00Z"/>
        </w:rPr>
      </w:pPr>
    </w:p>
    <w:p w14:paraId="2AB3E1F3" w14:textId="77777777" w:rsidR="00177658" w:rsidRPr="005223F4" w:rsidRDefault="00177658" w:rsidP="00177658">
      <w:pPr>
        <w:pStyle w:val="XMLExcerpt"/>
        <w:rPr>
          <w:sz w:val="18"/>
          <w:szCs w:val="18"/>
          <w:lang w:val="en-US"/>
        </w:rPr>
      </w:pPr>
      <w:r w:rsidRPr="005223F4">
        <w:rPr>
          <w:sz w:val="18"/>
          <w:szCs w:val="18"/>
          <w:lang w:val="en-US"/>
        </w:rPr>
        <w:t>&lt;xs:element name="root"&gt;</w:t>
      </w:r>
    </w:p>
    <w:p w14:paraId="51EFF221"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7D28C76F"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2077D94C" w14:textId="77777777" w:rsidR="00177658" w:rsidRPr="005223F4" w:rsidDel="000B505F" w:rsidRDefault="00177658" w:rsidP="00177658">
      <w:pPr>
        <w:pStyle w:val="XMLExcerpt"/>
        <w:rPr>
          <w:del w:id="6702" w:author="Steve Hanson" w:date="2012-02-23T17:59:00Z"/>
          <w:sz w:val="18"/>
          <w:szCs w:val="18"/>
          <w:lang w:val="en-US"/>
        </w:rPr>
      </w:pPr>
      <w:del w:id="6703" w:author="Steve Hanson" w:date="2012-02-23T17:59:00Z">
        <w:r w:rsidRPr="005223F4" w:rsidDel="000B505F">
          <w:rPr>
            <w:sz w:val="18"/>
            <w:szCs w:val="18"/>
            <w:lang w:val="en-US"/>
          </w:rPr>
          <w:delText xml:space="preserve">      &lt;xs:element name="firstElement" type="xs:int"</w:delText>
        </w:r>
      </w:del>
    </w:p>
    <w:p w14:paraId="30D808B5" w14:textId="77777777" w:rsidR="00177658" w:rsidRPr="005223F4" w:rsidRDefault="00177658" w:rsidP="00177658">
      <w:pPr>
        <w:pStyle w:val="XMLExcerpt"/>
        <w:rPr>
          <w:sz w:val="18"/>
          <w:szCs w:val="18"/>
          <w:lang w:val="en-US"/>
        </w:rPr>
      </w:pPr>
    </w:p>
    <w:p w14:paraId="6AD2E842"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38252A62" w14:textId="77777777" w:rsidR="00177658" w:rsidRPr="005223F4" w:rsidRDefault="00177658" w:rsidP="00177658">
      <w:pPr>
        <w:pStyle w:val="XMLExcerpt"/>
        <w:rPr>
          <w:sz w:val="18"/>
          <w:szCs w:val="18"/>
          <w:lang w:val="en-US"/>
        </w:rPr>
      </w:pPr>
      <w:r w:rsidRPr="005223F4">
        <w:rPr>
          <w:sz w:val="18"/>
          <w:szCs w:val="18"/>
          <w:lang w:val="en-US"/>
        </w:rPr>
        <w:t xml:space="preserve">        </w:t>
      </w:r>
      <w:del w:id="6704" w:author="Steve Hanson" w:date="2012-02-23T17:57:00Z">
        <w:r w:rsidRPr="005223F4" w:rsidDel="000B505F">
          <w:rPr>
            <w:sz w:val="18"/>
            <w:szCs w:val="18"/>
            <w:lang w:val="en-US"/>
          </w:rPr>
          <w:delText xml:space="preserve">      </w:delText>
        </w:r>
      </w:del>
      <w:r w:rsidRPr="005223F4">
        <w:rPr>
          <w:sz w:val="18"/>
          <w:szCs w:val="18"/>
          <w:lang w:val="en-US"/>
        </w:rPr>
        <w:t>&lt;dfdl:sequence hiddenGroupRef="tns:hiddenRepeatCount"&gt;</w:t>
      </w:r>
    </w:p>
    <w:p w14:paraId="04D7B591"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625D257C" w14:textId="77777777" w:rsidR="00177658" w:rsidRPr="005223F4" w:rsidRDefault="00177658" w:rsidP="00177658">
      <w:pPr>
        <w:pStyle w:val="XMLExcerpt"/>
        <w:rPr>
          <w:sz w:val="18"/>
          <w:szCs w:val="18"/>
          <w:lang w:val="en-US"/>
        </w:rPr>
      </w:pPr>
    </w:p>
    <w:p w14:paraId="2A73ED86" w14:textId="77777777" w:rsidR="00177658" w:rsidRPr="005223F4" w:rsidRDefault="00177658" w:rsidP="00177658">
      <w:pPr>
        <w:pStyle w:val="XMLExcerpt"/>
        <w:rPr>
          <w:sz w:val="18"/>
          <w:szCs w:val="18"/>
          <w:lang w:val="en-US"/>
        </w:rPr>
      </w:pPr>
      <w:r w:rsidRPr="005223F4">
        <w:rPr>
          <w:sz w:val="18"/>
          <w:szCs w:val="18"/>
          <w:lang w:val="en-US"/>
        </w:rPr>
        <w:t xml:space="preserve">      &lt;xs:element name="arrayElement" type="xs:int" </w:t>
      </w:r>
    </w:p>
    <w:p w14:paraId="3C6C019A" w14:textId="77777777" w:rsidR="00177658" w:rsidRPr="005223F4" w:rsidRDefault="00177658" w:rsidP="00177658">
      <w:pPr>
        <w:pStyle w:val="XMLExcerpt"/>
        <w:rPr>
          <w:sz w:val="18"/>
          <w:szCs w:val="18"/>
          <w:lang w:val="en-US"/>
        </w:rPr>
      </w:pPr>
      <w:r w:rsidRPr="005223F4">
        <w:rPr>
          <w:sz w:val="18"/>
          <w:szCs w:val="18"/>
          <w:lang w:val="en-US"/>
        </w:rPr>
        <w:t xml:space="preserve">                  minOccurs="0" maxOccurs="unbounded" </w:t>
      </w:r>
    </w:p>
    <w:p w14:paraId="16863535" w14:textId="77777777" w:rsidR="00177658" w:rsidRPr="005223F4" w:rsidRDefault="00177658" w:rsidP="00177658">
      <w:pPr>
        <w:pStyle w:val="XMLExcerpt"/>
        <w:rPr>
          <w:sz w:val="18"/>
          <w:szCs w:val="18"/>
          <w:lang w:val="en-US"/>
        </w:rPr>
      </w:pPr>
      <w:r w:rsidRPr="005223F4">
        <w:rPr>
          <w:sz w:val="18"/>
          <w:szCs w:val="18"/>
          <w:lang w:val="en-US"/>
        </w:rPr>
        <w:t xml:space="preserve">                  dfdl:occursCountKind=”expression”</w:t>
      </w:r>
    </w:p>
    <w:p w14:paraId="35B3F7F0" w14:textId="77777777" w:rsidR="00177658" w:rsidRPr="005223F4" w:rsidRDefault="00177658" w:rsidP="00177658">
      <w:pPr>
        <w:pStyle w:val="XMLExcerpt"/>
        <w:rPr>
          <w:sz w:val="18"/>
          <w:szCs w:val="18"/>
          <w:lang w:val="en-US"/>
        </w:rPr>
      </w:pPr>
      <w:r w:rsidRPr="005223F4">
        <w:rPr>
          <w:sz w:val="18"/>
          <w:szCs w:val="18"/>
          <w:lang w:val="en-US"/>
        </w:rPr>
        <w:t xml:space="preserve">                  dfdl:occurCount= “{</w:t>
      </w:r>
      <w:r w:rsidR="00820CB7" w:rsidRPr="005223F4">
        <w:rPr>
          <w:sz w:val="18"/>
          <w:szCs w:val="18"/>
          <w:lang w:val="en-US"/>
        </w:rPr>
        <w:t>.</w:t>
      </w:r>
      <w:r w:rsidRPr="005223F4">
        <w:rPr>
          <w:sz w:val="18"/>
          <w:szCs w:val="18"/>
          <w:lang w:val="en-US"/>
        </w:rPr>
        <w:t xml:space="preserve">./repeatCount}” </w:t>
      </w:r>
      <w:del w:id="6705" w:author="Steve Hanson" w:date="2012-02-23T17:59:00Z">
        <w:r w:rsidRPr="005223F4" w:rsidDel="000B505F">
          <w:rPr>
            <w:sz w:val="18"/>
            <w:szCs w:val="18"/>
            <w:lang w:val="en-US"/>
          </w:rPr>
          <w:delText>/&gt;</w:delText>
        </w:r>
      </w:del>
    </w:p>
    <w:p w14:paraId="543B892E" w14:textId="77777777" w:rsidR="00177658" w:rsidRPr="005223F4" w:rsidRDefault="000B505F" w:rsidP="00177658">
      <w:pPr>
        <w:pStyle w:val="XMLExcerpt"/>
        <w:rPr>
          <w:sz w:val="18"/>
          <w:szCs w:val="18"/>
          <w:lang w:val="en-US"/>
        </w:rPr>
      </w:pPr>
      <w:ins w:id="6706" w:author="Steve Hanson" w:date="2012-02-23T17:59:00Z">
        <w:r>
          <w:rPr>
            <w:sz w:val="18"/>
            <w:szCs w:val="18"/>
            <w:lang w:val="en-US"/>
          </w:rPr>
          <w:t xml:space="preserve">  </w:t>
        </w:r>
        <w:r w:rsidRPr="005223F4">
          <w:rPr>
            <w:sz w:val="18"/>
            <w:szCs w:val="18"/>
            <w:lang w:val="en-US"/>
          </w:rPr>
          <w:t xml:space="preserve">       </w:t>
        </w:r>
        <w:r>
          <w:rPr>
            <w:sz w:val="18"/>
            <w:szCs w:val="18"/>
            <w:lang w:val="en-US"/>
          </w:rPr>
          <w:t xml:space="preserve">         </w:t>
        </w:r>
        <w:r w:rsidRPr="005223F4">
          <w:rPr>
            <w:sz w:val="18"/>
            <w:szCs w:val="18"/>
            <w:lang w:val="en-US"/>
          </w:rPr>
          <w:t xml:space="preserve">dfdl:representation=”binary” dfdl:lengthKind=”implicit” /&gt; </w:t>
        </w:r>
        <w:r w:rsidRPr="005223F4">
          <w:rPr>
            <w:sz w:val="18"/>
            <w:szCs w:val="18"/>
            <w:lang w:val="en-US"/>
          </w:rPr>
          <w:br/>
        </w:r>
      </w:ins>
      <w:r w:rsidR="00177658" w:rsidRPr="005223F4">
        <w:rPr>
          <w:sz w:val="18"/>
          <w:szCs w:val="18"/>
          <w:lang w:val="en-US"/>
        </w:rPr>
        <w:t xml:space="preserve">    &lt;/xs:sequence&gt;</w:t>
      </w:r>
    </w:p>
    <w:p w14:paraId="0B0A7F22"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2CBBF187" w14:textId="77777777" w:rsidR="00177658" w:rsidRPr="005223F4" w:rsidRDefault="00177658" w:rsidP="00177658">
      <w:pPr>
        <w:pStyle w:val="XMLExcerpt"/>
        <w:rPr>
          <w:sz w:val="18"/>
          <w:szCs w:val="18"/>
          <w:lang w:val="en-US"/>
        </w:rPr>
      </w:pPr>
      <w:r w:rsidRPr="005223F4">
        <w:rPr>
          <w:sz w:val="18"/>
          <w:szCs w:val="18"/>
          <w:lang w:val="en-US"/>
        </w:rPr>
        <w:t>&lt;/xs:element&gt;</w:t>
      </w:r>
    </w:p>
    <w:p w14:paraId="412D8808" w14:textId="77777777" w:rsidR="00177658" w:rsidRPr="005223F4" w:rsidRDefault="00177658" w:rsidP="00177658">
      <w:pPr>
        <w:pStyle w:val="XMLExcerpt"/>
        <w:rPr>
          <w:sz w:val="18"/>
          <w:szCs w:val="18"/>
          <w:lang w:val="en-US"/>
        </w:rPr>
      </w:pPr>
    </w:p>
    <w:p w14:paraId="0AC87965" w14:textId="77777777" w:rsidR="00177658" w:rsidRPr="005223F4" w:rsidRDefault="00177658" w:rsidP="00177658">
      <w:pPr>
        <w:pStyle w:val="XMLExcerpt"/>
        <w:rPr>
          <w:sz w:val="18"/>
          <w:szCs w:val="18"/>
          <w:lang w:val="en-US"/>
        </w:rPr>
      </w:pPr>
      <w:r w:rsidRPr="005223F4">
        <w:rPr>
          <w:sz w:val="18"/>
          <w:szCs w:val="18"/>
          <w:lang w:val="en-US"/>
        </w:rPr>
        <w:t xml:space="preserve">&lt;xs:group name="hiddenRepeatCount" &gt; </w:t>
      </w:r>
      <w:r w:rsidRPr="005223F4">
        <w:rPr>
          <w:sz w:val="18"/>
          <w:szCs w:val="18"/>
          <w:lang w:val="en-US"/>
        </w:rPr>
        <w:br/>
        <w:t xml:space="preserve">  &lt;xs:sequence&gt; </w:t>
      </w:r>
      <w:r w:rsidRPr="005223F4">
        <w:rPr>
          <w:sz w:val="18"/>
          <w:szCs w:val="18"/>
          <w:lang w:val="en-US"/>
        </w:rPr>
        <w:br/>
        <w:t>    &lt;xs:element name="repeatCount" type=</w:t>
      </w:r>
      <w:ins w:id="6707" w:author="Steve Hanson" w:date="2012-02-23T17:58:00Z">
        <w:r w:rsidR="000B505F">
          <w:rPr>
            <w:sz w:val="18"/>
            <w:szCs w:val="18"/>
            <w:lang w:val="en-US"/>
          </w:rPr>
          <w:t>”xs:</w:t>
        </w:r>
      </w:ins>
      <w:r w:rsidRPr="005223F4">
        <w:rPr>
          <w:sz w:val="18"/>
          <w:szCs w:val="18"/>
          <w:lang w:val="en-US"/>
        </w:rPr>
        <w:t>int</w:t>
      </w:r>
      <w:ins w:id="6708" w:author="Steve Hanson" w:date="2012-02-23T17:58:00Z">
        <w:r w:rsidR="000B505F">
          <w:rPr>
            <w:sz w:val="18"/>
            <w:szCs w:val="18"/>
            <w:lang w:val="en-US"/>
          </w:rPr>
          <w:t>”</w:t>
        </w:r>
      </w:ins>
    </w:p>
    <w:p w14:paraId="47E5CD0A" w14:textId="77777777" w:rsidR="00177658" w:rsidRPr="005223F4" w:rsidRDefault="00177658" w:rsidP="00177658">
      <w:pPr>
        <w:pStyle w:val="XMLExcerpt"/>
        <w:rPr>
          <w:sz w:val="18"/>
          <w:szCs w:val="18"/>
          <w:lang w:val="en-US"/>
        </w:rPr>
      </w:pPr>
      <w:r w:rsidRPr="005223F4">
        <w:rPr>
          <w:sz w:val="18"/>
          <w:szCs w:val="18"/>
          <w:lang w:val="en-US"/>
        </w:rPr>
        <w:t xml:space="preserve">       </w:t>
      </w:r>
      <w:ins w:id="6709" w:author="Steve Hanson" w:date="2012-02-23T17:58:00Z">
        <w:r w:rsidR="000B505F">
          <w:rPr>
            <w:sz w:val="18"/>
            <w:szCs w:val="18"/>
            <w:lang w:val="en-US"/>
          </w:rPr>
          <w:t xml:space="preserve">         </w:t>
        </w:r>
      </w:ins>
      <w:r w:rsidRPr="005223F4">
        <w:rPr>
          <w:sz w:val="18"/>
          <w:szCs w:val="18"/>
          <w:lang w:val="en-US"/>
        </w:rPr>
        <w:t>dfdl:outputValueCalc=”{count(</w:t>
      </w:r>
      <w:r w:rsidR="00820CB7" w:rsidRPr="005223F4">
        <w:rPr>
          <w:sz w:val="18"/>
          <w:szCs w:val="18"/>
          <w:lang w:val="en-US"/>
        </w:rPr>
        <w:t>.</w:t>
      </w:r>
      <w:r w:rsidRPr="005223F4">
        <w:rPr>
          <w:sz w:val="18"/>
          <w:szCs w:val="18"/>
          <w:lang w:val="en-US"/>
        </w:rPr>
        <w:t xml:space="preserve">./arrayElement)}” </w:t>
      </w:r>
    </w:p>
    <w:p w14:paraId="55F7DF0F" w14:textId="77777777" w:rsidR="00177658" w:rsidRPr="005223F4" w:rsidRDefault="00177658" w:rsidP="00177658">
      <w:pPr>
        <w:pStyle w:val="XMLExcerpt"/>
        <w:rPr>
          <w:sz w:val="18"/>
          <w:szCs w:val="18"/>
          <w:lang w:val="en-US"/>
        </w:rPr>
      </w:pPr>
      <w:r w:rsidRPr="005223F4">
        <w:rPr>
          <w:sz w:val="18"/>
          <w:szCs w:val="18"/>
          <w:lang w:val="en-US"/>
        </w:rPr>
        <w:t xml:space="preserve">       </w:t>
      </w:r>
      <w:ins w:id="6710" w:author="Steve Hanson" w:date="2012-02-23T17:58:00Z">
        <w:r w:rsidR="000B505F">
          <w:rPr>
            <w:sz w:val="18"/>
            <w:szCs w:val="18"/>
            <w:lang w:val="en-US"/>
          </w:rPr>
          <w:t xml:space="preserve">         </w:t>
        </w:r>
      </w:ins>
      <w:r w:rsidRPr="005223F4">
        <w:rPr>
          <w:sz w:val="18"/>
          <w:szCs w:val="18"/>
          <w:lang w:val="en-US"/>
        </w:rPr>
        <w:t xml:space="preserve">dfdl:representation=”binary” dfdl:lengthKind=”implicit” /&gt; </w:t>
      </w:r>
      <w:r w:rsidRPr="005223F4">
        <w:rPr>
          <w:sz w:val="18"/>
          <w:szCs w:val="18"/>
          <w:lang w:val="en-US"/>
        </w:rPr>
        <w:br/>
        <w:t xml:space="preserve">  &lt;/xs:sequence&gt; </w:t>
      </w:r>
      <w:r w:rsidRPr="005223F4">
        <w:rPr>
          <w:sz w:val="18"/>
          <w:szCs w:val="18"/>
          <w:lang w:val="en-US"/>
        </w:rPr>
        <w:br/>
        <w:t>&lt;/xs:group&gt;</w:t>
      </w:r>
    </w:p>
    <w:p w14:paraId="213527E8" w14:textId="2B4889E0" w:rsidR="00177658" w:rsidRPr="005223F4" w:rsidDel="00964415" w:rsidRDefault="00177658" w:rsidP="00177658">
      <w:pPr>
        <w:rPr>
          <w:del w:id="6711" w:author="mbeckerle" w:date="2012-04-22T21:02:00Z"/>
        </w:rPr>
      </w:pPr>
      <w:commentRangeStart w:id="6712"/>
    </w:p>
    <w:p w14:paraId="0F48A083" w14:textId="77777777" w:rsidR="00177658" w:rsidRPr="005223F4" w:rsidRDefault="00AB3FF3" w:rsidP="00AB3FF3">
      <w:r w:rsidRPr="005223F4">
        <w:t>H</w:t>
      </w:r>
      <w:r w:rsidR="00177658" w:rsidRPr="005223F4">
        <w:t xml:space="preserve">idden elements </w:t>
      </w:r>
      <w:r w:rsidRPr="005223F4">
        <w:t xml:space="preserve">within a hidden </w:t>
      </w:r>
      <w:ins w:id="6713" w:author="Steve Hanson" w:date="2012-02-29T14:43:00Z">
        <w:r w:rsidR="0089198E">
          <w:t>group</w:t>
        </w:r>
      </w:ins>
      <w:del w:id="6714" w:author="Steve Hanson" w:date="2012-02-29T14:43:00Z">
        <w:r w:rsidRPr="005223F4" w:rsidDel="0089198E">
          <w:delText>sequence</w:delText>
        </w:r>
      </w:del>
      <w:r w:rsidRPr="005223F4">
        <w:t xml:space="preserve"> can be referenced </w:t>
      </w:r>
      <w:r w:rsidR="00177658" w:rsidRPr="005223F4">
        <w:t xml:space="preserve">via path expressions using the same DFDL expression that </w:t>
      </w:r>
      <w:del w:id="6715" w:author="Steve Hanson" w:date="2012-02-29T14:41:00Z">
        <w:r w:rsidR="00177658" w:rsidRPr="005223F4" w:rsidDel="0089198E">
          <w:delText xml:space="preserve">we </w:delText>
        </w:r>
      </w:del>
      <w:r w:rsidR="00177658" w:rsidRPr="005223F4">
        <w:t xml:space="preserve">would </w:t>
      </w:r>
      <w:ins w:id="6716" w:author="Steve Hanson" w:date="2012-02-29T14:41:00Z">
        <w:r w:rsidR="0089198E">
          <w:t>be used</w:t>
        </w:r>
      </w:ins>
      <w:del w:id="6717" w:author="Steve Hanson" w:date="2012-02-29T14:41:00Z">
        <w:r w:rsidR="00177658" w:rsidRPr="005223F4" w:rsidDel="0089198E">
          <w:delText>have</w:delText>
        </w:r>
      </w:del>
      <w:r w:rsidR="00177658" w:rsidRPr="005223F4">
        <w:t xml:space="preserve"> if it were not hidden.</w:t>
      </w:r>
      <w:commentRangeEnd w:id="6712"/>
      <w:r w:rsidR="00CD57B0">
        <w:rPr>
          <w:rStyle w:val="CommentReference"/>
        </w:rPr>
        <w:commentReference w:id="6712"/>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42832879" w14:textId="18DE2CC5" w:rsidR="00177658" w:rsidRPr="005223F4" w:rsidDel="00964415" w:rsidRDefault="00177658" w:rsidP="00177658">
      <w:pPr>
        <w:rPr>
          <w:del w:id="6718" w:author="mbeckerle" w:date="2012-04-22T21:02:00Z"/>
        </w:rPr>
      </w:pPr>
    </w:p>
    <w:p w14:paraId="3CB49362" w14:textId="61A5422D" w:rsidR="00177658" w:rsidRPr="005223F4" w:rsidRDefault="00AB3FF3" w:rsidP="00AB3FF3">
      <w:r w:rsidRPr="005223F4">
        <w:t>When the dfdl:</w:t>
      </w:r>
      <w:r w:rsidR="00D13DD1" w:rsidRPr="005223F4">
        <w:t>hiddenGroupRef property</w:t>
      </w:r>
      <w:r w:rsidR="00177658" w:rsidRPr="005223F4">
        <w:t xml:space="preserve"> </w:t>
      </w:r>
      <w:r w:rsidRPr="005223F4">
        <w:t>is specified, all other DFDL</w:t>
      </w:r>
      <w:r w:rsidR="00820CB7" w:rsidRPr="005223F4">
        <w:t xml:space="preserve"> properties</w:t>
      </w:r>
      <w:r w:rsidRPr="005223F4">
        <w:t xml:space="preserve"> are ignored</w:t>
      </w:r>
      <w:r w:rsidR="00177658" w:rsidRPr="005223F4">
        <w:t xml:space="preserve">. It is a schema definition error if the sequence is not empty. </w:t>
      </w:r>
      <w:commentRangeStart w:id="6719"/>
      <w:commentRangeStart w:id="6720"/>
      <w:ins w:id="6721" w:author="Steve Hanson" w:date="2012-02-29T14:49:00Z">
        <w:r w:rsidR="001A28F4">
          <w:t>It is a schema d</w:t>
        </w:r>
      </w:ins>
      <w:ins w:id="6722" w:author="Steve Hanson" w:date="2012-02-29T14:50:00Z">
        <w:r w:rsidR="001A28F4">
          <w:t>efinition error if the sequence is the</w:t>
        </w:r>
      </w:ins>
      <w:ins w:id="6723" w:author="mbeckerle" w:date="2012-08-14T13:08:00Z">
        <w:r w:rsidR="00CD57B0">
          <w:t xml:space="preserve"> only</w:t>
        </w:r>
      </w:ins>
      <w:ins w:id="6724" w:author="Steve Hanson" w:date="2012-02-29T14:50:00Z">
        <w:r w:rsidR="001A28F4">
          <w:t xml:space="preserve"> </w:t>
        </w:r>
      </w:ins>
      <w:ins w:id="6725" w:author="Steve Hanson" w:date="2012-02-29T14:51:00Z">
        <w:r w:rsidR="001A28F4">
          <w:t>content of a complex type.</w:t>
        </w:r>
      </w:ins>
      <w:commentRangeEnd w:id="6719"/>
      <w:r w:rsidR="001A28F4">
        <w:rPr>
          <w:rStyle w:val="CommentReference"/>
        </w:rPr>
        <w:commentReference w:id="6719"/>
      </w:r>
      <w:commentRangeEnd w:id="6720"/>
      <w:r w:rsidR="00B41457">
        <w:rPr>
          <w:rStyle w:val="CommentReference"/>
        </w:rPr>
        <w:commentReference w:id="6720"/>
      </w:r>
      <w:ins w:id="6726" w:author="Steve Hanson" w:date="2012-02-29T14:52:00Z">
        <w:r w:rsidR="001A28F4">
          <w:t xml:space="preserve"> </w:t>
        </w:r>
        <w:commentRangeStart w:id="6727"/>
        <w:r w:rsidR="001A28F4">
          <w:t>It is a schema definition error if dfdl:hiddenGroupRef appears on a</w:t>
        </w:r>
      </w:ins>
      <w:ins w:id="6728" w:author="Steve Hanson" w:date="2012-02-29T14:53:00Z">
        <w:r w:rsidR="001A28F4">
          <w:t xml:space="preserve"> </w:t>
        </w:r>
        <w:commentRangeStart w:id="6729"/>
        <w:del w:id="6730" w:author="mbeckerle" w:date="2012-08-14T14:45:00Z">
          <w:r w:rsidR="001A28F4" w:rsidDel="00816C78">
            <w:delText xml:space="preserve">group or </w:delText>
          </w:r>
        </w:del>
      </w:ins>
      <w:ins w:id="6731" w:author="mbeckerle" w:date="2012-04-22T22:56:00Z">
        <w:r w:rsidR="00B41457">
          <w:t>xs:</w:t>
        </w:r>
      </w:ins>
      <w:ins w:id="6732" w:author="Steve Hanson" w:date="2012-02-29T14:53:00Z">
        <w:r w:rsidR="001A28F4">
          <w:t>group reference</w:t>
        </w:r>
      </w:ins>
      <w:commentRangeEnd w:id="6729"/>
      <w:ins w:id="6733" w:author="mbeckerle" w:date="2012-08-14T13:09:00Z">
        <w:r w:rsidR="00CD57B0">
          <w:t>, that is,</w:t>
        </w:r>
        <w:r w:rsidR="0055164F">
          <w:t>unlike most format properties</w:t>
        </w:r>
      </w:ins>
      <w:ins w:id="6734" w:author="mbeckerle" w:date="2012-08-14T13:10:00Z">
        <w:r w:rsidR="0055164F">
          <w:t xml:space="preserve"> that apply to sequences</w:t>
        </w:r>
      </w:ins>
      <w:ins w:id="6735" w:author="mbeckerle" w:date="2012-08-14T13:09:00Z">
        <w:r w:rsidR="0055164F">
          <w:t>, dfdl:hiddenGroupRef cannot be combined</w:t>
        </w:r>
      </w:ins>
      <w:ins w:id="6736" w:author="mbeckerle" w:date="2012-08-14T13:10:00Z">
        <w:r w:rsidR="0055164F">
          <w:t xml:space="preserve"> </w:t>
        </w:r>
      </w:ins>
      <w:ins w:id="6737" w:author="mbeckerle" w:date="2012-08-14T14:45:00Z">
        <w:r w:rsidR="00816C78">
          <w:t>from a xs:group reference.</w:t>
        </w:r>
      </w:ins>
      <w:ins w:id="6738" w:author="mbeckerle" w:date="2012-08-14T13:09:00Z">
        <w:r w:rsidR="0055164F">
          <w:t xml:space="preserve"> </w:t>
        </w:r>
      </w:ins>
      <w:ins w:id="6739" w:author="Steve Hanson" w:date="2012-02-29T14:53:00Z">
        <w:r w:rsidR="001A28F4">
          <w:t xml:space="preserve">. </w:t>
        </w:r>
      </w:ins>
      <w:commentRangeEnd w:id="6727"/>
      <w:ins w:id="6740" w:author="Steve Hanson" w:date="2012-04-11T14:47:00Z">
        <w:r w:rsidR="002B0B6E">
          <w:rPr>
            <w:rStyle w:val="CommentReference"/>
          </w:rPr>
          <w:commentReference w:id="6729"/>
        </w:r>
      </w:ins>
      <w:r w:rsidR="001A28F4">
        <w:rPr>
          <w:rStyle w:val="CommentReference"/>
        </w:rPr>
        <w:commentReference w:id="6727"/>
      </w:r>
      <w:ins w:id="6741" w:author="Steve Hanson" w:date="2012-02-29T14:53:00Z">
        <w:r w:rsidR="001A28F4">
          <w:t xml:space="preserve">. </w:t>
        </w:r>
      </w:ins>
    </w:p>
    <w:p w14:paraId="7686DFE1" w14:textId="1E68459B" w:rsidR="00D13DD1" w:rsidRPr="005223F4" w:rsidDel="00964415" w:rsidRDefault="00D13DD1" w:rsidP="00D13DD1">
      <w:pPr>
        <w:rPr>
          <w:del w:id="6742" w:author="mbeckerle" w:date="2012-04-22T21:02:00Z"/>
        </w:rPr>
      </w:pPr>
    </w:p>
    <w:p w14:paraId="2F47AD4E" w14:textId="77777777" w:rsidR="00177658" w:rsidRPr="005223F4" w:rsidRDefault="00D13DD1" w:rsidP="00D13DD1">
      <w:r w:rsidRPr="005223F4">
        <w:t>A h</w:t>
      </w:r>
      <w:r w:rsidR="00177658" w:rsidRPr="005223F4">
        <w:t xml:space="preserve">idden </w:t>
      </w:r>
      <w:r w:rsidRPr="005223F4">
        <w:t>sequence</w:t>
      </w:r>
      <w:r w:rsidR="00177658" w:rsidRPr="005223F4">
        <w:t xml:space="preserve"> may appear within </w:t>
      </w:r>
      <w:r w:rsidRPr="005223F4">
        <w:t>another hidden sequence</w:t>
      </w:r>
      <w:r w:rsidR="00177658" w:rsidRPr="005223F4">
        <w:t>.</w:t>
      </w:r>
      <w:ins w:id="6743" w:author="Steve Hanson" w:date="2012-02-29T14:46:00Z">
        <w:r w:rsidR="001A28F4">
          <w:t xml:space="preserve"> </w:t>
        </w:r>
      </w:ins>
    </w:p>
    <w:p w14:paraId="6BD058D5" w14:textId="2142FC17" w:rsidR="00D13DD1" w:rsidRPr="005223F4" w:rsidDel="00964415" w:rsidRDefault="00D13DD1" w:rsidP="00D13DD1">
      <w:pPr>
        <w:rPr>
          <w:del w:id="6744" w:author="mbeckerle" w:date="2012-04-22T21:02:00Z"/>
        </w:rPr>
      </w:pPr>
    </w:p>
    <w:p w14:paraId="32ECD8DE" w14:textId="21CDBB59" w:rsidR="00177658" w:rsidRPr="005223F4" w:rsidDel="00964415" w:rsidRDefault="00177658" w:rsidP="00177658">
      <w:pPr>
        <w:pStyle w:val="nobreak"/>
        <w:rPr>
          <w:del w:id="6745" w:author="mbeckerle" w:date="2012-04-22T21:0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77658" w:rsidRPr="00240AC5" w14:paraId="1EC84884" w14:textId="77777777" w:rsidTr="00240AC5">
        <w:tc>
          <w:tcPr>
            <w:tcW w:w="2066" w:type="dxa"/>
            <w:shd w:val="clear" w:color="auto" w:fill="F3F3F3"/>
          </w:tcPr>
          <w:p w14:paraId="43488F4B" w14:textId="77777777" w:rsidR="00177658" w:rsidRPr="00501581" w:rsidRDefault="00177658" w:rsidP="00D67874">
            <w:pPr>
              <w:rPr>
                <w:b/>
              </w:rPr>
            </w:pPr>
            <w:r w:rsidRPr="00501581">
              <w:rPr>
                <w:b/>
              </w:rPr>
              <w:t>Property Name</w:t>
            </w:r>
          </w:p>
        </w:tc>
        <w:tc>
          <w:tcPr>
            <w:tcW w:w="7042" w:type="dxa"/>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240AC5">
        <w:tc>
          <w:tcPr>
            <w:tcW w:w="2066" w:type="dxa"/>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7042" w:type="dxa"/>
            <w:shd w:val="clear" w:color="auto" w:fill="auto"/>
          </w:tcPr>
          <w:p w14:paraId="6C9919A0" w14:textId="77777777" w:rsidR="00964415" w:rsidRDefault="00D9071B" w:rsidP="00D67874">
            <w:pPr>
              <w:rPr>
                <w:ins w:id="6746" w:author="mbeckerle" w:date="2012-04-22T21:03:00Z"/>
              </w:rPr>
            </w:pPr>
            <w:commentRangeStart w:id="6747"/>
            <w:r>
              <w:t>Qname</w:t>
            </w:r>
          </w:p>
          <w:p w14:paraId="0CF2B254" w14:textId="4878F63A" w:rsidR="00177658" w:rsidRPr="005223F4" w:rsidDel="00FF0F38" w:rsidRDefault="00D9071B" w:rsidP="00D67874">
            <w:pPr>
              <w:rPr>
                <w:del w:id="6748" w:author="mbeckerle" w:date="2012-03-24T18:56:00Z"/>
              </w:rPr>
            </w:pPr>
            <w:del w:id="6749" w:author="mbeckerle" w:date="2012-03-24T18:56:00Z">
              <w:r w:rsidDel="00FF0F38">
                <w:delText xml:space="preserve"> or </w:delText>
              </w:r>
              <w:r w:rsidR="007F285D" w:rsidDel="00FF0F38">
                <w:delText>empty String</w:delText>
              </w:r>
              <w:commentRangeEnd w:id="6747"/>
              <w:r w:rsidR="0089198E" w:rsidRPr="00240AC5" w:rsidDel="00FF0F38">
                <w:rPr>
                  <w:rStyle w:val="CommentReference"/>
                  <w:bCs/>
                </w:rPr>
                <w:commentReference w:id="6747"/>
              </w:r>
            </w:del>
          </w:p>
          <w:p w14:paraId="55AFFBB5" w14:textId="61C3F9D3" w:rsidR="00177658" w:rsidRPr="005223F4" w:rsidRDefault="00177658" w:rsidP="00D67874">
            <w:ins w:id="6750" w:author="Steve Hanson" w:date="2012-04-11T15:53:00Z">
              <w:r w:rsidRPr="005223F4">
                <w:t>Reference</w:t>
              </w:r>
            </w:ins>
            <w:del w:id="6751" w:author="Steve Hanson" w:date="2012-04-11T15:53:00Z">
              <w:r w:rsidRPr="005223F4">
                <w:delText>Reference</w:delText>
              </w:r>
            </w:del>
            <w:r w:rsidRPr="005223F4">
              <w:t xml:space="preserve"> to a </w:t>
            </w:r>
            <w:r w:rsidR="006622CD" w:rsidRPr="005223F4">
              <w:t xml:space="preserve">global </w:t>
            </w:r>
            <w:r w:rsidRPr="005223F4">
              <w:t>model group definition that defines the hidden element or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3639E53E" w:rsidR="00CA0B1C" w:rsidRDefault="00964415" w:rsidP="00D67874">
            <w:pPr>
              <w:rPr>
                <w:ins w:id="6752" w:author="mbeckerle" w:date="2012-03-24T18:57:00Z"/>
              </w:rPr>
            </w:pPr>
            <w:ins w:id="6753" w:author="mbeckerle" w:date="2012-04-22T21:03:00Z">
              <w:r>
                <w:t>It is a schema definition error if</w:t>
              </w:r>
            </w:ins>
            <w:commentRangeStart w:id="6754"/>
            <w:del w:id="6755" w:author="mbeckerle" w:date="2012-04-22T21:03:00Z">
              <w:r w:rsidR="00CA0B1C" w:rsidRPr="005223F4" w:rsidDel="00964415">
                <w:delText>If</w:delText>
              </w:r>
            </w:del>
            <w:r w:rsidR="00CA0B1C" w:rsidRPr="005223F4">
              <w:t xml:space="preserve"> the value is the empty</w:t>
            </w:r>
            <w:ins w:id="6756" w:author="mbeckerle" w:date="2012-04-22T21:03:00Z">
              <w:r>
                <w:t xml:space="preserve"> string.</w:t>
              </w:r>
            </w:ins>
            <w:r w:rsidR="00CA0B1C" w:rsidRPr="005223F4">
              <w:t xml:space="preserve"> </w:t>
            </w:r>
            <w:del w:id="6757" w:author="mbeckerle" w:date="2012-04-22T21:03:00Z">
              <w:r w:rsidR="00CA0B1C" w:rsidRPr="005223F4" w:rsidDel="00964415">
                <w:delText>string then the</w:delText>
              </w:r>
              <w:r w:rsidR="00E76101" w:rsidRPr="005223F4" w:rsidDel="00964415">
                <w:delText>re</w:delText>
              </w:r>
              <w:r w:rsidR="00CA0B1C" w:rsidRPr="005223F4" w:rsidDel="00964415">
                <w:delText xml:space="preserve"> is no hidden group.</w:delText>
              </w:r>
              <w:commentRangeEnd w:id="6754"/>
              <w:r w:rsidR="008D1DE9" w:rsidDel="00964415">
                <w:rPr>
                  <w:rStyle w:val="CommentReference"/>
                </w:rPr>
                <w:commentReference w:id="6754"/>
              </w:r>
            </w:del>
          </w:p>
          <w:p w14:paraId="4F49B472" w14:textId="4AAA70EB" w:rsidR="00FF0F38" w:rsidRPr="00FF0F38" w:rsidDel="000208A7" w:rsidRDefault="000208A7" w:rsidP="00FF0F38">
            <w:pPr>
              <w:rPr>
                <w:del w:id="6758" w:author="Steve Hanson" w:date="2012-08-10T10:38:00Z"/>
              </w:rPr>
            </w:pPr>
            <w:ins w:id="6759" w:author="Steve Hanson" w:date="2012-08-10T10:38:00Z">
              <w:r>
                <w:t>It is not possible to place this property in scope on a dfdl:format annotation</w:t>
              </w:r>
            </w:ins>
            <w:ins w:id="6760" w:author="Steve Hanson" w:date="2012-08-10T10:39:00Z">
              <w:r>
                <w:t>.</w:t>
              </w:r>
            </w:ins>
            <w:ins w:id="6761" w:author="Steve Hanson" w:date="2012-08-10T10:38:00Z">
              <w:r w:rsidDel="000208A7">
                <w:t xml:space="preserve"> </w:t>
              </w:r>
            </w:ins>
            <w:ins w:id="6762" w:author="mbeckerle" w:date="2012-03-24T18:57:00Z">
              <w:del w:id="6763" w:author="Steve Hanson" w:date="2012-08-10T10:38:00Z">
                <w:r w:rsidR="00FF0F38" w:rsidDel="000208A7">
                  <w:delText>This property cannot be placed on dfdl:format, and so cannot be inherited lexically, or via a reference chain. It operates only locally on the annotated sequence group.</w:delText>
                </w:r>
              </w:del>
            </w:ins>
          </w:p>
          <w:p w14:paraId="599C5A12" w14:textId="77777777" w:rsidR="00177658" w:rsidRPr="005223F4" w:rsidRDefault="00177658" w:rsidP="00D67874">
            <w:r w:rsidRPr="005223F4">
              <w:t>Annotation: dfdl:</w:t>
            </w:r>
            <w:r w:rsidR="00D13DD1" w:rsidRPr="005223F4">
              <w:t>sequence</w:t>
            </w:r>
          </w:p>
        </w:tc>
      </w:tr>
    </w:tbl>
    <w:p w14:paraId="308F8BF6" w14:textId="77777777" w:rsidR="00177658" w:rsidRPr="005223F4" w:rsidRDefault="00177658" w:rsidP="00AF1BFE">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22</w:t>
      </w:r>
      <w:r w:rsidR="008356D4">
        <w:rPr>
          <w:noProof/>
        </w:rPr>
        <w:fldChar w:fldCharType="end"/>
      </w:r>
      <w:r w:rsidRPr="005223F4">
        <w:t xml:space="preserve"> </w:t>
      </w:r>
      <w:r w:rsidR="00D13DD1" w:rsidRPr="005223F4">
        <w:t xml:space="preserve">Hidden </w:t>
      </w:r>
      <w:r w:rsidRPr="005223F4">
        <w:t>properties</w:t>
      </w:r>
    </w:p>
    <w:p w14:paraId="0DF92653" w14:textId="130B6CE6" w:rsidR="008A4C07" w:rsidRPr="005223F4" w:rsidDel="00964415" w:rsidRDefault="008A4C07" w:rsidP="00BC52CF">
      <w:pPr>
        <w:rPr>
          <w:del w:id="6764" w:author="mbeckerle" w:date="2012-04-22T21:04:00Z"/>
          <w:rFonts w:cs="Arial"/>
        </w:rPr>
      </w:pPr>
      <w:bookmarkStart w:id="6765" w:name="_Toc322911703"/>
      <w:bookmarkStart w:id="6766" w:name="_Toc322912242"/>
      <w:bookmarkStart w:id="6767" w:name="_Toc329093099"/>
      <w:bookmarkStart w:id="6768" w:name="_Toc332701612"/>
      <w:bookmarkStart w:id="6769" w:name="_Toc332701916"/>
      <w:bookmarkStart w:id="6770" w:name="_Toc332711715"/>
      <w:bookmarkStart w:id="6771" w:name="_Toc332712017"/>
      <w:bookmarkStart w:id="6772" w:name="_Toc332712318"/>
      <w:bookmarkStart w:id="6773" w:name="_Toc332724234"/>
      <w:bookmarkStart w:id="6774" w:name="_Toc332724534"/>
      <w:bookmarkEnd w:id="6765"/>
      <w:bookmarkEnd w:id="6766"/>
      <w:bookmarkEnd w:id="6767"/>
      <w:bookmarkEnd w:id="6768"/>
      <w:bookmarkEnd w:id="6769"/>
      <w:bookmarkEnd w:id="6770"/>
      <w:bookmarkEnd w:id="6771"/>
      <w:bookmarkEnd w:id="6772"/>
      <w:bookmarkEnd w:id="6773"/>
      <w:bookmarkEnd w:id="6774"/>
    </w:p>
    <w:p w14:paraId="2A3FFC58" w14:textId="77777777" w:rsidR="00A362FE" w:rsidRPr="005223F4" w:rsidRDefault="00A362FE" w:rsidP="009B3681">
      <w:pPr>
        <w:pStyle w:val="Heading1"/>
      </w:pPr>
      <w:bookmarkStart w:id="6775" w:name="_Toc177399117"/>
      <w:bookmarkStart w:id="6776" w:name="_Toc175057404"/>
      <w:bookmarkStart w:id="6777" w:name="_Toc199516349"/>
      <w:bookmarkStart w:id="6778" w:name="_Toc194984011"/>
      <w:bookmarkStart w:id="6779" w:name="_Toc243112855"/>
      <w:bookmarkStart w:id="6780" w:name="_Ref254357911"/>
      <w:bookmarkStart w:id="6781" w:name="_Ref254357916"/>
      <w:bookmarkStart w:id="6782" w:name="_Ref254708854"/>
      <w:bookmarkStart w:id="6783" w:name="_Ref254708858"/>
      <w:bookmarkStart w:id="6784" w:name="_Ref255476271"/>
      <w:bookmarkStart w:id="6785" w:name="_Toc332724535"/>
      <w:r w:rsidRPr="005223F4">
        <w:t>Choice</w:t>
      </w:r>
      <w:bookmarkEnd w:id="6775"/>
      <w:bookmarkEnd w:id="6776"/>
      <w:bookmarkEnd w:id="6777"/>
      <w:bookmarkEnd w:id="6778"/>
      <w:bookmarkEnd w:id="6779"/>
      <w:bookmarkEnd w:id="6780"/>
      <w:bookmarkEnd w:id="6781"/>
      <w:bookmarkEnd w:id="6782"/>
      <w:bookmarkEnd w:id="6783"/>
      <w:bookmarkEnd w:id="6784"/>
      <w:r w:rsidR="009B3681" w:rsidRPr="005223F4">
        <w:t xml:space="preserve"> Groups</w:t>
      </w:r>
      <w:bookmarkEnd w:id="6785"/>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p w14:paraId="3CE147A6" w14:textId="385D78B7" w:rsidR="002A268D" w:rsidRPr="005223F4" w:rsidDel="00964415" w:rsidRDefault="002A268D" w:rsidP="002A268D">
      <w:pPr>
        <w:rPr>
          <w:del w:id="6786" w:author="mbeckerle" w:date="2012-04-22T21:04: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678"/>
      </w:tblGrid>
      <w:tr w:rsidR="00A362FE" w:rsidRPr="005223F4" w14:paraId="7D8E42AC" w14:textId="77777777" w:rsidTr="00501581">
        <w:tc>
          <w:tcPr>
            <w:tcW w:w="2178" w:type="dxa"/>
            <w:shd w:val="clear" w:color="auto" w:fill="F3F3F3"/>
          </w:tcPr>
          <w:p w14:paraId="298688BE" w14:textId="77777777" w:rsidR="00A362FE" w:rsidRPr="00501581" w:rsidRDefault="00A362FE" w:rsidP="00D67874">
            <w:pPr>
              <w:rPr>
                <w:b/>
              </w:rPr>
            </w:pPr>
            <w:r w:rsidRPr="00501581">
              <w:rPr>
                <w:b/>
              </w:rPr>
              <w:t>Property Name</w:t>
            </w:r>
          </w:p>
        </w:tc>
        <w:tc>
          <w:tcPr>
            <w:tcW w:w="6678" w:type="dxa"/>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501581">
        <w:tc>
          <w:tcPr>
            <w:tcW w:w="2178" w:type="dxa"/>
            <w:shd w:val="clear" w:color="auto" w:fill="auto"/>
          </w:tcPr>
          <w:p w14:paraId="55A0C70E" w14:textId="77777777" w:rsidR="00A362FE" w:rsidRPr="00240AC5" w:rsidRDefault="00005487" w:rsidP="00A365DC">
            <w:pPr>
              <w:rPr>
                <w:rFonts w:cs="Arial"/>
                <w:sz w:val="18"/>
                <w:szCs w:val="18"/>
              </w:rPr>
            </w:pPr>
            <w:r w:rsidRPr="00240AC5">
              <w:rPr>
                <w:sz w:val="18"/>
                <w:szCs w:val="18"/>
              </w:rPr>
              <w:t>choiceLengthKind</w:t>
            </w:r>
          </w:p>
        </w:tc>
        <w:tc>
          <w:tcPr>
            <w:tcW w:w="6678" w:type="dxa"/>
            <w:shd w:val="clear" w:color="auto" w:fill="auto"/>
          </w:tcPr>
          <w:p w14:paraId="1401469F" w14:textId="77777777" w:rsidR="00A362FE" w:rsidRPr="005223F4" w:rsidRDefault="00E57168" w:rsidP="00D67874">
            <w:r w:rsidRPr="005223F4">
              <w:t>Enum</w:t>
            </w:r>
          </w:p>
          <w:p w14:paraId="0FFEEFC5" w14:textId="77777777" w:rsidR="00E57168" w:rsidRPr="005223F4" w:rsidRDefault="00E57168" w:rsidP="00D67874">
            <w:r w:rsidRPr="005223F4">
              <w:t>Valid values are</w:t>
            </w:r>
            <w:r w:rsidR="006D18BC" w:rsidRPr="005223F4">
              <w:t xml:space="preserve"> 'implicit', 'explicit'</w:t>
            </w:r>
          </w:p>
          <w:p w14:paraId="42412046" w14:textId="77777777" w:rsidR="00E57168" w:rsidRPr="005223F4" w:rsidRDefault="006D18BC" w:rsidP="00D67874">
            <w:r w:rsidRPr="005223F4">
              <w:t xml:space="preserve">'implicit'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77777777" w:rsidR="006D18BC" w:rsidRPr="005223F4" w:rsidRDefault="006D18BC" w:rsidP="00D67874">
            <w:r w:rsidRPr="005223F4">
              <w:t>'explicit' means that the branches of the choice are always filled to the fixed length specified by dfdl:choiceLength</w:t>
            </w:r>
            <w:ins w:id="6787" w:author="Steve Hanson" w:date="2012-02-27T19:44:00Z">
              <w:r w:rsidR="005A5327">
                <w:t>,</w:t>
              </w:r>
            </w:ins>
            <w:del w:id="6788" w:author="Steve Hanson" w:date="2012-02-27T19:44:00Z">
              <w:r w:rsidRPr="005223F4" w:rsidDel="005A5327">
                <w:delText xml:space="preserve">, </w:delText>
              </w:r>
            </w:del>
            <w:ins w:id="6789" w:author="Steve Hanson" w:date="2012-02-23T18:01:00Z">
              <w:r w:rsidR="000B505F">
                <w:t xml:space="preserve"> </w:t>
              </w:r>
            </w:ins>
            <w:r w:rsidRPr="005223F4">
              <w:t xml:space="preserve">so the </w:t>
            </w:r>
            <w:r w:rsidRPr="005E3B09">
              <w:rPr>
                <w:iCs/>
              </w:rPr>
              <w:t>ChoiceContent</w:t>
            </w:r>
            <w:r w:rsidRPr="00240AC5">
              <w:rPr>
                <w:b/>
                <w:i/>
                <w:iCs/>
              </w:rPr>
              <w:t xml:space="preserve"> </w:t>
            </w:r>
            <w:r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501581">
        <w:tc>
          <w:tcPr>
            <w:tcW w:w="2178" w:type="dxa"/>
            <w:shd w:val="clear" w:color="auto" w:fill="auto"/>
          </w:tcPr>
          <w:p w14:paraId="6FCAB64E" w14:textId="77777777" w:rsidR="0062792F" w:rsidRPr="00240AC5" w:rsidDel="00005487" w:rsidRDefault="0062792F" w:rsidP="00A365DC">
            <w:pPr>
              <w:rPr>
                <w:sz w:val="18"/>
                <w:szCs w:val="18"/>
              </w:rPr>
            </w:pPr>
            <w:r w:rsidRPr="00240AC5">
              <w:rPr>
                <w:sz w:val="18"/>
                <w:szCs w:val="18"/>
              </w:rPr>
              <w:t>choiceLength</w:t>
            </w:r>
          </w:p>
        </w:tc>
        <w:tc>
          <w:tcPr>
            <w:tcW w:w="6678" w:type="dxa"/>
            <w:shd w:val="clear" w:color="auto" w:fill="auto"/>
          </w:tcPr>
          <w:p w14:paraId="4EC0BFED" w14:textId="77777777" w:rsidR="0062792F" w:rsidRPr="005223F4" w:rsidRDefault="0062792F" w:rsidP="00D67874">
            <w:r w:rsidRPr="005223F4">
              <w:t xml:space="preserve">Integer </w:t>
            </w:r>
          </w:p>
          <w:p w14:paraId="538FCF06" w14:textId="77777777" w:rsidR="0062792F" w:rsidRPr="005223F4" w:rsidRDefault="0062792F" w:rsidP="00D67874">
            <w:r w:rsidRPr="005223F4">
              <w:t xml:space="preserve">Only used when dfdl:choiceLengthKind is ’explicit’.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commentRangeStart w:id="6790"/>
            <w:ins w:id="6791" w:author="Steve Hanson" w:date="2012-02-27T19:43:00Z">
              <w:r w:rsidR="005A5327">
                <w:t xml:space="preserve">A </w:t>
              </w:r>
              <w:r w:rsidR="005A5327" w:rsidRPr="005E3B09">
                <w:rPr>
                  <w:b/>
                  <w:i/>
                </w:rPr>
                <w:t>ChoiceUnused</w:t>
              </w:r>
              <w:r w:rsidR="005A5327">
                <w:t xml:space="preserve"> region is therefore possible which when unparsing is filled with dfdl:fillByte.</w:t>
              </w:r>
            </w:ins>
            <w:commentRangeEnd w:id="6790"/>
            <w:r w:rsidR="005A5327" w:rsidRPr="00240AC5">
              <w:rPr>
                <w:rStyle w:val="CommentReference"/>
                <w:bCs/>
              </w:rPr>
              <w:commentReference w:id="6790"/>
            </w:r>
          </w:p>
          <w:p w14:paraId="31E9FCC2" w14:textId="77777777" w:rsidR="0062792F" w:rsidRPr="005223F4" w:rsidRDefault="0062792F" w:rsidP="00D67874">
            <w:r w:rsidRPr="005223F4">
              <w:t>Annotation: dfdl:choice, dfdl:group (choice)</w:t>
            </w:r>
          </w:p>
        </w:tc>
      </w:tr>
      <w:tr w:rsidR="0062792F" w:rsidRPr="005223F4" w14:paraId="49121985" w14:textId="77777777" w:rsidTr="00501581">
        <w:tc>
          <w:tcPr>
            <w:tcW w:w="2178" w:type="dxa"/>
            <w:shd w:val="clear" w:color="auto" w:fill="auto"/>
          </w:tcPr>
          <w:p w14:paraId="236F8C02" w14:textId="77777777" w:rsidR="0062792F" w:rsidRPr="00240AC5" w:rsidRDefault="0062792F" w:rsidP="00A365DC">
            <w:pPr>
              <w:rPr>
                <w:sz w:val="18"/>
                <w:szCs w:val="18"/>
              </w:rPr>
            </w:pPr>
            <w:r w:rsidRPr="00240AC5">
              <w:rPr>
                <w:sz w:val="18"/>
                <w:szCs w:val="18"/>
              </w:rPr>
              <w:t>initiatedContent</w:t>
            </w:r>
          </w:p>
        </w:tc>
        <w:tc>
          <w:tcPr>
            <w:tcW w:w="6678" w:type="dxa"/>
            <w:shd w:val="clear" w:color="auto" w:fill="auto"/>
          </w:tcPr>
          <w:p w14:paraId="095AF5AE" w14:textId="77777777" w:rsidR="0062792F" w:rsidRPr="005223F4" w:rsidRDefault="0062792F" w:rsidP="00D67874">
            <w:r w:rsidRPr="005223F4">
              <w:t>Enum</w:t>
            </w:r>
          </w:p>
          <w:p w14:paraId="018FDC99" w14:textId="77777777" w:rsidR="0062792F" w:rsidRPr="005223F4" w:rsidRDefault="0062792F" w:rsidP="00D67874">
            <w:r w:rsidRPr="005223F4">
              <w:t>Valid values are 'yes', 'no'</w:t>
            </w:r>
          </w:p>
          <w:p w14:paraId="070E7888" w14:textId="77777777" w:rsidR="0062792F" w:rsidRPr="005223F4" w:rsidRDefault="0062792F" w:rsidP="00D67874">
            <w:r w:rsidRPr="005223F4">
              <w:t>When 'yes'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77777777" w:rsidR="0062792F" w:rsidRPr="005223F4" w:rsidRDefault="0062792F" w:rsidP="00D67874">
            <w:r w:rsidRPr="005223F4">
              <w:t>When 'no',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964415">
        <w:trPr>
          <w:ins w:id="6792" w:author="mbeckerle" w:date="2012-07-03T14:56:00Z"/>
        </w:trPr>
        <w:tc>
          <w:tcPr>
            <w:tcW w:w="2178" w:type="dxa"/>
            <w:shd w:val="clear" w:color="auto" w:fill="auto"/>
          </w:tcPr>
          <w:p w14:paraId="68996E1F" w14:textId="2F2C7B90" w:rsidR="00655FE3" w:rsidRPr="00240AC5" w:rsidRDefault="00655FE3" w:rsidP="00A365DC">
            <w:pPr>
              <w:rPr>
                <w:ins w:id="6793" w:author="mbeckerle" w:date="2012-07-03T14:56:00Z"/>
                <w:sz w:val="18"/>
                <w:szCs w:val="18"/>
              </w:rPr>
            </w:pPr>
            <w:ins w:id="6794" w:author="mbeckerle" w:date="2012-07-03T14:56:00Z">
              <w:r>
                <w:rPr>
                  <w:sz w:val="18"/>
                  <w:szCs w:val="18"/>
                </w:rPr>
                <w:t>choiceBranchRef</w:t>
              </w:r>
            </w:ins>
          </w:p>
        </w:tc>
        <w:tc>
          <w:tcPr>
            <w:tcW w:w="6678" w:type="dxa"/>
            <w:shd w:val="clear" w:color="auto" w:fill="auto"/>
          </w:tcPr>
          <w:p w14:paraId="19C9482C" w14:textId="588D010D" w:rsidR="00655FE3" w:rsidRDefault="00655FE3" w:rsidP="00D67874">
            <w:pPr>
              <w:rPr>
                <w:ins w:id="6795" w:author="mbeckerle" w:date="2012-07-03T14:57:00Z"/>
              </w:rPr>
            </w:pPr>
            <w:ins w:id="6796" w:author="mbeckerle" w:date="2012-07-03T14:57:00Z">
              <w:r>
                <w:t>DFDL Expression</w:t>
              </w:r>
            </w:ins>
          </w:p>
          <w:p w14:paraId="685D85BC" w14:textId="0CFF04B4" w:rsidR="00503401" w:rsidRDefault="00655FE3" w:rsidP="00D67874">
            <w:pPr>
              <w:rPr>
                <w:ins w:id="6797" w:author="mbeckerle" w:date="2012-07-03T15:08:00Z"/>
              </w:rPr>
            </w:pPr>
            <w:ins w:id="6798" w:author="mbeckerle" w:date="2012-07-03T14:57:00Z">
              <w:r>
                <w:t>The expressio</w:t>
              </w:r>
              <w:r w:rsidR="00503401">
                <w:t>n must evaluate to an xs:string</w:t>
              </w:r>
            </w:ins>
            <w:ins w:id="6799" w:author="Steve Hanson" w:date="2012-08-10T10:28:00Z">
              <w:r w:rsidR="00501581">
                <w:t xml:space="preserve"> which must not be the e</w:t>
              </w:r>
            </w:ins>
            <w:ins w:id="6800" w:author="mbeckerle" w:date="2012-07-03T15:07:00Z">
              <w:del w:id="6801" w:author="Steve Hanson" w:date="2012-08-10T10:28:00Z">
                <w:r w:rsidR="00503401" w:rsidDel="00501581">
                  <w:delText>. E</w:delText>
                </w:r>
              </w:del>
              <w:r w:rsidR="00503401">
                <w:t>mpty string</w:t>
              </w:r>
              <w:del w:id="6802" w:author="Steve Hanson" w:date="2012-08-10T10:28:00Z">
                <w:r w:rsidR="00503401" w:rsidDel="00501581">
                  <w:delText xml:space="preserve"> is not an allowed value</w:delText>
                </w:r>
              </w:del>
              <w:r w:rsidR="00503401">
                <w:t>.</w:t>
              </w:r>
            </w:ins>
          </w:p>
          <w:p w14:paraId="09699C3C" w14:textId="339B61B2" w:rsidR="00503401" w:rsidRDefault="00503401" w:rsidP="00D67874">
            <w:pPr>
              <w:rPr>
                <w:ins w:id="6803" w:author="mbeckerle" w:date="2012-07-03T15:07:00Z"/>
              </w:rPr>
            </w:pPr>
            <w:ins w:id="6804" w:author="mbeckerle" w:date="2012-07-03T15:08:00Z">
              <w:r>
                <w:t>This property is used only when parsing.</w:t>
              </w:r>
            </w:ins>
          </w:p>
          <w:p w14:paraId="346E4357" w14:textId="2E6417E0" w:rsidR="00655FE3" w:rsidRDefault="00503401" w:rsidP="00D67874">
            <w:pPr>
              <w:rPr>
                <w:ins w:id="6805" w:author="mbeckerle" w:date="2012-07-03T15:09:00Z"/>
              </w:rPr>
            </w:pPr>
            <w:ins w:id="6806" w:author="mbeckerle" w:date="2012-07-03T15:08:00Z">
              <w:r>
                <w:t>T</w:t>
              </w:r>
            </w:ins>
            <w:ins w:id="6807" w:author="mbeckerle" w:date="2012-07-03T14:57:00Z">
              <w:r w:rsidR="00655FE3">
                <w:t>he resultant string must match (case insensitive) the dfdl:elementID property</w:t>
              </w:r>
            </w:ins>
            <w:ins w:id="6808" w:author="Steve Hanson" w:date="2012-08-10T10:28:00Z">
              <w:r w:rsidR="00501581">
                <w:t xml:space="preserve"> </w:t>
              </w:r>
            </w:ins>
            <w:ins w:id="6809" w:author="mbeckerle" w:date="2012-07-03T14:57:00Z">
              <w:r w:rsidR="00655FE3">
                <w:t>value of one of the element branches of the choice. If so, it discriminates to that branch</w:t>
              </w:r>
            </w:ins>
            <w:ins w:id="6810" w:author="mbeckerle" w:date="2012-07-03T14:58:00Z">
              <w:r w:rsidR="00655FE3">
                <w:t xml:space="preserve">. The parser then goes straight to that branch, ignoring consideration of any other choice branches. </w:t>
              </w:r>
            </w:ins>
            <w:ins w:id="6811" w:author="mbeckerle" w:date="2012-07-03T15:14:00Z">
              <w:r w:rsidR="00547D89">
                <w:t>No backtracking of this decision occurs if there is a subsequent processing error.</w:t>
              </w:r>
            </w:ins>
          </w:p>
          <w:p w14:paraId="3433D2D8" w14:textId="53C606ED" w:rsidR="00547D89" w:rsidRDefault="00503401" w:rsidP="00D67874">
            <w:pPr>
              <w:rPr>
                <w:ins w:id="6812" w:author="mbeckerle" w:date="2012-07-03T15:11:00Z"/>
              </w:rPr>
            </w:pPr>
            <w:ins w:id="6813" w:author="mbeckerle" w:date="2012-07-03T15:09:00Z">
              <w:r>
                <w:t>It is a processing error if the value of the expression does not match one of the elementIDs for the branches.</w:t>
              </w:r>
            </w:ins>
          </w:p>
          <w:p w14:paraId="63F6BDFD" w14:textId="1B8B8DA7" w:rsidR="00503401" w:rsidRDefault="00503401" w:rsidP="00D67874">
            <w:pPr>
              <w:rPr>
                <w:ins w:id="6814" w:author="mbeckerle" w:date="2012-07-03T15:15:00Z"/>
                <w:rFonts w:ascii="Helv" w:hAnsi="Helv" w:cs="Helv"/>
                <w:color w:val="000000"/>
              </w:rPr>
            </w:pPr>
            <w:ins w:id="6815" w:author="mbeckerle" w:date="2012-07-03T15:11:00Z">
              <w:r>
                <w:t xml:space="preserve">When choiceBranchRef is present, </w:t>
              </w:r>
            </w:ins>
            <w:ins w:id="6816" w:author="mbeckerle" w:date="2012-07-03T15:14:00Z">
              <w:r w:rsidR="00547D89">
                <w:rPr>
                  <w:rFonts w:ascii="Helv" w:hAnsi="Helv" w:cs="Helv"/>
                  <w:color w:val="000000"/>
                </w:rPr>
                <w:t>all choice branches must be local elements or element references. It is a schema definition error otherwise.</w:t>
              </w:r>
            </w:ins>
          </w:p>
          <w:p w14:paraId="293198EE" w14:textId="59569E4C" w:rsidR="00547D89" w:rsidDel="00501581" w:rsidRDefault="00547D89" w:rsidP="00D67874">
            <w:pPr>
              <w:rPr>
                <w:ins w:id="6817" w:author="mbeckerle" w:date="2012-07-03T14:56:00Z"/>
                <w:del w:id="6818" w:author="Steve Hanson" w:date="2012-08-10T10:29:00Z"/>
              </w:rPr>
            </w:pPr>
            <w:ins w:id="6819" w:author="mbeckerle" w:date="2012-07-03T15:15:00Z">
              <w:del w:id="6820" w:author="Steve Hanson" w:date="2012-08-10T10:29:00Z">
                <w:r w:rsidDel="00501581">
                  <w:rPr>
                    <w:rFonts w:ascii="Tms Rmn" w:hAnsi="Tms Rmn" w:cs="Tms Rmn"/>
                    <w:color w:val="000000"/>
                  </w:rPr>
                  <w:br/>
                </w:r>
              </w:del>
            </w:ins>
          </w:p>
          <w:p w14:paraId="245D39EF" w14:textId="77777777" w:rsidR="00655FE3" w:rsidRDefault="00503401" w:rsidP="00D67874">
            <w:pPr>
              <w:rPr>
                <w:ins w:id="6821" w:author="mbeckerle" w:date="2012-07-03T15:09:00Z"/>
              </w:rPr>
            </w:pPr>
            <w:ins w:id="6822" w:author="mbeckerle" w:date="2012-07-03T15:07:00Z">
              <w:r>
                <w:t>It is not possible to place this property in scope on a dfdl:format annotation.</w:t>
              </w:r>
            </w:ins>
          </w:p>
          <w:p w14:paraId="61227C24" w14:textId="278441B2" w:rsidR="00503401" w:rsidRPr="005223F4" w:rsidRDefault="00503401" w:rsidP="00D67874">
            <w:pPr>
              <w:rPr>
                <w:ins w:id="6823" w:author="mbeckerle" w:date="2012-07-03T14:56:00Z"/>
              </w:rPr>
            </w:pPr>
            <w:ins w:id="6824" w:author="mbeckerle" w:date="2012-07-03T15:09:00Z">
              <w:r>
                <w:t>Annotation: dfdl:choice</w:t>
              </w:r>
            </w:ins>
          </w:p>
        </w:tc>
      </w:tr>
      <w:tr w:rsidR="00503401" w:rsidRPr="005223F4" w14:paraId="38ECD2D0" w14:textId="77777777" w:rsidTr="00964415">
        <w:trPr>
          <w:ins w:id="6825" w:author="mbeckerle" w:date="2012-07-03T15:10:00Z"/>
        </w:trPr>
        <w:tc>
          <w:tcPr>
            <w:tcW w:w="2178" w:type="dxa"/>
            <w:shd w:val="clear" w:color="auto" w:fill="auto"/>
          </w:tcPr>
          <w:p w14:paraId="306098D1" w14:textId="70604210" w:rsidR="00503401" w:rsidRDefault="00503401" w:rsidP="00A365DC">
            <w:pPr>
              <w:rPr>
                <w:ins w:id="6826" w:author="mbeckerle" w:date="2012-07-03T15:10:00Z"/>
                <w:sz w:val="18"/>
                <w:szCs w:val="18"/>
              </w:rPr>
            </w:pPr>
            <w:ins w:id="6827" w:author="mbeckerle" w:date="2012-07-03T15:10:00Z">
              <w:r>
                <w:rPr>
                  <w:sz w:val="18"/>
                  <w:szCs w:val="18"/>
                </w:rPr>
                <w:t>elementID</w:t>
              </w:r>
            </w:ins>
          </w:p>
        </w:tc>
        <w:tc>
          <w:tcPr>
            <w:tcW w:w="6678" w:type="dxa"/>
            <w:shd w:val="clear" w:color="auto" w:fill="auto"/>
          </w:tcPr>
          <w:p w14:paraId="37D34B1C" w14:textId="77777777" w:rsidR="00503401" w:rsidRDefault="00503401" w:rsidP="00D67874">
            <w:pPr>
              <w:rPr>
                <w:ins w:id="6828" w:author="mbeckerle" w:date="2012-07-03T15:10:00Z"/>
              </w:rPr>
            </w:pPr>
            <w:ins w:id="6829" w:author="mbeckerle" w:date="2012-07-03T15:10:00Z">
              <w:r>
                <w:t>DFDL String Literal</w:t>
              </w:r>
            </w:ins>
          </w:p>
          <w:p w14:paraId="25D3DDD0" w14:textId="0E18111D" w:rsidR="00503401" w:rsidRDefault="00503401" w:rsidP="00D67874">
            <w:pPr>
              <w:rPr>
                <w:ins w:id="6830" w:author="mbeckerle" w:date="2012-07-03T15:15:00Z"/>
              </w:rPr>
            </w:pPr>
            <w:ins w:id="6831" w:author="mbeckerle" w:date="2012-07-03T15:10:00Z">
              <w:r>
                <w:t>This literal provides an alternate identifier for an element</w:t>
              </w:r>
            </w:ins>
            <w:ins w:id="6832" w:author="mbeckerle" w:date="2012-07-03T15:12:00Z">
              <w:r>
                <w:t>. When the choiceBranchRef expression evaluates to a string matching this property</w:t>
              </w:r>
            </w:ins>
            <w:ins w:id="6833" w:author="mbeckerle" w:date="2012-07-03T15:13:00Z">
              <w:r>
                <w:t>’s value, the choice is discriminated to this element.</w:t>
              </w:r>
            </w:ins>
          </w:p>
          <w:p w14:paraId="2C0C49D1" w14:textId="6E78ACF1" w:rsidR="00547D89" w:rsidRDefault="00547D89" w:rsidP="00D67874">
            <w:pPr>
              <w:rPr>
                <w:ins w:id="6834" w:author="mbeckerle" w:date="2012-07-03T15:16:00Z"/>
                <w:rFonts w:ascii="Helv" w:hAnsi="Helv" w:cs="Helv"/>
                <w:color w:val="000000"/>
              </w:rPr>
            </w:pPr>
            <w:ins w:id="6835" w:author="mbeckerle" w:date="2012-07-03T15:15:00Z">
              <w:r>
                <w:rPr>
                  <w:rFonts w:ascii="Helv" w:hAnsi="Helv" w:cs="Helv"/>
                  <w:color w:val="000000"/>
                </w:rPr>
                <w:t>It is a schema definition error if individual elementID values are not unique across all elements that are branches of a choice that carries choiceBranchRef, or if the elementId values of global elements are not unique within a given namespace.</w:t>
              </w:r>
            </w:ins>
          </w:p>
          <w:p w14:paraId="01FCB4F6" w14:textId="691B05A9" w:rsidR="00547D89" w:rsidRDefault="00547D89" w:rsidP="00D67874">
            <w:pPr>
              <w:rPr>
                <w:ins w:id="6836" w:author="mbeckerle" w:date="2012-07-03T15:10:00Z"/>
              </w:rPr>
            </w:pPr>
            <w:ins w:id="6837" w:author="mbeckerle" w:date="2012-07-03T15:16:00Z">
              <w:r>
                <w:rPr>
                  <w:rFonts w:ascii="Helv" w:hAnsi="Helv" w:cs="Helv"/>
                  <w:color w:val="0000FF"/>
                </w:rPr>
                <w:t>Raw byte entities and character classes are not allowed.</w:t>
              </w:r>
            </w:ins>
          </w:p>
          <w:p w14:paraId="4B71D31B" w14:textId="68BC9603" w:rsidR="00503401" w:rsidRDefault="00503401" w:rsidP="00D67874">
            <w:pPr>
              <w:rPr>
                <w:ins w:id="6838" w:author="mbeckerle" w:date="2012-07-03T15:11:00Z"/>
              </w:rPr>
            </w:pPr>
            <w:ins w:id="6839" w:author="mbeckerle" w:date="2012-07-03T15:10:00Z">
              <w:r>
                <w:t>This property is only used when parsing.</w:t>
              </w:r>
            </w:ins>
          </w:p>
          <w:p w14:paraId="00D2D431" w14:textId="33231559" w:rsidR="00503401" w:rsidRDefault="00503401" w:rsidP="00D67874">
            <w:pPr>
              <w:rPr>
                <w:ins w:id="6840" w:author="mbeckerle" w:date="2012-07-03T15:10:00Z"/>
              </w:rPr>
            </w:pPr>
            <w:ins w:id="6841" w:author="mbeckerle" w:date="2012-07-03T15:11:00Z">
              <w:r>
                <w:t>It is not possible to place this property in scope on a dfdl:format annotation.</w:t>
              </w:r>
            </w:ins>
          </w:p>
          <w:p w14:paraId="04D34AE4" w14:textId="40EC7C85" w:rsidR="00503401" w:rsidRDefault="00503401" w:rsidP="00D67874">
            <w:pPr>
              <w:rPr>
                <w:ins w:id="6842" w:author="mbeckerle" w:date="2012-07-03T15:10:00Z"/>
              </w:rPr>
            </w:pPr>
            <w:ins w:id="6843" w:author="mbeckerle" w:date="2012-07-03T15:10:00Z">
              <w:r>
                <w:t>Annotation: dfdl:element</w:t>
              </w:r>
            </w:ins>
          </w:p>
        </w:tc>
      </w:tr>
    </w:tbl>
    <w:p w14:paraId="5669EBFD" w14:textId="3FF54F35" w:rsidR="00A362FE" w:rsidRPr="005223F4" w:rsidRDefault="00A362FE" w:rsidP="00A362FE">
      <w:pPr>
        <w:pStyle w:val="nobreak"/>
      </w:pPr>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4968"/>
      </w:tblGrid>
      <w:tr w:rsidR="00A362FE" w:rsidRPr="005223F4" w14:paraId="140ED297" w14:textId="77777777" w:rsidTr="00240AC5">
        <w:tc>
          <w:tcPr>
            <w:tcW w:w="3888" w:type="dxa"/>
            <w:shd w:val="clear" w:color="auto" w:fill="auto"/>
          </w:tcPr>
          <w:p w14:paraId="7003D587" w14:textId="77777777" w:rsidR="00A362FE" w:rsidRPr="00240AC5" w:rsidRDefault="00A362FE" w:rsidP="00A365DC">
            <w:pPr>
              <w:pStyle w:val="nobreak"/>
              <w:rPr>
                <w:i/>
              </w:rPr>
            </w:pPr>
            <w:r w:rsidRPr="00240AC5">
              <w:rPr>
                <w:i/>
              </w:rPr>
              <w:t>Branch</w:t>
            </w:r>
          </w:p>
        </w:tc>
        <w:tc>
          <w:tcPr>
            <w:tcW w:w="4968" w:type="dxa"/>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240AC5">
        <w:tc>
          <w:tcPr>
            <w:tcW w:w="3888" w:type="dxa"/>
            <w:shd w:val="clear" w:color="auto" w:fill="auto"/>
          </w:tcPr>
          <w:p w14:paraId="17B19F9C" w14:textId="77777777" w:rsidR="00A362FE" w:rsidRPr="00240AC5" w:rsidRDefault="00A362FE" w:rsidP="00A365DC">
            <w:pPr>
              <w:pStyle w:val="nobreak"/>
              <w:rPr>
                <w:i/>
              </w:rPr>
            </w:pPr>
            <w:r w:rsidRPr="00240AC5">
              <w:rPr>
                <w:i/>
              </w:rPr>
              <w:t>Root of the Branch</w:t>
            </w:r>
          </w:p>
        </w:tc>
        <w:tc>
          <w:tcPr>
            <w:tcW w:w="4968" w:type="dxa"/>
            <w:shd w:val="clear" w:color="auto" w:fill="auto"/>
          </w:tcPr>
          <w:p w14:paraId="1444D25B" w14:textId="77777777" w:rsidR="00A362FE" w:rsidRPr="005223F4" w:rsidRDefault="00A362FE" w:rsidP="00A365DC">
            <w:pPr>
              <w:pStyle w:val="nobreak"/>
            </w:pPr>
            <w:r w:rsidRPr="005223F4">
              <w:t xml:space="preserve">Each </w:t>
            </w:r>
            <w:r w:rsidRPr="00240AC5">
              <w:rPr>
                <w:i/>
              </w:rPr>
              <w:t>branch</w:t>
            </w:r>
            <w:r w:rsidRPr="005223F4">
              <w:t xml:space="preserve"> conceptually has a single element</w:t>
            </w:r>
            <w:r w:rsidR="008414E4" w:rsidRPr="005223F4">
              <w:t>,</w:t>
            </w:r>
            <w:r w:rsidR="003810BC" w:rsidRPr="005223F4">
              <w:t xml:space="preserve"> </w:t>
            </w:r>
            <w:r w:rsidR="008414E4" w:rsidRPr="005223F4">
              <w:t>sequence, choice or group reference</w:t>
            </w:r>
            <w:r w:rsidR="00E76101" w:rsidRPr="005223F4">
              <w:t xml:space="preserve"> </w:t>
            </w:r>
            <w:r w:rsidR="00913369" w:rsidRPr="005223F4">
              <w:t>component</w:t>
            </w:r>
            <w:r w:rsidRPr="005223F4">
              <w:t xml:space="preserve"> at its root. This element is known as the </w:t>
            </w:r>
            <w:r w:rsidRPr="00240AC5">
              <w:rPr>
                <w:i/>
              </w:rPr>
              <w:t>Root of the Branch</w:t>
            </w:r>
            <w:r w:rsidRPr="005223F4">
              <w:t>.</w:t>
            </w:r>
          </w:p>
        </w:tc>
      </w:tr>
    </w:tbl>
    <w:p w14:paraId="44780EB5" w14:textId="77777777" w:rsidR="00A362FE" w:rsidRPr="005223F4" w:rsidRDefault="00660E1A" w:rsidP="00660E1A">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23</w:t>
      </w:r>
      <w:r w:rsidR="008356D4">
        <w:rPr>
          <w:noProof/>
        </w:rPr>
        <w:fldChar w:fldCharType="end"/>
      </w:r>
      <w:r w:rsidRPr="005223F4">
        <w:t xml:space="preserve"> Choice group terminology</w:t>
      </w:r>
    </w:p>
    <w:p w14:paraId="4CD9125D" w14:textId="77777777" w:rsidR="0036586D" w:rsidRPr="005223F4" w:rsidRDefault="0036586D" w:rsidP="00E620C1">
      <w:pPr>
        <w:pStyle w:val="nobreak"/>
      </w:pPr>
      <w:r w:rsidRPr="005223F4">
        <w:t>The Root of the Branch MUST NOT be optional. That is xs:minOccurs MUST BE greater than 0.</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pPr>
        <w:pStyle w:val="Heading2"/>
      </w:pPr>
      <w:bookmarkStart w:id="6844" w:name="_Toc177399118"/>
      <w:bookmarkStart w:id="6845" w:name="_Toc175057405"/>
      <w:bookmarkStart w:id="6846" w:name="_Toc199516350"/>
      <w:bookmarkStart w:id="6847" w:name="_Toc194984012"/>
      <w:bookmarkStart w:id="6848" w:name="_Toc243112856"/>
      <w:bookmarkStart w:id="6849" w:name="_Toc332724536"/>
      <w:r w:rsidRPr="005223F4">
        <w:t xml:space="preserve">Resolving </w:t>
      </w:r>
      <w:r w:rsidR="00A362FE" w:rsidRPr="005223F4">
        <w:t>Choices</w:t>
      </w:r>
      <w:bookmarkEnd w:id="6844"/>
      <w:bookmarkEnd w:id="6845"/>
      <w:bookmarkEnd w:id="6846"/>
      <w:bookmarkEnd w:id="6847"/>
      <w:bookmarkEnd w:id="6848"/>
      <w:bookmarkEnd w:id="6849"/>
    </w:p>
    <w:p w14:paraId="5EE8E112" w14:textId="77777777"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'unions'. However, this should not be confused with </w:t>
      </w:r>
      <w:r w:rsidR="007F5736" w:rsidRPr="005223F4">
        <w:t>XML schema</w:t>
      </w:r>
      <w:r w:rsidR="00A362FE" w:rsidRPr="005223F4">
        <w:t xml:space="preserve"> unions</w:t>
      </w:r>
      <w:r w:rsidR="00B46AA7" w:rsidRPr="005223F4">
        <w:t>.</w:t>
      </w:r>
    </w:p>
    <w:p w14:paraId="2D952716" w14:textId="41AB97FB" w:rsidR="00655FE3" w:rsidRDefault="00A362FE" w:rsidP="00501581">
      <w:pPr>
        <w:pStyle w:val="BulletList"/>
        <w:tabs>
          <w:tab w:val="clear" w:pos="360"/>
          <w:tab w:val="num" w:pos="1440"/>
        </w:tabs>
        <w:ind w:left="0" w:firstLine="0"/>
      </w:pPr>
      <w:r w:rsidRPr="005223F4">
        <w:t>When processing a choice,</w:t>
      </w:r>
      <w:ins w:id="6850" w:author="mbeckerle" w:date="2012-07-03T15:02:00Z">
        <w:r w:rsidR="00655FE3">
          <w:t xml:space="preserve"> </w:t>
        </w:r>
      </w:ins>
      <w:del w:id="6851" w:author="mbeckerle" w:date="2012-07-03T15:02:00Z">
        <w:r w:rsidRPr="005223F4" w:rsidDel="00655FE3">
          <w:delText xml:space="preserve"> </w:delText>
        </w:r>
      </w:del>
      <w:r w:rsidR="00655FE3">
        <w:t>there</w:t>
      </w:r>
      <w:ins w:id="6852" w:author="mbeckerle" w:date="2012-07-03T15:02:00Z">
        <w:r w:rsidR="00655FE3">
          <w:t xml:space="preserve"> </w:t>
        </w:r>
      </w:ins>
      <w:del w:id="6853" w:author="mbeckerle" w:date="2012-07-03T15:02:00Z">
        <w:r w:rsidR="00655FE3" w:rsidDel="00655FE3">
          <w:delText xml:space="preserve"> </w:delText>
        </w:r>
      </w:del>
      <w:r w:rsidR="00655FE3">
        <w:t xml:space="preserve">are two ways to resolve the intended branch. In one, </w:t>
      </w:r>
      <w:r w:rsidRPr="005223F4">
        <w:t xml:space="preserve">speculative parsing is used. </w:t>
      </w:r>
      <w:r w:rsidR="00655FE3">
        <w:t xml:space="preserve">In the other, a </w:t>
      </w:r>
      <w:ins w:id="6854" w:author="mbeckerle" w:date="2012-07-03T15:20:00Z">
        <w:r w:rsidR="00547D89">
          <w:t xml:space="preserve">constant-time </w:t>
        </w:r>
      </w:ins>
      <w:r w:rsidR="00655FE3">
        <w:t>direct dispatch to a branch is performed.</w:t>
      </w:r>
    </w:p>
    <w:p w14:paraId="3DC9C2C0" w14:textId="77777777" w:rsidR="00503401" w:rsidRDefault="00503401" w:rsidP="00501581">
      <w:pPr>
        <w:pStyle w:val="Heading3"/>
        <w:rPr>
          <w:ins w:id="6855" w:author="mbeckerle" w:date="2012-07-03T15:03:00Z"/>
        </w:rPr>
      </w:pPr>
      <w:bookmarkStart w:id="6856" w:name="_Toc332724537"/>
      <w:commentRangeStart w:id="6857"/>
      <w:ins w:id="6858" w:author="mbeckerle" w:date="2012-07-03T15:03:00Z">
        <w:r>
          <w:t>Resolving Choices via Speculation</w:t>
        </w:r>
        <w:bookmarkEnd w:id="6856"/>
      </w:ins>
    </w:p>
    <w:p w14:paraId="270F5285" w14:textId="004110AD" w:rsidR="00A362FE" w:rsidRPr="005223F4" w:rsidRDefault="00655FE3" w:rsidP="0076683B">
      <w:pPr>
        <w:pStyle w:val="BulletList"/>
        <w:tabs>
          <w:tab w:val="clear" w:pos="360"/>
          <w:tab w:val="num" w:pos="1440"/>
        </w:tabs>
        <w:ind w:left="0" w:firstLine="0"/>
        <w:jc w:val="both"/>
      </w:pPr>
      <w:r>
        <w:t xml:space="preserve">Speculative resolution </w:t>
      </w:r>
      <w:del w:id="6859" w:author="mbeckerle" w:date="2012-07-03T15:02:00Z">
        <w:r w:rsidDel="00655FE3">
          <w:delText xml:space="preserve"> </w:delText>
        </w:r>
      </w:del>
      <w:r w:rsidR="00A362FE" w:rsidRPr="005223F4">
        <w:t>works as follows:</w:t>
      </w:r>
    </w:p>
    <w:p w14:paraId="11DD9023" w14:textId="77777777" w:rsidR="00A362FE" w:rsidRPr="005223F4" w:rsidRDefault="00A362FE" w:rsidP="00A362FE">
      <w:pPr>
        <w:pStyle w:val="BulletList"/>
        <w:numPr>
          <w:ilvl w:val="0"/>
          <w:numId w:val="24"/>
        </w:numPr>
        <w:tabs>
          <w:tab w:val="clear" w:pos="540"/>
          <w:tab w:val="num" w:pos="2160"/>
        </w:tabs>
      </w:pPr>
      <w:r w:rsidRPr="005223F4">
        <w:t>Attempt to parse the first branch of the choice.</w:t>
      </w:r>
    </w:p>
    <w:p w14:paraId="7BEF3DB1" w14:textId="77777777" w:rsidR="00A362FE" w:rsidRPr="005223F4" w:rsidRDefault="00A362FE" w:rsidP="00A362FE">
      <w:pPr>
        <w:pStyle w:val="BulletList"/>
        <w:numPr>
          <w:ilvl w:val="0"/>
          <w:numId w:val="24"/>
        </w:numPr>
        <w:tabs>
          <w:tab w:val="clear" w:pos="540"/>
        </w:tabs>
      </w:pPr>
      <w:r w:rsidRPr="005223F4">
        <w:t>If this fails with a processing error</w:t>
      </w:r>
    </w:p>
    <w:p w14:paraId="241EAB3C" w14:textId="77777777" w:rsidR="00A362FE" w:rsidRPr="005223F4" w:rsidRDefault="00A362FE">
      <w:pPr>
        <w:pStyle w:val="BulletList"/>
        <w:numPr>
          <w:ilvl w:val="1"/>
          <w:numId w:val="24"/>
        </w:numPr>
        <w:pPrChange w:id="6860" w:author="Steve Hanson" w:date="2012-02-23T12:12:00Z">
          <w:pPr>
            <w:pStyle w:val="BulletList"/>
            <w:numPr>
              <w:ilvl w:val="1"/>
              <w:numId w:val="38"/>
            </w:numPr>
            <w:tabs>
              <w:tab w:val="clear" w:pos="360"/>
              <w:tab w:val="num" w:pos="1440"/>
            </w:tabs>
            <w:ind w:left="1440" w:hanging="360"/>
          </w:pPr>
        </w:pPrChange>
      </w:pPr>
      <w:r w:rsidRPr="005223F4">
        <w:t xml:space="preserve">If </w:t>
      </w:r>
      <w:del w:id="6861" w:author="Steve Hanson" w:date="2012-02-23T18:02:00Z">
        <w:r w:rsidRPr="005223F4" w:rsidDel="000B505F">
          <w:delText xml:space="preserve">we have evaluated </w:delText>
        </w:r>
      </w:del>
      <w:r w:rsidRPr="005223F4">
        <w:t xml:space="preserve">a dfdl:discriminator </w:t>
      </w:r>
      <w:ins w:id="6862" w:author="Steve Hanson" w:date="2012-02-23T18:02:00Z">
        <w:r w:rsidR="000B505F">
          <w:t xml:space="preserve">evaluated </w:t>
        </w:r>
      </w:ins>
      <w:r w:rsidRPr="005223F4">
        <w:t>to true</w:t>
      </w:r>
      <w:r w:rsidR="00314CF9" w:rsidRPr="005223F4">
        <w:t xml:space="preserve"> earlier on this branch </w:t>
      </w:r>
      <w:r w:rsidR="00314CF9" w:rsidRPr="005223F4">
        <w:br/>
        <w:t xml:space="preserve">then the parser is 'bound' to this choice </w:t>
      </w:r>
      <w:r w:rsidRPr="005223F4">
        <w:t xml:space="preserve">and parsing of the entire choice construct fails with a </w:t>
      </w:r>
      <w:r w:rsidR="00FE2C6A" w:rsidRPr="005223F4">
        <w:t xml:space="preserve">processing </w:t>
      </w:r>
      <w:r w:rsidRPr="005223F4">
        <w:t>error.</w:t>
      </w:r>
    </w:p>
    <w:p w14:paraId="479BE10E" w14:textId="77777777" w:rsidR="00A362FE" w:rsidRPr="005223F4" w:rsidRDefault="00A362FE">
      <w:pPr>
        <w:pStyle w:val="BulletList"/>
        <w:numPr>
          <w:ilvl w:val="1"/>
          <w:numId w:val="24"/>
        </w:numPr>
        <w:pPrChange w:id="6863" w:author="Steve Hanson" w:date="2012-02-23T12:12:00Z">
          <w:pPr>
            <w:pStyle w:val="BulletList"/>
            <w:numPr>
              <w:ilvl w:val="1"/>
              <w:numId w:val="38"/>
            </w:numPr>
            <w:tabs>
              <w:tab w:val="clear" w:pos="360"/>
              <w:tab w:val="num" w:pos="1440"/>
            </w:tabs>
            <w:ind w:left="1440" w:hanging="360"/>
          </w:pPr>
        </w:pPrChange>
      </w:pPr>
      <w:r w:rsidRPr="005223F4">
        <w:t xml:space="preserve">If </w:t>
      </w:r>
      <w:del w:id="6864" w:author="Steve Hanson" w:date="2012-02-23T18:02:00Z">
        <w:r w:rsidRPr="005223F4" w:rsidDel="000B505F">
          <w:delText xml:space="preserve">we have not evaluated </w:delText>
        </w:r>
      </w:del>
      <w:r w:rsidRPr="005223F4">
        <w:t xml:space="preserve">a dfdl:discriminator </w:t>
      </w:r>
      <w:ins w:id="6865" w:author="Steve Hanson" w:date="2012-02-23T18:02:00Z">
        <w:r w:rsidR="000B505F">
          <w:t xml:space="preserve">has not evaluated </w:t>
        </w:r>
      </w:ins>
      <w:r w:rsidRPr="005223F4">
        <w:t>to true then we repeat from step 1 for the next branch of the choice.</w:t>
      </w:r>
    </w:p>
    <w:p w14:paraId="4215C222" w14:textId="77777777" w:rsidR="00A362FE" w:rsidRPr="005223F4" w:rsidRDefault="00A362FE" w:rsidP="00FE2C6A">
      <w:pPr>
        <w:pStyle w:val="BulletList"/>
        <w:numPr>
          <w:ilvl w:val="0"/>
          <w:numId w:val="24"/>
        </w:numPr>
        <w:tabs>
          <w:tab w:val="clear" w:pos="540"/>
        </w:tabs>
      </w:pPr>
      <w:r w:rsidRPr="005223F4">
        <w:t>It is a</w:t>
      </w:r>
      <w:r w:rsidR="00FE2C6A" w:rsidRPr="005223F4">
        <w:t xml:space="preserve"> processing</w:t>
      </w:r>
      <w:r w:rsidR="002A268D" w:rsidRPr="005223F4">
        <w:t xml:space="preserve"> </w:t>
      </w:r>
      <w:r w:rsidRPr="005223F4">
        <w:t xml:space="preserve">error if </w:t>
      </w:r>
      <w:del w:id="6866" w:author="Steve Hanson" w:date="2012-02-23T18:03:00Z">
        <w:r w:rsidRPr="005223F4" w:rsidDel="000B505F">
          <w:delText xml:space="preserve">we exhaust </w:delText>
        </w:r>
      </w:del>
      <w:r w:rsidRPr="005223F4">
        <w:t>the branches of the choice</w:t>
      </w:r>
      <w:ins w:id="6867" w:author="Steve Hanson" w:date="2012-02-23T18:03:00Z">
        <w:r w:rsidR="000B505F">
          <w:t xml:space="preserve"> are exhausted.</w:t>
        </w:r>
      </w:ins>
      <w:r w:rsidRPr="005223F4">
        <w:t xml:space="preserve"> </w:t>
      </w:r>
    </w:p>
    <w:p w14:paraId="57C56958" w14:textId="77777777" w:rsidR="00A362FE" w:rsidRPr="005223F4" w:rsidRDefault="00A362FE" w:rsidP="00A362FE">
      <w:pPr>
        <w:pStyle w:val="BulletList"/>
        <w:numPr>
          <w:ilvl w:val="0"/>
          <w:numId w:val="24"/>
        </w:numPr>
        <w:tabs>
          <w:tab w:val="clear" w:pos="540"/>
        </w:tabs>
      </w:pPr>
      <w:r w:rsidRPr="005223F4">
        <w:t xml:space="preserve">If </w:t>
      </w:r>
      <w:del w:id="6868" w:author="Steve Hanson" w:date="2012-02-23T18:03:00Z">
        <w:r w:rsidRPr="005223F4" w:rsidDel="000B505F">
          <w:delText xml:space="preserve">we succeed to parse </w:delText>
        </w:r>
      </w:del>
      <w:r w:rsidRPr="005223F4">
        <w:t xml:space="preserve">a branch </w:t>
      </w:r>
      <w:ins w:id="6869" w:author="Steve Hanson" w:date="2012-02-23T18:03:00Z">
        <w:r w:rsidR="000B505F">
          <w:t xml:space="preserve">is successfully parsed </w:t>
        </w:r>
      </w:ins>
      <w:r w:rsidRPr="005223F4">
        <w:t>without error, then that branch’s value becomes the logical value for the parse of the choice construct.</w:t>
      </w:r>
    </w:p>
    <w:p w14:paraId="4B672A63" w14:textId="77777777" w:rsidR="00A362FE" w:rsidRPr="005223F4" w:rsidRDefault="00A362FE" w:rsidP="00A362FE">
      <w:pPr>
        <w:pStyle w:val="BulletList"/>
        <w:tabs>
          <w:tab w:val="clear" w:pos="360"/>
          <w:tab w:val="clear" w:pos="540"/>
        </w:tabs>
        <w:ind w:left="0" w:firstLine="0"/>
      </w:pPr>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4FD1F480" w14:textId="77777777" w:rsidR="00A362FE" w:rsidRPr="005223F4" w:rsidRDefault="00A362FE" w:rsidP="00C242E4">
      <w:pPr>
        <w:pStyle w:val="BulletList"/>
        <w:tabs>
          <w:tab w:val="clear" w:pos="360"/>
        </w:tabs>
        <w:ind w:left="0" w:firstLine="0"/>
      </w:pPr>
      <w:r w:rsidRPr="005223F4">
        <w:t>Nested choices can require unbounded look ahead into the data.</w:t>
      </w:r>
    </w:p>
    <w:p w14:paraId="449DB8DA" w14:textId="31D3ECA9" w:rsidR="00B770FC" w:rsidRPr="005223F4" w:rsidDel="00243854" w:rsidRDefault="00B770FC" w:rsidP="007F327C">
      <w:pPr>
        <w:pStyle w:val="BulletList"/>
        <w:tabs>
          <w:tab w:val="clear" w:pos="360"/>
        </w:tabs>
        <w:ind w:left="0" w:firstLine="0"/>
        <w:rPr>
          <w:del w:id="6870" w:author="mbeckerle" w:date="2012-07-03T13:20:00Z"/>
        </w:rPr>
      </w:pPr>
      <w:del w:id="6871" w:author="mbeckerle" w:date="2012-07-03T13:20:00Z">
        <w:r w:rsidRPr="005223F4" w:rsidDel="00243854">
          <w:delText xml:space="preserve">On unparsing </w:delText>
        </w:r>
      </w:del>
      <w:del w:id="6872" w:author="mbeckerle" w:date="2012-07-03T13:19:00Z">
        <w:r w:rsidRPr="005223F4" w:rsidDel="00243854">
          <w:delText>the choice branch supplied in the infoset is output. It is a processing error i</w:delText>
        </w:r>
      </w:del>
      <w:ins w:id="6873" w:author="Steve Hanson" w:date="2012-02-23T18:03:00Z">
        <w:del w:id="6874" w:author="mbeckerle" w:date="2012-07-03T13:19:00Z">
          <w:r w:rsidR="000B505F" w:rsidDel="00243854">
            <w:delText>f</w:delText>
          </w:r>
        </w:del>
      </w:ins>
      <w:del w:id="6875" w:author="mbeckerle" w:date="2012-07-03T13:19:00Z">
        <w:r w:rsidRPr="005223F4" w:rsidDel="00243854">
          <w:delText>s more than on</w:delText>
        </w:r>
        <w:r w:rsidR="007F327C" w:rsidRPr="005223F4" w:rsidDel="00243854">
          <w:delText>e</w:delText>
        </w:r>
        <w:r w:rsidRPr="005223F4" w:rsidDel="00243854">
          <w:delText xml:space="preserve"> choice branch is supplied. </w:delText>
        </w:r>
        <w:r w:rsidR="00C15064" w:rsidRPr="005223F4" w:rsidDel="00243854">
          <w:delText>If no choice branch is supplied in the infoset then each choice branch is tried in schema definition order until one does not result in a processing error. It is a processing error if none of the choice branches unparse successfully.</w:delText>
        </w:r>
      </w:del>
      <w:bookmarkStart w:id="6876" w:name="_Toc329093103"/>
      <w:bookmarkStart w:id="6877" w:name="_Toc332701616"/>
      <w:bookmarkStart w:id="6878" w:name="_Toc332701920"/>
      <w:bookmarkStart w:id="6879" w:name="_Toc332711719"/>
      <w:bookmarkStart w:id="6880" w:name="_Toc332712021"/>
      <w:bookmarkStart w:id="6881" w:name="_Toc332712322"/>
      <w:bookmarkStart w:id="6882" w:name="_Toc332724238"/>
      <w:bookmarkStart w:id="6883" w:name="_Toc332724538"/>
      <w:bookmarkEnd w:id="6876"/>
      <w:bookmarkEnd w:id="6877"/>
      <w:bookmarkEnd w:id="6878"/>
      <w:bookmarkEnd w:id="6879"/>
      <w:bookmarkEnd w:id="6880"/>
      <w:bookmarkEnd w:id="6881"/>
      <w:bookmarkEnd w:id="6882"/>
      <w:bookmarkEnd w:id="6883"/>
    </w:p>
    <w:p w14:paraId="566C79CE" w14:textId="1A89BE3D" w:rsidR="00503401" w:rsidRDefault="00503401">
      <w:pPr>
        <w:pStyle w:val="Heading3"/>
        <w:rPr>
          <w:ins w:id="6884" w:author="mbeckerle" w:date="2012-07-03T15:04:00Z"/>
        </w:rPr>
        <w:pPrChange w:id="6885" w:author="mbeckerle" w:date="2012-07-03T15:04:00Z">
          <w:pPr/>
        </w:pPrChange>
      </w:pPr>
      <w:bookmarkStart w:id="6886" w:name="_Toc322911706"/>
      <w:bookmarkStart w:id="6887" w:name="_Toc322912245"/>
      <w:bookmarkStart w:id="6888" w:name="_Toc332724539"/>
      <w:bookmarkEnd w:id="6886"/>
      <w:bookmarkEnd w:id="6887"/>
      <w:ins w:id="6889" w:author="mbeckerle" w:date="2012-07-03T15:04:00Z">
        <w:r>
          <w:t>Resolving Choices via Direct Dispatch</w:t>
        </w:r>
        <w:bookmarkEnd w:id="6888"/>
      </w:ins>
    </w:p>
    <w:p w14:paraId="4774B58E" w14:textId="5ED5978D" w:rsidR="00503401" w:rsidRDefault="00503401">
      <w:pPr>
        <w:pStyle w:val="nobreak"/>
        <w:rPr>
          <w:ins w:id="6890" w:author="mbeckerle" w:date="2012-07-03T15:17:00Z"/>
        </w:rPr>
        <w:pPrChange w:id="6891" w:author="mbeckerle" w:date="2012-07-03T15:06:00Z">
          <w:pPr/>
        </w:pPrChange>
      </w:pPr>
      <w:ins w:id="6892" w:author="mbeckerle" w:date="2012-07-03T15:04:00Z">
        <w:r>
          <w:t xml:space="preserve">Direct dispatch </w:t>
        </w:r>
      </w:ins>
      <w:ins w:id="6893" w:author="mbeckerle" w:date="2012-07-03T15:05:00Z">
        <w:r>
          <w:t>provides a constant-time dispatch to a choice branch</w:t>
        </w:r>
      </w:ins>
      <w:ins w:id="6894" w:author="mbeckerle" w:date="2012-07-03T15:06:00Z">
        <w:r>
          <w:t xml:space="preserve"> independent of how many choice branches there are. </w:t>
        </w:r>
      </w:ins>
    </w:p>
    <w:p w14:paraId="4CB51204" w14:textId="4303A91E" w:rsidR="00547D89" w:rsidRDefault="00547D89" w:rsidP="00547D89">
      <w:pPr>
        <w:rPr>
          <w:ins w:id="6895" w:author="mbeckerle" w:date="2012-07-03T15:18:00Z"/>
        </w:rPr>
      </w:pPr>
      <w:ins w:id="6896" w:author="mbeckerle" w:date="2012-07-03T15:17:00Z">
        <w:r>
          <w:t>Direct dispatch is indicated by the choiceBranchRef property. This expression is evaluated to compute the element identifier matching (case insensitive) the dfdl:elementID property of one of the choice branches, all of which must be local element declarations or element references.</w:t>
        </w:r>
      </w:ins>
    </w:p>
    <w:p w14:paraId="7E7BC84D" w14:textId="70EFFC36" w:rsidR="00547D89" w:rsidRDefault="00547D89" w:rsidP="00547D89">
      <w:pPr>
        <w:rPr>
          <w:ins w:id="6897" w:author="mbeckerle" w:date="2012-07-03T15:19:00Z"/>
        </w:rPr>
      </w:pPr>
      <w:ins w:id="6898" w:author="mbeckerle" w:date="2012-07-03T15:18:00Z">
        <w:r>
          <w:t xml:space="preserve">When a match is found, it is as if a discriminator had </w:t>
        </w:r>
      </w:ins>
      <w:ins w:id="6899" w:author="mbeckerle" w:date="2012-07-03T15:19:00Z">
        <w:r>
          <w:t>evaluated to true on</w:t>
        </w:r>
      </w:ins>
      <w:ins w:id="6900" w:author="mbeckerle" w:date="2012-07-03T15:18:00Z">
        <w:r>
          <w:t xml:space="preserve"> that branch. </w:t>
        </w:r>
      </w:ins>
      <w:ins w:id="6901" w:author="mbeckerle" w:date="2012-07-03T15:19:00Z">
        <w:r>
          <w:t>It is selected as resolution of the choice, and there is no backtracking to try other alternative selections.</w:t>
        </w:r>
      </w:ins>
    </w:p>
    <w:p w14:paraId="5980F353" w14:textId="6EF25577" w:rsidR="00547D89" w:rsidRDefault="00547D89" w:rsidP="00547D89">
      <w:pPr>
        <w:rPr>
          <w:ins w:id="6902" w:author="mbeckerle" w:date="2012-07-03T15:22:00Z"/>
        </w:rPr>
      </w:pPr>
      <w:ins w:id="6903" w:author="mbeckerle" w:date="2012-07-03T15:21:00Z">
        <w:r>
          <w:t>The elementID property can be placed on global element declarations, element references, or local element declarations. It must be unique within one choice when placed on element references or local element declarations. It must be unique within the namespace if placed on global element declarations.</w:t>
        </w:r>
      </w:ins>
    </w:p>
    <w:p w14:paraId="61C5BBE7" w14:textId="79C6688D" w:rsidR="00547D89" w:rsidRDefault="00547D89" w:rsidP="00547D89">
      <w:pPr>
        <w:rPr>
          <w:ins w:id="6904" w:author="mbeckerle" w:date="2012-07-03T15:22:00Z"/>
        </w:rPr>
      </w:pPr>
      <w:commentRangeStart w:id="6905"/>
      <w:ins w:id="6906" w:author="mbeckerle" w:date="2012-07-03T15:22:00Z">
        <w:r>
          <w:t>Note that it is not a schema definition error if both initiatedContent and choiceBranchRef are provided on the same choice, nor if a discriminator exists on a choice branch along with an elementID.</w:t>
        </w:r>
        <w:commentRangeEnd w:id="6905"/>
        <w:r>
          <w:rPr>
            <w:rStyle w:val="CommentReference"/>
          </w:rPr>
          <w:commentReference w:id="6905"/>
        </w:r>
      </w:ins>
    </w:p>
    <w:p w14:paraId="4BA5EF0B" w14:textId="77777777" w:rsidR="00547D89" w:rsidRPr="00547D89" w:rsidRDefault="00547D89" w:rsidP="00547D89">
      <w:pPr>
        <w:rPr>
          <w:ins w:id="6907" w:author="mbeckerle" w:date="2012-07-03T15:05:00Z"/>
        </w:rPr>
      </w:pPr>
    </w:p>
    <w:p w14:paraId="289C8196" w14:textId="172414B6" w:rsidR="00503401" w:rsidRDefault="00503401" w:rsidP="000208A7">
      <w:pPr>
        <w:pStyle w:val="Heading3"/>
        <w:rPr>
          <w:ins w:id="6908" w:author="mbeckerle" w:date="2012-07-03T15:05:00Z"/>
        </w:rPr>
      </w:pPr>
      <w:bookmarkStart w:id="6909" w:name="_Toc332724540"/>
      <w:ins w:id="6910" w:author="mbeckerle" w:date="2012-07-03T15:05:00Z">
        <w:r>
          <w:t>Unparsing Choices</w:t>
        </w:r>
      </w:ins>
      <w:commentRangeEnd w:id="6857"/>
      <w:ins w:id="6911" w:author="mbeckerle" w:date="2012-07-03T15:24:00Z">
        <w:r w:rsidR="00A15F75">
          <w:rPr>
            <w:rStyle w:val="CommentReference"/>
            <w:rFonts w:ascii="Arial" w:hAnsi="Arial" w:cs="Times New Roman"/>
            <w:b w:val="0"/>
            <w:bCs w:val="0"/>
          </w:rPr>
          <w:commentReference w:id="6857"/>
        </w:r>
      </w:ins>
      <w:bookmarkEnd w:id="6909"/>
    </w:p>
    <w:p w14:paraId="0AA32E8C" w14:textId="1D260DD5" w:rsidR="00503401" w:rsidRDefault="00503401" w:rsidP="00503401">
      <w:pPr>
        <w:pStyle w:val="BulletList"/>
        <w:tabs>
          <w:tab w:val="clear" w:pos="360"/>
        </w:tabs>
        <w:ind w:left="0" w:firstLine="0"/>
        <w:rPr>
          <w:ins w:id="6912" w:author="mbeckerle" w:date="2012-07-03T15:05:00Z"/>
        </w:rPr>
      </w:pPr>
      <w:ins w:id="6913" w:author="mbeckerle" w:date="2012-07-03T15:05:00Z">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ins>
      <w:ins w:id="6914" w:author="Steve Hanson" w:date="2012-08-10T10:33:00Z">
        <w:r w:rsidR="000208A7">
          <w:t>)</w:t>
        </w:r>
      </w:ins>
      <w:ins w:id="6915" w:author="mbeckerle" w:date="2012-07-03T15:05:00Z">
        <w:r>
          <w:t xml:space="preserve">. </w:t>
        </w:r>
      </w:ins>
    </w:p>
    <w:p w14:paraId="313D6BD4" w14:textId="57ED6B43" w:rsidR="00503401" w:rsidRDefault="00503401" w:rsidP="00503401">
      <w:pPr>
        <w:rPr>
          <w:ins w:id="6916" w:author="mbeckerle" w:date="2012-07-03T15:05:00Z"/>
        </w:rPr>
      </w:pPr>
      <w:ins w:id="6917" w:author="mbeckerle" w:date="2012-07-03T15:05:00Z">
        <w:r>
          <w:t>To avoid any unintended behavior, all the children of a choice can be modeled as elements.</w:t>
        </w:r>
        <w:del w:id="6918" w:author="Steve Hanson" w:date="2012-08-10T10:33:00Z">
          <w:r w:rsidDel="000208A7">
            <w:delText>)</w:delText>
          </w:r>
        </w:del>
        <w:r>
          <w:rPr>
            <w:rStyle w:val="CommentReference"/>
          </w:rPr>
          <w:commentReference w:id="6919"/>
        </w:r>
      </w:ins>
    </w:p>
    <w:p w14:paraId="7246366F" w14:textId="77777777" w:rsidR="00503401" w:rsidRPr="00547D89" w:rsidRDefault="00503401" w:rsidP="000208A7">
      <w:pPr>
        <w:pStyle w:val="nobreak"/>
      </w:pPr>
    </w:p>
    <w:p w14:paraId="2480CD63" w14:textId="77777777" w:rsidR="00655FE3" w:rsidRPr="005223F4" w:rsidDel="00964415" w:rsidRDefault="00655FE3" w:rsidP="00655FE3">
      <w:pPr>
        <w:pStyle w:val="Heading2"/>
        <w:rPr>
          <w:del w:id="6920" w:author="mbeckerle" w:date="2012-04-22T21:04:00Z"/>
        </w:rPr>
      </w:pPr>
      <w:bookmarkStart w:id="6921" w:name="_Toc329093106"/>
      <w:bookmarkStart w:id="6922" w:name="_Toc332701619"/>
      <w:bookmarkStart w:id="6923" w:name="_Toc332701923"/>
      <w:bookmarkStart w:id="6924" w:name="_Toc332711722"/>
      <w:bookmarkStart w:id="6925" w:name="_Toc332712024"/>
      <w:bookmarkStart w:id="6926" w:name="_Toc332712325"/>
      <w:bookmarkStart w:id="6927" w:name="_Toc332724241"/>
      <w:bookmarkStart w:id="6928" w:name="_Toc332724541"/>
      <w:bookmarkEnd w:id="6921"/>
      <w:bookmarkEnd w:id="6922"/>
      <w:bookmarkEnd w:id="6923"/>
      <w:bookmarkEnd w:id="6924"/>
      <w:bookmarkEnd w:id="6925"/>
      <w:bookmarkEnd w:id="6926"/>
      <w:bookmarkEnd w:id="6927"/>
      <w:bookmarkEnd w:id="6928"/>
    </w:p>
    <w:p w14:paraId="55B52BEC" w14:textId="3C1CF85A" w:rsidR="00A362FE" w:rsidRPr="005223F4" w:rsidDel="00964415" w:rsidRDefault="00A362FE" w:rsidP="00655FE3">
      <w:pPr>
        <w:pStyle w:val="Heading2"/>
        <w:rPr>
          <w:del w:id="6929" w:author="mbeckerle" w:date="2012-04-22T21:04:00Z"/>
        </w:rPr>
      </w:pPr>
      <w:del w:id="6930" w:author="mbeckerle" w:date="2012-04-22T21:04:00Z">
        <w:r w:rsidRPr="005223F4" w:rsidDel="00964415">
          <w:delText xml:space="preserve"> </w:delText>
        </w:r>
        <w:bookmarkStart w:id="6931" w:name="_Toc322911707"/>
        <w:bookmarkStart w:id="6932" w:name="_Toc322912246"/>
        <w:bookmarkStart w:id="6933" w:name="_Toc329093107"/>
        <w:bookmarkStart w:id="6934" w:name="_Toc332701620"/>
        <w:bookmarkStart w:id="6935" w:name="_Toc332701924"/>
        <w:bookmarkStart w:id="6936" w:name="_Toc332711723"/>
        <w:bookmarkStart w:id="6937" w:name="_Toc332712025"/>
        <w:bookmarkStart w:id="6938" w:name="_Toc332712326"/>
        <w:bookmarkStart w:id="6939" w:name="_Toc332724242"/>
        <w:bookmarkStart w:id="6940" w:name="_Toc332724542"/>
        <w:bookmarkEnd w:id="6931"/>
        <w:bookmarkEnd w:id="6932"/>
        <w:bookmarkEnd w:id="6933"/>
        <w:bookmarkEnd w:id="6934"/>
        <w:bookmarkEnd w:id="6935"/>
        <w:bookmarkEnd w:id="6936"/>
        <w:bookmarkEnd w:id="6937"/>
        <w:bookmarkEnd w:id="6938"/>
        <w:bookmarkEnd w:id="6939"/>
        <w:bookmarkEnd w:id="6940"/>
      </w:del>
    </w:p>
    <w:p w14:paraId="2262E32A" w14:textId="3E706EAF" w:rsidR="004E4165" w:rsidRPr="005223F4" w:rsidDel="00964415" w:rsidRDefault="004E4165" w:rsidP="00655FE3">
      <w:pPr>
        <w:pStyle w:val="Heading2"/>
        <w:rPr>
          <w:del w:id="6941" w:author="mbeckerle" w:date="2012-04-22T21:04:00Z"/>
        </w:rPr>
      </w:pPr>
      <w:bookmarkStart w:id="6942" w:name="_Toc322911708"/>
      <w:bookmarkStart w:id="6943" w:name="_Toc322912247"/>
      <w:bookmarkStart w:id="6944" w:name="_Toc329093108"/>
      <w:bookmarkStart w:id="6945" w:name="_Toc332701621"/>
      <w:bookmarkStart w:id="6946" w:name="_Toc332701925"/>
      <w:bookmarkStart w:id="6947" w:name="_Toc332711724"/>
      <w:bookmarkStart w:id="6948" w:name="_Toc332712026"/>
      <w:bookmarkStart w:id="6949" w:name="_Toc332712327"/>
      <w:bookmarkStart w:id="6950" w:name="_Toc332724243"/>
      <w:bookmarkStart w:id="6951" w:name="_Toc332724543"/>
      <w:bookmarkEnd w:id="6942"/>
      <w:bookmarkEnd w:id="6943"/>
      <w:bookmarkEnd w:id="6944"/>
      <w:bookmarkEnd w:id="6945"/>
      <w:bookmarkEnd w:id="6946"/>
      <w:bookmarkEnd w:id="6947"/>
      <w:bookmarkEnd w:id="6948"/>
      <w:bookmarkEnd w:id="6949"/>
      <w:bookmarkEnd w:id="6950"/>
      <w:bookmarkEnd w:id="6951"/>
    </w:p>
    <w:p w14:paraId="46B18159" w14:textId="77777777" w:rsidR="00E41F63" w:rsidRPr="005223F4" w:rsidRDefault="00866529" w:rsidP="00655FE3">
      <w:pPr>
        <w:pStyle w:val="Heading1"/>
      </w:pPr>
      <w:bookmarkStart w:id="6952" w:name="_Toc130873646"/>
      <w:bookmarkStart w:id="6953" w:name="_Toc140549618"/>
      <w:bookmarkStart w:id="6954" w:name="_Toc177399121"/>
      <w:bookmarkStart w:id="6955" w:name="_Toc175057408"/>
      <w:bookmarkStart w:id="6956" w:name="_Toc199516353"/>
      <w:bookmarkStart w:id="6957" w:name="_Toc194984015"/>
      <w:bookmarkStart w:id="6958" w:name="_Toc243112857"/>
      <w:bookmarkStart w:id="6959" w:name="_Ref255476292"/>
      <w:bookmarkStart w:id="6960" w:name="_Toc112836593"/>
      <w:bookmarkStart w:id="6961" w:name="_Toc112826311"/>
      <w:bookmarkStart w:id="6962" w:name="_Toc113075295"/>
      <w:bookmarkStart w:id="6963" w:name="_Toc332724544"/>
      <w:r w:rsidRPr="005223F4">
        <w:t>Arrays</w:t>
      </w:r>
      <w:r w:rsidR="006E4535" w:rsidRPr="005223F4">
        <w:t xml:space="preserve"> and Optional Elements</w:t>
      </w:r>
      <w:r w:rsidRPr="005223F4">
        <w:t xml:space="preserve">: </w:t>
      </w:r>
      <w:r w:rsidR="00297E01" w:rsidRPr="005223F4">
        <w:t>Properties for Repeating and Variable-</w:t>
      </w:r>
      <w:r w:rsidR="006E4535" w:rsidRPr="005223F4">
        <w:t xml:space="preserve">Occurrence </w:t>
      </w:r>
      <w:r w:rsidR="003E01DB" w:rsidRPr="005223F4">
        <w:t>D</w:t>
      </w:r>
      <w:r w:rsidR="00E41F63" w:rsidRPr="005223F4">
        <w:t>ata</w:t>
      </w:r>
      <w:bookmarkEnd w:id="6952"/>
      <w:bookmarkEnd w:id="6953"/>
      <w:bookmarkEnd w:id="6954"/>
      <w:bookmarkEnd w:id="6955"/>
      <w:r w:rsidR="00DC569E" w:rsidRPr="005223F4">
        <w:t xml:space="preserve"> </w:t>
      </w:r>
      <w:r w:rsidR="006E4535" w:rsidRPr="005223F4">
        <w:t>Items</w:t>
      </w:r>
      <w:bookmarkEnd w:id="6956"/>
      <w:bookmarkEnd w:id="6957"/>
      <w:bookmarkEnd w:id="6958"/>
      <w:bookmarkEnd w:id="6959"/>
      <w:bookmarkEnd w:id="6963"/>
    </w:p>
    <w:p w14:paraId="22BC0AED" w14:textId="77777777" w:rsidR="0062244E" w:rsidRPr="005223F4" w:rsidRDefault="00E41F63" w:rsidP="009F46A9">
      <w:r w:rsidRPr="005223F4">
        <w:t xml:space="preserve">These properties are </w:t>
      </w:r>
      <w:r w:rsidR="00DC569E" w:rsidRPr="005223F4">
        <w:t xml:space="preserve">for </w:t>
      </w:r>
      <w:r w:rsidR="0062244E" w:rsidRPr="005223F4">
        <w:t>arrays</w:t>
      </w:r>
      <w:r w:rsidR="00FE1555">
        <w:t xml:space="preserve"> (xs:maxOccurs &gt;1 or unbounded)</w:t>
      </w:r>
      <w:r w:rsidR="0062244E" w:rsidRPr="005223F4">
        <w:t xml:space="preserve"> or optional elements</w:t>
      </w:r>
      <w:r w:rsidR="00FE1555">
        <w:t xml:space="preserve"> (xs:minOccurs </w:t>
      </w:r>
      <w:r w:rsidR="0028303F">
        <w:t>= 0</w:t>
      </w:r>
      <w:r w:rsidR="00FE1555">
        <w:t xml:space="preserve"> and xs</w:t>
      </w:r>
      <w:r w:rsidR="0028303F">
        <w:t>:maxOccurs = 1)</w:t>
      </w:r>
      <w:r w:rsidR="0085379F" w:rsidRPr="005223F4">
        <w:t xml:space="preserve"> and </w:t>
      </w:r>
      <w:r w:rsidR="006718AC" w:rsidRPr="005223F4">
        <w:t xml:space="preserve">apply to </w:t>
      </w:r>
      <w:r w:rsidR="00C325F8" w:rsidRPr="005223F4">
        <w:t xml:space="preserve">local elements </w:t>
      </w:r>
      <w:r w:rsidR="006718AC" w:rsidRPr="005223F4">
        <w:t>and</w:t>
      </w:r>
      <w:r w:rsidR="00C325F8" w:rsidRPr="005223F4">
        <w:t xml:space="preserve"> element references.</w:t>
      </w:r>
    </w:p>
    <w:p w14:paraId="22FBE68A" w14:textId="7A530F2E" w:rsidR="00E41F63" w:rsidRPr="005223F4" w:rsidDel="00964415" w:rsidRDefault="00E41F63" w:rsidP="00866529">
      <w:pPr>
        <w:pStyle w:val="nobreak"/>
        <w:rPr>
          <w:del w:id="6964" w:author="mbeckerle" w:date="2012-04-22T21:05: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08"/>
        <w:gridCol w:w="6048"/>
      </w:tblGrid>
      <w:tr w:rsidR="00E41F63" w:rsidRPr="005223F4" w14:paraId="39CE868D" w14:textId="77777777" w:rsidTr="00240AC5">
        <w:trPr>
          <w:trHeight w:val="402"/>
        </w:trPr>
        <w:tc>
          <w:tcPr>
            <w:tcW w:w="2808" w:type="dxa"/>
            <w:shd w:val="clear" w:color="auto" w:fill="F3F3F3"/>
          </w:tcPr>
          <w:p w14:paraId="34C7F7B4"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Property Name</w:t>
            </w:r>
          </w:p>
        </w:tc>
        <w:tc>
          <w:tcPr>
            <w:tcW w:w="6048" w:type="dxa"/>
            <w:shd w:val="clear" w:color="auto" w:fill="F3F3F3"/>
          </w:tcPr>
          <w:p w14:paraId="76767760"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Description</w:t>
            </w:r>
          </w:p>
        </w:tc>
      </w:tr>
      <w:tr w:rsidR="00E41F63" w:rsidRPr="005223F4" w14:paraId="509A89F5" w14:textId="77777777" w:rsidTr="00240AC5">
        <w:trPr>
          <w:trHeight w:val="153"/>
        </w:trPr>
        <w:tc>
          <w:tcPr>
            <w:tcW w:w="2808" w:type="dxa"/>
            <w:shd w:val="clear" w:color="auto" w:fill="auto"/>
          </w:tcPr>
          <w:p w14:paraId="430C9F9F"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occursCountKind</w:t>
            </w:r>
          </w:p>
        </w:tc>
        <w:tc>
          <w:tcPr>
            <w:tcW w:w="6048" w:type="dxa"/>
            <w:shd w:val="clear" w:color="auto" w:fill="auto"/>
          </w:tcPr>
          <w:p w14:paraId="56546CC7" w14:textId="77777777" w:rsidR="00E41F63" w:rsidRPr="00240AC5" w:rsidRDefault="00E41F63" w:rsidP="00240AC5">
            <w:pPr>
              <w:tabs>
                <w:tab w:val="num" w:pos="360"/>
                <w:tab w:val="num" w:pos="540"/>
              </w:tabs>
              <w:spacing w:before="40" w:after="40"/>
              <w:rPr>
                <w:rFonts w:eastAsia="Arial Unicode MS"/>
              </w:rPr>
            </w:pPr>
            <w:r w:rsidRPr="00240AC5">
              <w:rPr>
                <w:rFonts w:eastAsia="Arial Unicode MS"/>
              </w:rPr>
              <w:t>Enum</w:t>
            </w:r>
          </w:p>
          <w:p w14:paraId="7FDDFC36" w14:textId="77777777" w:rsidR="00E518F2" w:rsidRPr="00240AC5" w:rsidRDefault="00E518F2" w:rsidP="00240AC5">
            <w:pPr>
              <w:tabs>
                <w:tab w:val="num" w:pos="360"/>
                <w:tab w:val="num" w:pos="540"/>
              </w:tabs>
              <w:spacing w:before="40" w:after="40"/>
              <w:rPr>
                <w:rFonts w:eastAsia="Arial Unicode MS"/>
              </w:rPr>
            </w:pPr>
            <w:r w:rsidRPr="00240AC5">
              <w:rPr>
                <w:rFonts w:eastAsia="Arial Unicode MS"/>
              </w:rPr>
              <w:t xml:space="preserve">Specifies how the actual number of occurrences is to be established. </w:t>
            </w:r>
            <w:ins w:id="6965" w:author="Steve Hanson" w:date="2012-03-01T11:32:00Z">
              <w:r w:rsidR="00807769" w:rsidRPr="00240AC5">
                <w:rPr>
                  <w:rFonts w:eastAsia="Arial Unicode MS"/>
                </w:rPr>
                <w:t xml:space="preserve"> </w:t>
              </w:r>
            </w:ins>
          </w:p>
          <w:p w14:paraId="02218F5E" w14:textId="77777777" w:rsidR="007F684D" w:rsidRPr="00240AC5" w:rsidRDefault="00E41F63" w:rsidP="00240AC5">
            <w:pPr>
              <w:tabs>
                <w:tab w:val="num" w:pos="360"/>
                <w:tab w:val="num" w:pos="540"/>
              </w:tabs>
              <w:spacing w:before="40" w:after="40"/>
              <w:rPr>
                <w:rFonts w:eastAsia="Arial Unicode MS"/>
              </w:rPr>
            </w:pPr>
            <w:commentRangeStart w:id="6966"/>
            <w:r w:rsidRPr="00240AC5">
              <w:rPr>
                <w:rFonts w:eastAsia="Arial Unicode MS"/>
              </w:rPr>
              <w:t xml:space="preserve">Valid values </w:t>
            </w:r>
            <w:commentRangeEnd w:id="6966"/>
            <w:r w:rsidR="00807769" w:rsidRPr="00240AC5">
              <w:rPr>
                <w:rStyle w:val="CommentReference"/>
                <w:rFonts w:eastAsia="Arial Unicode MS"/>
                <w:bCs/>
              </w:rPr>
              <w:commentReference w:id="6966"/>
            </w:r>
            <w:r w:rsidR="009F46A9" w:rsidRPr="00240AC5">
              <w:rPr>
                <w:rFonts w:eastAsia="Arial Unicode MS"/>
              </w:rPr>
              <w:t>'fixed'</w:t>
            </w:r>
            <w:r w:rsidR="007F5AC0" w:rsidRPr="00240AC5">
              <w:rPr>
                <w:rFonts w:eastAsia="Arial Unicode MS"/>
              </w:rPr>
              <w:t>,</w:t>
            </w:r>
            <w:r w:rsidR="007F684D" w:rsidRPr="00240AC5">
              <w:rPr>
                <w:rFonts w:eastAsia="Arial Unicode MS"/>
              </w:rPr>
              <w:t xml:space="preserve"> ‘</w:t>
            </w:r>
            <w:r w:rsidR="009F46A9" w:rsidRPr="00240AC5">
              <w:rPr>
                <w:rFonts w:eastAsia="Arial Unicode MS"/>
              </w:rPr>
              <w:t>expression’</w:t>
            </w:r>
            <w:r w:rsidR="007F5AC0" w:rsidRPr="00240AC5">
              <w:rPr>
                <w:rFonts w:eastAsia="Arial Unicode MS"/>
              </w:rPr>
              <w:t>, '</w:t>
            </w:r>
            <w:r w:rsidR="009F46A9" w:rsidRPr="00240AC5">
              <w:rPr>
                <w:rFonts w:eastAsia="Arial Unicode MS"/>
              </w:rPr>
              <w:t>parsed</w:t>
            </w:r>
            <w:r w:rsidR="007F684D" w:rsidRPr="00240AC5">
              <w:rPr>
                <w:rFonts w:eastAsia="Arial Unicode MS"/>
              </w:rPr>
              <w:t>’</w:t>
            </w:r>
            <w:ins w:id="6967" w:author="mbeckerle" w:date="2012-03-25T12:05:00Z">
              <w:r w:rsidR="00DA7EA9" w:rsidRPr="00240AC5">
                <w:rPr>
                  <w:rFonts w:eastAsia="Arial Unicode MS"/>
                </w:rPr>
                <w:t xml:space="preserve">, ‘implicit’  </w:t>
              </w:r>
            </w:ins>
            <w:del w:id="6968" w:author="mbeckerle" w:date="2012-03-25T12:05:00Z">
              <w:r w:rsidR="007F684D" w:rsidRPr="00240AC5" w:rsidDel="00DA7EA9">
                <w:rPr>
                  <w:rFonts w:eastAsia="Arial Unicode MS"/>
                </w:rPr>
                <w:delText xml:space="preserve"> </w:delText>
              </w:r>
            </w:del>
            <w:r w:rsidR="009F46A9" w:rsidRPr="00240AC5">
              <w:rPr>
                <w:rFonts w:eastAsia="Arial Unicode MS"/>
              </w:rPr>
              <w:t>,‘stopValue’</w:t>
            </w:r>
            <w:ins w:id="6969" w:author="mbeckerle" w:date="2012-03-25T12:05:00Z">
              <w:r w:rsidR="00DA7EA9" w:rsidRPr="00240AC5">
                <w:rPr>
                  <w:rFonts w:eastAsia="Arial Unicode MS"/>
                </w:rPr>
                <w:t xml:space="preserve">, </w:t>
              </w:r>
            </w:ins>
            <w:del w:id="6970" w:author="mbeckerle" w:date="2012-03-25T12:05:00Z">
              <w:r w:rsidR="009F46A9" w:rsidRPr="00240AC5" w:rsidDel="00DA7EA9">
                <w:rPr>
                  <w:rFonts w:eastAsia="Arial Unicode MS"/>
                </w:rPr>
                <w:delText xml:space="preserve"> </w:delText>
              </w:r>
              <w:r w:rsidR="007F684D" w:rsidRPr="00240AC5" w:rsidDel="00DA7EA9">
                <w:rPr>
                  <w:rFonts w:eastAsia="Arial Unicode MS"/>
                </w:rPr>
                <w:delText xml:space="preserve"> </w:delText>
              </w:r>
            </w:del>
          </w:p>
          <w:p w14:paraId="5C85C46A" w14:textId="77777777" w:rsidR="00597C5E" w:rsidRPr="00240AC5" w:rsidRDefault="009F46A9" w:rsidP="00240AC5">
            <w:pPr>
              <w:tabs>
                <w:tab w:val="num" w:pos="360"/>
                <w:tab w:val="num" w:pos="540"/>
              </w:tabs>
              <w:spacing w:before="40" w:after="40"/>
              <w:rPr>
                <w:rFonts w:eastAsia="Arial Unicode MS" w:cs="Arial"/>
              </w:rPr>
            </w:pPr>
            <w:r w:rsidRPr="00240AC5">
              <w:rPr>
                <w:rFonts w:eastAsia="Arial Unicode MS" w:cs="Arial"/>
              </w:rPr>
              <w:t xml:space="preserve"> </w:t>
            </w:r>
            <w:r w:rsidR="007F684D" w:rsidRPr="00240AC5">
              <w:rPr>
                <w:rFonts w:eastAsia="Arial Unicode MS" w:cs="Arial"/>
              </w:rPr>
              <w:t>‘</w:t>
            </w:r>
            <w:r w:rsidRPr="00240AC5">
              <w:rPr>
                <w:rFonts w:eastAsia="Arial Unicode MS" w:cs="Arial"/>
              </w:rPr>
              <w:t xml:space="preserve">fixed’ </w:t>
            </w:r>
            <w:r w:rsidR="007F684D" w:rsidRPr="00240AC5">
              <w:rPr>
                <w:rFonts w:eastAsia="Arial Unicode MS" w:cs="Arial"/>
              </w:rPr>
              <w:t>means use the value of the</w:t>
            </w:r>
            <w:r w:rsidR="00A02129" w:rsidRPr="00240AC5">
              <w:rPr>
                <w:rFonts w:eastAsia="Arial Unicode MS" w:cs="Arial"/>
              </w:rPr>
              <w:t xml:space="preserve"> </w:t>
            </w:r>
            <w:r w:rsidR="001359BA" w:rsidRPr="00240AC5">
              <w:rPr>
                <w:rFonts w:eastAsia="Arial Unicode MS" w:cs="Arial"/>
              </w:rPr>
              <w:t>xs:maxOccurs</w:t>
            </w:r>
            <w:r w:rsidR="007F684D" w:rsidRPr="00240AC5">
              <w:rPr>
                <w:rFonts w:eastAsia="Arial Unicode MS" w:cs="Arial"/>
              </w:rPr>
              <w:t xml:space="preserve"> on the declaration.</w:t>
            </w:r>
            <w:r w:rsidR="008F0DF1" w:rsidRPr="00240AC5">
              <w:rPr>
                <w:rFonts w:eastAsia="Arial Unicode MS" w:cs="Arial"/>
              </w:rPr>
              <w:t xml:space="preserve"> It is a schema definition error if the value for </w:t>
            </w:r>
            <w:r w:rsidR="0015012F" w:rsidRPr="00240AC5">
              <w:rPr>
                <w:rFonts w:eastAsia="Arial Unicode MS" w:cs="Arial"/>
              </w:rPr>
              <w:t>xs:minOccurs</w:t>
            </w:r>
            <w:r w:rsidR="008F0DF1" w:rsidRPr="00240AC5">
              <w:rPr>
                <w:rFonts w:eastAsia="Arial Unicode MS" w:cs="Arial"/>
              </w:rPr>
              <w:t xml:space="preserve"> is not equal to </w:t>
            </w:r>
            <w:r w:rsidR="001359BA" w:rsidRPr="00240AC5">
              <w:rPr>
                <w:rFonts w:eastAsia="Arial Unicode MS" w:cs="Arial"/>
              </w:rPr>
              <w:t>xs:maxOccurs</w:t>
            </w:r>
            <w:r w:rsidR="008F0DF1" w:rsidRPr="00240AC5">
              <w:rPr>
                <w:rFonts w:eastAsia="Arial Unicode MS" w:cs="Arial"/>
              </w:rPr>
              <w:t>.</w:t>
            </w:r>
          </w:p>
          <w:p w14:paraId="12CD0A5A" w14:textId="77777777" w:rsidR="00E71FBA" w:rsidRPr="00240AC5" w:rsidRDefault="009F46A9" w:rsidP="00240AC5">
            <w:pPr>
              <w:tabs>
                <w:tab w:val="num" w:pos="360"/>
                <w:tab w:val="num" w:pos="540"/>
              </w:tabs>
              <w:spacing w:before="40" w:after="40"/>
              <w:rPr>
                <w:rFonts w:eastAsia="Arial Unicode MS" w:cs="Arial"/>
              </w:rPr>
            </w:pPr>
            <w:r w:rsidRPr="00240AC5">
              <w:rPr>
                <w:rFonts w:eastAsia="Arial Unicode MS" w:cs="Arial"/>
              </w:rPr>
              <w:t>‘expression’ means use the value of the dfdl:occursCount property.</w:t>
            </w:r>
            <w:r w:rsidR="0065091C" w:rsidRPr="00240AC5">
              <w:rPr>
                <w:rFonts w:eastAsia="Arial Unicode MS" w:cs="Arial"/>
              </w:rPr>
              <w:t xml:space="preserve"> </w:t>
            </w:r>
            <w:r w:rsidR="00A37085" w:rsidRPr="00240AC5">
              <w:rPr>
                <w:rFonts w:eastAsia="Arial Unicode MS" w:cs="Arial"/>
              </w:rPr>
              <w:t xml:space="preserve">Applies during parsing only. </w:t>
            </w:r>
            <w:r w:rsidR="0065091C" w:rsidRPr="00240AC5">
              <w:rPr>
                <w:rFonts w:eastAsia="Arial Unicode MS" w:cs="Arial"/>
              </w:rPr>
              <w:t xml:space="preserve"> On unparsing the number of </w:t>
            </w:r>
            <w:r w:rsidR="00C62F52" w:rsidRPr="00240AC5">
              <w:rPr>
                <w:rFonts w:eastAsia="Arial Unicode MS" w:cs="Arial"/>
              </w:rPr>
              <w:t>occurrences</w:t>
            </w:r>
            <w:r w:rsidR="0065091C" w:rsidRPr="00240AC5">
              <w:rPr>
                <w:rFonts w:eastAsia="Arial Unicode MS" w:cs="Arial"/>
              </w:rPr>
              <w:t xml:space="preserve"> in the infoset is used, defaulted up to xs:</w:t>
            </w:r>
            <w:r w:rsidR="0015012F" w:rsidRPr="00240AC5">
              <w:rPr>
                <w:rFonts w:eastAsia="Arial Unicode MS" w:cs="Arial"/>
              </w:rPr>
              <w:t>minOccurs</w:t>
            </w:r>
            <w:r w:rsidR="0065091C" w:rsidRPr="00240AC5">
              <w:rPr>
                <w:rFonts w:eastAsia="Arial Unicode MS" w:cs="Arial"/>
              </w:rPr>
              <w:t xml:space="preserve"> if necessary.</w:t>
            </w:r>
          </w:p>
          <w:p w14:paraId="5F12E221" w14:textId="77777777" w:rsidR="009F46A9" w:rsidRPr="00240AC5" w:rsidRDefault="009F46A9" w:rsidP="00240AC5">
            <w:pPr>
              <w:tabs>
                <w:tab w:val="num" w:pos="360"/>
                <w:tab w:val="num" w:pos="540"/>
              </w:tabs>
              <w:spacing w:before="40" w:after="40"/>
              <w:rPr>
                <w:ins w:id="6971" w:author="mbeckerle" w:date="2012-03-25T12:05:00Z"/>
                <w:rFonts w:eastAsia="Arial Unicode MS" w:cs="Arial"/>
              </w:rPr>
            </w:pPr>
            <w:r w:rsidRPr="00240AC5">
              <w:rPr>
                <w:rFonts w:eastAsia="Arial Unicode MS" w:cs="Arial"/>
              </w:rPr>
              <w:t xml:space="preserve">'parsed' means that the number of </w:t>
            </w:r>
            <w:r w:rsidR="002B072E" w:rsidRPr="00240AC5">
              <w:rPr>
                <w:rFonts w:eastAsia="Arial Unicode MS" w:cs="Arial"/>
              </w:rPr>
              <w:t>occurrences</w:t>
            </w:r>
            <w:r w:rsidRPr="00240AC5">
              <w:rPr>
                <w:rFonts w:eastAsia="Arial Unicode MS" w:cs="Arial"/>
              </w:rPr>
              <w:t xml:space="preserve"> is determined by normal speculative parsing such as </w:t>
            </w:r>
            <w:r w:rsidR="002B072E" w:rsidRPr="00240AC5">
              <w:rPr>
                <w:rFonts w:eastAsia="Arial Unicode MS" w:cs="Arial"/>
              </w:rPr>
              <w:t>discriminating</w:t>
            </w:r>
            <w:r w:rsidRPr="00240AC5">
              <w:rPr>
                <w:rFonts w:eastAsia="Arial Unicode MS" w:cs="Arial"/>
              </w:rPr>
              <w:t xml:space="preserve"> by the initiator</w:t>
            </w:r>
          </w:p>
          <w:p w14:paraId="7279F81B" w14:textId="77777777" w:rsidR="00DA7EA9" w:rsidRPr="00240AC5" w:rsidRDefault="00DA7EA9" w:rsidP="00240AC5">
            <w:pPr>
              <w:tabs>
                <w:tab w:val="num" w:pos="360"/>
                <w:tab w:val="num" w:pos="540"/>
              </w:tabs>
              <w:spacing w:before="40" w:after="40"/>
              <w:rPr>
                <w:rFonts w:eastAsia="Arial Unicode MS" w:cs="Arial"/>
              </w:rPr>
            </w:pPr>
            <w:ins w:id="6972" w:author="mbeckerle" w:date="2012-03-25T12:06:00Z">
              <w:r w:rsidRPr="00240AC5">
                <w:rPr>
                  <w:rFonts w:eastAsia="Arial Unicode MS" w:cs="Arial"/>
                </w:rPr>
                <w:t xml:space="preserve">‘implicit’ </w:t>
              </w:r>
              <w:r w:rsidR="006C051C" w:rsidRPr="00240AC5">
                <w:rPr>
                  <w:rFonts w:eastAsia="Arial Unicode MS" w:cs="Arial"/>
                </w:rPr>
                <w:t xml:space="preserve">means that the maxOccurs and minOccurs attributes of the element are used to bound </w:t>
              </w:r>
            </w:ins>
            <w:ins w:id="6973" w:author="mbeckerle" w:date="2012-03-25T12:08:00Z">
              <w:r w:rsidR="006C051C" w:rsidRPr="00240AC5">
                <w:rPr>
                  <w:rFonts w:eastAsia="Arial Unicode MS" w:cs="Arial"/>
                </w:rPr>
                <w:t>speculative parsing.</w:t>
              </w:r>
            </w:ins>
          </w:p>
          <w:p w14:paraId="4C302822" w14:textId="36713E66" w:rsidR="007F684D" w:rsidRPr="00240AC5" w:rsidRDefault="007F684D" w:rsidP="00240AC5">
            <w:pPr>
              <w:tabs>
                <w:tab w:val="num" w:pos="360"/>
                <w:tab w:val="num" w:pos="540"/>
              </w:tabs>
              <w:spacing w:before="40" w:after="40"/>
              <w:rPr>
                <w:rFonts w:eastAsia="Arial Unicode MS" w:cs="Arial"/>
              </w:rPr>
            </w:pPr>
            <w:r w:rsidRPr="00240AC5">
              <w:rPr>
                <w:rFonts w:eastAsia="Arial Unicode MS" w:cs="Arial"/>
              </w:rPr>
              <w:t>‘stopValue’ means look for a logical stop value which signifies the end of the occurrences.</w:t>
            </w:r>
            <w:ins w:id="6974" w:author="mbeckerle" w:date="2012-03-24T16:19:00Z">
              <w:r w:rsidR="00775A2D" w:rsidRPr="00240AC5">
                <w:rPr>
                  <w:rFonts w:eastAsia="Arial Unicode MS" w:cs="Arial"/>
                </w:rPr>
                <w:t xml:space="preserve"> </w:t>
              </w:r>
              <w:commentRangeStart w:id="6975"/>
              <w:r w:rsidR="00775A2D" w:rsidRPr="00240AC5">
                <w:rPr>
                  <w:rFonts w:eastAsia="Arial Unicode MS" w:cs="Arial"/>
                </w:rPr>
                <w:t xml:space="preserve">The stop value is specified with the occursStopValue property, and it is a schema definition error if that property is absent when </w:t>
              </w:r>
            </w:ins>
            <w:ins w:id="6976" w:author="Steve Hanson" w:date="2012-08-10T10:34:00Z">
              <w:r w:rsidR="000208A7">
                <w:rPr>
                  <w:rFonts w:eastAsia="Arial Unicode MS" w:cs="Arial"/>
                </w:rPr>
                <w:t>‘</w:t>
              </w:r>
            </w:ins>
            <w:ins w:id="6977" w:author="mbeckerle" w:date="2012-03-24T16:19:00Z">
              <w:r w:rsidR="00775A2D" w:rsidRPr="00240AC5">
                <w:rPr>
                  <w:rFonts w:eastAsia="Arial Unicode MS" w:cs="Arial"/>
                </w:rPr>
                <w:t>stopValue</w:t>
              </w:r>
            </w:ins>
            <w:ins w:id="6978" w:author="Steve Hanson" w:date="2012-08-10T10:34:00Z">
              <w:r w:rsidR="000208A7">
                <w:rPr>
                  <w:rFonts w:eastAsia="Arial Unicode MS" w:cs="Arial"/>
                </w:rPr>
                <w:t>’</w:t>
              </w:r>
            </w:ins>
            <w:ins w:id="6979" w:author="mbeckerle" w:date="2012-03-24T16:19:00Z">
              <w:r w:rsidR="00775A2D" w:rsidRPr="00240AC5">
                <w:rPr>
                  <w:rFonts w:eastAsia="Arial Unicode MS" w:cs="Arial"/>
                </w:rPr>
                <w:t xml:space="preserve"> is used.</w:t>
              </w:r>
            </w:ins>
            <w:commentRangeEnd w:id="6975"/>
            <w:ins w:id="6980" w:author="mbeckerle" w:date="2012-03-24T16:20:00Z">
              <w:r w:rsidR="00775A2D">
                <w:rPr>
                  <w:rStyle w:val="CommentReference"/>
                </w:rPr>
                <w:commentReference w:id="6975"/>
              </w:r>
            </w:ins>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240AC5">
        <w:trPr>
          <w:trHeight w:val="153"/>
        </w:trPr>
        <w:tc>
          <w:tcPr>
            <w:tcW w:w="2808" w:type="dxa"/>
            <w:shd w:val="clear" w:color="auto" w:fill="auto"/>
          </w:tcPr>
          <w:p w14:paraId="53AB56BE"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w:t>
            </w:r>
          </w:p>
        </w:tc>
        <w:tc>
          <w:tcPr>
            <w:tcW w:w="6048" w:type="dxa"/>
            <w:shd w:val="clear" w:color="auto" w:fill="auto"/>
          </w:tcPr>
          <w:p w14:paraId="6F2B8F96" w14:textId="77777777" w:rsidR="00E41F63" w:rsidRPr="00240AC5" w:rsidRDefault="00681EDF" w:rsidP="000208A7">
            <w:pPr>
              <w:rPr>
                <w:rFonts w:eastAsia="Arial Unicode MS"/>
              </w:rPr>
            </w:pPr>
            <w:commentRangeStart w:id="6981"/>
            <w:del w:id="6982" w:author="Steve Hanson" w:date="2012-02-29T12:15:00Z">
              <w:r w:rsidRPr="00240AC5" w:rsidDel="00557DF4">
                <w:rPr>
                  <w:rFonts w:eastAsia="Arial Unicode MS"/>
                </w:rPr>
                <w:delText>Non-negative Integer</w:delText>
              </w:r>
              <w:r w:rsidR="00C120C8" w:rsidRPr="00240AC5" w:rsidDel="00557DF4">
                <w:rPr>
                  <w:rFonts w:eastAsia="Arial Unicode MS"/>
                </w:rPr>
                <w:delText xml:space="preserve"> </w:delText>
              </w:r>
              <w:r w:rsidR="00F35F85" w:rsidRPr="00240AC5" w:rsidDel="00557DF4">
                <w:rPr>
                  <w:rFonts w:eastAsia="Arial Unicode MS"/>
                </w:rPr>
                <w:delText xml:space="preserve">or </w:delText>
              </w:r>
            </w:del>
            <w:r w:rsidR="00293086" w:rsidRPr="00240AC5">
              <w:rPr>
                <w:rFonts w:eastAsia="Arial Unicode MS"/>
              </w:rPr>
              <w:t>DFDL Expression</w:t>
            </w:r>
            <w:commentRangeEnd w:id="6981"/>
            <w:r w:rsidR="00557DF4" w:rsidRPr="00240AC5">
              <w:rPr>
                <w:rStyle w:val="CommentReference"/>
                <w:rFonts w:eastAsia="Arial Unicode MS"/>
                <w:bCs/>
              </w:rPr>
              <w:commentReference w:id="6981"/>
            </w:r>
          </w:p>
          <w:p w14:paraId="75306227" w14:textId="77777777" w:rsidR="00E41F63" w:rsidRPr="00240AC5"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5C326B53" w14:textId="77777777" w:rsidR="001A52E4" w:rsidRPr="00240AC5" w:rsidRDefault="001A52E4" w:rsidP="000208A7">
            <w:pPr>
              <w:rPr>
                <w:rFonts w:eastAsia="Arial Unicode MS"/>
              </w:rPr>
            </w:pPr>
            <w:r w:rsidRPr="00240AC5">
              <w:rPr>
                <w:rFonts w:eastAsia="Arial Unicode MS"/>
              </w:rPr>
              <w:t xml:space="preserve">This property </w:t>
            </w:r>
            <w:ins w:id="6983" w:author="Steve Hanson" w:date="2012-02-29T12:16:00Z">
              <w:r w:rsidR="00557DF4" w:rsidRPr="00240AC5">
                <w:rPr>
                  <w:rFonts w:eastAsia="Arial Unicode MS"/>
                </w:rPr>
                <w:t>is</w:t>
              </w:r>
            </w:ins>
            <w:del w:id="6984" w:author="Steve Hanson" w:date="2012-02-29T12:16:00Z">
              <w:r w:rsidRPr="00240AC5" w:rsidDel="00557DF4">
                <w:rPr>
                  <w:rFonts w:eastAsia="Arial Unicode MS"/>
                </w:rPr>
                <w:delText>can be</w:delText>
              </w:r>
            </w:del>
            <w:r w:rsidRPr="00240AC5">
              <w:rPr>
                <w:rFonts w:eastAsia="Arial Unicode MS"/>
              </w:rPr>
              <w:t xml:space="preserve"> computed by way of an expression which returns a</w:t>
            </w:r>
            <w:ins w:id="6985" w:author="Steve Hanson" w:date="2012-02-29T12:16:00Z">
              <w:r w:rsidR="00557DF4" w:rsidRPr="00240AC5">
                <w:rPr>
                  <w:rFonts w:eastAsia="Arial Unicode MS"/>
                </w:rPr>
                <w:t xml:space="preserve"> non-negative </w:t>
              </w:r>
            </w:ins>
            <w:del w:id="6986" w:author="Steve Hanson" w:date="2012-02-29T12:16:00Z">
              <w:r w:rsidRPr="00240AC5" w:rsidDel="00557DF4">
                <w:rPr>
                  <w:rFonts w:eastAsia="Arial Unicode MS"/>
                </w:rPr>
                <w:delText xml:space="preserve">n </w:delText>
              </w:r>
            </w:del>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240AC5">
        <w:trPr>
          <w:trHeight w:val="153"/>
        </w:trPr>
        <w:tc>
          <w:tcPr>
            <w:tcW w:w="2808" w:type="dxa"/>
            <w:shd w:val="clear" w:color="auto" w:fill="auto"/>
          </w:tcPr>
          <w:p w14:paraId="7D11A648" w14:textId="77777777" w:rsidR="006E18CD" w:rsidRPr="00240AC5" w:rsidRDefault="006E18CD" w:rsidP="00240AC5">
            <w:pPr>
              <w:tabs>
                <w:tab w:val="num" w:pos="360"/>
                <w:tab w:val="num" w:pos="540"/>
              </w:tabs>
              <w:spacing w:before="40" w:after="40"/>
              <w:ind w:left="180" w:hanging="180"/>
              <w:rPr>
                <w:rFonts w:eastAsia="Arial Unicode MS" w:cs="Arial"/>
              </w:rPr>
            </w:pPr>
            <w:r w:rsidRPr="00240AC5">
              <w:rPr>
                <w:rFonts w:eastAsia="Arial Unicode MS" w:cs="Arial"/>
              </w:rPr>
              <w:t>occursStopValue</w:t>
            </w:r>
          </w:p>
        </w:tc>
        <w:tc>
          <w:tcPr>
            <w:tcW w:w="6048" w:type="dxa"/>
            <w:shd w:val="clear" w:color="auto" w:fill="auto"/>
            <w:vAlign w:val="bottom"/>
          </w:tcPr>
          <w:p w14:paraId="292522C6" w14:textId="77777777" w:rsidR="00EA6637" w:rsidRPr="00240AC5" w:rsidRDefault="007F6D4B" w:rsidP="00240AC5">
            <w:pPr>
              <w:tabs>
                <w:tab w:val="num" w:pos="360"/>
                <w:tab w:val="num" w:pos="540"/>
              </w:tabs>
              <w:spacing w:before="40" w:after="40"/>
              <w:ind w:left="180" w:hanging="180"/>
              <w:rPr>
                <w:rFonts w:eastAsia="Arial Unicode MS" w:cs="Arial"/>
              </w:rPr>
            </w:pPr>
            <w:r w:rsidRPr="00240AC5">
              <w:rPr>
                <w:rFonts w:eastAsia="MS Mincho" w:cs="Arial"/>
                <w:lang w:eastAsia="ja-JP"/>
              </w:rPr>
              <w:t xml:space="preserve">List of </w:t>
            </w:r>
            <w:r w:rsidR="00454BAA" w:rsidRPr="00240AC5">
              <w:rPr>
                <w:rFonts w:eastAsia="MS Mincho" w:cs="Arial"/>
                <w:lang w:eastAsia="ja-JP"/>
              </w:rPr>
              <w:t xml:space="preserve">DFDL </w:t>
            </w:r>
            <w:r w:rsidR="00094580" w:rsidRPr="00240AC5">
              <w:rPr>
                <w:rFonts w:eastAsia="MS Mincho" w:cs="Arial"/>
                <w:lang w:eastAsia="ja-JP"/>
              </w:rPr>
              <w:t>Logical Values</w:t>
            </w:r>
            <w:r w:rsidR="00F35F85" w:rsidRPr="00240AC5">
              <w:rPr>
                <w:rFonts w:eastAsia="Arial Unicode MS" w:cs="Arial"/>
              </w:rPr>
              <w:t xml:space="preserve"> </w:t>
            </w:r>
          </w:p>
          <w:p w14:paraId="10B3E145" w14:textId="77777777" w:rsidR="00094580" w:rsidRPr="00240AC5" w:rsidRDefault="00451779" w:rsidP="00240AC5">
            <w:pPr>
              <w:tabs>
                <w:tab w:val="num" w:pos="360"/>
                <w:tab w:val="num" w:pos="540"/>
              </w:tabs>
              <w:spacing w:before="40" w:after="40"/>
              <w:rPr>
                <w:rFonts w:eastAsia="Arial Unicode MS" w:cs="Arial"/>
              </w:rPr>
            </w:pPr>
            <w:r w:rsidRPr="00240AC5">
              <w:rPr>
                <w:rFonts w:eastAsia="Arial Unicode MS" w:cs="Arial"/>
              </w:rPr>
              <w:t xml:space="preserve">A space separated list of </w:t>
            </w:r>
            <w:r w:rsidR="00094580" w:rsidRPr="00240AC5">
              <w:rPr>
                <w:rFonts w:eastAsia="Arial Unicode MS" w:cs="Arial"/>
              </w:rPr>
              <w:t xml:space="preserve">logical  </w:t>
            </w:r>
            <w:r w:rsidRPr="00240AC5">
              <w:rPr>
                <w:rFonts w:eastAsia="Arial Unicode MS" w:cs="Arial"/>
              </w:rPr>
              <w:t>values</w:t>
            </w:r>
            <w:r w:rsidR="006E18CD" w:rsidRPr="00240AC5">
              <w:rPr>
                <w:rFonts w:eastAsia="Arial Unicode MS" w:cs="Arial"/>
              </w:rPr>
              <w:t xml:space="preserve"> that </w:t>
            </w:r>
            <w:r w:rsidR="00094580" w:rsidRPr="00240AC5">
              <w:rPr>
                <w:rFonts w:eastAsia="Arial Unicode MS" w:cs="Arial"/>
              </w:rPr>
              <w:t xml:space="preserve">specify  </w:t>
            </w:r>
            <w:r w:rsidR="00C069EC" w:rsidRPr="00240AC5">
              <w:rPr>
                <w:rFonts w:eastAsia="Arial Unicode MS" w:cs="Arial"/>
              </w:rPr>
              <w:t xml:space="preserve">the </w:t>
            </w:r>
            <w:r w:rsidRPr="00240AC5">
              <w:rPr>
                <w:rFonts w:eastAsia="Arial Unicode MS" w:cs="Arial"/>
              </w:rPr>
              <w:t xml:space="preserve">alternative </w:t>
            </w:r>
            <w:r w:rsidR="00B41849" w:rsidRPr="00240AC5">
              <w:rPr>
                <w:rFonts w:eastAsia="Arial Unicode MS" w:cs="Arial"/>
              </w:rPr>
              <w:t xml:space="preserve">logical </w:t>
            </w:r>
            <w:r w:rsidR="00094580" w:rsidRPr="00240AC5">
              <w:rPr>
                <w:rFonts w:eastAsia="Arial Unicode MS" w:cs="Arial"/>
              </w:rPr>
              <w:t xml:space="preserve">stop </w:t>
            </w:r>
            <w:r w:rsidR="006E18CD" w:rsidRPr="00240AC5">
              <w:rPr>
                <w:rFonts w:eastAsia="Arial Unicode MS" w:cs="Arial"/>
              </w:rPr>
              <w:t>value</w:t>
            </w:r>
            <w:r w:rsidRPr="00240AC5">
              <w:rPr>
                <w:rFonts w:eastAsia="Arial Unicode MS" w:cs="Arial"/>
              </w:rPr>
              <w:t>s</w:t>
            </w:r>
            <w:r w:rsidR="00B41849" w:rsidRPr="00240AC5">
              <w:rPr>
                <w:rFonts w:eastAsia="Arial Unicode MS" w:cs="Arial"/>
              </w:rPr>
              <w:t xml:space="preserve"> </w:t>
            </w:r>
            <w:r w:rsidR="00094580" w:rsidRPr="00240AC5">
              <w:rPr>
                <w:rFonts w:eastAsia="Arial Unicode MS" w:cs="Arial"/>
              </w:rPr>
              <w:t>for the</w:t>
            </w:r>
            <w:r w:rsidR="00B41849" w:rsidRPr="00240AC5">
              <w:rPr>
                <w:rFonts w:eastAsia="Arial Unicode MS" w:cs="Arial"/>
              </w:rPr>
              <w:t xml:space="preserve"> element</w:t>
            </w:r>
            <w:r w:rsidR="00094580" w:rsidRPr="00240AC5">
              <w:rPr>
                <w:rFonts w:eastAsia="Arial Unicode MS" w:cs="Arial"/>
              </w:rPr>
              <w:t xml:space="preserve">. </w:t>
            </w:r>
            <w:r w:rsidR="00B41849" w:rsidRPr="00240AC5">
              <w:rPr>
                <w:rFonts w:eastAsia="Arial Unicode MS" w:cs="Arial"/>
              </w:rPr>
              <w:t xml:space="preserve"> </w:t>
            </w:r>
          </w:p>
          <w:p w14:paraId="5FD5D7A6" w14:textId="77777777" w:rsidR="006E18CD" w:rsidRPr="00240AC5" w:rsidRDefault="00094580" w:rsidP="00240AC5">
            <w:pPr>
              <w:tabs>
                <w:tab w:val="num" w:pos="360"/>
                <w:tab w:val="num" w:pos="540"/>
              </w:tabs>
              <w:spacing w:before="40" w:after="40"/>
              <w:rPr>
                <w:rFonts w:eastAsia="Arial Unicode MS" w:cs="Arial"/>
              </w:rPr>
            </w:pPr>
            <w:del w:id="6987" w:author="mbeckerle" w:date="2012-03-24T16:20:00Z">
              <w:r w:rsidRPr="00240AC5" w:rsidDel="00775A2D">
                <w:rPr>
                  <w:rFonts w:eastAsia="Arial Unicode MS" w:cs="Arial"/>
                </w:rPr>
                <w:delText xml:space="preserve">Only </w:delText>
              </w:r>
            </w:del>
            <w:ins w:id="6988" w:author="mbeckerle" w:date="2012-03-24T16:20:00Z">
              <w:r w:rsidR="00775A2D" w:rsidRPr="00240AC5">
                <w:rPr>
                  <w:rFonts w:eastAsia="Arial Unicode MS" w:cs="Arial"/>
                </w:rPr>
                <w:t>Required only</w:t>
              </w:r>
            </w:ins>
            <w:del w:id="6989" w:author="mbeckerle" w:date="2012-03-24T16:20:00Z">
              <w:r w:rsidRPr="00240AC5" w:rsidDel="00775A2D">
                <w:rPr>
                  <w:rFonts w:eastAsia="Arial Unicode MS" w:cs="Arial"/>
                </w:rPr>
                <w:delText xml:space="preserve">used </w:delText>
              </w:r>
            </w:del>
            <w:r w:rsidR="006E18CD" w:rsidRPr="00240AC5">
              <w:rPr>
                <w:rFonts w:eastAsia="Arial Unicode MS" w:cs="Arial"/>
              </w:rPr>
              <w:t xml:space="preserve"> when </w:t>
            </w:r>
            <w:r w:rsidR="00E76101" w:rsidRPr="00240AC5">
              <w:rPr>
                <w:rFonts w:eastAsia="Arial Unicode MS" w:cs="Arial"/>
              </w:rPr>
              <w:t>dfdl:</w:t>
            </w:r>
            <w:r w:rsidR="00A53F7F" w:rsidRPr="00240AC5">
              <w:rPr>
                <w:rFonts w:eastAsia="Arial Unicode MS" w:cs="Arial"/>
              </w:rPr>
              <w:t>occursCountKind</w:t>
            </w:r>
            <w:r w:rsidR="006E18CD" w:rsidRPr="00240AC5">
              <w:rPr>
                <w:rFonts w:eastAsia="Arial Unicode MS" w:cs="Arial"/>
              </w:rPr>
              <w:t>=</w:t>
            </w:r>
            <w:r w:rsidR="00CC2406" w:rsidRPr="00240AC5">
              <w:rPr>
                <w:rFonts w:eastAsia="Arial Unicode MS" w:cs="Arial"/>
              </w:rPr>
              <w:t>'</w:t>
            </w:r>
            <w:r w:rsidR="006E18CD" w:rsidRPr="00240AC5">
              <w:rPr>
                <w:rFonts w:eastAsia="Arial Unicode MS" w:cs="Arial"/>
              </w:rPr>
              <w:t>stopValue</w:t>
            </w:r>
            <w:r w:rsidR="00CC2406" w:rsidRPr="00240AC5">
              <w:rPr>
                <w:rFonts w:eastAsia="Arial Unicode MS" w:cs="Arial"/>
              </w:rPr>
              <w:t>'</w:t>
            </w:r>
            <w:r w:rsidR="006E18CD" w:rsidRPr="00240AC5">
              <w:rPr>
                <w:rFonts w:eastAsia="Arial Unicode MS" w:cs="Arial"/>
              </w:rPr>
              <w:t>.</w:t>
            </w:r>
          </w:p>
          <w:p w14:paraId="29BEF55D" w14:textId="77777777" w:rsidR="00094580" w:rsidRPr="00240AC5" w:rsidRDefault="00094580" w:rsidP="00240AC5">
            <w:pPr>
              <w:tabs>
                <w:tab w:val="num" w:pos="360"/>
                <w:tab w:val="num" w:pos="540"/>
              </w:tabs>
              <w:spacing w:before="40" w:after="40"/>
              <w:rPr>
                <w:rFonts w:eastAsia="Arial Unicode MS" w:cs="Arial"/>
              </w:rPr>
            </w:pPr>
            <w:r w:rsidRPr="00240AC5">
              <w:rPr>
                <w:rFonts w:eastAsia="Arial Unicode MS" w:cs="Arial"/>
              </w:rPr>
              <w:t>When parsing then if an occurrence of the element has a logical value that matches one of the values in this list then the parser must not expect any more occurrences of the element.</w:t>
            </w:r>
          </w:p>
          <w:p w14:paraId="1DD7C681" w14:textId="77777777" w:rsidR="00EA6637" w:rsidRPr="00240AC5" w:rsidRDefault="00EA6637" w:rsidP="00240AC5">
            <w:pPr>
              <w:tabs>
                <w:tab w:val="num" w:pos="360"/>
                <w:tab w:val="num" w:pos="540"/>
              </w:tabs>
              <w:spacing w:before="40" w:after="40"/>
              <w:rPr>
                <w:rFonts w:eastAsia="Arial Unicode MS" w:cs="Arial"/>
              </w:rPr>
            </w:pPr>
            <w:r w:rsidRPr="00240AC5">
              <w:rPr>
                <w:rFonts w:eastAsia="Arial Unicode MS" w:cs="Arial"/>
              </w:rPr>
              <w:t xml:space="preserve">On unparsing </w:t>
            </w:r>
            <w:r w:rsidR="00451779" w:rsidRPr="00240AC5">
              <w:rPr>
                <w:rFonts w:eastAsia="Arial Unicode MS" w:cs="Arial"/>
              </w:rPr>
              <w:t xml:space="preserve">the first </w:t>
            </w:r>
            <w:r w:rsidRPr="00240AC5">
              <w:rPr>
                <w:rFonts w:eastAsia="Arial Unicode MS" w:cs="Arial"/>
              </w:rPr>
              <w:t>value will be inserted as the last value in the array</w:t>
            </w:r>
            <w:r w:rsidR="00E008A5" w:rsidRPr="00240AC5">
              <w:rPr>
                <w:rFonts w:eastAsia="Arial Unicode MS" w:cs="Arial"/>
              </w:rPr>
              <w:t xml:space="preserve"> after all of the occurrences in the infoset have been output.</w:t>
            </w:r>
          </w:p>
          <w:p w14:paraId="79E714E8" w14:textId="77777777" w:rsidR="00F35C14" w:rsidRPr="00240AC5" w:rsidRDefault="00F35C14" w:rsidP="00240AC5">
            <w:pPr>
              <w:tabs>
                <w:tab w:val="num" w:pos="360"/>
                <w:tab w:val="num" w:pos="540"/>
              </w:tabs>
              <w:spacing w:before="40" w:after="40"/>
              <w:ind w:left="180" w:hanging="180"/>
              <w:rPr>
                <w:rFonts w:eastAsia="Arial Unicode MS" w:cs="Arial"/>
              </w:rPr>
            </w:pPr>
            <w:r w:rsidRPr="00240AC5">
              <w:rPr>
                <w:rFonts w:eastAsia="Arial Unicode MS"/>
              </w:rPr>
              <w:t>Annotation: dfdl:element</w:t>
            </w:r>
          </w:p>
        </w:tc>
      </w:tr>
    </w:tbl>
    <w:p w14:paraId="4E2BF5B9" w14:textId="5F7A4F38" w:rsidR="00866529" w:rsidRPr="005223F4" w:rsidDel="00964415" w:rsidRDefault="00866529" w:rsidP="00311FEB">
      <w:pPr>
        <w:rPr>
          <w:del w:id="6990" w:author="mbeckerle" w:date="2012-04-22T21:05:00Z"/>
        </w:rPr>
      </w:pPr>
      <w:bookmarkStart w:id="6991" w:name="_Toc130873647"/>
      <w:bookmarkStart w:id="6992" w:name="_Toc140549619"/>
      <w:bookmarkStart w:id="6993" w:name="_Ref157416759"/>
    </w:p>
    <w:p w14:paraId="077E95C6" w14:textId="77777777" w:rsidR="00311FEB" w:rsidRPr="005223F4" w:rsidRDefault="00311FEB" w:rsidP="00311FEB">
      <w:r w:rsidRPr="005223F4">
        <w:t>The above properties handle a logical one</w:t>
      </w:r>
      <w:r w:rsidR="00F238C5" w:rsidRPr="005223F4">
        <w:t>-</w:t>
      </w:r>
      <w:r w:rsidRPr="005223F4">
        <w:t xml:space="preserve">dimensional array of any type. </w:t>
      </w:r>
    </w:p>
    <w:p w14:paraId="1E447F0F" w14:textId="77777777" w:rsidR="008D1A2B" w:rsidRPr="005223F4" w:rsidRDefault="008B5FA0" w:rsidP="009C7E1B">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44CB29C8" w14:textId="77777777" w:rsidR="008D1A2B" w:rsidRPr="005223F4" w:rsidRDefault="008B5FA0" w:rsidP="009C7E1B">
      <w:r w:rsidRPr="005223F4">
        <w:t xml:space="preserve">A sequence can have its own initiator, and an element having that sequence as its type can also have its own element initiator, so you could express two different initiators. </w:t>
      </w:r>
    </w:p>
    <w:p w14:paraId="410EB480" w14:textId="77777777" w:rsidR="009C7E1B" w:rsidRPr="005223F4" w:rsidRDefault="008D1A2B" w:rsidP="00C069EC">
      <w:r w:rsidRPr="005223F4">
        <w:t>U</w:t>
      </w:r>
      <w:r w:rsidR="008B5FA0" w:rsidRPr="005223F4">
        <w:t xml:space="preserve">nlike a sequence group, an array </w:t>
      </w:r>
      <w:r w:rsidRPr="005223F4">
        <w:t xml:space="preserve">does not </w:t>
      </w:r>
      <w:r w:rsidR="008B5FA0" w:rsidRPr="005223F4">
        <w:t xml:space="preserve">have its own initiator, terminator, or alignment. Those properties </w:t>
      </w:r>
      <w:r w:rsidRPr="005223F4">
        <w:t>apply to each of the child</w:t>
      </w:r>
      <w:r w:rsidR="008B5FA0" w:rsidRPr="005223F4">
        <w:t xml:space="preserve"> elements of the array. To give an alignment</w:t>
      </w:r>
      <w:r w:rsidR="00C069EC" w:rsidRPr="005223F4">
        <w:t>,</w:t>
      </w:r>
      <w:r w:rsidR="008B5FA0" w:rsidRPr="005223F4">
        <w:t xml:space="preserve"> initiator, </w:t>
      </w:r>
      <w:r w:rsidR="00C069EC" w:rsidRPr="005223F4">
        <w:t xml:space="preserve">separator </w:t>
      </w:r>
      <w:r w:rsidR="008B5FA0" w:rsidRPr="005223F4">
        <w:t>or terminator for an entire array you must enclose the element declaration for the array in a sequence group</w:t>
      </w:r>
      <w:r w:rsidRPr="005223F4">
        <w:t xml:space="preserve"> and specify the alignment</w:t>
      </w:r>
      <w:r w:rsidR="00C069EC" w:rsidRPr="005223F4">
        <w:t>,</w:t>
      </w:r>
      <w:r w:rsidRPr="005223F4">
        <w:t xml:space="preserve"> </w:t>
      </w:r>
      <w:r w:rsidR="00C069EC" w:rsidRPr="005223F4">
        <w:t>separator,</w:t>
      </w:r>
      <w:r w:rsidRPr="005223F4">
        <w:t xml:space="preserve"> initiator and terminator on the sequence group.</w:t>
      </w:r>
    </w:p>
    <w:p w14:paraId="6C2F59FB" w14:textId="77777777" w:rsidR="00DC7A65" w:rsidRPr="005223F4" w:rsidRDefault="008D1A2B">
      <w:pPr>
        <w:pStyle w:val="Heading2"/>
      </w:pPr>
      <w:bookmarkStart w:id="6994" w:name="_Toc177399123"/>
      <w:bookmarkStart w:id="6995" w:name="_Toc175057410"/>
      <w:bookmarkStart w:id="6996" w:name="_Toc199516354"/>
      <w:bookmarkStart w:id="6997" w:name="_Toc194984016"/>
      <w:bookmarkStart w:id="6998" w:name="_Toc243112858"/>
      <w:bookmarkStart w:id="6999" w:name="_Toc332724545"/>
      <w:commentRangeStart w:id="7000"/>
      <w:commentRangeStart w:id="7001"/>
      <w:r w:rsidRPr="005223F4">
        <w:t xml:space="preserve">Repeating and </w:t>
      </w:r>
      <w:r w:rsidR="00DC569E" w:rsidRPr="005223F4">
        <w:t xml:space="preserve">Variable-Occurrence Items and </w:t>
      </w:r>
      <w:r w:rsidR="0012119D" w:rsidRPr="005223F4">
        <w:t>Default Values</w:t>
      </w:r>
      <w:bookmarkEnd w:id="6994"/>
      <w:bookmarkEnd w:id="6995"/>
      <w:bookmarkEnd w:id="6996"/>
      <w:bookmarkEnd w:id="6997"/>
      <w:bookmarkEnd w:id="6998"/>
      <w:commentRangeEnd w:id="7000"/>
      <w:r w:rsidR="00807769">
        <w:rPr>
          <w:rStyle w:val="CommentReference"/>
          <w:rFonts w:cs="Times New Roman"/>
          <w:b w:val="0"/>
          <w:bCs w:val="0"/>
          <w:iCs w:val="0"/>
        </w:rPr>
        <w:commentReference w:id="7000"/>
      </w:r>
      <w:commentRangeEnd w:id="7001"/>
      <w:r w:rsidR="00B41457">
        <w:rPr>
          <w:rStyle w:val="CommentReference"/>
          <w:rFonts w:cs="Times New Roman"/>
          <w:b w:val="0"/>
          <w:bCs w:val="0"/>
          <w:i w:val="0"/>
          <w:iCs w:val="0"/>
        </w:rPr>
        <w:commentReference w:id="7001"/>
      </w:r>
      <w:bookmarkEnd w:id="6999"/>
    </w:p>
    <w:p w14:paraId="6F9BD6F6" w14:textId="77777777" w:rsidR="00DC569E" w:rsidRPr="005223F4" w:rsidRDefault="00DC569E" w:rsidP="000E476E">
      <w:r w:rsidRPr="005223F4">
        <w:t xml:space="preserve">Variable-occurrence items include both variable-occurrence arrays and optional elements. </w:t>
      </w:r>
    </w:p>
    <w:p w14:paraId="376D6F91" w14:textId="25CFD5B1" w:rsidR="006C051C" w:rsidRDefault="000E476E" w:rsidP="008A0942">
      <w:pPr>
        <w:rPr>
          <w:ins w:id="7002" w:author="mbeckerle" w:date="2012-03-25T12:10:00Z"/>
        </w:rPr>
      </w:pPr>
      <w:r w:rsidRPr="005223F4">
        <w:t xml:space="preserve">The </w:t>
      </w:r>
      <w:r w:rsidR="0097294E" w:rsidRPr="005223F4">
        <w:t>number of occurrences</w:t>
      </w:r>
      <w:r w:rsidRPr="005223F4">
        <w:t xml:space="preserve"> of </w:t>
      </w:r>
      <w:r w:rsidR="007F212A" w:rsidRPr="005223F4">
        <w:t>a variable-occurrence item</w:t>
      </w:r>
      <w:r w:rsidRPr="005223F4">
        <w:t xml:space="preserve"> may be specified in the data</w:t>
      </w:r>
      <w:ins w:id="7003" w:author="Steve Hanson" w:date="2012-02-23T18:05:00Z">
        <w:r w:rsidR="000B505F">
          <w:t xml:space="preserve"> (occursCountKind ‘expression’)</w:t>
        </w:r>
      </w:ins>
      <w:ins w:id="7004" w:author="mbeckerle" w:date="2012-03-25T12:11:00Z">
        <w:r w:rsidR="006C051C">
          <w:t xml:space="preserve">, </w:t>
        </w:r>
      </w:ins>
      <w:ins w:id="7005" w:author="mbeckerle" w:date="2012-04-22T21:05:00Z">
        <w:r w:rsidR="00964415">
          <w:t xml:space="preserve">or </w:t>
        </w:r>
      </w:ins>
      <w:ins w:id="7006" w:author="Steve Hanson" w:date="2012-04-11T14:54:00Z">
        <w:del w:id="7007" w:author="mbeckerle" w:date="2012-04-22T21:05:00Z">
          <w:r w:rsidR="00862F8B" w:rsidDel="00964415">
            <w:delText xml:space="preserve"> </w:delText>
          </w:r>
        </w:del>
      </w:ins>
      <w:ins w:id="7008" w:author="mbeckerle" w:date="2012-03-25T12:11:00Z">
        <w:r w:rsidR="006C051C">
          <w:t xml:space="preserve">determined by </w:t>
        </w:r>
      </w:ins>
      <w:ins w:id="7009" w:author="mbeckerle" w:date="2012-03-25T12:12:00Z">
        <w:r w:rsidR="006C051C">
          <w:t xml:space="preserve">examining the data stream for specific framing or values </w:t>
        </w:r>
      </w:ins>
      <w:ins w:id="7010" w:author="mbeckerle" w:date="2012-03-25T12:11:00Z">
        <w:r w:rsidR="006C051C">
          <w:t>(occursCountKind</w:t>
        </w:r>
      </w:ins>
      <w:ins w:id="7011" w:author="mbeckerle" w:date="2012-03-25T12:12:00Z">
        <w:r w:rsidR="006C051C">
          <w:t xml:space="preserve"> ‘parsed’, </w:t>
        </w:r>
      </w:ins>
      <w:ins w:id="7012" w:author="mbeckerle" w:date="2012-03-25T12:13:00Z">
        <w:r w:rsidR="006C051C">
          <w:t>‘implicit’ and ‘stopValue</w:t>
        </w:r>
      </w:ins>
      <w:ins w:id="7013" w:author="mbeckerle" w:date="2012-03-25T12:11:00Z">
        <w:r w:rsidR="006C051C">
          <w:t>‘</w:t>
        </w:r>
      </w:ins>
      <w:ins w:id="7014" w:author="mbeckerle" w:date="2012-03-25T12:13:00Z">
        <w:r w:rsidR="006C051C">
          <w:t>)</w:t>
        </w:r>
      </w:ins>
      <w:r w:rsidR="0097294E" w:rsidRPr="005223F4">
        <w:t xml:space="preserve">. </w:t>
      </w:r>
      <w:del w:id="7015" w:author="mbeckerle" w:date="2012-03-25T12:10:00Z">
        <w:r w:rsidR="0097294E" w:rsidRPr="005223F4" w:rsidDel="006C051C">
          <w:delText>This</w:delText>
        </w:r>
        <w:r w:rsidR="00DC569E" w:rsidRPr="005223F4" w:rsidDel="006C051C">
          <w:delText xml:space="preserve"> </w:delText>
        </w:r>
        <w:r w:rsidR="005D5035" w:rsidRPr="005223F4" w:rsidDel="006C051C">
          <w:delText xml:space="preserve">can be combined with delimiters for determining the </w:delText>
        </w:r>
        <w:r w:rsidR="0097294E" w:rsidRPr="005223F4" w:rsidDel="006C051C">
          <w:delText>number of occurrences</w:delText>
        </w:r>
        <w:r w:rsidR="005D5035" w:rsidRPr="005223F4" w:rsidDel="006C051C">
          <w:delText xml:space="preserve">, in which </w:delText>
        </w:r>
        <w:r w:rsidR="003965DB" w:rsidRPr="005223F4" w:rsidDel="006C051C">
          <w:delText xml:space="preserve">case the </w:delText>
        </w:r>
        <w:r w:rsidR="0097294E" w:rsidRPr="005223F4" w:rsidDel="006C051C">
          <w:delText xml:space="preserve">number of occurrences </w:delText>
        </w:r>
        <w:r w:rsidR="003965DB" w:rsidRPr="005223F4" w:rsidDel="006C051C">
          <w:delText xml:space="preserve">obtained by parsing using delimiters and any stored information must be consistent. </w:delText>
        </w:r>
      </w:del>
    </w:p>
    <w:p w14:paraId="7C5DEF14" w14:textId="77777777" w:rsidR="00DC7A65" w:rsidRPr="005223F4" w:rsidDel="006C051C" w:rsidRDefault="003965DB" w:rsidP="008A0942">
      <w:pPr>
        <w:rPr>
          <w:del w:id="7016" w:author="mbeckerle" w:date="2012-03-25T12:11:00Z"/>
        </w:rPr>
      </w:pPr>
      <w:del w:id="7017" w:author="mbeckerle" w:date="2012-03-25T12:11:00Z">
        <w:r w:rsidRPr="005223F4" w:rsidDel="006C051C">
          <w:delText>It is a processing error if they are not.</w:delText>
        </w:r>
      </w:del>
    </w:p>
    <w:p w14:paraId="3AA9D790" w14:textId="3173A48D" w:rsidR="006C051C" w:rsidRPr="005223F4" w:rsidRDefault="006E6C17" w:rsidP="00CE4A87">
      <w:r w:rsidRPr="005223F4">
        <w:t xml:space="preserve">To determine the logical contents and </w:t>
      </w:r>
      <w:r w:rsidR="0097294E" w:rsidRPr="005223F4">
        <w:t>number of occurrences</w:t>
      </w:r>
      <w:r w:rsidRPr="005223F4">
        <w:t xml:space="preserve"> </w:t>
      </w:r>
      <w:r w:rsidR="007F212A" w:rsidRPr="005223F4">
        <w:t>for an array</w:t>
      </w:r>
      <w:r w:rsidRPr="005223F4">
        <w:t xml:space="preserve">, we examine the input stream trying to </w:t>
      </w:r>
      <w:r w:rsidR="00B72C70" w:rsidRPr="005223F4">
        <w:t xml:space="preserve">parse </w:t>
      </w:r>
      <w:r w:rsidR="00CE4A87" w:rsidRPr="005223F4">
        <w:t xml:space="preserve">elements one by one </w:t>
      </w:r>
      <w:ins w:id="7018" w:author="Steve Hanson" w:date="2012-02-23T18:06:00Z">
        <w:r w:rsidR="000B505F">
          <w:t xml:space="preserve">potentially </w:t>
        </w:r>
      </w:ins>
      <w:r w:rsidR="00CE4A87" w:rsidRPr="005223F4">
        <w:t xml:space="preserve">with </w:t>
      </w:r>
      <w:r w:rsidR="001D4A47" w:rsidRPr="005223F4">
        <w:t>separators</w:t>
      </w:r>
      <w:r w:rsidR="0033038F" w:rsidRPr="005223F4">
        <w:t xml:space="preserve"> </w:t>
      </w:r>
      <w:r w:rsidR="00CE4A87" w:rsidRPr="005223F4">
        <w:t>between them</w:t>
      </w:r>
      <w:ins w:id="7019" w:author="mbeckerle" w:date="2012-03-25T12:13:00Z">
        <w:r w:rsidR="006C051C">
          <w:t xml:space="preserve"> when there is more than one occurrence.</w:t>
        </w:r>
      </w:ins>
      <w:del w:id="7020" w:author="Steve Hanson" w:date="2012-08-10T10:35:00Z">
        <w:r w:rsidR="00B72C70" w:rsidRPr="005223F4" w:rsidDel="000208A7">
          <w:delText>.</w:delText>
        </w:r>
      </w:del>
      <w:r w:rsidR="002C242B" w:rsidRPr="005223F4">
        <w:t xml:space="preserve"> </w:t>
      </w:r>
      <w:del w:id="7021" w:author="mbeckerle" w:date="2012-03-25T12:13:00Z">
        <w:r w:rsidR="007F212A" w:rsidRPr="005223F4" w:rsidDel="006C051C">
          <w:delText xml:space="preserve">Parsing for an optional element is similar, except there is only the possibility of one occurrence, so </w:delText>
        </w:r>
        <w:r w:rsidR="0033038F" w:rsidRPr="005223F4" w:rsidDel="006C051C">
          <w:delText xml:space="preserve">separators </w:delText>
        </w:r>
        <w:r w:rsidR="007F212A" w:rsidRPr="005223F4" w:rsidDel="006C051C">
          <w:delText>don't matter.</w:delText>
        </w:r>
      </w:del>
    </w:p>
    <w:p w14:paraId="20BF8E8C" w14:textId="77777777" w:rsidR="00D650C0" w:rsidRPr="005223F4" w:rsidRDefault="00D650C0" w:rsidP="00E52555">
      <w:r w:rsidRPr="005223F4">
        <w:t xml:space="preserve">If </w:t>
      </w:r>
      <w:r w:rsidR="0033038F" w:rsidRPr="005223F4">
        <w:t xml:space="preserve">the </w:t>
      </w:r>
      <w:r w:rsidRPr="005223F4">
        <w:t xml:space="preserve">element is not found then defaulting occurs as described in </w:t>
      </w:r>
      <w:r w:rsidR="00E52555" w:rsidRPr="005223F4">
        <w:fldChar w:fldCharType="begin"/>
      </w:r>
      <w:r w:rsidR="00E52555" w:rsidRPr="005223F4">
        <w:instrText xml:space="preserve"> REF _Ref254775881 \r \h </w:instrText>
      </w:r>
      <w:r w:rsidR="00E52555" w:rsidRPr="005223F4">
        <w:fldChar w:fldCharType="separate"/>
      </w:r>
      <w:r w:rsidR="00D04199">
        <w:rPr>
          <w:cs/>
        </w:rPr>
        <w:t>‎</w:t>
      </w:r>
      <w:r w:rsidR="00D04199">
        <w:t>13.17</w:t>
      </w:r>
      <w:r w:rsidR="00E52555" w:rsidRPr="005223F4">
        <w:fldChar w:fldCharType="end"/>
      </w:r>
      <w:r w:rsidR="00E52555" w:rsidRPr="005223F4">
        <w:t xml:space="preserve"> </w:t>
      </w:r>
      <w:r w:rsidR="00F702F4" w:rsidRPr="005223F4">
        <w:t>Properties for Default Value Control</w:t>
      </w:r>
    </w:p>
    <w:p w14:paraId="6FCC6587" w14:textId="77777777" w:rsidR="0082615D" w:rsidRPr="005223F4" w:rsidRDefault="006D0032" w:rsidP="006D0032">
      <w:r w:rsidRPr="005223F4">
        <w:t xml:space="preserve">It is a processing error if </w:t>
      </w:r>
      <w:r w:rsidR="001D4A47" w:rsidRPr="005223F4">
        <w:t>a</w:t>
      </w:r>
      <w:r w:rsidR="0082615D" w:rsidRPr="005223F4">
        <w:t xml:space="preserve"> </w:t>
      </w:r>
      <w:r w:rsidR="00C069EC" w:rsidRPr="005223F4">
        <w:t>separator</w:t>
      </w:r>
      <w:r w:rsidR="0082615D" w:rsidRPr="005223F4">
        <w:t xml:space="preserve"> is parsed successfully, but parsing does not find the </w:t>
      </w:r>
      <w:r w:rsidRPr="005223F4">
        <w:t xml:space="preserve">subsequent </w:t>
      </w:r>
      <w:r w:rsidR="0082615D" w:rsidRPr="005223F4">
        <w:t>element succ</w:t>
      </w:r>
      <w:r w:rsidRPr="005223F4">
        <w:t>essfully</w:t>
      </w:r>
      <w:r w:rsidR="008D3745" w:rsidRPr="005223F4">
        <w:t>, unless dfdl:separatorPo</w:t>
      </w:r>
      <w:ins w:id="7022" w:author="Steve Hanson" w:date="2012-03-01T11:39:00Z">
        <w:r w:rsidR="00807769">
          <w:t>sition</w:t>
        </w:r>
      </w:ins>
      <w:del w:id="7023" w:author="Steve Hanson" w:date="2012-03-01T11:39:00Z">
        <w:r w:rsidR="008D3745" w:rsidRPr="005223F4" w:rsidDel="00807769">
          <w:delText>licy</w:delText>
        </w:r>
      </w:del>
      <w:r w:rsidR="008D3745" w:rsidRPr="005223F4">
        <w:t xml:space="preserve"> is 'postfix'</w:t>
      </w:r>
      <w:r w:rsidRPr="005223F4">
        <w:t>.</w:t>
      </w:r>
    </w:p>
    <w:p w14:paraId="69ACF009" w14:textId="77777777" w:rsidR="00BF15FD" w:rsidRDefault="00BF15FD" w:rsidP="0015012F">
      <w:pPr>
        <w:rPr>
          <w:ins w:id="7024" w:author="mbeckerle" w:date="2012-03-25T12:13:00Z"/>
        </w:rPr>
      </w:pPr>
      <w:r w:rsidRPr="005223F4">
        <w:t xml:space="preserve">On </w:t>
      </w:r>
      <w:r w:rsidR="0015012F" w:rsidRPr="005223F4">
        <w:t xml:space="preserve">parsing and </w:t>
      </w:r>
      <w:r w:rsidR="008D3745" w:rsidRPr="005223F4">
        <w:t xml:space="preserve">unparsing </w:t>
      </w:r>
      <w:r w:rsidR="00F702F4" w:rsidRPr="005223F4">
        <w:t xml:space="preserve">if the number of occurrences of an element is less than </w:t>
      </w:r>
      <w:r w:rsidR="0015012F" w:rsidRPr="005223F4">
        <w:t>xs:</w:t>
      </w:r>
      <w:r w:rsidR="00F702F4" w:rsidRPr="005223F4">
        <w:t>minOccurs</w:t>
      </w:r>
      <w:r w:rsidRPr="005223F4">
        <w:t xml:space="preserve"> and the element has a default specified then </w:t>
      </w:r>
      <w:r w:rsidR="0015012F" w:rsidRPr="005223F4">
        <w:t>the element is defaulted up to xs:minOccurs</w:t>
      </w:r>
      <w:r w:rsidRPr="005223F4">
        <w:t xml:space="preserve">, otherwise it is a processing error. </w:t>
      </w:r>
    </w:p>
    <w:p w14:paraId="41F1CD44" w14:textId="77777777" w:rsidR="006C051C" w:rsidRPr="005223F4" w:rsidRDefault="006C051C" w:rsidP="0015012F">
      <w:ins w:id="7025" w:author="mbeckerle" w:date="2012-03-25T12:13:00Z">
        <w:r>
          <w:t>When occursCountKind=</w:t>
        </w:r>
      </w:ins>
      <w:ins w:id="7026" w:author="mbeckerle" w:date="2012-03-25T12:14:00Z">
        <w:r>
          <w:t xml:space="preserve">’implicit’ then the number of occurrences is limited to maxOccurs (if not unbounded). </w:t>
        </w:r>
      </w:ins>
    </w:p>
    <w:p w14:paraId="745C7860" w14:textId="723E0CC1" w:rsidR="00BF15FD" w:rsidRPr="005223F4" w:rsidDel="00964415" w:rsidRDefault="00BF15FD">
      <w:pPr>
        <w:pStyle w:val="Heading2"/>
        <w:rPr>
          <w:del w:id="7027" w:author="mbeckerle" w:date="2012-04-22T21:05:00Z"/>
        </w:rPr>
        <w:pPrChange w:id="7028" w:author="mbeckerle" w:date="2012-04-22T21:11:00Z">
          <w:pPr/>
        </w:pPrChange>
      </w:pPr>
      <w:bookmarkStart w:id="7029" w:name="_Toc322911395"/>
      <w:bookmarkStart w:id="7030" w:name="_Toc322911711"/>
      <w:bookmarkStart w:id="7031" w:name="_Toc322911956"/>
      <w:bookmarkStart w:id="7032" w:name="_Toc322912250"/>
      <w:bookmarkStart w:id="7033" w:name="_Toc329093111"/>
      <w:bookmarkStart w:id="7034" w:name="_Toc332701624"/>
      <w:bookmarkStart w:id="7035" w:name="_Toc332701928"/>
      <w:bookmarkStart w:id="7036" w:name="_Toc332711727"/>
      <w:bookmarkStart w:id="7037" w:name="_Toc332712029"/>
      <w:bookmarkStart w:id="7038" w:name="_Toc332712330"/>
      <w:bookmarkStart w:id="7039" w:name="_Toc332724246"/>
      <w:bookmarkStart w:id="7040" w:name="_Toc332724546"/>
      <w:bookmarkEnd w:id="7029"/>
      <w:bookmarkEnd w:id="7030"/>
      <w:bookmarkEnd w:id="7031"/>
      <w:bookmarkEnd w:id="7032"/>
      <w:bookmarkEnd w:id="7033"/>
      <w:bookmarkEnd w:id="7034"/>
      <w:bookmarkEnd w:id="7035"/>
      <w:bookmarkEnd w:id="7036"/>
      <w:bookmarkEnd w:id="7037"/>
      <w:bookmarkEnd w:id="7038"/>
      <w:bookmarkEnd w:id="7039"/>
      <w:bookmarkEnd w:id="7040"/>
    </w:p>
    <w:p w14:paraId="1A82F071" w14:textId="77777777" w:rsidR="00745DF7" w:rsidRPr="005223F4" w:rsidRDefault="001038F9">
      <w:pPr>
        <w:pStyle w:val="Heading2"/>
      </w:pPr>
      <w:bookmarkStart w:id="7041" w:name="_Toc177399124"/>
      <w:bookmarkStart w:id="7042" w:name="_Toc175057411"/>
      <w:bookmarkStart w:id="7043" w:name="_Toc199516355"/>
      <w:bookmarkStart w:id="7044" w:name="_Toc194984017"/>
      <w:bookmarkStart w:id="7045" w:name="_Toc243112859"/>
      <w:bookmarkStart w:id="7046" w:name="_Toc332724547"/>
      <w:r w:rsidRPr="005223F4">
        <w:t xml:space="preserve">Stop Value Delimited Array </w:t>
      </w:r>
      <w:bookmarkEnd w:id="7041"/>
      <w:bookmarkEnd w:id="7042"/>
      <w:r w:rsidR="0097294E" w:rsidRPr="005223F4">
        <w:t>Number of occurrences</w:t>
      </w:r>
      <w:bookmarkEnd w:id="7043"/>
      <w:bookmarkEnd w:id="7044"/>
      <w:bookmarkEnd w:id="7045"/>
      <w:bookmarkEnd w:id="7046"/>
    </w:p>
    <w:p w14:paraId="2C4ED261" w14:textId="77777777" w:rsidR="00745DF7" w:rsidRPr="005223F4" w:rsidRDefault="00745DF7" w:rsidP="00745DF7">
      <w:r w:rsidRPr="005223F4">
        <w:t xml:space="preserve">When an array </w:t>
      </w:r>
      <w:ins w:id="7047" w:author="Steve Hanson" w:date="2012-02-29T11:14:00Z">
        <w:r w:rsidR="00953B42">
          <w:t xml:space="preserve">element </w:t>
        </w:r>
      </w:ins>
      <w:r w:rsidRPr="005223F4">
        <w:t xml:space="preserve">has </w:t>
      </w:r>
      <w:ins w:id="7048" w:author="Steve Hanson" w:date="2012-02-29T11:14:00Z">
        <w:r w:rsidR="00953B42">
          <w:t>occurs</w:t>
        </w:r>
      </w:ins>
      <w:ins w:id="7049" w:author="Steve Hanson" w:date="2012-02-29T11:15:00Z">
        <w:r w:rsidR="00953B42">
          <w:t>CountKind ‘s</w:t>
        </w:r>
      </w:ins>
      <w:del w:id="7050" w:author="Steve Hanson" w:date="2012-02-29T11:14:00Z">
        <w:r w:rsidRPr="005223F4" w:rsidDel="00953B42">
          <w:delText>a s</w:delText>
        </w:r>
      </w:del>
      <w:r w:rsidRPr="005223F4">
        <w:t>topValue</w:t>
      </w:r>
      <w:ins w:id="7051" w:author="Steve Hanson" w:date="2012-02-29T11:15:00Z">
        <w:r w:rsidR="00953B42">
          <w:t>’</w:t>
        </w:r>
      </w:ins>
      <w:r w:rsidRPr="005223F4">
        <w:t xml:space="preserve"> specified, this means that a distinguished </w:t>
      </w:r>
      <w:r w:rsidR="00022E1C" w:rsidRPr="005223F4">
        <w:t xml:space="preserve">logical </w:t>
      </w:r>
      <w:r w:rsidRPr="005223F4">
        <w:t xml:space="preserve">value </w:t>
      </w:r>
      <w:ins w:id="7052" w:author="Steve Hanson" w:date="2012-02-29T11:15:00Z">
        <w:r w:rsidR="00953B42">
          <w:t xml:space="preserve">occurs </w:t>
        </w:r>
      </w:ins>
      <w:del w:id="7053" w:author="Steve Hanson" w:date="2012-02-29T11:15:00Z">
        <w:r w:rsidRPr="005223F4" w:rsidDel="00953B42">
          <w:delText xml:space="preserve">must be </w:delText>
        </w:r>
      </w:del>
      <w:ins w:id="7054" w:author="Steve Hanson" w:date="2012-02-29T11:15:00Z">
        <w:r w:rsidR="00953B42">
          <w:t>in the data</w:t>
        </w:r>
      </w:ins>
      <w:del w:id="7055" w:author="Steve Hanson" w:date="2012-02-29T11:15:00Z">
        <w:r w:rsidRPr="005223F4" w:rsidDel="00953B42">
          <w:delText xml:space="preserve">found </w:delText>
        </w:r>
        <w:r w:rsidR="00022E1C" w:rsidRPr="005223F4" w:rsidDel="00953B42">
          <w:delText>to determine</w:delText>
        </w:r>
      </w:del>
      <w:r w:rsidR="00022E1C" w:rsidRPr="005223F4">
        <w:t xml:space="preserve"> t</w:t>
      </w:r>
      <w:ins w:id="7056" w:author="Steve Hanson" w:date="2012-02-29T11:15:00Z">
        <w:r w:rsidR="00953B42">
          <w:t>o indicate the</w:t>
        </w:r>
      </w:ins>
      <w:del w:id="7057" w:author="Steve Hanson" w:date="2012-02-29T11:15:00Z">
        <w:r w:rsidR="00022E1C" w:rsidRPr="005223F4" w:rsidDel="00953B42">
          <w:delText>he</w:delText>
        </w:r>
      </w:del>
      <w:r w:rsidR="00022E1C" w:rsidRPr="005223F4">
        <w:t xml:space="preserve"> end </w:t>
      </w:r>
      <w:ins w:id="7058" w:author="Steve Hanson" w:date="2012-02-29T11:15:00Z">
        <w:r w:rsidR="00953B42">
          <w:t xml:space="preserve">of </w:t>
        </w:r>
      </w:ins>
      <w:del w:id="7059" w:author="Steve Hanson" w:date="2012-02-29T11:15:00Z">
        <w:r w:rsidR="00022E1C" w:rsidRPr="005223F4" w:rsidDel="00953B42">
          <w:delText xml:space="preserve">of </w:delText>
        </w:r>
      </w:del>
      <w:r w:rsidR="00022E1C" w:rsidRPr="005223F4">
        <w:t xml:space="preserve">the array. </w:t>
      </w:r>
      <w:r w:rsidR="0033038F" w:rsidRPr="005223F4">
        <w:t xml:space="preserve">As each </w:t>
      </w:r>
      <w:del w:id="7060" w:author="Steve Hanson" w:date="2012-02-29T11:15:00Z">
        <w:r w:rsidR="0033038F" w:rsidRPr="005223F4" w:rsidDel="00953B42">
          <w:delText>element</w:delText>
        </w:r>
      </w:del>
      <w:ins w:id="7061" w:author="Steve Hanson" w:date="2012-02-29T11:15:00Z">
        <w:r w:rsidR="00953B42">
          <w:t>occurrence</w:t>
        </w:r>
      </w:ins>
      <w:r w:rsidR="0033038F" w:rsidRPr="005223F4">
        <w:t xml:space="preserve"> is parsed, </w:t>
      </w:r>
      <w:r w:rsidR="001D4A47" w:rsidRPr="005223F4">
        <w:t>its</w:t>
      </w:r>
      <w:r w:rsidR="0033038F" w:rsidRPr="005223F4">
        <w:t xml:space="preserve"> value is compared to the stop value</w:t>
      </w:r>
      <w:ins w:id="7062" w:author="Steve Hanson" w:date="2012-02-29T11:16:00Z">
        <w:r w:rsidR="00953B42">
          <w:t xml:space="preserve"> given by occursStopValue</w:t>
        </w:r>
      </w:ins>
      <w:r w:rsidR="0033038F" w:rsidRPr="005223F4">
        <w:t>, and if it matches, then that ends the array. The stop value itself is not considered to be an element of the array</w:t>
      </w:r>
      <w:r w:rsidR="003E597C">
        <w:t xml:space="preserve"> and is not added to the infoset</w:t>
      </w:r>
      <w:r w:rsidR="0033038F" w:rsidRPr="005223F4">
        <w:t xml:space="preserve">. </w:t>
      </w:r>
      <w:commentRangeStart w:id="7063"/>
      <w:ins w:id="7064" w:author="Steve Hanson" w:date="2012-02-29T11:04:00Z">
        <w:r w:rsidR="002431C2">
          <w:t xml:space="preserve">It is a </w:t>
        </w:r>
      </w:ins>
      <w:ins w:id="7065" w:author="Steve Hanson" w:date="2012-02-29T11:14:00Z">
        <w:r w:rsidR="00953B42">
          <w:t>processing</w:t>
        </w:r>
      </w:ins>
      <w:ins w:id="7066" w:author="Steve Hanson" w:date="2012-02-29T11:04:00Z">
        <w:r w:rsidR="002431C2">
          <w:t xml:space="preserve"> error if the stop value is not found in the data.</w:t>
        </w:r>
      </w:ins>
      <w:commentRangeEnd w:id="7063"/>
      <w:r w:rsidR="002431C2">
        <w:rPr>
          <w:rStyle w:val="CommentReference"/>
        </w:rPr>
        <w:commentReference w:id="7063"/>
      </w:r>
    </w:p>
    <w:p w14:paraId="66E996F9" w14:textId="77777777" w:rsidR="00022E1C" w:rsidRPr="005223F4" w:rsidRDefault="00022E1C" w:rsidP="00745DF7">
      <w:r w:rsidRPr="005223F4">
        <w:t xml:space="preserve">This technique can only be used on arrays of simple type elements. </w:t>
      </w:r>
      <w:r w:rsidR="00F238C5" w:rsidRPr="005223F4">
        <w:t>It is a schema definition error if stop values are used on arrays with complex type elements.</w:t>
      </w:r>
    </w:p>
    <w:p w14:paraId="2A51B017" w14:textId="77777777" w:rsidR="000C4775" w:rsidRPr="005223F4" w:rsidRDefault="00E90FD1">
      <w:pPr>
        <w:pStyle w:val="Heading2"/>
      </w:pPr>
      <w:bookmarkStart w:id="7067" w:name="_Toc243112860"/>
      <w:bookmarkStart w:id="7068" w:name="_Toc332724548"/>
      <w:bookmarkEnd w:id="6960"/>
      <w:bookmarkEnd w:id="6961"/>
      <w:bookmarkEnd w:id="6962"/>
      <w:bookmarkEnd w:id="6991"/>
      <w:bookmarkEnd w:id="6992"/>
      <w:bookmarkEnd w:id="6993"/>
      <w:r w:rsidRPr="005223F4">
        <w:t xml:space="preserve">Arrays with </w:t>
      </w:r>
      <w:r w:rsidR="00293086" w:rsidRPr="005223F4">
        <w:t>DFDL Expression</w:t>
      </w:r>
      <w:r w:rsidRPr="005223F4">
        <w:t>s</w:t>
      </w:r>
      <w:bookmarkEnd w:id="7067"/>
      <w:bookmarkEnd w:id="7068"/>
    </w:p>
    <w:p w14:paraId="1ADD2FD5" w14:textId="77777777" w:rsidR="00E90FD1" w:rsidDel="00964415" w:rsidRDefault="00E90FD1" w:rsidP="00A16751">
      <w:pPr>
        <w:pStyle w:val="nobreak"/>
        <w:rPr>
          <w:ins w:id="7069" w:author="Steve Hanson" w:date="2012-03-01T11:33:00Z"/>
          <w:del w:id="7070" w:author="mbeckerle" w:date="2012-04-22T21:06:00Z"/>
        </w:rPr>
      </w:pPr>
      <w:r w:rsidRPr="005223F4">
        <w:t>If the</w:t>
      </w:r>
      <w:r w:rsidR="00A16751" w:rsidRPr="005223F4">
        <w:t xml:space="preserve"> value of a </w:t>
      </w:r>
      <w:del w:id="7071" w:author="Steve Hanson" w:date="2012-02-23T18:07:00Z">
        <w:r w:rsidRPr="005223F4" w:rsidDel="000B505F">
          <w:delText xml:space="preserve"> </w:delText>
        </w:r>
      </w:del>
      <w:r w:rsidRPr="005223F4">
        <w:t>DFDL propert</w:t>
      </w:r>
      <w:r w:rsidR="00183D1B" w:rsidRPr="005223F4">
        <w:t>y</w:t>
      </w:r>
      <w:r w:rsidRPr="005223F4">
        <w:t xml:space="preserve"> of an array </w:t>
      </w:r>
      <w:r w:rsidR="00A16751" w:rsidRPr="005223F4">
        <w:t xml:space="preserve">element </w:t>
      </w:r>
      <w:ins w:id="7072" w:author="Steve Hanson" w:date="2012-02-23T18:07:00Z">
        <w:r w:rsidR="000B505F">
          <w:t xml:space="preserve">(other than occursCount) </w:t>
        </w:r>
      </w:ins>
      <w:r w:rsidR="00A16751" w:rsidRPr="005223F4">
        <w:t xml:space="preserve">is given by </w:t>
      </w:r>
      <w:r w:rsidR="00B62A83" w:rsidRPr="005223F4">
        <w:t xml:space="preserve">a </w:t>
      </w:r>
      <w:r w:rsidR="00293086" w:rsidRPr="005223F4">
        <w:t>DFDL Expression</w:t>
      </w:r>
      <w:r w:rsidR="00A16751" w:rsidRPr="005223F4">
        <w:t xml:space="preserve">, </w:t>
      </w:r>
      <w:del w:id="7073" w:author="Steve Hanson" w:date="2012-02-29T11:16:00Z">
        <w:r w:rsidRPr="005223F4" w:rsidDel="00BC0BDD">
          <w:delText xml:space="preserve"> </w:delText>
        </w:r>
      </w:del>
      <w:r w:rsidRPr="005223F4">
        <w:t xml:space="preserve">then the expression must be re-evaluated for each </w:t>
      </w:r>
      <w:ins w:id="7074" w:author="Steve Hanson" w:date="2012-02-23T18:08:00Z">
        <w:r w:rsidR="000B505F">
          <w:t>occurrence</w:t>
        </w:r>
      </w:ins>
      <w:del w:id="7075" w:author="Steve Hanson" w:date="2012-02-23T18:08:00Z">
        <w:r w:rsidRPr="005223F4" w:rsidDel="000B505F">
          <w:delText>in</w:delText>
        </w:r>
      </w:del>
      <w:del w:id="7076" w:author="Steve Hanson" w:date="2012-02-23T18:07:00Z">
        <w:r w:rsidRPr="005223F4" w:rsidDel="000B505F">
          <w:delText>stance</w:delText>
        </w:r>
      </w:del>
      <w:r w:rsidRPr="005223F4">
        <w:t xml:space="preserve"> of the element. </w:t>
      </w:r>
    </w:p>
    <w:p w14:paraId="3280D12D" w14:textId="3145B3E1" w:rsidR="00807769" w:rsidDel="00964415" w:rsidRDefault="00807769">
      <w:pPr>
        <w:rPr>
          <w:ins w:id="7077" w:author="Steve Hanson" w:date="2012-03-01T11:33:00Z"/>
          <w:del w:id="7078" w:author="mbeckerle" w:date="2012-04-22T21:06:00Z"/>
        </w:rPr>
        <w:pPrChange w:id="7079" w:author="Steve Hanson" w:date="2012-03-01T11:33:00Z">
          <w:pPr>
            <w:pStyle w:val="nobreak"/>
          </w:pPr>
        </w:pPrChange>
      </w:pPr>
    </w:p>
    <w:p w14:paraId="12E57A2D" w14:textId="5A128AA4" w:rsidR="00807769" w:rsidRPr="00807769" w:rsidRDefault="00807769">
      <w:pPr>
        <w:pStyle w:val="nobreak"/>
      </w:pPr>
      <w:commentRangeStart w:id="7080"/>
      <w:commentRangeStart w:id="7081"/>
      <w:ins w:id="7082" w:author="Steve Hanson" w:date="2012-03-01T11:33:00Z">
        <w:del w:id="7083" w:author="mbeckerle" w:date="2012-04-22T21:06:00Z">
          <w:r w:rsidDel="00964415">
            <w:delText xml:space="preserve"> </w:delText>
          </w:r>
        </w:del>
      </w:ins>
      <w:commentRangeEnd w:id="7080"/>
      <w:r>
        <w:rPr>
          <w:rStyle w:val="CommentReference"/>
        </w:rPr>
        <w:commentReference w:id="7080"/>
      </w:r>
      <w:commentRangeEnd w:id="7081"/>
      <w:r w:rsidR="00B41457">
        <w:rPr>
          <w:rStyle w:val="CommentReference"/>
        </w:rPr>
        <w:commentReference w:id="7081"/>
      </w:r>
    </w:p>
    <w:p w14:paraId="088CC720" w14:textId="77777777" w:rsidR="00E41D4A" w:rsidRPr="005223F4" w:rsidRDefault="00E41D4A" w:rsidP="0093639C">
      <w:pPr>
        <w:pStyle w:val="Heading1"/>
      </w:pPr>
      <w:bookmarkStart w:id="7084" w:name="_Toc130873643"/>
      <w:bookmarkStart w:id="7085" w:name="_Toc140549615"/>
      <w:bookmarkStart w:id="7086" w:name="_Toc177399126"/>
      <w:bookmarkStart w:id="7087" w:name="_Toc175057413"/>
      <w:bookmarkStart w:id="7088" w:name="_Toc199516356"/>
      <w:bookmarkStart w:id="7089" w:name="_Toc194984019"/>
      <w:bookmarkStart w:id="7090" w:name="_Toc243112861"/>
      <w:bookmarkStart w:id="7091" w:name="_Ref255463851"/>
      <w:bookmarkStart w:id="7092" w:name="_Ref255463857"/>
      <w:bookmarkStart w:id="7093" w:name="_Ref255476304"/>
      <w:bookmarkStart w:id="7094" w:name="_Toc332724549"/>
      <w:r w:rsidRPr="005223F4">
        <w:t>Calculated Value Properties</w:t>
      </w:r>
      <w:bookmarkEnd w:id="7084"/>
      <w:bookmarkEnd w:id="7085"/>
      <w:r w:rsidRPr="005223F4">
        <w:t>.</w:t>
      </w:r>
      <w:bookmarkEnd w:id="7086"/>
      <w:bookmarkEnd w:id="7087"/>
      <w:bookmarkEnd w:id="7088"/>
      <w:bookmarkEnd w:id="7089"/>
      <w:bookmarkEnd w:id="7090"/>
      <w:bookmarkEnd w:id="7091"/>
      <w:bookmarkEnd w:id="7092"/>
      <w:bookmarkEnd w:id="7093"/>
      <w:bookmarkEnd w:id="7094"/>
    </w:p>
    <w:p w14:paraId="1BBFC1A3" w14:textId="77777777" w:rsidR="005D5EB2" w:rsidRPr="005223F4" w:rsidRDefault="007D3D32" w:rsidP="007D3D32">
      <w:pPr>
        <w:pStyle w:val="nobreak"/>
      </w:pPr>
      <w:r w:rsidRPr="005223F4">
        <w:rPr>
          <w:rFonts w:eastAsia="MS Mincho" w:cs="Arial"/>
          <w:color w:val="000000"/>
          <w:lang w:eastAsia="ja-JP"/>
        </w:rPr>
        <w:t xml:space="preserve">This section describes properties which allow the creation of calculated elements. When 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xml:space="preserve">, and not by processing bytes from the data stream. When unparsing,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and is not obtained from the infoset in the usual way</w:t>
      </w:r>
      <w:r w:rsidR="00E76101" w:rsidRPr="005223F4">
        <w:rPr>
          <w:rFonts w:ascii="Helv" w:eastAsia="MS Mincho" w:hAnsi="Helv" w:cs="Helv"/>
          <w:color w:val="000000"/>
          <w:lang w:eastAsia="ja-JP"/>
        </w:rPr>
        <w:t>.</w:t>
      </w:r>
    </w:p>
    <w:p w14:paraId="267447BC" w14:textId="145D8F7F" w:rsidR="00AD18B5" w:rsidRPr="005223F4" w:rsidDel="00964415" w:rsidRDefault="00AD18B5" w:rsidP="00AD18B5">
      <w:pPr>
        <w:rPr>
          <w:del w:id="7095" w:author="mbeckerle" w:date="2012-04-22T21:06:00Z"/>
        </w:rPr>
      </w:pP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0D8F1733" w14:textId="6456AD69" w:rsidR="00AD18B5" w:rsidRPr="005223F4" w:rsidDel="00964415" w:rsidRDefault="00AD18B5" w:rsidP="005D5EB2">
      <w:pPr>
        <w:rPr>
          <w:del w:id="7096" w:author="mbeckerle" w:date="2012-04-22T21:06:00Z"/>
        </w:rPr>
      </w:pP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68DD9EA5" w14:textId="6C4790C6" w:rsidR="00AD18B5" w:rsidRPr="005223F4" w:rsidDel="00964415" w:rsidRDefault="00AD18B5" w:rsidP="0019083B">
      <w:pPr>
        <w:rPr>
          <w:del w:id="7097" w:author="mbeckerle" w:date="2012-04-22T21:06:00Z"/>
        </w:rPr>
      </w:pP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651E733A" w14:textId="1089F0E5" w:rsidR="00AD18B5" w:rsidRPr="005223F4" w:rsidDel="00964415" w:rsidRDefault="00AD18B5" w:rsidP="005D5EB2">
      <w:pPr>
        <w:rPr>
          <w:del w:id="7098" w:author="mbeckerle" w:date="2012-04-22T21:06:00Z"/>
        </w:rPr>
      </w:pPr>
    </w:p>
    <w:p w14:paraId="5C375F9F" w14:textId="77777777" w:rsidR="006718AC" w:rsidRPr="005223F4" w:rsidRDefault="006718AC" w:rsidP="005D5EB2">
      <w:commentRangeStart w:id="7099"/>
      <w:r w:rsidRPr="005223F4">
        <w:t>These properties apply to elements of simple type</w:t>
      </w:r>
      <w:del w:id="7100" w:author="Steve Hanson" w:date="2012-02-27T19:19:00Z">
        <w:r w:rsidRPr="005223F4" w:rsidDel="00A5654C">
          <w:delText>, and to simple types</w:delText>
        </w:r>
      </w:del>
      <w:r w:rsidRPr="005223F4">
        <w:t>.</w:t>
      </w:r>
      <w:commentRangeEnd w:id="7099"/>
      <w:r w:rsidR="00A5654C">
        <w:rPr>
          <w:rStyle w:val="CommentReference"/>
        </w:rPr>
        <w:commentReference w:id="7099"/>
      </w:r>
    </w:p>
    <w:p w14:paraId="535C31A6" w14:textId="16EB4980" w:rsidR="00AD18B5" w:rsidRPr="005223F4" w:rsidDel="00964415" w:rsidRDefault="00AD18B5" w:rsidP="005D5EB2">
      <w:pPr>
        <w:rPr>
          <w:del w:id="7101" w:author="mbeckerle" w:date="2012-04-22T21:06: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9"/>
        <w:gridCol w:w="6537"/>
      </w:tblGrid>
      <w:tr w:rsidR="005D5EB2" w:rsidRPr="005223F4" w14:paraId="720CE172" w14:textId="77777777" w:rsidTr="000208A7">
        <w:tc>
          <w:tcPr>
            <w:tcW w:w="2319" w:type="dxa"/>
            <w:shd w:val="clear" w:color="auto" w:fill="F3F3F3"/>
          </w:tcPr>
          <w:p w14:paraId="12E993CF" w14:textId="77777777" w:rsidR="005D5EB2" w:rsidRPr="000208A7" w:rsidRDefault="005D5EB2" w:rsidP="00D67874">
            <w:pPr>
              <w:rPr>
                <w:b/>
              </w:rPr>
            </w:pPr>
            <w:r w:rsidRPr="000208A7">
              <w:rPr>
                <w:b/>
              </w:rPr>
              <w:t>Property Name</w:t>
            </w:r>
          </w:p>
        </w:tc>
        <w:tc>
          <w:tcPr>
            <w:tcW w:w="6537" w:type="dxa"/>
            <w:shd w:val="clear" w:color="auto" w:fill="F3F3F3"/>
          </w:tcPr>
          <w:p w14:paraId="25D83242" w14:textId="77777777" w:rsidR="005D5EB2" w:rsidRPr="000208A7" w:rsidRDefault="005D5EB2">
            <w:pPr>
              <w:rPr>
                <w:b/>
              </w:rPr>
            </w:pPr>
            <w:r w:rsidRPr="000208A7">
              <w:rPr>
                <w:b/>
              </w:rPr>
              <w:t>Description</w:t>
            </w:r>
          </w:p>
        </w:tc>
      </w:tr>
      <w:tr w:rsidR="005D5EB2" w:rsidRPr="005223F4" w14:paraId="3DF6E20C" w14:textId="77777777">
        <w:tc>
          <w:tcPr>
            <w:tcW w:w="2319" w:type="dxa"/>
          </w:tcPr>
          <w:p w14:paraId="7331B996" w14:textId="77777777" w:rsidR="005D5EB2" w:rsidRPr="00E62EDC" w:rsidRDefault="005D5EB2" w:rsidP="00392926">
            <w:pPr>
              <w:rPr>
                <w:rFonts w:cs="Arial"/>
              </w:rPr>
            </w:pPr>
            <w:r w:rsidRPr="00E62EDC">
              <w:rPr>
                <w:rFonts w:cs="Arial"/>
              </w:rPr>
              <w:t>inputValueCalc</w:t>
            </w:r>
          </w:p>
        </w:tc>
        <w:tc>
          <w:tcPr>
            <w:tcW w:w="6537" w:type="dxa"/>
          </w:tcPr>
          <w:p w14:paraId="55A9B457" w14:textId="77777777" w:rsidR="005D5EB2" w:rsidRPr="005223F4" w:rsidRDefault="00293086" w:rsidP="000208A7">
            <w:r w:rsidRPr="005223F4">
              <w:t>DFDL Expression</w:t>
            </w:r>
          </w:p>
          <w:p w14:paraId="6A784964" w14:textId="77777777" w:rsidR="00AD18B5" w:rsidRPr="005223F4" w:rsidRDefault="005D5EB2" w:rsidP="000208A7">
            <w:r w:rsidRPr="005223F4">
              <w:t xml:space="preserve">An expression that </w:t>
            </w:r>
            <w:r w:rsidR="00E008A5" w:rsidRPr="005223F4">
              <w:t>calculates</w:t>
            </w:r>
            <w:r w:rsidRPr="005223F4">
              <w:t xml:space="preserve"> the value of the element when </w:t>
            </w:r>
            <w:r w:rsidR="001D4A47" w:rsidRPr="005223F4">
              <w:t xml:space="preserve">parsing. </w:t>
            </w:r>
          </w:p>
          <w:p w14:paraId="23A46EBA" w14:textId="5B6F71D7" w:rsidR="005D5EB2" w:rsidRPr="005223F4" w:rsidDel="00964415" w:rsidRDefault="001D4A47" w:rsidP="000208A7">
            <w:pPr>
              <w:rPr>
                <w:del w:id="7102" w:author="mbeckerle" w:date="2012-04-22T21:07:00Z"/>
              </w:rPr>
            </w:pPr>
            <w:r w:rsidRPr="005223F4">
              <w:t>The</w:t>
            </w:r>
            <w:r w:rsidR="005D5EB2" w:rsidRPr="005223F4">
              <w:t xml:space="preserve"> element having the inputValueCalc property is called a derived element, and the elements referenced from the inputValueCalc expression are called representation elements.</w:t>
            </w:r>
          </w:p>
          <w:p w14:paraId="76389089" w14:textId="77777777" w:rsidR="00255F84" w:rsidRDefault="005D5EB2" w:rsidP="000208A7">
            <w:pPr>
              <w:rPr>
                <w:ins w:id="7103" w:author="mbeckerle" w:date="2012-03-24T16:40:00Z"/>
              </w:rPr>
            </w:pPr>
            <w:commentRangeStart w:id="7104"/>
            <w:del w:id="7105" w:author="mbeckerle" w:date="2012-03-24T16:40:00Z">
              <w:r w:rsidRPr="005223F4" w:rsidDel="00255F84">
                <w:delText xml:space="preserve">An empty string is a valid </w:delText>
              </w:r>
              <w:r w:rsidR="0077521F" w:rsidRPr="005223F4" w:rsidDel="00255F84">
                <w:delText xml:space="preserve">return value for </w:delText>
              </w:r>
              <w:r w:rsidRPr="005223F4" w:rsidDel="00255F84">
                <w:delText>expression for a string-typed element if minLength allows length 0</w:delText>
              </w:r>
              <w:commentRangeEnd w:id="7104"/>
              <w:r w:rsidR="00557DF4" w:rsidDel="00255F84">
                <w:rPr>
                  <w:rStyle w:val="CommentReference"/>
                  <w:bCs/>
                </w:rPr>
                <w:commentReference w:id="7104"/>
              </w:r>
              <w:r w:rsidRPr="005223F4" w:rsidDel="00255F84">
                <w:delText>.</w:delText>
              </w:r>
            </w:del>
          </w:p>
          <w:p w14:paraId="730DD619" w14:textId="77777777" w:rsidR="00255F84" w:rsidRDefault="00255F84">
            <w:pPr>
              <w:rPr>
                <w:ins w:id="7106" w:author="mbeckerle" w:date="2012-03-24T16:40:00Z"/>
              </w:rPr>
            </w:pPr>
            <w:ins w:id="7107" w:author="mbeckerle" w:date="2012-03-24T16:40:00Z">
              <w:r>
                <w:t xml:space="preserve">It is a schema definition error if the result type of the expression does not conform to the base type of the </w:t>
              </w:r>
            </w:ins>
            <w:ins w:id="7108" w:author="mbeckerle" w:date="2012-03-24T16:41:00Z">
              <w:r>
                <w:t>element.</w:t>
              </w:r>
            </w:ins>
          </w:p>
          <w:p w14:paraId="74DB6082" w14:textId="77777777" w:rsidR="005D5EB2" w:rsidRPr="005223F4" w:rsidRDefault="00255F84">
            <w:ins w:id="7109" w:author="mbeckerle" w:date="2012-03-24T16:40:00Z">
              <w:r>
                <w:t xml:space="preserve">The value created using inputValueCalc is validated like any other element value (when validation is enabled). </w:t>
              </w:r>
            </w:ins>
          </w:p>
          <w:p w14:paraId="1F125CEE" w14:textId="77777777" w:rsidR="005D5EB2" w:rsidRPr="005223F4" w:rsidRDefault="005D5EB2">
            <w:r w:rsidRPr="005223F4">
              <w:t>An element that specifies an inputValueCalc expression has no representation of its own in the data</w:t>
            </w:r>
            <w:r w:rsidR="00E008A5" w:rsidRPr="005223F4">
              <w:t xml:space="preserve"> stream</w:t>
            </w:r>
            <w:r w:rsidRPr="005223F4">
              <w:t>. All</w:t>
            </w:r>
            <w:r w:rsidR="00E008A5" w:rsidRPr="005223F4">
              <w:t xml:space="preserve"> other</w:t>
            </w:r>
            <w:r w:rsidRPr="005223F4">
              <w:t xml:space="preserve"> DFDL representation properties are ignored</w:t>
            </w:r>
          </w:p>
          <w:p w14:paraId="1E83DA20" w14:textId="77777777" w:rsidR="00E84A9E" w:rsidRPr="005223F4" w:rsidRDefault="00E84A9E">
            <w:r w:rsidRPr="005223F4">
              <w:t>The element must not be optional nor an array</w:t>
            </w:r>
            <w:ins w:id="7110" w:author="Steve Hanson" w:date="2012-02-29T14:55:00Z">
              <w:r w:rsidR="001A0D94">
                <w:t xml:space="preserve"> </w:t>
              </w:r>
              <w:commentRangeStart w:id="7111"/>
              <w:r w:rsidR="001A0D94">
                <w:t>nor be global</w:t>
              </w:r>
            </w:ins>
            <w:commentRangeEnd w:id="7111"/>
            <w:ins w:id="7112" w:author="Steve Hanson" w:date="2012-02-29T14:56:00Z">
              <w:r w:rsidR="001A0D94">
                <w:rPr>
                  <w:rStyle w:val="CommentReference"/>
                  <w:bCs/>
                </w:rPr>
                <w:commentReference w:id="7111"/>
              </w:r>
            </w:ins>
            <w:ins w:id="7113" w:author="Steve Hanson" w:date="2012-02-29T14:55:00Z">
              <w:r w:rsidR="001A0D94">
                <w:t>.</w:t>
              </w:r>
            </w:ins>
          </w:p>
          <w:p w14:paraId="4353B1ED" w14:textId="77777777" w:rsidR="00E60028" w:rsidRPr="005223F4" w:rsidRDefault="00E60028">
            <w:r w:rsidRPr="005223F4">
              <w:t xml:space="preserve">The </w:t>
            </w:r>
            <w:r w:rsidR="00293086" w:rsidRPr="005223F4">
              <w:t>DFDL Expression</w:t>
            </w:r>
            <w:r w:rsidRPr="005223F4">
              <w:t xml:space="preserve"> must not refer to this element nor cause a circular reference to this element.</w:t>
            </w:r>
            <w:r w:rsidR="00B4485F" w:rsidRPr="005223F4">
              <w:t xml:space="preserve"> </w:t>
            </w:r>
            <w:r w:rsidR="00B4485F" w:rsidRPr="005223F4">
              <w:rPr>
                <w:sz w:val="18"/>
                <w:szCs w:val="18"/>
              </w:rPr>
              <w:t>The expression must not contain forward references to elements which have not yet been processed.</w:t>
            </w:r>
          </w:p>
          <w:p w14:paraId="7CDDA2B1" w14:textId="77777777" w:rsidR="005D5EB2" w:rsidRPr="005223F4" w:rsidRDefault="00E008A5">
            <w:r w:rsidRPr="005223F4">
              <w:t>It is a schema definition error if dfdl:inputValueCalc is specified on an element which has an xs:fixed or xs:default value.</w:t>
            </w:r>
          </w:p>
          <w:p w14:paraId="5DB75915" w14:textId="2BBA562A" w:rsidR="00402D29" w:rsidRDefault="00402D29">
            <w:pPr>
              <w:rPr>
                <w:ins w:id="7114" w:author="mbeckerle" w:date="2012-03-24T19:03:00Z"/>
              </w:rPr>
            </w:pPr>
            <w:r w:rsidRPr="005223F4">
              <w:t>It is a schema definition error if dfdl:inputValu</w:t>
            </w:r>
            <w:r w:rsidR="007141F9" w:rsidRPr="005223F4">
              <w:t>e</w:t>
            </w:r>
            <w:r w:rsidRPr="005223F4">
              <w:t>C</w:t>
            </w:r>
            <w:r w:rsidR="007141F9" w:rsidRPr="005223F4">
              <w:t>alc</w:t>
            </w:r>
            <w:r w:rsidRPr="005223F4">
              <w:t xml:space="preserve"> and dfdl:outputValueCalc are specified on the same element.</w:t>
            </w:r>
            <w:commentRangeStart w:id="7115"/>
            <w:ins w:id="7116" w:author="Steve Hanson" w:date="2012-02-29T14:57:00Z">
              <w:r w:rsidR="001A0D94">
                <w:t xml:space="preserve"> </w:t>
              </w:r>
            </w:ins>
            <w:commentRangeEnd w:id="7115"/>
            <w:r w:rsidR="001A0D94">
              <w:rPr>
                <w:rStyle w:val="CommentReference"/>
                <w:bCs/>
              </w:rPr>
              <w:commentReference w:id="7117"/>
            </w:r>
            <w:r w:rsidR="00964415">
              <w:rPr>
                <w:rStyle w:val="CommentReference"/>
              </w:rPr>
              <w:commentReference w:id="7118"/>
            </w:r>
            <w:r w:rsidR="001A0D94">
              <w:rPr>
                <w:rStyle w:val="CommentReference"/>
                <w:bCs/>
              </w:rPr>
              <w:commentReference w:id="7115"/>
            </w:r>
          </w:p>
          <w:p w14:paraId="5DE17356" w14:textId="1CCC4827" w:rsidR="00423418" w:rsidRPr="00423418" w:rsidRDefault="000208A7">
            <w:ins w:id="7119" w:author="Steve Hanson" w:date="2012-08-10T10:39:00Z">
              <w:r>
                <w:t>It is not possible to place this property in scope on a dfdl:format annotation</w:t>
              </w:r>
            </w:ins>
            <w:ins w:id="7120" w:author="mbeckerle" w:date="2012-03-24T19:03:00Z">
              <w:del w:id="7121" w:author="Steve Hanson" w:date="2012-08-10T10:39:00Z">
                <w:r w:rsidR="00423418" w:rsidDel="000208A7">
                  <w:delText>Like dfdl:ref, this property cannot be placed into scope, which is why it is allowed to appear only on the dfdl:element annotation</w:delText>
                </w:r>
              </w:del>
              <w:r w:rsidR="00423418">
                <w:t>.</w:t>
              </w:r>
            </w:ins>
          </w:p>
          <w:p w14:paraId="2D129BFC" w14:textId="77777777" w:rsidR="005D5EB2" w:rsidRPr="005223F4" w:rsidRDefault="005D5EB2">
            <w:r w:rsidRPr="005223F4">
              <w:t>Annotation: dfdl:element</w:t>
            </w:r>
          </w:p>
        </w:tc>
      </w:tr>
      <w:tr w:rsidR="005D5EB2" w:rsidRPr="005223F4" w14:paraId="0B381750" w14:textId="77777777">
        <w:tc>
          <w:tcPr>
            <w:tcW w:w="2319" w:type="dxa"/>
          </w:tcPr>
          <w:p w14:paraId="434AB57C" w14:textId="77777777" w:rsidR="005D5EB2" w:rsidRPr="00E62EDC" w:rsidRDefault="005D5EB2" w:rsidP="00392926">
            <w:pPr>
              <w:rPr>
                <w:rFonts w:cs="Arial"/>
              </w:rPr>
            </w:pPr>
            <w:r w:rsidRPr="00E62EDC">
              <w:rPr>
                <w:rFonts w:cs="Arial"/>
              </w:rPr>
              <w:t>outputValueCalc</w:t>
            </w:r>
          </w:p>
        </w:tc>
        <w:tc>
          <w:tcPr>
            <w:tcW w:w="6537" w:type="dxa"/>
          </w:tcPr>
          <w:p w14:paraId="242128B2" w14:textId="77777777" w:rsidR="005D5EB2" w:rsidRPr="005223F4" w:rsidRDefault="00293086" w:rsidP="000208A7">
            <w:r w:rsidRPr="005223F4">
              <w:t>DFDL Expression</w:t>
            </w:r>
          </w:p>
          <w:p w14:paraId="2722F58E" w14:textId="77777777" w:rsidR="005D5EB2" w:rsidRPr="005223F4" w:rsidRDefault="005D5EB2" w:rsidP="000208A7">
            <w:r w:rsidRPr="005223F4">
              <w:t xml:space="preserve">An expression that </w:t>
            </w:r>
            <w:r w:rsidR="00E008A5" w:rsidRPr="005223F4">
              <w:t>calculates</w:t>
            </w:r>
            <w:r w:rsidRPr="005223F4">
              <w:t xml:space="preserve"> the value of the current element when unparsing.</w:t>
            </w:r>
          </w:p>
          <w:p w14:paraId="0333079B" w14:textId="12FE2DD0" w:rsidR="005D5EB2" w:rsidRPr="005223F4" w:rsidDel="00B41457" w:rsidRDefault="005D5EB2">
            <w:pPr>
              <w:rPr>
                <w:del w:id="7122" w:author="mbeckerle" w:date="2012-04-22T22:59:00Z"/>
              </w:rPr>
              <w:pPrChange w:id="7123" w:author="mbeckerle" w:date="2012-04-22T21:08:00Z">
                <w:pPr>
                  <w:numPr>
                    <w:numId w:val="8"/>
                  </w:numPr>
                  <w:tabs>
                    <w:tab w:val="num" w:pos="1080"/>
                  </w:tabs>
                  <w:ind w:left="1080" w:hanging="360"/>
                </w:pPr>
              </w:pPrChange>
            </w:pPr>
            <w:commentRangeStart w:id="7124"/>
            <w:del w:id="7125" w:author="mbeckerle" w:date="2012-04-22T22:59:00Z">
              <w:r w:rsidRPr="005223F4" w:rsidDel="00B41457">
                <w:delText xml:space="preserve">An empty string is a valid </w:delText>
              </w:r>
              <w:r w:rsidR="00B4485F" w:rsidRPr="005223F4" w:rsidDel="00B41457">
                <w:delText xml:space="preserve">return value for </w:delText>
              </w:r>
              <w:r w:rsidRPr="005223F4" w:rsidDel="00B41457">
                <w:delText>expression for a string-typed element if minLength allows length 0.</w:delText>
              </w:r>
              <w:commentRangeEnd w:id="7124"/>
              <w:r w:rsidR="001A28F4" w:rsidDel="00B41457">
                <w:rPr>
                  <w:rStyle w:val="CommentReference"/>
                  <w:bCs/>
                </w:rPr>
                <w:commentReference w:id="7126"/>
              </w:r>
            </w:del>
            <w:r w:rsidR="00B41457">
              <w:rPr>
                <w:rStyle w:val="CommentReference"/>
              </w:rPr>
              <w:commentReference w:id="7127"/>
            </w:r>
            <w:del w:id="7128" w:author="mbeckerle" w:date="2012-04-22T22:59:00Z">
              <w:r w:rsidR="001A28F4" w:rsidDel="00B41457">
                <w:rPr>
                  <w:rStyle w:val="CommentReference"/>
                  <w:bCs/>
                </w:rPr>
                <w:commentReference w:id="7124"/>
              </w:r>
            </w:del>
          </w:p>
          <w:p w14:paraId="57B76F91" w14:textId="77777777" w:rsidR="00E84A9E" w:rsidRDefault="00E84A9E">
            <w:pPr>
              <w:rPr>
                <w:ins w:id="7129" w:author="mbeckerle" w:date="2012-08-14T14:53:00Z"/>
              </w:rPr>
            </w:pPr>
            <w:r w:rsidRPr="005223F4">
              <w:t>The element must not be optional nor an array</w:t>
            </w:r>
            <w:ins w:id="7130" w:author="Steve Hanson" w:date="2012-02-29T14:56:00Z">
              <w:r w:rsidR="001A0D94">
                <w:t xml:space="preserve"> </w:t>
              </w:r>
              <w:commentRangeStart w:id="7131"/>
              <w:r w:rsidR="001A0D94">
                <w:t>nor be global</w:t>
              </w:r>
              <w:commentRangeEnd w:id="7131"/>
              <w:r w:rsidR="001A0D94">
                <w:rPr>
                  <w:rStyle w:val="CommentReference"/>
                  <w:bCs/>
                </w:rPr>
                <w:commentReference w:id="7131"/>
              </w:r>
              <w:r w:rsidR="001A0D94">
                <w:t>.</w:t>
              </w:r>
            </w:ins>
          </w:p>
          <w:p w14:paraId="4ED48BEE" w14:textId="77777777" w:rsidR="00037368" w:rsidRDefault="00037368" w:rsidP="00037368">
            <w:pPr>
              <w:rPr>
                <w:ins w:id="7132" w:author="mbeckerle" w:date="2012-08-14T14:53:00Z"/>
              </w:rPr>
            </w:pPr>
            <w:ins w:id="7133" w:author="mbeckerle" w:date="2012-08-14T14:53:00Z">
              <w:r>
                <w:t>It is a schema definition error if the result type of the expression does not conform to the base type of the element.</w:t>
              </w:r>
            </w:ins>
          </w:p>
          <w:p w14:paraId="3AE9540B" w14:textId="2EBAF845" w:rsidR="00037368" w:rsidRPr="005223F4" w:rsidRDefault="00037368">
            <w:ins w:id="7134" w:author="mbeckerle" w:date="2012-08-14T14:53:00Z">
              <w:r>
                <w:t xml:space="preserve">The value created using inputValueCalc is validated like any other element value (when validation is enabled). </w:t>
              </w:r>
            </w:ins>
          </w:p>
          <w:p w14:paraId="333FF89A" w14:textId="336800AD" w:rsidR="005D5EB2" w:rsidRPr="005223F4" w:rsidRDefault="007D3531">
            <w:r w:rsidRPr="005223F4">
              <w:t>T</w:t>
            </w:r>
            <w:r w:rsidR="005D5EB2" w:rsidRPr="005223F4">
              <w:t>he value for the element</w:t>
            </w:r>
            <w:r w:rsidRPr="005223F4">
              <w:t xml:space="preserve">, </w:t>
            </w:r>
            <w:del w:id="7135" w:author="mbeckerle" w:date="2012-08-14T14:54:00Z">
              <w:r w:rsidRPr="005223F4" w:rsidDel="00037368">
                <w:delText xml:space="preserve">is </w:delText>
              </w:r>
            </w:del>
            <w:ins w:id="7136" w:author="mbeckerle" w:date="2012-08-14T14:54:00Z">
              <w:r w:rsidR="00037368" w:rsidRPr="005223F4">
                <w:t>i</w:t>
              </w:r>
              <w:r w:rsidR="00037368">
                <w:t>f</w:t>
              </w:r>
              <w:r w:rsidR="00037368" w:rsidRPr="005223F4">
                <w:t xml:space="preserve"> </w:t>
              </w:r>
            </w:ins>
            <w:r w:rsidRPr="005223F4">
              <w:t>any,</w:t>
            </w:r>
            <w:r w:rsidR="005D5EB2" w:rsidRPr="005223F4">
              <w:t xml:space="preserve"> in the infoset </w:t>
            </w:r>
            <w:r w:rsidR="001230C3" w:rsidRPr="005223F4">
              <w:t>is ignored</w:t>
            </w:r>
            <w:r w:rsidR="005D5EB2" w:rsidRPr="005223F4">
              <w:t>.</w:t>
            </w:r>
          </w:p>
          <w:p w14:paraId="3830FE24" w14:textId="77777777" w:rsidR="00E60028" w:rsidRPr="005223F4" w:rsidRDefault="00E60028">
            <w:r w:rsidRPr="005223F4">
              <w:t>The DFDL expression must not refer to this element nor cause a circular reference to this element.</w:t>
            </w:r>
            <w:r w:rsidR="00B4485F" w:rsidRPr="005223F4">
              <w:t xml:space="preserve"> </w:t>
            </w:r>
            <w:commentRangeStart w:id="7137"/>
            <w:r w:rsidR="00B4485F" w:rsidRPr="000208A7">
              <w:t>The expression may contain forward references to elements which have not yet been processed</w:t>
            </w:r>
            <w:r w:rsidR="00B4485F" w:rsidRPr="005223F4">
              <w:rPr>
                <w:sz w:val="18"/>
                <w:szCs w:val="18"/>
              </w:rPr>
              <w:t>.</w:t>
            </w:r>
            <w:commentRangeEnd w:id="7137"/>
            <w:r w:rsidR="00B41457">
              <w:rPr>
                <w:rStyle w:val="CommentReference"/>
              </w:rPr>
              <w:commentReference w:id="7137"/>
            </w:r>
          </w:p>
          <w:p w14:paraId="4A928EE2" w14:textId="77777777" w:rsidR="005D5EB2" w:rsidRPr="005223F4" w:rsidRDefault="00E008A5">
            <w:r w:rsidRPr="005223F4">
              <w:t>It is a schema definition error if dfdl:outputValueCalc is specified on an element which has an xs:fixed or xs:default value.</w:t>
            </w:r>
          </w:p>
          <w:p w14:paraId="73804BD7" w14:textId="6DC3D7B4" w:rsidR="00402D29" w:rsidRDefault="00402D29">
            <w:pPr>
              <w:rPr>
                <w:ins w:id="7138" w:author="mbeckerle" w:date="2012-04-22T21:09:00Z"/>
              </w:rPr>
            </w:pPr>
            <w:r w:rsidRPr="005223F4">
              <w:t>It is a schema definition error if dfdl:inputValu</w:t>
            </w:r>
            <w:r w:rsidR="007141F9" w:rsidRPr="005223F4">
              <w:t>e</w:t>
            </w:r>
            <w:r w:rsidRPr="005223F4">
              <w:t>C</w:t>
            </w:r>
            <w:r w:rsidR="007141F9" w:rsidRPr="005223F4">
              <w:t>a</w:t>
            </w:r>
            <w:r w:rsidRPr="005223F4">
              <w:t xml:space="preserve">lc and dfdl:outputValueCalc are specified on the same </w:t>
            </w:r>
            <w:commentRangeStart w:id="7139"/>
            <w:r w:rsidRPr="005223F4">
              <w:t>element</w:t>
            </w:r>
            <w:commentRangeEnd w:id="7139"/>
            <w:r w:rsidR="008D1DE9">
              <w:rPr>
                <w:rStyle w:val="CommentReference"/>
              </w:rPr>
              <w:commentReference w:id="7139"/>
            </w:r>
            <w:r w:rsidRPr="005223F4">
              <w:t>.</w:t>
            </w:r>
            <w:commentRangeStart w:id="7140"/>
            <w:ins w:id="7141" w:author="Steve Hanson" w:date="2012-02-29T14:58:00Z">
              <w:r w:rsidR="001A0D94">
                <w:t xml:space="preserve"> </w:t>
              </w:r>
            </w:ins>
            <w:commentRangeEnd w:id="7140"/>
            <w:r w:rsidR="001A0D94">
              <w:rPr>
                <w:rStyle w:val="CommentReference"/>
                <w:bCs/>
              </w:rPr>
              <w:commentReference w:id="7140"/>
            </w:r>
          </w:p>
          <w:p w14:paraId="23DF9068" w14:textId="0A371EC3" w:rsidR="0098541C" w:rsidRPr="00423418" w:rsidRDefault="000208A7" w:rsidP="0098541C">
            <w:pPr>
              <w:rPr>
                <w:ins w:id="7142" w:author="mbeckerle" w:date="2012-04-22T21:09:00Z"/>
              </w:rPr>
            </w:pPr>
            <w:ins w:id="7143" w:author="Steve Hanson" w:date="2012-08-10T10:40:00Z">
              <w:r>
                <w:t>It is not possible to place this property in scope on a dfdl:format annotation</w:t>
              </w:r>
            </w:ins>
            <w:ins w:id="7144" w:author="mbeckerle" w:date="2012-04-22T21:09:00Z">
              <w:del w:id="7145" w:author="Steve Hanson" w:date="2012-08-10T10:40:00Z">
                <w:r w:rsidR="0098541C" w:rsidDel="000208A7">
                  <w:delText>Like dfdl:ref, this property cannot be placed into scope, which is why it is allowed to appear only on the dfdl:element annotation</w:delText>
                </w:r>
              </w:del>
              <w:r w:rsidR="0098541C">
                <w:t>.</w:t>
              </w:r>
            </w:ins>
          </w:p>
          <w:p w14:paraId="3B9024C6" w14:textId="52B39C67" w:rsidR="0098541C" w:rsidRPr="005223F4" w:rsidDel="0098541C" w:rsidRDefault="0098541C">
            <w:pPr>
              <w:rPr>
                <w:del w:id="7146" w:author="mbeckerle" w:date="2012-04-22T21:09:00Z"/>
              </w:rPr>
            </w:pPr>
          </w:p>
          <w:p w14:paraId="1BEA6BD9" w14:textId="77777777" w:rsidR="005D5EB2" w:rsidRPr="005223F4" w:rsidRDefault="005D5EB2">
            <w:r w:rsidRPr="005223F4">
              <w:t>Annotation: dfdl:element</w:t>
            </w:r>
          </w:p>
        </w:tc>
      </w:tr>
    </w:tbl>
    <w:p w14:paraId="01E30360" w14:textId="77777777" w:rsidR="005D5EB2" w:rsidRPr="005223F4" w:rsidRDefault="005D5EB2" w:rsidP="00D67874"/>
    <w:p w14:paraId="7D052CE6" w14:textId="77777777" w:rsidR="005D5EB2" w:rsidRPr="005223F4" w:rsidRDefault="005D5EB2" w:rsidP="000208A7">
      <w:pPr>
        <w:pStyle w:val="Heading2"/>
        <w:numPr>
          <w:ilvl w:val="0"/>
          <w:numId w:val="0"/>
        </w:numPr>
        <w:ind w:left="576"/>
      </w:pPr>
      <w:bookmarkStart w:id="7147" w:name="_Toc199516357"/>
      <w:bookmarkStart w:id="7148" w:name="_Toc243112862"/>
      <w:bookmarkStart w:id="7149" w:name="_Toc332724550"/>
      <w:r w:rsidRPr="005223F4">
        <w:t>Example: 2d Nested Array</w:t>
      </w:r>
      <w:bookmarkEnd w:id="7147"/>
      <w:bookmarkEnd w:id="7148"/>
      <w:bookmarkEnd w:id="7149"/>
    </w:p>
    <w:p w14:paraId="4A986825" w14:textId="77777777" w:rsidR="005D5EB2" w:rsidRPr="005223F4" w:rsidRDefault="005D5EB2" w:rsidP="005D5EB2">
      <w:pPr>
        <w:pStyle w:val="BulletList"/>
        <w:tabs>
          <w:tab w:val="clear" w:pos="360"/>
          <w:tab w:val="clear" w:pos="540"/>
        </w:tabs>
        <w:ind w:left="0" w:firstLine="0"/>
      </w:pPr>
      <w:r w:rsidRPr="005223F4">
        <w:t>Consider this simple example. The data stream contains two elements giving the number of rows and number of columns of an array of numbers. The contents of the array are stored after these two elements.</w:t>
      </w:r>
    </w:p>
    <w:p w14:paraId="53E03645" w14:textId="77777777" w:rsidR="005D5EB2" w:rsidRPr="005223F4" w:rsidRDefault="005D5EB2" w:rsidP="00427A6B">
      <w:pPr>
        <w:pStyle w:val="XMLExcerpt"/>
        <w:rPr>
          <w:lang w:val="en-US"/>
        </w:rPr>
      </w:pPr>
      <w:r w:rsidRPr="005223F4">
        <w:rPr>
          <w:lang w:val="en-US"/>
        </w:rPr>
        <w:t>&lt;xs:complexType name="array"&gt;</w:t>
      </w:r>
    </w:p>
    <w:p w14:paraId="5B8EE54F" w14:textId="77777777" w:rsidR="005D5EB2" w:rsidRPr="005223F4" w:rsidRDefault="005D5EB2" w:rsidP="0095510E">
      <w:pPr>
        <w:pStyle w:val="XMLExcerpt"/>
        <w:rPr>
          <w:lang w:val="en-US"/>
        </w:rPr>
      </w:pPr>
      <w:del w:id="7150" w:author="Steve Hanson" w:date="2012-02-23T18:09:00Z">
        <w:r w:rsidRPr="005223F4" w:rsidDel="000B505F">
          <w:rPr>
            <w:lang w:val="en-US"/>
          </w:rPr>
          <w:delText xml:space="preserve">      </w:delText>
        </w:r>
      </w:del>
      <w:ins w:id="7151" w:author="Steve Hanson" w:date="2012-02-23T18:09:00Z">
        <w:r w:rsidR="000B505F">
          <w:rPr>
            <w:lang w:val="en-US"/>
          </w:rPr>
          <w:t xml:space="preserve">  </w:t>
        </w:r>
      </w:ins>
      <w:r w:rsidRPr="005223F4">
        <w:rPr>
          <w:lang w:val="en-US"/>
        </w:rPr>
        <w:t>&lt;xs:sequence dfdl:initiator="" &gt;</w:t>
      </w:r>
    </w:p>
    <w:p w14:paraId="13FFE54A" w14:textId="77777777" w:rsidR="005D5EB2" w:rsidRPr="005223F4" w:rsidRDefault="005D5EB2" w:rsidP="006E6B3B">
      <w:pPr>
        <w:pStyle w:val="XMLExcerpt"/>
        <w:rPr>
          <w:lang w:val="en-US"/>
        </w:rPr>
      </w:pPr>
      <w:r w:rsidRPr="005223F4">
        <w:rPr>
          <w:lang w:val="en-US"/>
        </w:rPr>
        <w:t xml:space="preserve">        </w:t>
      </w:r>
    </w:p>
    <w:p w14:paraId="5B0BF656" w14:textId="77777777" w:rsidR="00E460CD" w:rsidRPr="005223F4" w:rsidRDefault="00E460CD" w:rsidP="003E521A">
      <w:pPr>
        <w:pStyle w:val="XMLExcerpt"/>
        <w:rPr>
          <w:lang w:val="en-US"/>
        </w:rPr>
      </w:pPr>
      <w:r w:rsidRPr="005223F4">
        <w:rPr>
          <w:lang w:val="en-US"/>
        </w:rPr>
        <w:t xml:space="preserve">  </w:t>
      </w:r>
      <w:del w:id="7152" w:author="Steve Hanson" w:date="2012-02-23T18:09:00Z">
        <w:r w:rsidRPr="005223F4" w:rsidDel="000B505F">
          <w:rPr>
            <w:lang w:val="en-US"/>
          </w:rPr>
          <w:delText xml:space="preserve">      </w:delText>
        </w:r>
      </w:del>
      <w:r w:rsidRPr="005223F4">
        <w:rPr>
          <w:lang w:val="en-US"/>
        </w:rPr>
        <w:t xml:space="preserve">  &lt;xs:sequence</w:t>
      </w:r>
      <w:r w:rsidR="003E521A" w:rsidRPr="005223F4">
        <w:rPr>
          <w:lang w:val="en-US"/>
        </w:rPr>
        <w:t xml:space="preserve"> dfdl:hiddenGroupRef="tns:hiddenArrayCounts"</w:t>
      </w:r>
      <w:r w:rsidR="00BD0C6E" w:rsidRPr="005223F4">
        <w:rPr>
          <w:lang w:val="en-US"/>
        </w:rPr>
        <w:t>/</w:t>
      </w:r>
      <w:r w:rsidRPr="005223F4">
        <w:rPr>
          <w:lang w:val="en-US"/>
        </w:rPr>
        <w:t>&gt;</w:t>
      </w:r>
    </w:p>
    <w:p w14:paraId="74F632C1" w14:textId="77777777" w:rsidR="005D5EB2" w:rsidRPr="005223F4" w:rsidRDefault="005D5EB2" w:rsidP="00427A6B">
      <w:pPr>
        <w:pStyle w:val="XMLExcerpt"/>
        <w:rPr>
          <w:lang w:val="en-US"/>
        </w:rPr>
      </w:pPr>
      <w:r w:rsidRPr="005223F4">
        <w:rPr>
          <w:lang w:val="en-US"/>
        </w:rPr>
        <w:t xml:space="preserve">      </w:t>
      </w:r>
    </w:p>
    <w:p w14:paraId="24061D70" w14:textId="77777777" w:rsidR="005D5EB2" w:rsidRPr="005223F4" w:rsidRDefault="005D5EB2" w:rsidP="00427A6B">
      <w:pPr>
        <w:pStyle w:val="XMLExcerpt"/>
        <w:rPr>
          <w:lang w:val="en-US"/>
        </w:rPr>
      </w:pPr>
      <w:r w:rsidRPr="005223F4">
        <w:rPr>
          <w:lang w:val="en-US"/>
        </w:rPr>
        <w:t xml:space="preserve">  </w:t>
      </w:r>
      <w:del w:id="7153" w:author="Steve Hanson" w:date="2012-02-23T18:09:00Z">
        <w:r w:rsidRPr="005223F4" w:rsidDel="000B505F">
          <w:rPr>
            <w:lang w:val="en-US"/>
          </w:rPr>
          <w:delText xml:space="preserve">    </w:delText>
        </w:r>
      </w:del>
      <w:r w:rsidRPr="005223F4">
        <w:rPr>
          <w:lang w:val="en-US"/>
        </w:rPr>
        <w:t xml:space="preserve">  &lt;xs:element name="rows" maxOccurs=”unbounded” </w:t>
      </w:r>
    </w:p>
    <w:p w14:paraId="19A406F7" w14:textId="77777777" w:rsidR="005D5EB2" w:rsidRPr="005223F4" w:rsidRDefault="005D5EB2" w:rsidP="00427A6B">
      <w:pPr>
        <w:pStyle w:val="XMLExcerpt"/>
        <w:rPr>
          <w:lang w:val="en-US"/>
        </w:rPr>
      </w:pPr>
      <w:r w:rsidRPr="005223F4">
        <w:rPr>
          <w:lang w:val="en-US"/>
        </w:rPr>
        <w:t xml:space="preserve">    </w:t>
      </w:r>
      <w:del w:id="7154"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occursCountKind</w:t>
      </w:r>
      <w:r w:rsidRPr="005223F4">
        <w:rPr>
          <w:lang w:val="en-US"/>
        </w:rPr>
        <w:t>="exp</w:t>
      </w:r>
      <w:r w:rsidR="009F46A9" w:rsidRPr="005223F4">
        <w:rPr>
          <w:lang w:val="en-US"/>
        </w:rPr>
        <w:t>ression</w:t>
      </w:r>
      <w:r w:rsidRPr="005223F4">
        <w:rPr>
          <w:lang w:val="en-US"/>
        </w:rPr>
        <w:t xml:space="preserve">" </w:t>
      </w:r>
    </w:p>
    <w:p w14:paraId="44ABEAD3" w14:textId="77777777" w:rsidR="005D5EB2" w:rsidRPr="005223F4" w:rsidRDefault="005D5EB2" w:rsidP="00427A6B">
      <w:pPr>
        <w:pStyle w:val="XMLExcerpt"/>
        <w:rPr>
          <w:lang w:val="en-US"/>
        </w:rPr>
      </w:pPr>
      <w:r w:rsidRPr="005223F4">
        <w:rPr>
          <w:lang w:val="en-US"/>
        </w:rPr>
        <w:t xml:space="preserve">    </w:t>
      </w:r>
      <w:del w:id="7155"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w:t>
      </w:r>
      <w:r w:rsidRPr="005223F4">
        <w:rPr>
          <w:lang w:val="en-US"/>
        </w:rPr>
        <w:t>="{ ../nrows }"&gt;</w:t>
      </w:r>
    </w:p>
    <w:p w14:paraId="125C8A3B" w14:textId="77777777" w:rsidR="005D5EB2" w:rsidRPr="005223F4" w:rsidRDefault="005D5EB2" w:rsidP="00427A6B">
      <w:pPr>
        <w:pStyle w:val="XMLExcerpt"/>
        <w:rPr>
          <w:lang w:val="en-US"/>
        </w:rPr>
      </w:pPr>
      <w:r w:rsidRPr="005223F4">
        <w:rPr>
          <w:lang w:val="en-US"/>
        </w:rPr>
        <w:t xml:space="preserve">    </w:t>
      </w:r>
      <w:del w:id="7156" w:author="Steve Hanson" w:date="2012-02-23T18:09:00Z">
        <w:r w:rsidRPr="005223F4" w:rsidDel="000B505F">
          <w:rPr>
            <w:lang w:val="en-US"/>
          </w:rPr>
          <w:delText xml:space="preserve">       </w:delText>
        </w:r>
      </w:del>
      <w:ins w:id="7157" w:author="Steve Hanson" w:date="2012-02-23T18:09:00Z">
        <w:r w:rsidR="000B505F">
          <w:rPr>
            <w:lang w:val="en-US"/>
          </w:rPr>
          <w:t xml:space="preserve">  </w:t>
        </w:r>
      </w:ins>
      <w:r w:rsidRPr="005223F4">
        <w:rPr>
          <w:lang w:val="en-US"/>
        </w:rPr>
        <w:t>&lt;xs:complexType&gt;</w:t>
      </w:r>
    </w:p>
    <w:p w14:paraId="032FAA4A" w14:textId="77777777" w:rsidR="005D5EB2" w:rsidRPr="005223F4" w:rsidRDefault="005D5EB2" w:rsidP="00427A6B">
      <w:pPr>
        <w:pStyle w:val="XMLExcerpt"/>
        <w:rPr>
          <w:lang w:val="en-US"/>
        </w:rPr>
      </w:pPr>
      <w:r w:rsidRPr="005223F4">
        <w:rPr>
          <w:lang w:val="en-US"/>
        </w:rPr>
        <w:t xml:space="preserve">        </w:t>
      </w:r>
      <w:del w:id="7158" w:author="Steve Hanson" w:date="2012-02-23T18:09:00Z">
        <w:r w:rsidRPr="005223F4" w:rsidDel="000B505F">
          <w:rPr>
            <w:lang w:val="en-US"/>
          </w:rPr>
          <w:delText xml:space="preserve">     </w:delText>
        </w:r>
      </w:del>
      <w:r w:rsidRPr="005223F4">
        <w:rPr>
          <w:lang w:val="en-US"/>
        </w:rPr>
        <w:t>&lt;xs:sequence&gt;</w:t>
      </w:r>
    </w:p>
    <w:p w14:paraId="56A49CD7" w14:textId="77777777" w:rsidR="005D5EB2" w:rsidRPr="005223F4" w:rsidRDefault="005D5EB2" w:rsidP="00CE2969">
      <w:pPr>
        <w:pStyle w:val="XMLExcerpt"/>
        <w:rPr>
          <w:lang w:val="en-US"/>
        </w:rPr>
      </w:pPr>
      <w:r w:rsidRPr="005223F4">
        <w:rPr>
          <w:lang w:val="en-US"/>
        </w:rPr>
        <w:t xml:space="preserve">        </w:t>
      </w:r>
      <w:del w:id="7159" w:author="Steve Hanson" w:date="2012-02-23T18:09:00Z">
        <w:r w:rsidRPr="005223F4" w:rsidDel="000B505F">
          <w:rPr>
            <w:lang w:val="en-US"/>
          </w:rPr>
          <w:delText xml:space="preserve">     </w:delText>
        </w:r>
      </w:del>
      <w:r w:rsidRPr="005223F4">
        <w:rPr>
          <w:lang w:val="en-US"/>
        </w:rPr>
        <w:t xml:space="preserve">  &lt;xs:element name=”cols” type=”xs:float”</w:t>
      </w:r>
      <w:del w:id="7160" w:author="Steve Hanson" w:date="2012-02-23T18:10:00Z">
        <w:r w:rsidRPr="005223F4" w:rsidDel="000B505F">
          <w:rPr>
            <w:lang w:val="en-US"/>
          </w:rPr>
          <w:delText xml:space="preserve"> </w:delText>
        </w:r>
        <w:r w:rsidR="00CE2969" w:rsidRPr="005223F4" w:rsidDel="000B505F">
          <w:rPr>
            <w:lang w:val="en-US"/>
          </w:rPr>
          <w:delText xml:space="preserve">                     </w:delText>
        </w:r>
      </w:del>
      <w:del w:id="7161" w:author="Steve Hanson" w:date="2012-02-23T18:09:00Z">
        <w:r w:rsidR="00CE2969" w:rsidRPr="005223F4" w:rsidDel="000B505F">
          <w:rPr>
            <w:lang w:val="en-US"/>
          </w:rPr>
          <w:delText xml:space="preserve">                        </w:delText>
        </w:r>
      </w:del>
      <w:r w:rsidR="00CE2969" w:rsidRPr="005223F4">
        <w:rPr>
          <w:lang w:val="en-US"/>
        </w:rPr>
        <w:t xml:space="preserve"> </w:t>
      </w:r>
      <w:del w:id="7162" w:author="Steve Hanson" w:date="2012-02-23T18:09:00Z">
        <w:r w:rsidR="00CE2969" w:rsidRPr="005223F4" w:rsidDel="000B505F">
          <w:rPr>
            <w:lang w:val="en-US"/>
          </w:rPr>
          <w:delText xml:space="preserve"> </w:delText>
        </w:r>
      </w:del>
      <w:r w:rsidRPr="005223F4">
        <w:rPr>
          <w:lang w:val="en-US"/>
        </w:rPr>
        <w:t>maxOccurs=”unbounded”</w:t>
      </w:r>
    </w:p>
    <w:p w14:paraId="0421DAA6" w14:textId="77777777" w:rsidR="000B505F" w:rsidRPr="005223F4" w:rsidRDefault="005D5EB2" w:rsidP="00427A6B">
      <w:pPr>
        <w:pStyle w:val="XMLExcerpt"/>
        <w:rPr>
          <w:lang w:val="en-US"/>
        </w:rPr>
      </w:pPr>
      <w:r w:rsidRPr="005223F4">
        <w:rPr>
          <w:lang w:val="en-US"/>
        </w:rPr>
        <w:t xml:space="preserve">                    </w:t>
      </w:r>
      <w:ins w:id="7163" w:author="Steve Hanson" w:date="2012-02-23T18:10:00Z">
        <w:r w:rsidR="000B505F">
          <w:rPr>
            <w:lang w:val="en-US"/>
          </w:rPr>
          <w:t xml:space="preserve">  </w:t>
        </w:r>
      </w:ins>
      <w:r w:rsidRPr="005223F4">
        <w:rPr>
          <w:lang w:val="en-US"/>
        </w:rPr>
        <w:t>dfdl:</w:t>
      </w:r>
      <w:r w:rsidR="00A53F7F" w:rsidRPr="005223F4">
        <w:rPr>
          <w:lang w:val="en-US"/>
        </w:rPr>
        <w:t>occursCountKind</w:t>
      </w:r>
      <w:r w:rsidRPr="005223F4">
        <w:rPr>
          <w:lang w:val="en-US"/>
        </w:rPr>
        <w:t>=”exp</w:t>
      </w:r>
      <w:r w:rsidR="009F46A9" w:rsidRPr="005223F4">
        <w:rPr>
          <w:lang w:val="en-US"/>
        </w:rPr>
        <w:t>ression</w:t>
      </w:r>
      <w:r w:rsidRPr="005223F4">
        <w:rPr>
          <w:lang w:val="en-US"/>
        </w:rPr>
        <w:t>”</w:t>
      </w:r>
    </w:p>
    <w:p w14:paraId="21CDC40F" w14:textId="77777777" w:rsidR="005D5EB2" w:rsidRPr="005223F4" w:rsidRDefault="000B505F" w:rsidP="00427A6B">
      <w:pPr>
        <w:pStyle w:val="XMLExcerpt"/>
        <w:rPr>
          <w:lang w:val="en-US"/>
        </w:rPr>
      </w:pPr>
      <w:ins w:id="7164" w:author="Steve Hanson" w:date="2012-02-23T18:10:00Z">
        <w:r>
          <w:rPr>
            <w:lang w:val="en-US"/>
          </w:rPr>
          <w:t xml:space="preserve">  </w:t>
        </w:r>
      </w:ins>
      <w:r w:rsidR="005D5EB2" w:rsidRPr="005223F4">
        <w:rPr>
          <w:lang w:val="en-US"/>
        </w:rPr>
        <w:t xml:space="preserve">                    dfdl:</w:t>
      </w:r>
      <w:r w:rsidR="00A53F7F" w:rsidRPr="005223F4">
        <w:rPr>
          <w:lang w:val="en-US"/>
        </w:rPr>
        <w:t>occursCount</w:t>
      </w:r>
      <w:r w:rsidR="005D5EB2" w:rsidRPr="005223F4">
        <w:rPr>
          <w:lang w:val="en-US"/>
        </w:rPr>
        <w:t>=” { ../../ncols } “ /&gt;</w:t>
      </w:r>
    </w:p>
    <w:p w14:paraId="6DE73E4D" w14:textId="77777777" w:rsidR="005D5EB2" w:rsidRPr="005223F4" w:rsidRDefault="005D5EB2" w:rsidP="00427A6B">
      <w:pPr>
        <w:pStyle w:val="XMLExcerpt"/>
        <w:rPr>
          <w:lang w:val="en-US"/>
        </w:rPr>
      </w:pPr>
      <w:r w:rsidRPr="005223F4">
        <w:rPr>
          <w:lang w:val="en-US"/>
        </w:rPr>
        <w:t xml:space="preserve">  </w:t>
      </w:r>
      <w:del w:id="7165" w:author="Steve Hanson" w:date="2012-02-23T18:10:00Z">
        <w:r w:rsidRPr="005223F4" w:rsidDel="000B505F">
          <w:rPr>
            <w:lang w:val="en-US"/>
          </w:rPr>
          <w:delText xml:space="preserve">     </w:delText>
        </w:r>
      </w:del>
      <w:r w:rsidRPr="005223F4">
        <w:rPr>
          <w:lang w:val="en-US"/>
        </w:rPr>
        <w:t xml:space="preserve">      &lt;/xs:sequence&gt;</w:t>
      </w:r>
    </w:p>
    <w:p w14:paraId="5B4DFB6B" w14:textId="77777777" w:rsidR="005D5EB2" w:rsidRPr="005223F4" w:rsidRDefault="005D5EB2" w:rsidP="00427A6B">
      <w:pPr>
        <w:pStyle w:val="XMLExcerpt"/>
        <w:rPr>
          <w:lang w:val="en-US"/>
        </w:rPr>
      </w:pPr>
      <w:r w:rsidRPr="005223F4">
        <w:rPr>
          <w:lang w:val="en-US"/>
        </w:rPr>
        <w:t xml:space="preserve">  </w:t>
      </w:r>
      <w:del w:id="7166" w:author="Steve Hanson" w:date="2012-02-23T18:10:00Z">
        <w:r w:rsidRPr="005223F4" w:rsidDel="000B505F">
          <w:rPr>
            <w:lang w:val="en-US"/>
          </w:rPr>
          <w:delText xml:space="preserve">    </w:delText>
        </w:r>
      </w:del>
      <w:r w:rsidRPr="005223F4">
        <w:rPr>
          <w:lang w:val="en-US"/>
        </w:rPr>
        <w:t xml:space="preserve">    &lt;/xs:complexType&gt;</w:t>
      </w:r>
    </w:p>
    <w:p w14:paraId="59B323FE" w14:textId="77777777" w:rsidR="005D5EB2" w:rsidRPr="005223F4" w:rsidRDefault="005D5EB2" w:rsidP="00427A6B">
      <w:pPr>
        <w:pStyle w:val="XMLExcerpt"/>
        <w:rPr>
          <w:lang w:val="en-US"/>
        </w:rPr>
      </w:pPr>
      <w:r w:rsidRPr="005223F4">
        <w:rPr>
          <w:lang w:val="en-US"/>
        </w:rPr>
        <w:t xml:space="preserve">  </w:t>
      </w:r>
      <w:del w:id="7167" w:author="Steve Hanson" w:date="2012-02-23T18:10:00Z">
        <w:r w:rsidRPr="005223F4" w:rsidDel="000B505F">
          <w:rPr>
            <w:lang w:val="en-US"/>
          </w:rPr>
          <w:delText xml:space="preserve">    </w:delText>
        </w:r>
      </w:del>
      <w:r w:rsidRPr="005223F4">
        <w:rPr>
          <w:lang w:val="en-US"/>
        </w:rPr>
        <w:t xml:space="preserve">  &lt;/xs:element&gt;       </w:t>
      </w:r>
    </w:p>
    <w:p w14:paraId="4878A53C" w14:textId="77777777" w:rsidR="005D5EB2" w:rsidRPr="005223F4" w:rsidRDefault="005D5EB2" w:rsidP="00427A6B">
      <w:pPr>
        <w:pStyle w:val="XMLExcerpt"/>
        <w:rPr>
          <w:lang w:val="en-US"/>
        </w:rPr>
      </w:pPr>
      <w:r w:rsidRPr="005223F4">
        <w:rPr>
          <w:lang w:val="en-US"/>
        </w:rPr>
        <w:t xml:space="preserve">  </w:t>
      </w:r>
      <w:del w:id="7168" w:author="Steve Hanson" w:date="2012-02-23T18:10:00Z">
        <w:r w:rsidRPr="005223F4" w:rsidDel="000B505F">
          <w:rPr>
            <w:lang w:val="en-US"/>
          </w:rPr>
          <w:delText xml:space="preserve">    </w:delText>
        </w:r>
      </w:del>
      <w:r w:rsidRPr="005223F4">
        <w:rPr>
          <w:lang w:val="en-US"/>
        </w:rPr>
        <w:t>&lt;/xs:sequence&gt;</w:t>
      </w:r>
    </w:p>
    <w:p w14:paraId="5767C018" w14:textId="77777777" w:rsidR="005D5EB2" w:rsidRPr="005223F4" w:rsidRDefault="005D5EB2" w:rsidP="00427A6B">
      <w:pPr>
        <w:pStyle w:val="XMLExcerpt"/>
        <w:rPr>
          <w:lang w:val="en-US"/>
        </w:rPr>
      </w:pPr>
      <w:r w:rsidRPr="005223F4">
        <w:rPr>
          <w:lang w:val="en-US"/>
        </w:rPr>
        <w:t>&lt;/xs:complexType&gt;</w:t>
      </w:r>
    </w:p>
    <w:p w14:paraId="424135A1" w14:textId="77777777" w:rsidR="00E460CD" w:rsidRPr="005223F4" w:rsidRDefault="00E460CD" w:rsidP="00427A6B">
      <w:pPr>
        <w:pStyle w:val="XMLExcerpt"/>
        <w:rPr>
          <w:lang w:val="en-US"/>
        </w:rPr>
      </w:pPr>
    </w:p>
    <w:p w14:paraId="5AB34451" w14:textId="77777777" w:rsidR="00725A27" w:rsidRPr="005223F4" w:rsidRDefault="00725A27" w:rsidP="00725A27">
      <w:pPr>
        <w:pStyle w:val="XMLExcerpt"/>
        <w:rPr>
          <w:lang w:val="en-US"/>
        </w:rPr>
      </w:pPr>
      <w:r w:rsidRPr="005223F4">
        <w:rPr>
          <w:lang w:val="en-US"/>
        </w:rPr>
        <w:t xml:space="preserve">&lt;xs:group name="hiddenArrayCounts" &gt; </w:t>
      </w:r>
      <w:r w:rsidRPr="005223F4">
        <w:rPr>
          <w:lang w:val="en-US"/>
        </w:rPr>
        <w:br/>
        <w:t>  &lt;xs:sequence&gt;</w:t>
      </w:r>
    </w:p>
    <w:p w14:paraId="2A50C7AC" w14:textId="77777777" w:rsidR="00E460CD" w:rsidRPr="005223F4" w:rsidRDefault="00E460CD" w:rsidP="00E460CD">
      <w:pPr>
        <w:pStyle w:val="XMLExcerpt"/>
        <w:rPr>
          <w:lang w:val="en-US"/>
        </w:rPr>
      </w:pPr>
      <w:r w:rsidRPr="005223F4">
        <w:rPr>
          <w:lang w:val="en-US"/>
        </w:rPr>
        <w:t xml:space="preserve">    </w:t>
      </w:r>
      <w:del w:id="7169" w:author="Steve Hanson" w:date="2012-02-23T18:10:00Z">
        <w:r w:rsidRPr="005223F4" w:rsidDel="000B505F">
          <w:rPr>
            <w:lang w:val="en-US"/>
          </w:rPr>
          <w:delText xml:space="preserve"> </w:delText>
        </w:r>
      </w:del>
      <w:r w:rsidRPr="005223F4">
        <w:rPr>
          <w:lang w:val="en-US"/>
        </w:rPr>
        <w:t xml:space="preserve">&lt;xs:element name="nrows" type="xs:unsignedInt" </w:t>
      </w:r>
    </w:p>
    <w:p w14:paraId="7808C8B4" w14:textId="77777777" w:rsidR="00E460CD" w:rsidRPr="005223F4" w:rsidRDefault="00E460CD" w:rsidP="00E460CD">
      <w:pPr>
        <w:pStyle w:val="XMLExcerpt"/>
        <w:rPr>
          <w:lang w:val="en-US"/>
        </w:rPr>
      </w:pPr>
      <w:r w:rsidRPr="005223F4">
        <w:rPr>
          <w:lang w:val="en-US"/>
        </w:rPr>
        <w:t xml:space="preserve">                dfdl:representation="binary"</w:t>
      </w:r>
    </w:p>
    <w:p w14:paraId="04089C94" w14:textId="77777777" w:rsidR="00E460CD" w:rsidRPr="005223F4" w:rsidRDefault="00E460CD" w:rsidP="00E460CD">
      <w:pPr>
        <w:pStyle w:val="XMLExcerpt"/>
        <w:rPr>
          <w:lang w:val="en-US"/>
        </w:rPr>
      </w:pPr>
      <w:r w:rsidRPr="005223F4">
        <w:rPr>
          <w:lang w:val="en-US"/>
        </w:rPr>
        <w:t xml:space="preserve">                dfdl:lengthKind="implicit" </w:t>
      </w:r>
    </w:p>
    <w:p w14:paraId="596B7E8E" w14:textId="77777777" w:rsidR="00E460CD" w:rsidRPr="005223F4" w:rsidRDefault="00E460CD" w:rsidP="00E460CD">
      <w:pPr>
        <w:pStyle w:val="XMLExcerpt"/>
        <w:rPr>
          <w:lang w:val="en-US"/>
        </w:rPr>
      </w:pPr>
      <w:r w:rsidRPr="005223F4">
        <w:rPr>
          <w:lang w:val="en-US"/>
        </w:rPr>
        <w:t xml:space="preserve">                dfdl:outputValueCalc="{ count(../rows) }"/&gt;</w:t>
      </w:r>
    </w:p>
    <w:p w14:paraId="0BE2EE8C" w14:textId="77777777" w:rsidR="00E460CD" w:rsidRPr="005223F4" w:rsidRDefault="00E460CD" w:rsidP="00E460CD">
      <w:pPr>
        <w:pStyle w:val="XMLExcerpt"/>
        <w:rPr>
          <w:lang w:val="en-US"/>
        </w:rPr>
      </w:pPr>
      <w:r w:rsidRPr="005223F4">
        <w:rPr>
          <w:lang w:val="en-US"/>
        </w:rPr>
        <w:t xml:space="preserve">    </w:t>
      </w:r>
      <w:del w:id="7170" w:author="Steve Hanson" w:date="2012-02-23T18:10:00Z">
        <w:r w:rsidRPr="005223F4" w:rsidDel="000B505F">
          <w:rPr>
            <w:lang w:val="en-US"/>
          </w:rPr>
          <w:delText xml:space="preserve"> </w:delText>
        </w:r>
      </w:del>
      <w:r w:rsidRPr="005223F4">
        <w:rPr>
          <w:lang w:val="en-US"/>
        </w:rPr>
        <w:t xml:space="preserve">&lt;xs:element name="ncols" type="xs:unsignedInt" </w:t>
      </w:r>
    </w:p>
    <w:p w14:paraId="1BE625FC" w14:textId="77777777" w:rsidR="00E460CD" w:rsidRPr="005223F4" w:rsidRDefault="00E460CD" w:rsidP="00E460CD">
      <w:pPr>
        <w:pStyle w:val="XMLExcerpt"/>
        <w:rPr>
          <w:lang w:val="en-US"/>
        </w:rPr>
      </w:pPr>
      <w:r w:rsidRPr="005223F4">
        <w:rPr>
          <w:lang w:val="en-US"/>
        </w:rPr>
        <w:t xml:space="preserve">                dfdl:representation="binary"</w:t>
      </w:r>
    </w:p>
    <w:p w14:paraId="674C0611" w14:textId="77777777" w:rsidR="00E460CD" w:rsidRPr="005223F4" w:rsidRDefault="00E460CD" w:rsidP="00E460CD">
      <w:pPr>
        <w:pStyle w:val="XMLExcerpt"/>
        <w:rPr>
          <w:lang w:val="en-US"/>
        </w:rPr>
      </w:pPr>
      <w:r w:rsidRPr="005223F4">
        <w:rPr>
          <w:lang w:val="en-US"/>
        </w:rPr>
        <w:t xml:space="preserve">                dfdl:lengthKind="implicit" </w:t>
      </w:r>
    </w:p>
    <w:p w14:paraId="6A91ABFD" w14:textId="77777777" w:rsidR="00E460CD" w:rsidRPr="005223F4" w:rsidRDefault="00E460CD" w:rsidP="00E460CD">
      <w:pPr>
        <w:pStyle w:val="XMLExcerpt"/>
        <w:rPr>
          <w:lang w:val="en-US"/>
        </w:rPr>
      </w:pPr>
      <w:r w:rsidRPr="005223F4">
        <w:rPr>
          <w:lang w:val="en-US"/>
        </w:rPr>
        <w:t xml:space="preserve">                dfdl:outputValueCalc=</w:t>
      </w:r>
    </w:p>
    <w:p w14:paraId="718005BD" w14:textId="77777777" w:rsidR="00E460CD" w:rsidRPr="005223F4" w:rsidRDefault="00725A27" w:rsidP="00FA07B0">
      <w:pPr>
        <w:pStyle w:val="XMLExcerpt"/>
        <w:rPr>
          <w:lang w:val="en-US"/>
        </w:rPr>
      </w:pPr>
      <w:r w:rsidRPr="005223F4">
        <w:rPr>
          <w:lang w:val="en-US"/>
        </w:rPr>
        <w:t xml:space="preserve">                "{ </w:t>
      </w:r>
      <w:r w:rsidR="00E460CD" w:rsidRPr="005223F4">
        <w:rPr>
          <w:lang w:val="en-US"/>
        </w:rPr>
        <w:t xml:space="preserve"> if ( count(../rows) </w:t>
      </w:r>
      <w:r w:rsidR="00FA07B0" w:rsidRPr="005223F4">
        <w:rPr>
          <w:lang w:val="en-US"/>
        </w:rPr>
        <w:t>ge</w:t>
      </w:r>
      <w:r w:rsidR="00E460CD" w:rsidRPr="005223F4">
        <w:rPr>
          <w:lang w:val="en-US"/>
        </w:rPr>
        <w:t xml:space="preserve"> 1 )</w:t>
      </w:r>
    </w:p>
    <w:p w14:paraId="57691507" w14:textId="77777777" w:rsidR="00E460CD" w:rsidRPr="005223F4" w:rsidRDefault="00E460CD" w:rsidP="00E460CD">
      <w:pPr>
        <w:pStyle w:val="XMLExcerpt"/>
        <w:rPr>
          <w:lang w:val="en-US"/>
        </w:rPr>
      </w:pPr>
      <w:r w:rsidRPr="005223F4">
        <w:rPr>
          <w:lang w:val="en-US"/>
        </w:rPr>
        <w:t xml:space="preserve">                   then</w:t>
      </w:r>
    </w:p>
    <w:p w14:paraId="755880A3" w14:textId="77777777" w:rsidR="00E460CD" w:rsidRPr="005223F4" w:rsidRDefault="00E460CD" w:rsidP="00E460CD">
      <w:pPr>
        <w:pStyle w:val="XMLExcerpt"/>
        <w:rPr>
          <w:lang w:val="en-US"/>
        </w:rPr>
      </w:pPr>
      <w:r w:rsidRPr="005223F4">
        <w:rPr>
          <w:lang w:val="en-US"/>
        </w:rPr>
        <w:t xml:space="preserve">                      count(../rows[1]/cols) </w:t>
      </w:r>
    </w:p>
    <w:p w14:paraId="5F4BD7E9" w14:textId="77777777" w:rsidR="00E460CD" w:rsidRPr="005223F4" w:rsidRDefault="00E460CD" w:rsidP="00E460CD">
      <w:pPr>
        <w:pStyle w:val="XMLExcerpt"/>
        <w:rPr>
          <w:lang w:val="en-US"/>
        </w:rPr>
      </w:pPr>
      <w:r w:rsidRPr="005223F4">
        <w:rPr>
          <w:lang w:val="en-US"/>
        </w:rPr>
        <w:t xml:space="preserve">                   else</w:t>
      </w:r>
    </w:p>
    <w:p w14:paraId="7BA6F8A8" w14:textId="77777777" w:rsidR="00E460CD" w:rsidRPr="005223F4" w:rsidRDefault="00E460CD" w:rsidP="00E460CD">
      <w:pPr>
        <w:pStyle w:val="XMLExcerpt"/>
        <w:rPr>
          <w:lang w:val="en-US"/>
        </w:rPr>
      </w:pPr>
      <w:r w:rsidRPr="005223F4">
        <w:rPr>
          <w:lang w:val="en-US"/>
        </w:rPr>
        <w:t xml:space="preserve">                      0</w:t>
      </w:r>
    </w:p>
    <w:p w14:paraId="4F9E3E44" w14:textId="77777777" w:rsidR="00E460CD" w:rsidRPr="005223F4" w:rsidRDefault="00E460CD" w:rsidP="00E460CD">
      <w:pPr>
        <w:pStyle w:val="XMLExcerpt"/>
        <w:rPr>
          <w:lang w:val="en-US"/>
        </w:rPr>
      </w:pPr>
      <w:r w:rsidRPr="005223F4">
        <w:rPr>
          <w:lang w:val="en-US"/>
        </w:rPr>
        <w:t xml:space="preserve">                  }"/&gt;</w:t>
      </w:r>
    </w:p>
    <w:p w14:paraId="04C78CA6" w14:textId="77777777" w:rsidR="00725A27" w:rsidRPr="005223F4" w:rsidDel="000B505F" w:rsidRDefault="00725A27" w:rsidP="00725A27">
      <w:pPr>
        <w:pStyle w:val="XMLExcerpt"/>
        <w:rPr>
          <w:del w:id="7171" w:author="Steve Hanson" w:date="2012-02-23T18:10:00Z"/>
          <w:lang w:val="en-US"/>
        </w:rPr>
      </w:pPr>
      <w:r w:rsidRPr="005223F4">
        <w:rPr>
          <w:lang w:val="en-US"/>
        </w:rPr>
        <w:t xml:space="preserve">  &lt;/xs:sequence&gt; </w:t>
      </w:r>
      <w:r w:rsidRPr="005223F4">
        <w:rPr>
          <w:lang w:val="en-US"/>
        </w:rPr>
        <w:br/>
        <w:t>&lt;/xs:group&gt;</w:t>
      </w:r>
    </w:p>
    <w:p w14:paraId="766B7CE4" w14:textId="77777777" w:rsidR="00E460CD" w:rsidRPr="005223F4" w:rsidRDefault="00E460CD" w:rsidP="00E460CD">
      <w:pPr>
        <w:pStyle w:val="XMLExcerpt"/>
        <w:rPr>
          <w:lang w:val="en-US"/>
        </w:rPr>
      </w:pPr>
    </w:p>
    <w:p w14:paraId="14A326B3" w14:textId="21AAF478" w:rsidR="005D5EB2" w:rsidRPr="005223F4" w:rsidDel="0098541C" w:rsidRDefault="005D5EB2" w:rsidP="005D5EB2">
      <w:pPr>
        <w:pStyle w:val="CodeBlock"/>
        <w:rPr>
          <w:del w:id="7172" w:author="mbeckerle" w:date="2012-04-22T21:09:00Z"/>
        </w:rPr>
      </w:pPr>
    </w:p>
    <w:p w14:paraId="52105BD8" w14:textId="77777777" w:rsidR="005D5EB2" w:rsidRPr="005223F4" w:rsidRDefault="005D5EB2" w:rsidP="005D5EB2">
      <w:pPr>
        <w:pStyle w:val="BulletList"/>
        <w:tabs>
          <w:tab w:val="clear" w:pos="360"/>
          <w:tab w:val="clear" w:pos="540"/>
        </w:tabs>
        <w:ind w:left="0" w:firstLine="0"/>
      </w:pPr>
      <w:r w:rsidRPr="005223F4">
        <w:t xml:space="preserve">In the example above we see that 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58A05DDC" w14:textId="390D575A" w:rsidR="005D5EB2" w:rsidRPr="005223F4" w:rsidDel="0098541C" w:rsidRDefault="005D5EB2">
      <w:pPr>
        <w:pStyle w:val="Heading2"/>
        <w:numPr>
          <w:ilvl w:val="0"/>
          <w:numId w:val="0"/>
        </w:numPr>
        <w:ind w:left="576"/>
        <w:rPr>
          <w:del w:id="7173" w:author="mbeckerle" w:date="2012-04-22T21:09:00Z"/>
        </w:rPr>
        <w:pPrChange w:id="7174" w:author="mbeckerle" w:date="2012-04-22T21:11:00Z">
          <w:pPr>
            <w:pStyle w:val="BulletList"/>
            <w:tabs>
              <w:tab w:val="clear" w:pos="360"/>
            </w:tabs>
            <w:ind w:left="0" w:firstLine="0"/>
          </w:pPr>
        </w:pPrChange>
      </w:pPr>
      <w:bookmarkStart w:id="7175" w:name="_Toc322911716"/>
      <w:bookmarkStart w:id="7176" w:name="_Toc322912255"/>
      <w:bookmarkStart w:id="7177" w:name="_Toc329093116"/>
      <w:bookmarkStart w:id="7178" w:name="_Toc332701629"/>
      <w:bookmarkStart w:id="7179" w:name="_Toc332701933"/>
      <w:bookmarkStart w:id="7180" w:name="_Toc332711732"/>
      <w:bookmarkStart w:id="7181" w:name="_Toc332712034"/>
      <w:bookmarkStart w:id="7182" w:name="_Toc332712335"/>
      <w:bookmarkStart w:id="7183" w:name="_Toc332724251"/>
      <w:bookmarkStart w:id="7184" w:name="_Toc332724551"/>
      <w:bookmarkEnd w:id="7175"/>
      <w:bookmarkEnd w:id="7176"/>
      <w:bookmarkEnd w:id="7177"/>
      <w:bookmarkEnd w:id="7178"/>
      <w:bookmarkEnd w:id="7179"/>
      <w:bookmarkEnd w:id="7180"/>
      <w:bookmarkEnd w:id="7181"/>
      <w:bookmarkEnd w:id="7182"/>
      <w:bookmarkEnd w:id="7183"/>
      <w:bookmarkEnd w:id="7184"/>
    </w:p>
    <w:p w14:paraId="1B3DAC72" w14:textId="77777777" w:rsidR="005D5EB2" w:rsidRPr="005223F4" w:rsidRDefault="005D5EB2" w:rsidP="000208A7">
      <w:pPr>
        <w:pStyle w:val="Heading2"/>
      </w:pPr>
      <w:bookmarkStart w:id="7185" w:name="_Toc199516358"/>
      <w:bookmarkStart w:id="7186" w:name="_Toc243112863"/>
      <w:bookmarkStart w:id="7187" w:name="_Toc332724552"/>
      <w:r w:rsidRPr="005223F4">
        <w:t xml:space="preserve">Example: </w:t>
      </w:r>
      <w:r w:rsidR="004809A3" w:rsidRPr="005223F4">
        <w:t>Three-Byte</w:t>
      </w:r>
      <w:r w:rsidRPr="005223F4">
        <w:t xml:space="preserve"> Date</w:t>
      </w:r>
      <w:bookmarkEnd w:id="7185"/>
      <w:bookmarkEnd w:id="7186"/>
      <w:bookmarkEnd w:id="7187"/>
    </w:p>
    <w:p w14:paraId="280D5DFE" w14:textId="77777777" w:rsidR="005D5EB2" w:rsidRPr="005223F4" w:rsidRDefault="005D5EB2" w:rsidP="005D5EB2">
      <w:pPr>
        <w:pStyle w:val="BulletList"/>
        <w:tabs>
          <w:tab w:val="clear" w:pos="360"/>
          <w:tab w:val="clear" w:pos="540"/>
        </w:tabs>
        <w:ind w:left="0" w:firstLine="0"/>
      </w:pPr>
      <w:r w:rsidRPr="005223F4">
        <w:t>Logically, the data is a date.</w:t>
      </w:r>
    </w:p>
    <w:p w14:paraId="23DBA52E" w14:textId="4FDCEE29" w:rsidR="005D5EB2" w:rsidRPr="005223F4" w:rsidDel="0098541C" w:rsidRDefault="005D5EB2" w:rsidP="005D5EB2">
      <w:pPr>
        <w:pStyle w:val="BulletList"/>
        <w:tabs>
          <w:tab w:val="clear" w:pos="360"/>
          <w:tab w:val="clear" w:pos="540"/>
        </w:tabs>
        <w:ind w:left="0" w:firstLine="0"/>
        <w:rPr>
          <w:del w:id="7188" w:author="mbeckerle" w:date="2012-04-22T21:10:00Z"/>
        </w:rPr>
      </w:pPr>
    </w:p>
    <w:p w14:paraId="3C5C8943" w14:textId="77777777" w:rsidR="005D5EB2" w:rsidRPr="005223F4" w:rsidRDefault="00C07A9E" w:rsidP="00427A6B">
      <w:pPr>
        <w:pStyle w:val="XMLExcerpt"/>
        <w:rPr>
          <w:rFonts w:eastAsia="Arial Unicode MS"/>
          <w:lang w:val="en-US"/>
        </w:rPr>
      </w:pPr>
      <w:r w:rsidRPr="005223F4">
        <w:rPr>
          <w:rFonts w:eastAsia="Arial Unicode MS"/>
          <w:lang w:val="en-US"/>
        </w:rPr>
        <w:t>&lt;xs:element</w:t>
      </w:r>
      <w:r w:rsidR="005D5EB2" w:rsidRPr="005223F4">
        <w:rPr>
          <w:rFonts w:eastAsia="Arial Unicode MS"/>
          <w:lang w:val="en-US"/>
        </w:rPr>
        <w:t xml:space="preserve"> name=“d” type=“date”/&gt;</w:t>
      </w:r>
    </w:p>
    <w:p w14:paraId="450AA7FB" w14:textId="69A98C42" w:rsidR="005D5EB2" w:rsidRPr="005223F4" w:rsidDel="0098541C" w:rsidRDefault="005D5EB2" w:rsidP="005D5EB2">
      <w:pPr>
        <w:pStyle w:val="BulletList"/>
        <w:tabs>
          <w:tab w:val="clear" w:pos="360"/>
          <w:tab w:val="clear" w:pos="540"/>
        </w:tabs>
        <w:ind w:left="0" w:firstLine="0"/>
        <w:rPr>
          <w:del w:id="7189" w:author="mbeckerle" w:date="2012-04-22T21:10:00Z"/>
        </w:rPr>
      </w:pPr>
    </w:p>
    <w:p w14:paraId="44DB1D74" w14:textId="77777777" w:rsidR="005D5EB2" w:rsidRPr="005223F4" w:rsidRDefault="005D5EB2" w:rsidP="005D5EB2">
      <w:pPr>
        <w:pStyle w:val="BulletList"/>
        <w:tabs>
          <w:tab w:val="clear" w:pos="360"/>
          <w:tab w:val="clear" w:pos="540"/>
        </w:tabs>
        <w:ind w:left="0" w:firstLine="0"/>
      </w:pPr>
      <w:r w:rsidRPr="005223F4">
        <w:t xml:space="preserve">Physically, it is stored as 3 single byte integers. </w:t>
      </w:r>
    </w:p>
    <w:p w14:paraId="2505B9BE" w14:textId="2876B95D" w:rsidR="005D5EB2" w:rsidRPr="005223F4" w:rsidDel="0098541C" w:rsidRDefault="005D5EB2" w:rsidP="005D5EB2">
      <w:pPr>
        <w:pStyle w:val="BulletList"/>
        <w:tabs>
          <w:tab w:val="clear" w:pos="360"/>
          <w:tab w:val="clear" w:pos="540"/>
        </w:tabs>
        <w:ind w:left="0" w:firstLine="0"/>
        <w:rPr>
          <w:del w:id="7190" w:author="mbeckerle" w:date="2012-04-22T21:10:00Z"/>
        </w:rPr>
      </w:pPr>
    </w:p>
    <w:p w14:paraId="67B37641" w14:textId="77777777" w:rsidR="005D5EB2" w:rsidRPr="005223F4" w:rsidRDefault="005D5EB2" w:rsidP="005D5EB2">
      <w:pPr>
        <w:pStyle w:val="BulletList"/>
        <w:tabs>
          <w:tab w:val="clear" w:pos="360"/>
        </w:tabs>
        <w:ind w:left="0" w:firstLine="0"/>
      </w:pPr>
      <w:r w:rsidRPr="005223F4">
        <w:t>The format of this data is expressed as this schema:</w:t>
      </w:r>
    </w:p>
    <w:p w14:paraId="6ACC7959" w14:textId="6DB1E226" w:rsidR="005D5EB2" w:rsidRPr="005223F4" w:rsidDel="0098541C" w:rsidRDefault="005D5EB2" w:rsidP="005D5EB2">
      <w:pPr>
        <w:pStyle w:val="CodeBlock"/>
        <w:rPr>
          <w:del w:id="7191" w:author="mbeckerle" w:date="2012-04-22T21:10:00Z"/>
          <w:rFonts w:eastAsia="MS PGothic"/>
        </w:rPr>
      </w:pPr>
    </w:p>
    <w:p w14:paraId="41582E16"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 xml:space="preserve"> dfdl:representation="binary”&gt;</w:t>
      </w:r>
    </w:p>
    <w:p w14:paraId="6EECEB6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name="mm" type="byte" /&gt;</w:t>
      </w:r>
    </w:p>
    <w:p w14:paraId="12103127"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name="dd" type="byte” /&gt;</w:t>
      </w:r>
    </w:p>
    <w:p w14:paraId="123A7186"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name="yy" type="byte"/&gt;</w:t>
      </w:r>
    </w:p>
    <w:p w14:paraId="6721D8AD"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18824B21" w14:textId="5C3DC2F0" w:rsidR="005D5EB2" w:rsidRPr="005223F4" w:rsidDel="0098541C" w:rsidRDefault="005D5EB2" w:rsidP="005D5EB2">
      <w:pPr>
        <w:rPr>
          <w:del w:id="7192" w:author="mbeckerle" w:date="2012-04-22T21:10:00Z"/>
          <w:rFonts w:eastAsia="MS PGothic"/>
        </w:rPr>
      </w:pP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73585EE9" w14:textId="486C6A32" w:rsidR="005D5EB2" w:rsidRPr="005223F4" w:rsidDel="0098541C" w:rsidRDefault="005D5EB2" w:rsidP="005D5EB2">
      <w:pPr>
        <w:rPr>
          <w:del w:id="7193" w:author="mbeckerle" w:date="2012-04-22T21:10:00Z"/>
          <w:rFonts w:eastAsia="MS PGothic"/>
        </w:rPr>
      </w:pPr>
    </w:p>
    <w:p w14:paraId="203DF6B3"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042DF3CB" w14:textId="77777777" w:rsidR="0095510E" w:rsidRPr="005223F4" w:rsidRDefault="0095510E" w:rsidP="00BD0C6E">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71EE6026" w14:textId="77777777" w:rsidR="005D5EB2" w:rsidRPr="005223F4" w:rsidRDefault="005D5EB2" w:rsidP="00427A6B">
      <w:pPr>
        <w:pStyle w:val="XMLExcerpt"/>
        <w:rPr>
          <w:rFonts w:eastAsia="MS PGothic"/>
          <w:lang w:val="en-US"/>
        </w:rPr>
      </w:pPr>
    </w:p>
    <w:p w14:paraId="60EB94D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 type="date"&gt; </w:t>
      </w:r>
    </w:p>
    <w:p w14:paraId="48BA638F" w14:textId="77777777" w:rsidR="005D5EB2" w:rsidRPr="005223F4" w:rsidRDefault="005D5EB2" w:rsidP="00427A6B">
      <w:pPr>
        <w:pStyle w:val="XMLExcerpt"/>
        <w:rPr>
          <w:rFonts w:eastAsia="MS PGothic"/>
          <w:lang w:val="en-US"/>
        </w:rPr>
      </w:pPr>
      <w:r w:rsidRPr="005223F4">
        <w:rPr>
          <w:rFonts w:eastAsia="MS PGothic"/>
          <w:lang w:val="en-US"/>
        </w:rPr>
        <w:t xml:space="preserve">  </w:t>
      </w:r>
      <w:ins w:id="7194" w:author="Steve Hanson" w:date="2012-02-23T18:11:00Z">
        <w:r w:rsidR="000B505F">
          <w:rPr>
            <w:rFonts w:eastAsia="MS PGothic"/>
            <w:lang w:val="en-US"/>
          </w:rPr>
          <w:t xml:space="preserve">  …</w:t>
        </w:r>
      </w:ins>
      <w:del w:id="7195" w:author="Steve Hanson" w:date="2012-02-23T18:11:00Z">
        <w:r w:rsidRPr="005223F4" w:rsidDel="000B505F">
          <w:rPr>
            <w:rFonts w:eastAsia="MS PGothic"/>
            <w:lang w:val="en-US"/>
          </w:rPr>
          <w:delText xml:space="preserve">  …</w:delText>
        </w:r>
      </w:del>
    </w:p>
    <w:p w14:paraId="318A4229"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&gt;</w:t>
      </w:r>
    </w:p>
    <w:p w14:paraId="2018F73D" w14:textId="77777777" w:rsidR="005D5EB2" w:rsidRPr="005223F4" w:rsidDel="000B505F" w:rsidRDefault="005D5EB2" w:rsidP="00427A6B">
      <w:pPr>
        <w:pStyle w:val="XMLExcerpt"/>
        <w:rPr>
          <w:del w:id="7196" w:author="Steve Hanson" w:date="2012-02-23T18:12:00Z"/>
          <w:rFonts w:eastAsia="MS PGothic"/>
          <w:lang w:val="en-US"/>
        </w:rPr>
      </w:pPr>
      <w:del w:id="7197" w:author="Steve Hanson" w:date="2012-02-23T18:12:00Z">
        <w:r w:rsidRPr="005223F4" w:rsidDel="000B505F">
          <w:rPr>
            <w:rFonts w:eastAsia="MS PGothic"/>
            <w:lang w:val="en-US"/>
          </w:rPr>
          <w:delText xml:space="preserve">          …</w:delText>
        </w:r>
      </w:del>
    </w:p>
    <w:p w14:paraId="78D1988D"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1BD65EAC" w14:textId="77777777" w:rsidR="0095510E" w:rsidRPr="005223F4" w:rsidRDefault="0095510E" w:rsidP="00427A6B">
      <w:pPr>
        <w:pStyle w:val="XMLExcerpt"/>
        <w:rPr>
          <w:lang w:val="en-US"/>
        </w:rPr>
      </w:pPr>
    </w:p>
    <w:p w14:paraId="09FAB34C" w14:textId="77777777" w:rsidR="0095510E" w:rsidRPr="005223F4" w:rsidRDefault="0095510E" w:rsidP="0095510E">
      <w:pPr>
        <w:pStyle w:val="XMLExcerpt"/>
        <w:rPr>
          <w:lang w:val="en-US"/>
        </w:rPr>
      </w:pPr>
      <w:r w:rsidRPr="005223F4">
        <w:rPr>
          <w:lang w:val="en-US"/>
        </w:rPr>
        <w:t xml:space="preserve">&lt;xs:group name="hiddenpDate" &gt; </w:t>
      </w:r>
      <w:r w:rsidRPr="005223F4">
        <w:rPr>
          <w:lang w:val="en-US"/>
        </w:rPr>
        <w:br/>
        <w:t>  &lt;xs:sequence&gt;</w:t>
      </w:r>
    </w:p>
    <w:p w14:paraId="71BD10A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198" w:author="Steve Hanson" w:date="2012-02-23T18:12:00Z">
        <w:r w:rsidRPr="005223F4" w:rsidDel="000B505F">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7D357AC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199"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07B55FC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200" w:author="Steve Hanson" w:date="2012-02-23T18:12:00Z">
        <w:r w:rsidRPr="005223F4" w:rsidDel="000B505F">
          <w:rPr>
            <w:rFonts w:eastAsia="MS PGothic"/>
            <w:lang w:val="en-US"/>
          </w:rPr>
          <w:delText xml:space="preserve">    </w:delText>
        </w:r>
      </w:del>
      <w:r w:rsidRPr="005223F4">
        <w:rPr>
          <w:rFonts w:eastAsia="MS PGothic"/>
          <w:lang w:val="en-US"/>
        </w:rPr>
        <w:t xml:space="preserve">  &lt;xs:sequence dfdl:representation="binary”&gt;</w:t>
      </w:r>
    </w:p>
    <w:p w14:paraId="5428CDAE"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201" w:author="Steve Hanson" w:date="2012-02-23T18:12:00Z">
        <w:r w:rsidRPr="005223F4" w:rsidDel="000B505F">
          <w:rPr>
            <w:rFonts w:eastAsia="MS PGothic"/>
            <w:lang w:val="en-US"/>
          </w:rPr>
          <w:delText xml:space="preserve">    </w:delText>
        </w:r>
      </w:del>
      <w:r w:rsidRPr="005223F4">
        <w:rPr>
          <w:rFonts w:eastAsia="MS PGothic"/>
          <w:lang w:val="en-US"/>
        </w:rPr>
        <w:t>&lt;xs:element name="mm" type="byte" /&gt;</w:t>
      </w:r>
    </w:p>
    <w:p w14:paraId="3C676B5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202" w:author="Steve Hanson" w:date="2012-02-23T18:12:00Z">
        <w:r w:rsidRPr="005223F4" w:rsidDel="000B505F">
          <w:rPr>
            <w:rFonts w:eastAsia="MS PGothic"/>
            <w:lang w:val="en-US"/>
          </w:rPr>
          <w:delText xml:space="preserve">    </w:delText>
        </w:r>
      </w:del>
      <w:r w:rsidRPr="005223F4">
        <w:rPr>
          <w:rFonts w:eastAsia="MS PGothic"/>
          <w:lang w:val="en-US"/>
        </w:rPr>
        <w:t>&lt;xs:element name="dd" type="byte” /&gt;</w:t>
      </w:r>
    </w:p>
    <w:p w14:paraId="668EE936"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203" w:author="Steve Hanson" w:date="2012-02-23T18:12:00Z">
        <w:r w:rsidRPr="005223F4" w:rsidDel="000B505F">
          <w:rPr>
            <w:rFonts w:eastAsia="MS PGothic"/>
            <w:lang w:val="en-US"/>
          </w:rPr>
          <w:delText xml:space="preserve">    </w:delText>
        </w:r>
      </w:del>
      <w:r w:rsidRPr="005223F4">
        <w:rPr>
          <w:rFonts w:eastAsia="MS PGothic"/>
          <w:lang w:val="en-US"/>
        </w:rPr>
        <w:t>&lt;xs:element name="yy" type="byte"/&gt;</w:t>
      </w:r>
    </w:p>
    <w:p w14:paraId="1395A452"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204" w:author="Steve Hanson" w:date="2012-02-23T18:12:00Z">
        <w:r w:rsidRPr="005223F4" w:rsidDel="000B505F">
          <w:rPr>
            <w:rFonts w:eastAsia="MS PGothic"/>
            <w:lang w:val="en-US"/>
          </w:rPr>
          <w:delText xml:space="preserve">    </w:delText>
        </w:r>
      </w:del>
      <w:r w:rsidRPr="005223F4">
        <w:rPr>
          <w:rFonts w:eastAsia="MS PGothic"/>
          <w:lang w:val="en-US"/>
        </w:rPr>
        <w:t>&lt;/xs:sequence&gt;</w:t>
      </w:r>
    </w:p>
    <w:p w14:paraId="6ECDA03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205"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61899582" w14:textId="77777777" w:rsidR="0095510E" w:rsidRPr="005223F4" w:rsidRDefault="0095510E" w:rsidP="0095510E">
      <w:pPr>
        <w:pStyle w:val="XMLExcerpt"/>
        <w:rPr>
          <w:rFonts w:eastAsia="MS PGothic"/>
          <w:lang w:val="en-US"/>
        </w:rPr>
      </w:pPr>
      <w:del w:id="7206" w:author="Steve Hanson" w:date="2012-02-23T18:12:00Z">
        <w:r w:rsidRPr="005223F4" w:rsidDel="000B505F">
          <w:rPr>
            <w:rFonts w:eastAsia="MS PGothic"/>
            <w:lang w:val="en-US"/>
          </w:rPr>
          <w:delText xml:space="preserve">    </w:delText>
        </w:r>
      </w:del>
      <w:r w:rsidRPr="005223F4">
        <w:rPr>
          <w:rFonts w:eastAsia="MS PGothic"/>
          <w:lang w:val="en-US"/>
        </w:rPr>
        <w:t xml:space="preserve">   </w:t>
      </w:r>
      <w:ins w:id="7207" w:author="Steve Hanson" w:date="2012-02-23T18:12:00Z">
        <w:r w:rsidR="000B505F">
          <w:rPr>
            <w:rFonts w:eastAsia="MS PGothic"/>
            <w:lang w:val="en-US"/>
          </w:rPr>
          <w:t xml:space="preserve"> </w:t>
        </w:r>
      </w:ins>
      <w:r w:rsidRPr="005223F4">
        <w:rPr>
          <w:rFonts w:eastAsia="MS PGothic"/>
          <w:lang w:val="en-US"/>
        </w:rPr>
        <w:t>&lt;/xs:element&gt;</w:t>
      </w:r>
    </w:p>
    <w:p w14:paraId="7639898B" w14:textId="77777777" w:rsidR="0095510E" w:rsidRPr="005223F4" w:rsidDel="000B505F" w:rsidRDefault="0095510E" w:rsidP="0095510E">
      <w:pPr>
        <w:pStyle w:val="XMLExcerpt"/>
        <w:rPr>
          <w:del w:id="7208" w:author="Steve Hanson" w:date="2012-02-23T18:12:00Z"/>
          <w:lang w:val="en-US"/>
        </w:rPr>
      </w:pPr>
      <w:del w:id="7209" w:author="Steve Hanson" w:date="2012-02-23T18:12:00Z">
        <w:r w:rsidRPr="005223F4" w:rsidDel="000B505F">
          <w:rPr>
            <w:lang w:val="en-US"/>
          </w:rPr>
          <w:delText> </w:delText>
        </w:r>
      </w:del>
      <w:r w:rsidRPr="005223F4">
        <w:rPr>
          <w:lang w:val="en-US"/>
        </w:rPr>
        <w:t xml:space="preserve"> </w:t>
      </w:r>
      <w:ins w:id="7210" w:author="Steve Hanson" w:date="2012-02-23T18:12:00Z">
        <w:r w:rsidR="000B505F">
          <w:rPr>
            <w:lang w:val="en-US"/>
          </w:rPr>
          <w:t xml:space="preserve"> </w:t>
        </w:r>
      </w:ins>
      <w:r w:rsidRPr="005223F4">
        <w:rPr>
          <w:lang w:val="en-US"/>
        </w:rPr>
        <w:t xml:space="preserve">&lt;/xs:sequence&gt; </w:t>
      </w:r>
      <w:r w:rsidRPr="005223F4">
        <w:rPr>
          <w:lang w:val="en-US"/>
        </w:rPr>
        <w:br/>
        <w:t>&lt;/xs:group&gt;</w:t>
      </w:r>
    </w:p>
    <w:p w14:paraId="185E9A3A" w14:textId="77777777" w:rsidR="0095510E" w:rsidRPr="005223F4" w:rsidDel="000B505F" w:rsidRDefault="0095510E" w:rsidP="00427A6B">
      <w:pPr>
        <w:pStyle w:val="XMLExcerpt"/>
        <w:rPr>
          <w:del w:id="7211" w:author="Steve Hanson" w:date="2012-02-23T18:12:00Z"/>
          <w:lang w:val="en-US"/>
        </w:rPr>
      </w:pPr>
    </w:p>
    <w:p w14:paraId="004F58F3" w14:textId="77777777" w:rsidR="0095510E" w:rsidRPr="005223F4" w:rsidRDefault="0095510E" w:rsidP="00427A6B">
      <w:pPr>
        <w:pStyle w:val="XMLExcerpt"/>
        <w:rPr>
          <w:lang w:val="en-US"/>
        </w:rPr>
      </w:pPr>
    </w:p>
    <w:p w14:paraId="7F140664" w14:textId="0232E76B" w:rsidR="005D5EB2" w:rsidRPr="005223F4" w:rsidDel="0098541C" w:rsidRDefault="005D5EB2" w:rsidP="005D5EB2">
      <w:pPr>
        <w:pStyle w:val="CodeBlock"/>
        <w:rPr>
          <w:del w:id="7212" w:author="mbeckerle" w:date="2012-04-22T21:10:00Z"/>
        </w:rPr>
      </w:pPr>
    </w:p>
    <w:p w14:paraId="3E46194C" w14:textId="77777777" w:rsidR="005D5EB2" w:rsidRPr="005223F4" w:rsidRDefault="005D5EB2" w:rsidP="005D5EB2">
      <w:r w:rsidRPr="005223F4">
        <w:t>A calculation can be used to compute the logical date element ‘d’ from the physical ‘pdate’ when parsing:</w:t>
      </w:r>
    </w:p>
    <w:p w14:paraId="22456149"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5AB1FDD7" w14:textId="77777777" w:rsidR="005D5EB2" w:rsidRPr="005223F4" w:rsidRDefault="005D5EB2" w:rsidP="00427A6B">
      <w:pPr>
        <w:pStyle w:val="XMLExcerpt"/>
        <w:rPr>
          <w:lang w:val="en-US"/>
        </w:rPr>
      </w:pPr>
      <w:r w:rsidRPr="005223F4">
        <w:rPr>
          <w:lang w:val="en-US"/>
        </w:rPr>
        <w:t xml:space="preserve">  </w:t>
      </w:r>
      <w:del w:id="7213" w:author="Steve Hanson" w:date="2012-02-24T10:44:00Z">
        <w:r w:rsidRPr="005223F4" w:rsidDel="005E2C22">
          <w:rPr>
            <w:lang w:val="en-US"/>
          </w:rPr>
          <w:delText xml:space="preserve"> … </w:delText>
        </w:r>
      </w:del>
      <w:ins w:id="7214" w:author="Steve Hanson" w:date="2012-02-24T10:44:00Z">
        <w:r w:rsidR="005E2C22">
          <w:rPr>
            <w:lang w:val="en-US"/>
          </w:rPr>
          <w:t xml:space="preserve">... </w:t>
        </w:r>
      </w:ins>
      <w:r w:rsidRPr="005223F4">
        <w:rPr>
          <w:lang w:val="en-US"/>
        </w:rPr>
        <w:t xml:space="preserve">hidden pdate here </w:t>
      </w:r>
      <w:ins w:id="7215" w:author="Steve Hanson" w:date="2012-02-24T10:44:00Z">
        <w:r w:rsidR="005E2C22">
          <w:rPr>
            <w:lang w:val="en-US"/>
          </w:rPr>
          <w:t>...</w:t>
        </w:r>
      </w:ins>
      <w:del w:id="7216" w:author="Steve Hanson" w:date="2012-02-24T10:44:00Z">
        <w:r w:rsidRPr="005223F4" w:rsidDel="005E2C22">
          <w:rPr>
            <w:lang w:val="en-US"/>
          </w:rPr>
          <w:delText>…</w:delText>
        </w:r>
      </w:del>
    </w:p>
    <w:p w14:paraId="79641684" w14:textId="77777777" w:rsidR="005E2C22" w:rsidRDefault="005D5EB2" w:rsidP="00427A6B">
      <w:pPr>
        <w:pStyle w:val="XMLExcerpt"/>
        <w:rPr>
          <w:ins w:id="7217" w:author="Steve Hanson" w:date="2012-02-24T10:45:00Z"/>
          <w:lang w:val="en-US"/>
        </w:rPr>
      </w:pPr>
      <w:r w:rsidRPr="005223F4">
        <w:rPr>
          <w:lang w:val="en-US"/>
        </w:rPr>
        <w:t xml:space="preserve">  </w:t>
      </w:r>
    </w:p>
    <w:p w14:paraId="0FC0B7FF" w14:textId="77777777" w:rsidR="005D5EB2" w:rsidRPr="005223F4" w:rsidRDefault="005E2C22" w:rsidP="00427A6B">
      <w:pPr>
        <w:pStyle w:val="XMLExcerpt"/>
        <w:rPr>
          <w:lang w:val="en-US"/>
        </w:rPr>
      </w:pPr>
      <w:ins w:id="7218" w:author="Steve Hanson" w:date="2012-02-24T10:45:00Z">
        <w:r>
          <w:rPr>
            <w:lang w:val="en-US"/>
          </w:rPr>
          <w:t xml:space="preserve">  </w:t>
        </w:r>
      </w:ins>
      <w:r w:rsidR="00C07A9E" w:rsidRPr="005223F4">
        <w:rPr>
          <w:lang w:val="en-US"/>
        </w:rPr>
        <w:t>&lt;xs:element</w:t>
      </w:r>
      <w:r w:rsidR="005D5EB2" w:rsidRPr="005223F4">
        <w:rPr>
          <w:lang w:val="en-US"/>
        </w:rPr>
        <w:t xml:space="preserve"> name="d" type="date"&gt;</w:t>
      </w:r>
    </w:p>
    <w:p w14:paraId="6F5F76C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3C5D3CB0"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5FEDF7FD" w14:textId="77777777" w:rsidR="005D5EB2" w:rsidRPr="005223F4" w:rsidRDefault="005D5EB2" w:rsidP="00427A6B">
      <w:pPr>
        <w:pStyle w:val="XMLExcerpt"/>
        <w:rPr>
          <w:lang w:val="en-US"/>
        </w:rPr>
      </w:pPr>
      <w:r w:rsidRPr="005223F4">
        <w:rPr>
          <w:lang w:val="en-US"/>
        </w:rPr>
        <w:t xml:space="preserve">        &lt;dfdl:property name="inputValueCalc"&gt;</w:t>
      </w:r>
    </w:p>
    <w:p w14:paraId="474F8CC3" w14:textId="77777777" w:rsidR="005D5EB2" w:rsidRPr="005223F4" w:rsidRDefault="005D5EB2" w:rsidP="00427A6B">
      <w:pPr>
        <w:pStyle w:val="XMLExcerpt"/>
        <w:rPr>
          <w:lang w:val="en-US"/>
        </w:rPr>
      </w:pPr>
      <w:r w:rsidRPr="005223F4">
        <w:rPr>
          <w:lang w:val="en-US"/>
        </w:rPr>
        <w:t xml:space="preserve">         </w:t>
      </w:r>
      <w:ins w:id="7219" w:author="Steve Hanson" w:date="2012-02-24T10:44:00Z">
        <w:r w:rsidR="005E2C22">
          <w:rPr>
            <w:lang w:val="en-US"/>
          </w:rPr>
          <w:t xml:space="preserve"> </w:t>
        </w:r>
      </w:ins>
      <w:r w:rsidRPr="005223F4">
        <w:rPr>
          <w:lang w:val="en-US"/>
        </w:rPr>
        <w:t xml:space="preserve">{ </w:t>
      </w:r>
    </w:p>
    <w:p w14:paraId="51D7E53D" w14:textId="77777777" w:rsidR="005D5EB2" w:rsidRPr="005223F4" w:rsidRDefault="005D5EB2" w:rsidP="00764805">
      <w:pPr>
        <w:pStyle w:val="XMLExcerpt"/>
        <w:rPr>
          <w:lang w:val="en-US"/>
        </w:rPr>
      </w:pPr>
      <w:r w:rsidRPr="005223F4">
        <w:rPr>
          <w:lang w:val="en-US"/>
        </w:rPr>
        <w:t xml:space="preserve">    </w:t>
      </w:r>
      <w:del w:id="7220" w:author="Steve Hanson" w:date="2012-02-24T10:44:00Z">
        <w:r w:rsidRPr="005223F4" w:rsidDel="005E2C22">
          <w:rPr>
            <w:lang w:val="en-US"/>
          </w:rPr>
          <w:delText xml:space="preserve"> </w:delText>
        </w:r>
      </w:del>
      <w:r w:rsidRPr="005223F4">
        <w:rPr>
          <w:lang w:val="en-US"/>
        </w:rPr>
        <w:t xml:space="preserve">     </w:t>
      </w:r>
      <w:ins w:id="7221" w:author="Steve Hanson" w:date="2012-02-24T10:44:00Z">
        <w:r w:rsidR="005E2C22">
          <w:rPr>
            <w:lang w:val="en-US"/>
          </w:rPr>
          <w:t xml:space="preserve"> </w:t>
        </w:r>
      </w:ins>
      <w:r w:rsidRPr="005223F4">
        <w:rPr>
          <w:lang w:val="en-US"/>
        </w:rPr>
        <w:t xml:space="preserve"> fn:date(fn:concat(if(../pdate/yy </w:t>
      </w:r>
      <w:r w:rsidR="00FA07B0" w:rsidRPr="005223F4">
        <w:rPr>
          <w:lang w:val="en-US"/>
        </w:rPr>
        <w:t>gt</w:t>
      </w:r>
      <w:r w:rsidRPr="005223F4">
        <w:rPr>
          <w:lang w:val="en-US"/>
        </w:rPr>
        <w:t xml:space="preserve"> 50 )then "19" else "20",</w:t>
      </w:r>
    </w:p>
    <w:p w14:paraId="62822B2D" w14:textId="77777777" w:rsidR="005D5EB2" w:rsidRPr="005223F4" w:rsidRDefault="005D5EB2" w:rsidP="00FA07B0">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36BF4B45" w14:textId="77777777" w:rsidR="005D5EB2" w:rsidRPr="005223F4" w:rsidRDefault="005D5EB2" w:rsidP="00427A6B">
      <w:pPr>
        <w:pStyle w:val="XMLExcerpt"/>
        <w:rPr>
          <w:lang w:val="en-US"/>
        </w:rPr>
      </w:pPr>
      <w:r w:rsidRPr="005223F4">
        <w:rPr>
          <w:lang w:val="en-US"/>
        </w:rPr>
        <w:t xml:space="preserve">                                then fn:string(../pdate/yy) </w:t>
      </w:r>
    </w:p>
    <w:p w14:paraId="63B75B73" w14:textId="77777777" w:rsidR="00764805" w:rsidRPr="005223F4" w:rsidRDefault="005D5EB2" w:rsidP="00427A6B">
      <w:pPr>
        <w:pStyle w:val="XMLExcerpt"/>
        <w:rPr>
          <w:lang w:val="en-US"/>
        </w:rPr>
      </w:pPr>
      <w:r w:rsidRPr="005223F4">
        <w:rPr>
          <w:lang w:val="en-US"/>
        </w:rPr>
        <w:t xml:space="preserve">                                else fn:concat("0",</w:t>
      </w:r>
    </w:p>
    <w:p w14:paraId="0C3C2C4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fn:string(../pdate/yy)),   </w:t>
      </w:r>
    </w:p>
    <w:p w14:paraId="7B7AC5E0"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w:t>
      </w:r>
    </w:p>
    <w:p w14:paraId="300623C7"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fn:string(../pdate/mm),</w:t>
      </w:r>
    </w:p>
    <w:p w14:paraId="76975771" w14:textId="77777777" w:rsidR="005D5EB2" w:rsidRPr="005223F4" w:rsidRDefault="00764805" w:rsidP="00764805">
      <w:pPr>
        <w:pStyle w:val="XMLExcerpt"/>
        <w:rPr>
          <w:lang w:val="en-US"/>
        </w:rPr>
      </w:pPr>
      <w:r w:rsidRPr="005223F4">
        <w:rPr>
          <w:lang w:val="en-US"/>
        </w:rPr>
        <w:t xml:space="preserve">               </w:t>
      </w:r>
      <w:r w:rsidR="005D5EB2" w:rsidRPr="005223F4">
        <w:rPr>
          <w:lang w:val="en-US"/>
        </w:rPr>
        <w:t xml:space="preserve">                         "-",</w:t>
      </w:r>
    </w:p>
    <w:p w14:paraId="2702753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fn:string(../pdate/dd)))</w:t>
      </w:r>
    </w:p>
    <w:p w14:paraId="2456F5C7" w14:textId="77777777" w:rsidR="005D5EB2" w:rsidRPr="005223F4" w:rsidRDefault="005D5EB2" w:rsidP="00427A6B">
      <w:pPr>
        <w:pStyle w:val="XMLExcerpt"/>
        <w:rPr>
          <w:lang w:val="en-US"/>
        </w:rPr>
      </w:pPr>
      <w:r w:rsidRPr="005223F4">
        <w:rPr>
          <w:lang w:val="en-US"/>
        </w:rPr>
        <w:t xml:space="preserve">         </w:t>
      </w:r>
      <w:ins w:id="7222" w:author="Steve Hanson" w:date="2012-02-24T10:44:00Z">
        <w:r w:rsidR="005E2C22">
          <w:rPr>
            <w:lang w:val="en-US"/>
          </w:rPr>
          <w:t xml:space="preserve"> </w:t>
        </w:r>
      </w:ins>
      <w:r w:rsidRPr="005223F4">
        <w:rPr>
          <w:lang w:val="en-US"/>
        </w:rPr>
        <w:t>}</w:t>
      </w:r>
    </w:p>
    <w:p w14:paraId="371F9B60" w14:textId="77777777" w:rsidR="005D5EB2" w:rsidRPr="005223F4" w:rsidRDefault="005D5EB2" w:rsidP="00427A6B">
      <w:pPr>
        <w:pStyle w:val="XMLExcerpt"/>
        <w:rPr>
          <w:lang w:val="en-US"/>
        </w:rPr>
      </w:pPr>
      <w:r w:rsidRPr="005223F4">
        <w:rPr>
          <w:lang w:val="en-US"/>
        </w:rPr>
        <w:t xml:space="preserve">        &lt;/dfdl:property&gt;</w:t>
      </w:r>
    </w:p>
    <w:p w14:paraId="529881A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3FB38E7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666DED35" w14:textId="77777777" w:rsidR="005D5EB2" w:rsidRPr="005223F4" w:rsidRDefault="005E2C22" w:rsidP="00427A6B">
      <w:pPr>
        <w:pStyle w:val="XMLExcerpt"/>
        <w:rPr>
          <w:lang w:val="en-US"/>
        </w:rPr>
      </w:pPr>
      <w:ins w:id="7223" w:author="Steve Hanson" w:date="2012-02-24T10:45:00Z">
        <w:r>
          <w:rPr>
            <w:lang w:val="en-US"/>
          </w:rPr>
          <w:t xml:space="preserve">  </w:t>
        </w:r>
      </w:ins>
      <w:r w:rsidR="00C07A9E" w:rsidRPr="005223F4">
        <w:rPr>
          <w:lang w:val="en-US"/>
        </w:rPr>
        <w:t>&lt;/xs:element</w:t>
      </w:r>
      <w:r w:rsidR="005D5EB2" w:rsidRPr="005223F4">
        <w:rPr>
          <w:lang w:val="en-US"/>
        </w:rPr>
        <w:t>&gt;</w:t>
      </w:r>
    </w:p>
    <w:p w14:paraId="2231F301" w14:textId="77777777" w:rsidR="005D5EB2" w:rsidRPr="005223F4" w:rsidDel="005E2C22" w:rsidRDefault="005D5EB2" w:rsidP="00427A6B">
      <w:pPr>
        <w:pStyle w:val="XMLExcerpt"/>
        <w:rPr>
          <w:del w:id="7224" w:author="Steve Hanson" w:date="2012-02-24T10:45:00Z"/>
          <w:rFonts w:eastAsia="MS PGothic"/>
          <w:lang w:val="en-US"/>
        </w:rPr>
      </w:pPr>
      <w:r w:rsidRPr="005223F4">
        <w:rPr>
          <w:rFonts w:eastAsia="MS PGothic"/>
          <w:lang w:val="en-US"/>
        </w:rPr>
        <w:t xml:space="preserve">  </w:t>
      </w:r>
      <w:ins w:id="7225" w:author="Steve Hanson" w:date="2012-02-24T10:45:00Z">
        <w:r w:rsidR="005E2C22">
          <w:rPr>
            <w:rFonts w:eastAsia="MS PGothic"/>
            <w:lang w:val="en-US"/>
          </w:rPr>
          <w:t>...</w:t>
        </w:r>
      </w:ins>
      <w:del w:id="7226" w:author="Steve Hanson" w:date="2012-02-24T10:45:00Z">
        <w:r w:rsidRPr="005223F4" w:rsidDel="005E2C22">
          <w:rPr>
            <w:rFonts w:eastAsia="MS PGothic"/>
            <w:lang w:val="en-US"/>
          </w:rPr>
          <w:delText xml:space="preserve">        …</w:delText>
        </w:r>
      </w:del>
    </w:p>
    <w:p w14:paraId="714444A7" w14:textId="77777777" w:rsidR="005E2C22" w:rsidRDefault="005E2C22" w:rsidP="00427A6B">
      <w:pPr>
        <w:pStyle w:val="XMLExcerpt"/>
        <w:rPr>
          <w:ins w:id="7227" w:author="Steve Hanson" w:date="2012-02-24T10:45:00Z"/>
          <w:lang w:val="en-US"/>
        </w:rPr>
      </w:pPr>
    </w:p>
    <w:p w14:paraId="630AABF5"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B73C86C" w14:textId="75E4B2E2" w:rsidR="005D5EB2" w:rsidRPr="005223F4" w:rsidDel="0098541C" w:rsidRDefault="005D5EB2" w:rsidP="005D5EB2">
      <w:pPr>
        <w:pStyle w:val="CodeBlock"/>
        <w:ind w:firstLine="210"/>
        <w:rPr>
          <w:del w:id="7228" w:author="mbeckerle" w:date="2012-04-22T21:10:00Z"/>
        </w:rPr>
      </w:pPr>
    </w:p>
    <w:p w14:paraId="13DC98BA" w14:textId="61AF7F17" w:rsidR="005D5EB2" w:rsidRPr="005223F4" w:rsidDel="0098541C" w:rsidRDefault="005D5EB2" w:rsidP="005D5EB2">
      <w:pPr>
        <w:pStyle w:val="CodeBlock"/>
        <w:rPr>
          <w:del w:id="7229" w:author="mbeckerle" w:date="2012-04-22T21:10:00Z"/>
        </w:rPr>
      </w:pPr>
    </w:p>
    <w:p w14:paraId="10DBC19C" w14:textId="77777777" w:rsidR="005D5EB2" w:rsidRPr="005223F4" w:rsidRDefault="005D5EB2" w:rsidP="005D5EB2">
      <w:pPr>
        <w:rPr>
          <w:rFonts w:cs="Arial"/>
        </w:rPr>
      </w:pPr>
      <w:r w:rsidRPr="005223F4">
        <w:rPr>
          <w:rFonts w:cs="Arial"/>
        </w:rPr>
        <w:t xml:space="preserve">The expression above assembles a string resembling, for example, “2005-12-17” or “1957-3-9” which is the string representation of a date that is acceptable to the </w:t>
      </w:r>
      <w:r w:rsidRPr="005223F4">
        <w:rPr>
          <w:rStyle w:val="CodeChar"/>
          <w:rFonts w:ascii="Arial" w:hAnsi="Arial" w:cs="Arial"/>
          <w:sz w:val="20"/>
          <w:szCs w:val="20"/>
        </w:rPr>
        <w:t>fn:date</w:t>
      </w:r>
      <w:r w:rsidRPr="005223F4">
        <w:rPr>
          <w:rFonts w:cs="Arial"/>
        </w:rPr>
        <w:t xml:space="preserve"> constructor function. The hidden element </w:t>
      </w:r>
      <w:r w:rsidRPr="005223F4">
        <w:rPr>
          <w:rStyle w:val="CodeChar"/>
          <w:rFonts w:ascii="Arial" w:hAnsi="Arial" w:cs="Arial"/>
          <w:sz w:val="20"/>
          <w:szCs w:val="20"/>
        </w:rPr>
        <w:t>‘pdate’</w:t>
      </w:r>
      <w:r w:rsidRPr="005223F4">
        <w:rPr>
          <w:rFonts w:cs="Arial"/>
        </w:rPr>
        <w:t xml:space="preserve"> is referenced by relative paths. The expression </w:t>
      </w:r>
      <w:r w:rsidRPr="005223F4">
        <w:rPr>
          <w:rStyle w:val="CodeChar"/>
          <w:rFonts w:ascii="Arial" w:hAnsi="Arial" w:cs="Arial"/>
          <w:sz w:val="20"/>
          <w:szCs w:val="20"/>
        </w:rPr>
        <w:t>‘../pdate/yy’</w:t>
      </w:r>
      <w:r w:rsidRPr="005223F4">
        <w:rPr>
          <w:rFonts w:cs="Arial"/>
        </w:rPr>
        <w:t xml:space="preserve"> accesses an element of type </w:t>
      </w:r>
      <w:r w:rsidRPr="005223F4">
        <w:rPr>
          <w:rStyle w:val="CodeChar"/>
          <w:rFonts w:ascii="Arial" w:hAnsi="Arial" w:cs="Arial"/>
          <w:sz w:val="20"/>
          <w:szCs w:val="20"/>
        </w:rPr>
        <w:t>‘int’</w:t>
      </w:r>
      <w:r w:rsidRPr="005223F4">
        <w:rPr>
          <w:rFonts w:cs="Arial"/>
        </w:rPr>
        <w:t xml:space="preserve">, and the </w:t>
      </w:r>
      <w:r w:rsidRPr="005223F4">
        <w:rPr>
          <w:rStyle w:val="CodeChar"/>
          <w:rFonts w:ascii="Arial" w:hAnsi="Arial" w:cs="Arial"/>
          <w:sz w:val="20"/>
          <w:szCs w:val="20"/>
        </w:rPr>
        <w:t>fn:string</w:t>
      </w:r>
      <w:r w:rsidRPr="005223F4">
        <w:rPr>
          <w:rFonts w:cs="Arial"/>
        </w:rPr>
        <w:t xml:space="preserve"> constructor function turns it into an integer. </w:t>
      </w:r>
    </w:p>
    <w:p w14:paraId="599F2D53" w14:textId="24AB70FF" w:rsidR="005D5EB2" w:rsidRPr="005223F4" w:rsidDel="0098541C" w:rsidRDefault="005D5EB2" w:rsidP="005D5EB2">
      <w:pPr>
        <w:rPr>
          <w:del w:id="7230" w:author="mbeckerle" w:date="2012-04-22T21:10:00Z"/>
        </w:rPr>
      </w:pPr>
    </w:p>
    <w:p w14:paraId="4A9AB712" w14:textId="77777777" w:rsidR="005D5EB2" w:rsidRPr="005223F4" w:rsidRDefault="005D5EB2" w:rsidP="005D5EB2">
      <w:r w:rsidRPr="005223F4">
        <w:t>Finally, we must handle the unparse case where the physical layer is computed from the logical layer:</w:t>
      </w:r>
    </w:p>
    <w:p w14:paraId="2C6E194A" w14:textId="77777777" w:rsidR="005D5EB2" w:rsidRPr="005223F4" w:rsidRDefault="00C07A9E" w:rsidP="00427A6B">
      <w:pPr>
        <w:pStyle w:val="XMLExcerpt"/>
        <w:rPr>
          <w:lang w:val="en-US"/>
        </w:rPr>
      </w:pPr>
      <w:r w:rsidRPr="005223F4">
        <w:rPr>
          <w:lang w:val="en-US"/>
        </w:rPr>
        <w:t>&lt;xs:sequence</w:t>
      </w:r>
      <w:r w:rsidR="005D5EB2" w:rsidRPr="005223F4">
        <w:rPr>
          <w:lang w:val="en-US"/>
        </w:rPr>
        <w:t xml:space="preserve"> dfdl:representation="binary"</w:t>
      </w:r>
    </w:p>
    <w:p w14:paraId="16CCE701" w14:textId="77777777" w:rsidR="005D5EB2" w:rsidRPr="005223F4" w:rsidRDefault="005E2C22" w:rsidP="00427A6B">
      <w:pPr>
        <w:pStyle w:val="XMLExcerpt"/>
        <w:rPr>
          <w:lang w:val="en-US"/>
        </w:rPr>
      </w:pPr>
      <w:ins w:id="7231" w:author="Steve Hanson" w:date="2012-02-24T10:45:00Z">
        <w:r>
          <w:rPr>
            <w:lang w:val="en-US"/>
          </w:rPr>
          <w:t xml:space="preserve">  </w:t>
        </w:r>
      </w:ins>
      <w:del w:id="7232" w:author="Steve Hanson" w:date="2012-02-24T10:46:00Z">
        <w:r w:rsidR="005D5EB2" w:rsidRPr="005223F4" w:rsidDel="005E2C22">
          <w:rPr>
            <w:lang w:val="en-US"/>
          </w:rPr>
          <w:delText xml:space="preserve">              </w:delText>
        </w:r>
      </w:del>
      <w:r w:rsidR="00C07A9E" w:rsidRPr="005223F4">
        <w:rPr>
          <w:lang w:val="en-US"/>
        </w:rPr>
        <w:t>&lt;xs:element</w:t>
      </w:r>
      <w:r w:rsidR="005D5EB2" w:rsidRPr="005223F4">
        <w:rPr>
          <w:lang w:val="en-US"/>
        </w:rPr>
        <w:t xml:space="preserve"> name="mm" type="byte"</w:t>
      </w:r>
    </w:p>
    <w:p w14:paraId="4DC6D0E7" w14:textId="77777777" w:rsidR="005D5EB2" w:rsidRPr="005223F4" w:rsidRDefault="005D5EB2" w:rsidP="00427A6B">
      <w:pPr>
        <w:pStyle w:val="XMLExcerpt"/>
        <w:rPr>
          <w:lang w:val="en-US"/>
        </w:rPr>
      </w:pPr>
      <w:r w:rsidRPr="005223F4">
        <w:rPr>
          <w:lang w:val="en-US"/>
        </w:rPr>
        <w:t xml:space="preserve">  </w:t>
      </w:r>
      <w:del w:id="7233" w:author="Steve Hanson" w:date="2012-02-24T10:46:00Z">
        <w:r w:rsidRPr="005223F4" w:rsidDel="005E2C22">
          <w:rPr>
            <w:lang w:val="en-US"/>
          </w:rPr>
          <w:delText xml:space="preserve">        </w:delText>
        </w:r>
      </w:del>
      <w:r w:rsidRPr="005223F4">
        <w:rPr>
          <w:lang w:val="en-US"/>
        </w:rPr>
        <w:t xml:space="preserve">     </w:t>
      </w:r>
      <w:del w:id="7234" w:author="Steve Hanson" w:date="2012-02-24T10:46:00Z">
        <w:r w:rsidRPr="005223F4" w:rsidDel="005E2C22">
          <w:rPr>
            <w:lang w:val="en-US"/>
          </w:rPr>
          <w:delText xml:space="preserve">  </w:delText>
        </w:r>
      </w:del>
      <w:r w:rsidRPr="005223F4">
        <w:rPr>
          <w:lang w:val="en-US"/>
        </w:rPr>
        <w:t>dfdl:outputValueCalc="{ fn:month-from-date(../d) }" /&gt;</w:t>
      </w:r>
    </w:p>
    <w:p w14:paraId="5F4908F4" w14:textId="77777777" w:rsidR="005D5EB2" w:rsidRPr="005223F4" w:rsidRDefault="005D5EB2" w:rsidP="00427A6B">
      <w:pPr>
        <w:pStyle w:val="XMLExcerpt"/>
        <w:rPr>
          <w:lang w:val="en-US"/>
        </w:rPr>
      </w:pPr>
      <w:r w:rsidRPr="005223F4">
        <w:rPr>
          <w:lang w:val="en-US"/>
        </w:rPr>
        <w:t xml:space="preserve">  </w:t>
      </w:r>
      <w:del w:id="7235"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name="dd" type="byte"</w:t>
      </w:r>
    </w:p>
    <w:p w14:paraId="0FE96D15" w14:textId="77777777" w:rsidR="005D5EB2" w:rsidRPr="005223F4" w:rsidRDefault="005D5EB2" w:rsidP="00427A6B">
      <w:pPr>
        <w:pStyle w:val="XMLExcerpt"/>
        <w:rPr>
          <w:lang w:val="en-US"/>
        </w:rPr>
      </w:pPr>
      <w:r w:rsidRPr="005223F4">
        <w:rPr>
          <w:lang w:val="en-US"/>
        </w:rPr>
        <w:t xml:space="preserve">  </w:t>
      </w:r>
      <w:del w:id="7236" w:author="Steve Hanson" w:date="2012-02-24T10:46:00Z">
        <w:r w:rsidRPr="005223F4" w:rsidDel="005E2C22">
          <w:rPr>
            <w:lang w:val="en-US"/>
          </w:rPr>
          <w:delText xml:space="preserve">        </w:delText>
        </w:r>
      </w:del>
      <w:r w:rsidRPr="005223F4">
        <w:rPr>
          <w:lang w:val="en-US"/>
        </w:rPr>
        <w:t xml:space="preserve">     </w:t>
      </w:r>
      <w:del w:id="7237" w:author="Steve Hanson" w:date="2012-02-24T10:46:00Z">
        <w:r w:rsidRPr="005223F4" w:rsidDel="005E2C22">
          <w:rPr>
            <w:lang w:val="en-US"/>
          </w:rPr>
          <w:delText xml:space="preserve">  </w:delText>
        </w:r>
      </w:del>
      <w:r w:rsidRPr="005223F4">
        <w:rPr>
          <w:lang w:val="en-US"/>
        </w:rPr>
        <w:t>dfdl:outputValueCalc="{ fn:day-from-date(../d) }" /&gt;</w:t>
      </w:r>
    </w:p>
    <w:p w14:paraId="090A7C73" w14:textId="77777777" w:rsidR="005D5EB2" w:rsidRPr="005223F4" w:rsidRDefault="005D5EB2" w:rsidP="00427A6B">
      <w:pPr>
        <w:pStyle w:val="XMLExcerpt"/>
        <w:rPr>
          <w:lang w:val="en-US"/>
        </w:rPr>
      </w:pPr>
      <w:r w:rsidRPr="005223F4">
        <w:rPr>
          <w:lang w:val="en-US"/>
        </w:rPr>
        <w:t xml:space="preserve">  </w:t>
      </w:r>
      <w:del w:id="7238"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name="yy" type="byte"</w:t>
      </w:r>
    </w:p>
    <w:p w14:paraId="7254F5A1" w14:textId="77777777" w:rsidR="005D5EB2" w:rsidRPr="005223F4" w:rsidDel="005E2C22" w:rsidRDefault="005D5EB2" w:rsidP="00427A6B">
      <w:pPr>
        <w:pStyle w:val="XMLExcerpt"/>
        <w:rPr>
          <w:del w:id="7239" w:author="Steve Hanson" w:date="2012-02-24T10:46:00Z"/>
          <w:lang w:val="en-US"/>
        </w:rPr>
      </w:pPr>
      <w:r w:rsidRPr="005223F4">
        <w:rPr>
          <w:lang w:val="en-US"/>
        </w:rPr>
        <w:t xml:space="preserve">  </w:t>
      </w:r>
      <w:del w:id="7240" w:author="Steve Hanson" w:date="2012-02-24T10:46:00Z">
        <w:r w:rsidRPr="005223F4" w:rsidDel="005E2C22">
          <w:rPr>
            <w:lang w:val="en-US"/>
          </w:rPr>
          <w:delText xml:space="preserve">        </w:delText>
        </w:r>
      </w:del>
      <w:r w:rsidRPr="005223F4">
        <w:rPr>
          <w:lang w:val="en-US"/>
        </w:rPr>
        <w:t xml:space="preserve">     </w:t>
      </w:r>
      <w:del w:id="7241" w:author="Steve Hanson" w:date="2012-02-24T10:46:00Z">
        <w:r w:rsidRPr="005223F4" w:rsidDel="005E2C22">
          <w:rPr>
            <w:lang w:val="en-US"/>
          </w:rPr>
          <w:delText xml:space="preserve">  </w:delText>
        </w:r>
      </w:del>
      <w:r w:rsidRPr="005223F4">
        <w:rPr>
          <w:lang w:val="en-US"/>
        </w:rPr>
        <w:t>dfdl:outputValueCalc="{ fn:year-from-date(../d) idiv</w:t>
      </w:r>
      <w:r w:rsidR="002C044A" w:rsidRPr="005223F4">
        <w:rPr>
          <w:lang w:val="en-US"/>
        </w:rPr>
        <w:t>mod</w:t>
      </w:r>
      <w:r w:rsidRPr="005223F4">
        <w:rPr>
          <w:lang w:val="en-US"/>
        </w:rPr>
        <w:t xml:space="preserve"> 100 }"</w:t>
      </w:r>
      <w:ins w:id="7242" w:author="Steve Hanson" w:date="2012-02-24T10:47:00Z">
        <w:r w:rsidR="005E2C22">
          <w:rPr>
            <w:lang w:val="en-US"/>
          </w:rPr>
          <w:t>/</w:t>
        </w:r>
      </w:ins>
      <w:del w:id="7243" w:author="Steve Hanson" w:date="2012-02-24T10:46:00Z">
        <w:r w:rsidRPr="005223F4" w:rsidDel="005E2C22">
          <w:rPr>
            <w:lang w:val="en-US"/>
          </w:rPr>
          <w:delText xml:space="preserve"> </w:delText>
        </w:r>
      </w:del>
    </w:p>
    <w:p w14:paraId="406027FC" w14:textId="77777777" w:rsidR="005D5EB2" w:rsidRPr="005223F4" w:rsidRDefault="005D5EB2" w:rsidP="00427A6B">
      <w:pPr>
        <w:pStyle w:val="XMLExcerpt"/>
        <w:rPr>
          <w:lang w:val="en-US"/>
        </w:rPr>
      </w:pPr>
      <w:del w:id="7244" w:author="Steve Hanson" w:date="2012-02-24T10:46:00Z">
        <w:r w:rsidRPr="005223F4" w:rsidDel="005E2C22">
          <w:rPr>
            <w:lang w:val="en-US"/>
          </w:rPr>
          <w:delText xml:space="preserve">              </w:delText>
        </w:r>
      </w:del>
      <w:del w:id="7245" w:author="Steve Hanson" w:date="2012-02-24T10:47:00Z">
        <w:r w:rsidRPr="005223F4" w:rsidDel="005E2C22">
          <w:rPr>
            <w:lang w:val="en-US"/>
          </w:rPr>
          <w:delText>/</w:delText>
        </w:r>
      </w:del>
      <w:r w:rsidRPr="005223F4">
        <w:rPr>
          <w:lang w:val="en-US"/>
        </w:rPr>
        <w:t>&gt;</w:t>
      </w:r>
    </w:p>
    <w:p w14:paraId="43EACA2F"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15B4C89" w14:textId="601A9FBB" w:rsidR="005D5EB2" w:rsidRPr="005223F4" w:rsidDel="0098541C" w:rsidRDefault="005D5EB2" w:rsidP="005D5EB2">
      <w:pPr>
        <w:rPr>
          <w:del w:id="7246" w:author="mbeckerle" w:date="2012-04-22T21:10:00Z"/>
        </w:rPr>
      </w:pPr>
    </w:p>
    <w:p w14:paraId="4693E6FB" w14:textId="77777777" w:rsidR="005D5EB2" w:rsidRPr="005223F4" w:rsidRDefault="005D5EB2" w:rsidP="005D5EB2">
      <w:r w:rsidRPr="005223F4">
        <w:t>The entire example in one place:</w:t>
      </w:r>
    </w:p>
    <w:p w14:paraId="33110267"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2E95ED61" w14:textId="77777777" w:rsidR="00033FCC" w:rsidRPr="005223F4" w:rsidRDefault="00033FCC" w:rsidP="00033FCC">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48C07269" w14:textId="77777777" w:rsidR="005D5EB2" w:rsidRPr="005223F4" w:rsidRDefault="005D5EB2" w:rsidP="00427A6B">
      <w:pPr>
        <w:pStyle w:val="XMLExcerpt"/>
        <w:rPr>
          <w:lang w:val="en-US"/>
        </w:rPr>
      </w:pPr>
    </w:p>
    <w:p w14:paraId="19F20DA0"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name="d" type="date"&gt;</w:t>
      </w:r>
    </w:p>
    <w:p w14:paraId="760160AE"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2DE6DDD6"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0CD92081" w14:textId="77777777" w:rsidR="005D5EB2" w:rsidRPr="005223F4" w:rsidRDefault="005D5EB2" w:rsidP="00427A6B">
      <w:pPr>
        <w:pStyle w:val="XMLExcerpt"/>
        <w:rPr>
          <w:lang w:val="en-US"/>
        </w:rPr>
      </w:pPr>
      <w:r w:rsidRPr="005223F4">
        <w:rPr>
          <w:lang w:val="en-US"/>
        </w:rPr>
        <w:t xml:space="preserve">        &lt;dfdl:property name="inputValueCalc"&gt;</w:t>
      </w:r>
    </w:p>
    <w:p w14:paraId="00C0AC77" w14:textId="77777777" w:rsidR="005D5EB2" w:rsidRPr="005223F4" w:rsidRDefault="005D5EB2" w:rsidP="00427A6B">
      <w:pPr>
        <w:pStyle w:val="XMLExcerpt"/>
        <w:rPr>
          <w:lang w:val="en-US"/>
        </w:rPr>
      </w:pPr>
      <w:r w:rsidRPr="005223F4">
        <w:rPr>
          <w:lang w:val="en-US"/>
        </w:rPr>
        <w:t xml:space="preserve">         </w:t>
      </w:r>
      <w:ins w:id="7247" w:author="Steve Hanson" w:date="2012-02-24T10:50:00Z">
        <w:r w:rsidR="005E2C22">
          <w:rPr>
            <w:lang w:val="en-US"/>
          </w:rPr>
          <w:t xml:space="preserve"> </w:t>
        </w:r>
      </w:ins>
      <w:r w:rsidRPr="005223F4">
        <w:rPr>
          <w:lang w:val="en-US"/>
        </w:rPr>
        <w:t xml:space="preserve">{ </w:t>
      </w:r>
    </w:p>
    <w:p w14:paraId="7AA4FC29" w14:textId="77777777" w:rsidR="005D5EB2" w:rsidRPr="005223F4" w:rsidRDefault="005D5EB2" w:rsidP="00BD0C6E">
      <w:pPr>
        <w:pStyle w:val="XMLExcerpt"/>
        <w:rPr>
          <w:lang w:val="en-US"/>
        </w:rPr>
      </w:pPr>
      <w:r w:rsidRPr="005223F4">
        <w:rPr>
          <w:lang w:val="en-US"/>
        </w:rPr>
        <w:t xml:space="preserve">           fn:date(fn:concat(if(../pdate/yy </w:t>
      </w:r>
      <w:r w:rsidR="00FA07B0" w:rsidRPr="005223F4">
        <w:rPr>
          <w:lang w:val="en-US"/>
        </w:rPr>
        <w:t>gt</w:t>
      </w:r>
      <w:r w:rsidRPr="005223F4">
        <w:rPr>
          <w:lang w:val="en-US"/>
        </w:rPr>
        <w:t xml:space="preserve"> 50) then "19" else "20",</w:t>
      </w:r>
    </w:p>
    <w:p w14:paraId="266AB42C" w14:textId="77777777" w:rsidR="005D5EB2" w:rsidRPr="005223F4" w:rsidRDefault="005D5EB2" w:rsidP="00427A6B">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668EC3FD" w14:textId="77777777" w:rsidR="005D5EB2" w:rsidRPr="005223F4" w:rsidRDefault="005D5EB2" w:rsidP="00427A6B">
      <w:pPr>
        <w:pStyle w:val="XMLExcerpt"/>
        <w:rPr>
          <w:lang w:val="en-US"/>
        </w:rPr>
      </w:pPr>
      <w:r w:rsidRPr="005223F4">
        <w:rPr>
          <w:lang w:val="en-US"/>
        </w:rPr>
        <w:t xml:space="preserve">                                then fn:string(../pdate/yy) </w:t>
      </w:r>
    </w:p>
    <w:p w14:paraId="0E01B01B" w14:textId="77777777" w:rsidR="00BD0C6E" w:rsidRPr="005223F4" w:rsidRDefault="005D5EB2" w:rsidP="00427A6B">
      <w:pPr>
        <w:pStyle w:val="XMLExcerpt"/>
        <w:rPr>
          <w:lang w:val="en-US"/>
        </w:rPr>
      </w:pPr>
      <w:r w:rsidRPr="005223F4">
        <w:rPr>
          <w:lang w:val="en-US"/>
        </w:rPr>
        <w:t xml:space="preserve">                                else fn:concat("0",</w:t>
      </w:r>
    </w:p>
    <w:p w14:paraId="71CDC490" w14:textId="77777777" w:rsidR="005D5EB2" w:rsidRPr="005223F4" w:rsidRDefault="00BD0C6E" w:rsidP="00BD0C6E">
      <w:pPr>
        <w:pStyle w:val="XMLExcerpt"/>
        <w:ind w:firstLine="720"/>
        <w:rPr>
          <w:lang w:val="en-US"/>
        </w:rPr>
      </w:pPr>
      <w:r w:rsidRPr="005223F4">
        <w:rPr>
          <w:lang w:val="en-US"/>
        </w:rPr>
        <w:t xml:space="preserve">                                 </w:t>
      </w:r>
      <w:r w:rsidR="005D5EB2" w:rsidRPr="005223F4">
        <w:rPr>
          <w:lang w:val="en-US"/>
        </w:rPr>
        <w:t xml:space="preserve">fn:string(../pdate/yy)),   </w:t>
      </w:r>
    </w:p>
    <w:p w14:paraId="7DFAB076"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15508B4B"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fn:string(../pdate/mm),</w:t>
      </w:r>
    </w:p>
    <w:p w14:paraId="4DFC696D"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676568BD" w14:textId="77777777" w:rsidR="005D5EB2" w:rsidRPr="005223F4" w:rsidRDefault="00BD0C6E" w:rsidP="00427A6B">
      <w:pPr>
        <w:pStyle w:val="XMLExcerpt"/>
        <w:rPr>
          <w:lang w:val="en-US"/>
        </w:rPr>
      </w:pPr>
      <w:r w:rsidRPr="005223F4">
        <w:rPr>
          <w:lang w:val="en-US"/>
        </w:rPr>
        <w:t xml:space="preserve">     </w:t>
      </w:r>
      <w:r w:rsidR="00764805" w:rsidRPr="005223F4">
        <w:rPr>
          <w:lang w:val="en-US"/>
        </w:rPr>
        <w:t xml:space="preserve"> </w:t>
      </w:r>
      <w:r w:rsidRPr="005223F4">
        <w:rPr>
          <w:lang w:val="en-US"/>
        </w:rPr>
        <w:t xml:space="preserve">    </w:t>
      </w:r>
      <w:r w:rsidR="005D5EB2" w:rsidRPr="005223F4">
        <w:rPr>
          <w:lang w:val="en-US"/>
        </w:rPr>
        <w:t xml:space="preserve">                             fn:string(../pdate/dd)))</w:t>
      </w:r>
    </w:p>
    <w:p w14:paraId="38701B50" w14:textId="77777777" w:rsidR="005D5EB2" w:rsidRPr="005223F4" w:rsidRDefault="005D5EB2" w:rsidP="00427A6B">
      <w:pPr>
        <w:pStyle w:val="XMLExcerpt"/>
        <w:rPr>
          <w:lang w:val="en-US"/>
        </w:rPr>
      </w:pPr>
      <w:r w:rsidRPr="005223F4">
        <w:rPr>
          <w:lang w:val="en-US"/>
        </w:rPr>
        <w:t xml:space="preserve">         </w:t>
      </w:r>
      <w:ins w:id="7248" w:author="Steve Hanson" w:date="2012-02-24T10:50:00Z">
        <w:r w:rsidR="005E2C22">
          <w:rPr>
            <w:lang w:val="en-US"/>
          </w:rPr>
          <w:t xml:space="preserve"> </w:t>
        </w:r>
      </w:ins>
      <w:r w:rsidRPr="005223F4">
        <w:rPr>
          <w:lang w:val="en-US"/>
        </w:rPr>
        <w:t>}</w:t>
      </w:r>
    </w:p>
    <w:p w14:paraId="3FD4A12E" w14:textId="77777777" w:rsidR="005D5EB2" w:rsidRPr="005223F4" w:rsidRDefault="005D5EB2" w:rsidP="00427A6B">
      <w:pPr>
        <w:pStyle w:val="XMLExcerpt"/>
        <w:rPr>
          <w:lang w:val="en-US"/>
        </w:rPr>
      </w:pPr>
      <w:r w:rsidRPr="005223F4">
        <w:rPr>
          <w:lang w:val="en-US"/>
        </w:rPr>
        <w:t xml:space="preserve">        &lt;/dfdl:property&gt;</w:t>
      </w:r>
    </w:p>
    <w:p w14:paraId="5B3848B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194B4B23"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788E3456"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&gt;</w:t>
      </w:r>
    </w:p>
    <w:p w14:paraId="027AB10C" w14:textId="77777777" w:rsidR="005D5EB2" w:rsidRPr="005223F4" w:rsidDel="00AE33D2" w:rsidRDefault="005D5EB2" w:rsidP="00427A6B">
      <w:pPr>
        <w:pStyle w:val="XMLExcerpt"/>
        <w:rPr>
          <w:del w:id="7249" w:author="Steve Hanson" w:date="2012-02-24T11:05:00Z"/>
          <w:rFonts w:eastAsia="MS PGothic"/>
          <w:lang w:val="en-US"/>
        </w:rPr>
      </w:pPr>
      <w:r w:rsidRPr="005223F4">
        <w:rPr>
          <w:rFonts w:eastAsia="MS PGothic"/>
          <w:lang w:val="en-US"/>
        </w:rPr>
        <w:t xml:space="preserve">  </w:t>
      </w:r>
      <w:del w:id="7250" w:author="Steve Hanson" w:date="2012-02-24T11:05:00Z">
        <w:r w:rsidRPr="005223F4" w:rsidDel="00AE33D2">
          <w:rPr>
            <w:rFonts w:eastAsia="MS PGothic"/>
            <w:lang w:val="en-US"/>
          </w:rPr>
          <w:delText xml:space="preserve">        …</w:delText>
        </w:r>
      </w:del>
    </w:p>
    <w:p w14:paraId="37E6B8C1" w14:textId="77777777" w:rsidR="00AE33D2" w:rsidRDefault="00AE33D2" w:rsidP="00427A6B">
      <w:pPr>
        <w:pStyle w:val="XMLExcerpt"/>
        <w:rPr>
          <w:ins w:id="7251" w:author="Steve Hanson" w:date="2012-02-24T11:05:00Z"/>
          <w:lang w:val="en-US"/>
        </w:rPr>
      </w:pPr>
      <w:ins w:id="7252" w:author="Steve Hanson" w:date="2012-02-24T11:05:00Z">
        <w:r>
          <w:rPr>
            <w:lang w:val="en-US"/>
          </w:rPr>
          <w:t>...</w:t>
        </w:r>
      </w:ins>
    </w:p>
    <w:p w14:paraId="294AA214"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F389B34" w14:textId="77777777" w:rsidR="00033FCC" w:rsidRPr="005223F4" w:rsidRDefault="00033FCC" w:rsidP="00427A6B">
      <w:pPr>
        <w:pStyle w:val="XMLExcerpt"/>
        <w:rPr>
          <w:lang w:val="en-US"/>
        </w:rPr>
      </w:pPr>
    </w:p>
    <w:p w14:paraId="29A6EDBD" w14:textId="77777777" w:rsidR="00033FCC" w:rsidRPr="005223F4" w:rsidRDefault="00033FCC" w:rsidP="00033FCC">
      <w:pPr>
        <w:pStyle w:val="XMLExcerpt"/>
        <w:rPr>
          <w:lang w:val="en-US"/>
        </w:rPr>
      </w:pPr>
      <w:r w:rsidRPr="005223F4">
        <w:rPr>
          <w:lang w:val="en-US"/>
        </w:rPr>
        <w:t xml:space="preserve">&lt;xs:group name="hiddenpDate" &gt; </w:t>
      </w:r>
      <w:r w:rsidRPr="005223F4">
        <w:rPr>
          <w:lang w:val="en-US"/>
        </w:rPr>
        <w:br/>
        <w:t>  &lt;xs:sequence&gt;</w:t>
      </w:r>
    </w:p>
    <w:p w14:paraId="03FB28F5"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253"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555EE272"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254" w:author="Steve Hanson" w:date="2012-02-24T11:05:00Z">
        <w:r w:rsidRPr="005223F4" w:rsidDel="00AE33D2">
          <w:rPr>
            <w:rFonts w:eastAsia="MS PGothic"/>
            <w:lang w:val="en-US"/>
          </w:rPr>
          <w:delText xml:space="preserve">    </w:delText>
        </w:r>
      </w:del>
      <w:r w:rsidRPr="005223F4">
        <w:rPr>
          <w:rFonts w:eastAsia="MS PGothic"/>
          <w:lang w:val="en-US"/>
        </w:rPr>
        <w:t xml:space="preserve">  &lt;xs:complexType&gt;</w:t>
      </w:r>
    </w:p>
    <w:p w14:paraId="34220608"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255" w:author="Steve Hanson" w:date="2012-02-24T11:05:00Z">
        <w:r w:rsidRPr="005223F4" w:rsidDel="00AE33D2">
          <w:rPr>
            <w:rFonts w:eastAsia="MS PGothic"/>
            <w:lang w:val="en-US"/>
          </w:rPr>
          <w:delText xml:space="preserve">    </w:delText>
        </w:r>
      </w:del>
      <w:r w:rsidRPr="005223F4">
        <w:rPr>
          <w:rFonts w:eastAsia="MS PGothic"/>
          <w:lang w:val="en-US"/>
        </w:rPr>
        <w:t xml:space="preserve">    &lt;xs:sequence dfdl:representation="binary”&gt;</w:t>
      </w:r>
    </w:p>
    <w:p w14:paraId="184E39D9"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7256"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name="mm" type="byte"</w:t>
      </w:r>
    </w:p>
    <w:p w14:paraId="0C0E049D"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fn:month-from-date(../d) }" /&gt;</w:t>
      </w:r>
    </w:p>
    <w:p w14:paraId="10D3B927"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7257"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name="dd" type="byte"</w:t>
      </w:r>
    </w:p>
    <w:p w14:paraId="2572D6E6"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fn:day-from-date(../d) }" /&gt;</w:t>
      </w:r>
    </w:p>
    <w:p w14:paraId="41AB0534"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7258"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name="yy" type="byte"</w:t>
      </w:r>
    </w:p>
    <w:p w14:paraId="58F378F3" w14:textId="77777777" w:rsidR="007B0B90" w:rsidRPr="005223F4" w:rsidDel="00AE33D2" w:rsidRDefault="007B0B90" w:rsidP="007B0B90">
      <w:pPr>
        <w:pStyle w:val="XMLExcerpt"/>
        <w:rPr>
          <w:del w:id="7259" w:author="Steve Hanson" w:date="2012-02-24T11:06:00Z"/>
          <w:lang w:val="en-US"/>
        </w:rPr>
      </w:pPr>
      <w:r w:rsidRPr="005223F4">
        <w:rPr>
          <w:rFonts w:eastAsia="MS PGothic"/>
          <w:lang w:val="en-US"/>
        </w:rPr>
        <w:t xml:space="preserve">                 dfdl:outputValueCalc="{ fn:year-from-date(../d)</w:t>
      </w:r>
      <w:r w:rsidRPr="005223F4">
        <w:rPr>
          <w:lang w:val="en-US"/>
        </w:rPr>
        <w:t xml:space="preserve"> idivmod 100 }"</w:t>
      </w:r>
      <w:ins w:id="7260" w:author="Steve Hanson" w:date="2012-02-24T11:06:00Z">
        <w:r w:rsidR="00AE33D2">
          <w:rPr>
            <w:lang w:val="en-US"/>
          </w:rPr>
          <w:t xml:space="preserve"> </w:t>
        </w:r>
      </w:ins>
    </w:p>
    <w:p w14:paraId="0F73F30C" w14:textId="77777777" w:rsidR="007B0B90" w:rsidRPr="005223F4" w:rsidRDefault="007B0B90" w:rsidP="007B0B90">
      <w:pPr>
        <w:pStyle w:val="XMLExcerpt"/>
        <w:rPr>
          <w:lang w:val="en-US"/>
        </w:rPr>
      </w:pPr>
      <w:del w:id="7261" w:author="Steve Hanson" w:date="2012-02-24T11:06:00Z">
        <w:r w:rsidRPr="005223F4" w:rsidDel="00AE33D2">
          <w:rPr>
            <w:lang w:val="en-US"/>
          </w:rPr>
          <w:delText xml:space="preserve">              </w:delText>
        </w:r>
      </w:del>
      <w:r w:rsidRPr="005223F4">
        <w:rPr>
          <w:lang w:val="en-US"/>
        </w:rPr>
        <w:t>/&gt;</w:t>
      </w:r>
    </w:p>
    <w:p w14:paraId="6E3FD4FE" w14:textId="77777777" w:rsidR="00033FCC" w:rsidRPr="005223F4" w:rsidRDefault="007B0B90" w:rsidP="007B0B90">
      <w:pPr>
        <w:pStyle w:val="XMLExcerpt"/>
        <w:rPr>
          <w:rFonts w:eastAsia="MS PGothic"/>
          <w:lang w:val="en-US"/>
        </w:rPr>
      </w:pPr>
      <w:r w:rsidRPr="005223F4">
        <w:rPr>
          <w:rFonts w:eastAsia="MS PGothic"/>
          <w:lang w:val="en-US"/>
        </w:rPr>
        <w:t xml:space="preserve"> </w:t>
      </w:r>
      <w:r w:rsidR="00033FCC" w:rsidRPr="005223F4">
        <w:rPr>
          <w:rFonts w:eastAsia="MS PGothic"/>
          <w:lang w:val="en-US"/>
        </w:rPr>
        <w:t xml:space="preserve">     </w:t>
      </w:r>
      <w:del w:id="7262"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 xml:space="preserve"> </w:t>
      </w:r>
      <w:ins w:id="7263" w:author="Steve Hanson" w:date="2012-02-24T11:07:00Z">
        <w:r w:rsidR="00AE33D2">
          <w:rPr>
            <w:rFonts w:eastAsia="MS PGothic"/>
            <w:lang w:val="en-US"/>
          </w:rPr>
          <w:t xml:space="preserve"> </w:t>
        </w:r>
      </w:ins>
      <w:del w:id="7264"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&lt;/xs:sequence&gt;</w:t>
      </w:r>
    </w:p>
    <w:p w14:paraId="21DB18F9"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265"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7266" w:author="Steve Hanson" w:date="2012-02-24T11:06:00Z">
        <w:r w:rsidRPr="005223F4" w:rsidDel="00AE33D2">
          <w:rPr>
            <w:rFonts w:eastAsia="MS PGothic"/>
            <w:lang w:val="en-US"/>
          </w:rPr>
          <w:delText xml:space="preserve">  </w:delText>
        </w:r>
      </w:del>
      <w:r w:rsidRPr="005223F4">
        <w:rPr>
          <w:rFonts w:eastAsia="MS PGothic"/>
          <w:lang w:val="en-US"/>
        </w:rPr>
        <w:t>&lt;/xs:complexType&gt;</w:t>
      </w:r>
    </w:p>
    <w:p w14:paraId="6D59D64E"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267"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7268" w:author="Steve Hanson" w:date="2012-02-24T11:06:00Z">
        <w:r w:rsidRPr="005223F4" w:rsidDel="00AE33D2">
          <w:rPr>
            <w:rFonts w:eastAsia="MS PGothic"/>
            <w:lang w:val="en-US"/>
          </w:rPr>
          <w:delText xml:space="preserve">  </w:delText>
        </w:r>
      </w:del>
      <w:r w:rsidRPr="005223F4">
        <w:rPr>
          <w:rFonts w:eastAsia="MS PGothic"/>
          <w:lang w:val="en-US"/>
        </w:rPr>
        <w:t>&lt;/xs:element&gt;</w:t>
      </w:r>
    </w:p>
    <w:p w14:paraId="2A7F63FA" w14:textId="77777777" w:rsidR="00033FCC" w:rsidRPr="005223F4" w:rsidRDefault="00033FCC" w:rsidP="00033FCC">
      <w:pPr>
        <w:pStyle w:val="XMLExcerpt"/>
        <w:rPr>
          <w:lang w:val="en-US"/>
        </w:rPr>
      </w:pPr>
      <w:r w:rsidRPr="005223F4">
        <w:rPr>
          <w:lang w:val="en-US"/>
        </w:rPr>
        <w:t xml:space="preserve">  &lt;/xs:sequence&gt; </w:t>
      </w:r>
      <w:r w:rsidRPr="005223F4">
        <w:rPr>
          <w:lang w:val="en-US"/>
        </w:rPr>
        <w:br/>
        <w:t>&lt;/xs:group&gt;</w:t>
      </w:r>
    </w:p>
    <w:p w14:paraId="742B2830" w14:textId="77777777" w:rsidR="00033FCC" w:rsidRPr="005223F4" w:rsidRDefault="00033FCC" w:rsidP="00427A6B">
      <w:pPr>
        <w:pStyle w:val="XMLExcerpt"/>
        <w:rPr>
          <w:lang w:val="en-US"/>
        </w:rPr>
      </w:pPr>
    </w:p>
    <w:p w14:paraId="36B1A662" w14:textId="786EB281" w:rsidR="005D5EB2" w:rsidRPr="005223F4" w:rsidDel="0098541C" w:rsidRDefault="005D5EB2" w:rsidP="005D5EB2">
      <w:pPr>
        <w:rPr>
          <w:del w:id="7269" w:author="mbeckerle" w:date="2012-04-22T21:10:00Z"/>
        </w:rPr>
      </w:pPr>
    </w:p>
    <w:p w14:paraId="5848DBA3" w14:textId="77777777" w:rsidR="005D5EB2" w:rsidRPr="005223F4" w:rsidRDefault="005D5EB2" w:rsidP="005D5EB2">
      <w:r w:rsidRPr="005223F4">
        <w:t xml:space="preserve">The above sequence contains logically only a single date element. </w:t>
      </w:r>
    </w:p>
    <w:p w14:paraId="7E1ED47A" w14:textId="49C2FC71" w:rsidR="005D5EB2" w:rsidRPr="005223F4" w:rsidDel="0098541C" w:rsidRDefault="005D5EB2" w:rsidP="005D5EB2">
      <w:pPr>
        <w:rPr>
          <w:del w:id="7270" w:author="mbeckerle" w:date="2012-04-22T21:10:00Z"/>
        </w:rPr>
      </w:pPr>
      <w:bookmarkStart w:id="7271" w:name="_Toc322911718"/>
      <w:bookmarkStart w:id="7272" w:name="_Toc322912257"/>
      <w:bookmarkStart w:id="7273" w:name="_Toc329093118"/>
      <w:bookmarkStart w:id="7274" w:name="_Toc332701631"/>
      <w:bookmarkStart w:id="7275" w:name="_Toc332701935"/>
      <w:bookmarkStart w:id="7276" w:name="_Toc332711734"/>
      <w:bookmarkStart w:id="7277" w:name="_Toc332712036"/>
      <w:bookmarkStart w:id="7278" w:name="_Toc332712337"/>
      <w:bookmarkStart w:id="7279" w:name="_Toc332724253"/>
      <w:bookmarkStart w:id="7280" w:name="_Toc332724553"/>
      <w:bookmarkEnd w:id="7271"/>
      <w:bookmarkEnd w:id="7272"/>
      <w:bookmarkEnd w:id="7273"/>
      <w:bookmarkEnd w:id="7274"/>
      <w:bookmarkEnd w:id="7275"/>
      <w:bookmarkEnd w:id="7276"/>
      <w:bookmarkEnd w:id="7277"/>
      <w:bookmarkEnd w:id="7278"/>
      <w:bookmarkEnd w:id="7279"/>
      <w:bookmarkEnd w:id="7280"/>
    </w:p>
    <w:p w14:paraId="7FCA4B78" w14:textId="585B655F" w:rsidR="009B2357" w:rsidRPr="005223F4" w:rsidDel="0098541C" w:rsidRDefault="009B2357" w:rsidP="00373CFA">
      <w:pPr>
        <w:pStyle w:val="BulletList"/>
        <w:tabs>
          <w:tab w:val="clear" w:pos="360"/>
        </w:tabs>
        <w:ind w:left="0" w:firstLine="0"/>
        <w:rPr>
          <w:del w:id="7281" w:author="mbeckerle" w:date="2012-04-22T21:10:00Z"/>
        </w:rPr>
      </w:pPr>
      <w:bookmarkStart w:id="7282" w:name="_Toc322911719"/>
      <w:bookmarkStart w:id="7283" w:name="_Toc322912258"/>
      <w:bookmarkStart w:id="7284" w:name="_Toc329093119"/>
      <w:bookmarkStart w:id="7285" w:name="_Toc332701632"/>
      <w:bookmarkStart w:id="7286" w:name="_Toc332701936"/>
      <w:bookmarkStart w:id="7287" w:name="_Toc332711735"/>
      <w:bookmarkStart w:id="7288" w:name="_Toc332712037"/>
      <w:bookmarkStart w:id="7289" w:name="_Toc332712338"/>
      <w:bookmarkStart w:id="7290" w:name="_Toc332724254"/>
      <w:bookmarkStart w:id="7291" w:name="_Toc332724554"/>
      <w:bookmarkEnd w:id="7282"/>
      <w:bookmarkEnd w:id="7283"/>
      <w:bookmarkEnd w:id="7284"/>
      <w:bookmarkEnd w:id="7285"/>
      <w:bookmarkEnd w:id="7286"/>
      <w:bookmarkEnd w:id="7287"/>
      <w:bookmarkEnd w:id="7288"/>
      <w:bookmarkEnd w:id="7289"/>
      <w:bookmarkEnd w:id="7290"/>
      <w:bookmarkEnd w:id="7291"/>
    </w:p>
    <w:p w14:paraId="0EBE443E" w14:textId="77777777" w:rsidR="00FD3FDA" w:rsidRPr="005223F4" w:rsidRDefault="00FD3FDA" w:rsidP="00FD3FDA">
      <w:pPr>
        <w:pStyle w:val="Heading1"/>
      </w:pPr>
      <w:bookmarkStart w:id="7292" w:name="_Toc234993996"/>
      <w:bookmarkStart w:id="7293" w:name="_Toc234994000"/>
      <w:bookmarkStart w:id="7294" w:name="_Toc184192066"/>
      <w:bookmarkStart w:id="7295" w:name="_Toc184210610"/>
      <w:bookmarkStart w:id="7296" w:name="_Toc184192068"/>
      <w:bookmarkStart w:id="7297" w:name="_Toc184210612"/>
      <w:bookmarkStart w:id="7298" w:name="_Toc184192078"/>
      <w:bookmarkStart w:id="7299" w:name="_Toc184210622"/>
      <w:bookmarkStart w:id="7300" w:name="_Toc184192081"/>
      <w:bookmarkStart w:id="7301" w:name="_Toc184210625"/>
      <w:bookmarkStart w:id="7302" w:name="_Toc184192089"/>
      <w:bookmarkStart w:id="7303" w:name="_Toc184210633"/>
      <w:bookmarkStart w:id="7304" w:name="_Ref161836873"/>
      <w:bookmarkStart w:id="7305" w:name="_Toc177399137"/>
      <w:bookmarkStart w:id="7306" w:name="_Toc175057424"/>
      <w:bookmarkStart w:id="7307" w:name="_Toc199516365"/>
      <w:bookmarkStart w:id="7308" w:name="_Toc194984026"/>
      <w:bookmarkStart w:id="7309" w:name="_Toc243112869"/>
      <w:bookmarkStart w:id="7310" w:name="_Ref250486450"/>
      <w:bookmarkStart w:id="7311" w:name="_Ref140941751"/>
      <w:bookmarkStart w:id="7312" w:name="_Ref140941755"/>
      <w:bookmarkStart w:id="7313" w:name="_Toc332724555"/>
      <w:bookmarkEnd w:id="7292"/>
      <w:bookmarkEnd w:id="7293"/>
      <w:bookmarkEnd w:id="7294"/>
      <w:bookmarkEnd w:id="7295"/>
      <w:bookmarkEnd w:id="7296"/>
      <w:bookmarkEnd w:id="7297"/>
      <w:bookmarkEnd w:id="7298"/>
      <w:bookmarkEnd w:id="7299"/>
      <w:bookmarkEnd w:id="7300"/>
      <w:bookmarkEnd w:id="7301"/>
      <w:bookmarkEnd w:id="7302"/>
      <w:bookmarkEnd w:id="7303"/>
      <w:r w:rsidRPr="005223F4">
        <w:t>External Control of the DFDL Processor</w:t>
      </w:r>
      <w:bookmarkEnd w:id="7304"/>
      <w:bookmarkEnd w:id="7305"/>
      <w:bookmarkEnd w:id="7306"/>
      <w:bookmarkEnd w:id="7307"/>
      <w:bookmarkEnd w:id="7308"/>
      <w:bookmarkEnd w:id="7309"/>
      <w:bookmarkEnd w:id="7310"/>
      <w:bookmarkEnd w:id="7313"/>
    </w:p>
    <w:p w14:paraId="344CA590" w14:textId="77777777"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7B785123" w14:textId="0B1A7B81" w:rsidR="00764805" w:rsidRPr="005223F4" w:rsidDel="00C822C5" w:rsidRDefault="00764805" w:rsidP="00FD3FDA">
      <w:pPr>
        <w:pStyle w:val="nobreak"/>
        <w:rPr>
          <w:del w:id="7314" w:author="mbeckerle" w:date="2012-04-22T21:10:00Z"/>
        </w:rPr>
      </w:pP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502173">
      <w:pPr>
        <w:pStyle w:val="ListNumbe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F56E15">
      <w:pPr>
        <w:pStyle w:val="ListNumber"/>
      </w:pPr>
      <w:r w:rsidRPr="005223F4">
        <w:t>T</w:t>
      </w:r>
      <w:r w:rsidR="00FD3FDA" w:rsidRPr="005223F4">
        <w:t>he DFDL schema to be used</w:t>
      </w:r>
    </w:p>
    <w:p w14:paraId="130BC66E" w14:textId="77777777" w:rsidR="00FD3FDA" w:rsidRPr="005223F4" w:rsidRDefault="0026778F" w:rsidP="00E60028">
      <w:pPr>
        <w:pStyle w:val="ListNumber"/>
      </w:pPr>
      <w:r w:rsidRPr="005223F4">
        <w:t>T</w:t>
      </w:r>
      <w:r w:rsidR="00FD3FDA" w:rsidRPr="005223F4">
        <w:t xml:space="preserve">he </w:t>
      </w:r>
      <w:r w:rsidR="00151BC6" w:rsidRPr="005223F4">
        <w:rPr>
          <w:i/>
          <w:iCs/>
        </w:rPr>
        <w:t>distinguished root node</w:t>
      </w:r>
      <w:r w:rsidR="00151BC6" w:rsidRPr="005223F4">
        <w:t xml:space="preserve"> </w:t>
      </w:r>
      <w:r w:rsidR="00FD3FDA" w:rsidRPr="005223F4">
        <w:t>element declaration to be used (specifying both name of element and namespace of that name)</w:t>
      </w:r>
    </w:p>
    <w:p w14:paraId="45C820CF" w14:textId="77777777" w:rsidR="00824E85" w:rsidRPr="005223F4" w:rsidRDefault="0026778F" w:rsidP="00F56E15">
      <w:pPr>
        <w:pStyle w:val="ListNumber"/>
      </w:pPr>
      <w:r w:rsidRPr="005223F4">
        <w:t>V</w:t>
      </w:r>
      <w:r w:rsidR="00824E85" w:rsidRPr="005223F4">
        <w:t>alues for external variables</w:t>
      </w:r>
    </w:p>
    <w:p w14:paraId="299F7D8B" w14:textId="1200B47F" w:rsidR="00502173" w:rsidRPr="005223F4" w:rsidDel="00C822C5" w:rsidRDefault="00502173" w:rsidP="00FD3FDA">
      <w:pPr>
        <w:rPr>
          <w:del w:id="7315" w:author="mbeckerle" w:date="2012-04-22T21:10:00Z"/>
        </w:rPr>
      </w:pPr>
    </w:p>
    <w:p w14:paraId="669FF6E4" w14:textId="77777777" w:rsidR="00FD3FDA" w:rsidRPr="005223F4" w:rsidRDefault="00FD3FDA" w:rsidP="00502173">
      <w:r w:rsidRPr="005223F4">
        <w:t xml:space="preserve">Notice also that like any </w:t>
      </w:r>
      <w:r w:rsidR="007F5736" w:rsidRPr="005223F4">
        <w:t>XML schema</w:t>
      </w:r>
      <w:r w:rsidRPr="005223F4">
        <w:t xml:space="preserve"> a DFDL schema can have multiple top-level element declarations, so </w:t>
      </w:r>
      <w:r w:rsidR="00502173" w:rsidRPr="005223F4">
        <w:t>the distinguished root node</w:t>
      </w:r>
      <w:r w:rsidRPr="005223F4">
        <w:t xml:space="preserve"> is necessary to indicate which of these top-level element declarations is to be the starting point for processing data. The</w:t>
      </w:r>
      <w:r w:rsidR="00502173" w:rsidRPr="005223F4">
        <w:t xml:space="preserve"> distinguished root node</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EE66E5">
      <w:pPr>
        <w:pStyle w:val="Heading1"/>
      </w:pPr>
      <w:bookmarkStart w:id="7316" w:name="_Toc177399138"/>
      <w:bookmarkStart w:id="7317" w:name="_Toc175057425"/>
      <w:bookmarkStart w:id="7318" w:name="_Toc199516366"/>
      <w:bookmarkStart w:id="7319" w:name="_Toc194984027"/>
      <w:bookmarkStart w:id="7320" w:name="_Toc243112870"/>
      <w:bookmarkStart w:id="7321" w:name="_Toc332724556"/>
      <w:r w:rsidRPr="005223F4">
        <w:t>Built-in Specifications</w:t>
      </w:r>
      <w:bookmarkEnd w:id="7311"/>
      <w:bookmarkEnd w:id="7312"/>
      <w:bookmarkEnd w:id="7316"/>
      <w:bookmarkEnd w:id="7317"/>
      <w:bookmarkEnd w:id="7318"/>
      <w:bookmarkEnd w:id="7319"/>
      <w:bookmarkEnd w:id="7320"/>
      <w:bookmarkEnd w:id="7321"/>
    </w:p>
    <w:p w14:paraId="1957387C" w14:textId="7105CF5A" w:rsidR="002713E5" w:rsidRPr="005223F4" w:rsidDel="00C822C5" w:rsidRDefault="002713E5" w:rsidP="007F327C">
      <w:pPr>
        <w:rPr>
          <w:del w:id="7322" w:author="mbeckerle" w:date="2012-04-22T21:10:00Z"/>
        </w:rPr>
      </w:pPr>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del w:id="7323" w:author="mbeckerle" w:date="2012-04-22T21:11:00Z">
        <w:r w:rsidRPr="005223F4" w:rsidDel="00C822C5">
          <w:delText xml:space="preserve"> </w:delText>
        </w:r>
      </w:del>
    </w:p>
    <w:p w14:paraId="421EAF22" w14:textId="51FCF9BE" w:rsidR="002713E5" w:rsidRPr="005223F4" w:rsidRDefault="002713E5" w:rsidP="002713E5">
      <w:del w:id="7324" w:author="mbeckerle" w:date="2012-04-22T21:10:00Z">
        <w:r w:rsidRPr="005223F4" w:rsidDel="00C822C5">
          <w:delText xml:space="preserve"> </w:delText>
        </w:r>
      </w:del>
    </w:p>
    <w:p w14:paraId="2E318D22" w14:textId="77777777" w:rsidR="004337E8" w:rsidRPr="005223F4" w:rsidRDefault="004337E8" w:rsidP="00FA2ECD">
      <w:pPr>
        <w:pStyle w:val="Heading1"/>
      </w:pPr>
      <w:bookmarkStart w:id="7325" w:name="_Toc332724557"/>
      <w:r w:rsidRPr="005223F4">
        <w:t>Conformance</w:t>
      </w:r>
      <w:bookmarkEnd w:id="7325"/>
    </w:p>
    <w:p w14:paraId="3E002CC4" w14:textId="06F0AE07" w:rsidR="00030C06" w:rsidRPr="005223F4" w:rsidDel="00C822C5" w:rsidRDefault="00030C06" w:rsidP="00030C06">
      <w:pPr>
        <w:pStyle w:val="nobreak"/>
        <w:rPr>
          <w:del w:id="7326" w:author="mbeckerle" w:date="2012-04-22T21:11:00Z"/>
        </w:rPr>
      </w:pPr>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E2F530D" w14:textId="5A50FF9C" w:rsidR="00030C06" w:rsidRPr="005223F4" w:rsidDel="00C822C5" w:rsidRDefault="00030C06" w:rsidP="00030C06">
      <w:pPr>
        <w:rPr>
          <w:del w:id="7327" w:author="mbeckerle" w:date="2012-04-22T21:11:00Z"/>
        </w:rPr>
      </w:pP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D04199">
        <w:rPr>
          <w:cs/>
        </w:rPr>
        <w:t>‎</w:t>
      </w:r>
      <w:r w:rsidR="00D04199">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D04199"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71A9F373" w14:textId="706ADEEF" w:rsidR="001C2CED" w:rsidRPr="005223F4" w:rsidDel="00C822C5" w:rsidRDefault="001C2CED" w:rsidP="00030C06">
      <w:pPr>
        <w:rPr>
          <w:del w:id="7328" w:author="mbeckerle" w:date="2012-04-22T21:11:00Z"/>
        </w:rPr>
      </w:pP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7217D359" w14:textId="4EF759CE" w:rsidR="0073703F" w:rsidRPr="005223F4" w:rsidDel="00C822C5" w:rsidRDefault="0073703F" w:rsidP="00C235F1">
      <w:pPr>
        <w:rPr>
          <w:del w:id="7329" w:author="mbeckerle" w:date="2012-04-22T21:11:00Z"/>
        </w:rPr>
      </w:pPr>
    </w:p>
    <w:p w14:paraId="1713E6AF" w14:textId="77777777" w:rsidR="00C235F1" w:rsidRPr="005223F4" w:rsidRDefault="00C235F1" w:rsidP="00C235F1">
      <w:pPr>
        <w:numPr>
          <w:ilvl w:val="0"/>
          <w:numId w:val="100"/>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BE1FD3">
      <w:pPr>
        <w:numPr>
          <w:ilvl w:val="0"/>
          <w:numId w:val="100"/>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BE1FD3">
      <w:pPr>
        <w:numPr>
          <w:ilvl w:val="0"/>
          <w:numId w:val="100"/>
        </w:numPr>
      </w:pPr>
      <w:r w:rsidRPr="005223F4">
        <w:t>A</w:t>
      </w:r>
      <w:ins w:id="7330" w:author="Steve Hanson" w:date="2012-02-24T11:28:00Z">
        <w:r w:rsidR="006A53D2">
          <w:t>n</w:t>
        </w:r>
      </w:ins>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BE1FD3">
      <w:pPr>
        <w:numPr>
          <w:ilvl w:val="0"/>
          <w:numId w:val="100"/>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71463325" w14:textId="023D0BBB" w:rsidR="00BE1FD3" w:rsidDel="00C822C5" w:rsidRDefault="00BE1FD3" w:rsidP="0073703F">
      <w:pPr>
        <w:rPr>
          <w:del w:id="7331" w:author="mbeckerle" w:date="2012-04-22T21:11:00Z"/>
        </w:rPr>
      </w:pPr>
    </w:p>
    <w:p w14:paraId="2D2514E5" w14:textId="1FE9ACA4" w:rsidR="0073703F" w:rsidRDefault="00BE1FD3" w:rsidP="0073703F">
      <w:r w:rsidRPr="005223F4">
        <w:t>See</w:t>
      </w:r>
      <w:ins w:id="7332" w:author="mbeckerle" w:date="2012-04-22T21:11:00Z">
        <w:r w:rsidR="00C822C5">
          <w:t xml:space="preserve"> Section</w:t>
        </w:r>
      </w:ins>
      <w:r w:rsidRPr="005223F4">
        <w:t xml:space="preserve"> </w:t>
      </w:r>
      <w:r w:rsidRPr="005223F4">
        <w:fldChar w:fldCharType="begin"/>
      </w:r>
      <w:r w:rsidRPr="005223F4">
        <w:instrText xml:space="preserve"> REF _Ref273530851 \r \h </w:instrText>
      </w:r>
      <w:r w:rsidRPr="005223F4">
        <w:fldChar w:fldCharType="separate"/>
      </w:r>
      <w:r w:rsidR="00D04199">
        <w:rPr>
          <w:cs/>
        </w:rPr>
        <w:t>‎</w:t>
      </w:r>
      <w:r w:rsidR="00D04199">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D04199" w:rsidRPr="005223F4">
        <w:t>Optional DFDL Features</w:t>
      </w:r>
      <w:r w:rsidRPr="005223F4">
        <w:fldChar w:fldCharType="end"/>
      </w:r>
      <w:r w:rsidRPr="005223F4">
        <w:t xml:space="preserve"> </w:t>
      </w:r>
      <w:del w:id="7333" w:author="mbeckerle" w:date="2012-04-22T21:11:00Z">
        <w:r w:rsidRPr="005223F4" w:rsidDel="00C822C5">
          <w:delText xml:space="preserve"> </w:delText>
        </w:r>
      </w:del>
      <w:r w:rsidRPr="005223F4">
        <w:t>for the list of optional feature</w:t>
      </w:r>
    </w:p>
    <w:p w14:paraId="029F51D0" w14:textId="7AF7BAE1" w:rsidR="00BE1FD3" w:rsidRPr="005223F4" w:rsidDel="00C822C5" w:rsidRDefault="00BE1FD3" w:rsidP="0073703F">
      <w:pPr>
        <w:rPr>
          <w:del w:id="7334" w:author="mbeckerle" w:date="2012-04-22T21:11:00Z"/>
        </w:rPr>
      </w:pPr>
    </w:p>
    <w:p w14:paraId="35124A04" w14:textId="77777777" w:rsidR="00350318" w:rsidRPr="005223F4" w:rsidRDefault="00350318" w:rsidP="0073703F">
      <w:r w:rsidRPr="005223F4">
        <w:t>It is the intention of the DFDL Work Group to provide a conformance test suit to help verify conformance with this specification..</w:t>
      </w:r>
    </w:p>
    <w:p w14:paraId="19AE50CD" w14:textId="0CC9418E" w:rsidR="00350318" w:rsidRPr="005223F4" w:rsidDel="00C822C5" w:rsidRDefault="00350318" w:rsidP="003318C8">
      <w:pPr>
        <w:rPr>
          <w:del w:id="7335" w:author="mbeckerle" w:date="2012-04-22T21:11:00Z"/>
        </w:rPr>
      </w:pPr>
      <w:bookmarkStart w:id="7336" w:name="_Toc322911723"/>
      <w:bookmarkStart w:id="7337" w:name="_Toc322912262"/>
      <w:bookmarkStart w:id="7338" w:name="_Toc329093123"/>
      <w:bookmarkStart w:id="7339" w:name="_Toc332701636"/>
      <w:bookmarkStart w:id="7340" w:name="_Toc332701940"/>
      <w:bookmarkStart w:id="7341" w:name="_Toc332711739"/>
      <w:bookmarkStart w:id="7342" w:name="_Toc332712041"/>
      <w:bookmarkStart w:id="7343" w:name="_Toc332712342"/>
      <w:bookmarkStart w:id="7344" w:name="_Toc332724258"/>
      <w:bookmarkStart w:id="7345" w:name="_Toc332724558"/>
      <w:bookmarkEnd w:id="7336"/>
      <w:bookmarkEnd w:id="7337"/>
      <w:bookmarkEnd w:id="7338"/>
      <w:bookmarkEnd w:id="7339"/>
      <w:bookmarkEnd w:id="7340"/>
      <w:bookmarkEnd w:id="7341"/>
      <w:bookmarkEnd w:id="7342"/>
      <w:bookmarkEnd w:id="7343"/>
      <w:bookmarkEnd w:id="7344"/>
      <w:bookmarkEnd w:id="7345"/>
    </w:p>
    <w:p w14:paraId="4F5E8EAE" w14:textId="77777777" w:rsidR="003318C8" w:rsidRPr="005223F4" w:rsidRDefault="003318C8" w:rsidP="00350318">
      <w:pPr>
        <w:pStyle w:val="Heading1"/>
      </w:pPr>
      <w:bookmarkStart w:id="7346" w:name="_Ref273530851"/>
      <w:bookmarkStart w:id="7347" w:name="_Toc332724559"/>
      <w:r w:rsidRPr="005223F4">
        <w:t xml:space="preserve">Optional </w:t>
      </w:r>
      <w:r w:rsidR="00350318" w:rsidRPr="005223F4">
        <w:t xml:space="preserve">DFDL </w:t>
      </w:r>
      <w:r w:rsidRPr="005223F4">
        <w:t>Features</w:t>
      </w:r>
      <w:bookmarkEnd w:id="7346"/>
      <w:bookmarkEnd w:id="7347"/>
    </w:p>
    <w:p w14:paraId="79948A9D" w14:textId="6290DB07" w:rsidR="003318C8" w:rsidRPr="005223F4" w:rsidDel="00C822C5" w:rsidRDefault="003318C8" w:rsidP="003318C8">
      <w:pPr>
        <w:pStyle w:val="nobreak"/>
        <w:rPr>
          <w:del w:id="7348" w:author="mbeckerle" w:date="2012-04-22T21:11:00Z"/>
        </w:rPr>
      </w:pPr>
    </w:p>
    <w:p w14:paraId="5296AE55" w14:textId="4A4F8487" w:rsidR="003318C8" w:rsidRPr="005223F4" w:rsidRDefault="00050432" w:rsidP="00050432">
      <w:r w:rsidRPr="00050432">
        <w:rPr>
          <w:lang w:val="en-GB"/>
        </w:rPr>
        <w:t>The following table lists the features of the DFDL language that are considered optional for DFDL processor implementations.</w:t>
      </w:r>
      <w:ins w:id="7349" w:author="mbeckerle" w:date="2012-07-03T15:28:00Z">
        <w:r w:rsidR="002E5012">
          <w:rPr>
            <w:lang w:val="en-GB"/>
          </w:rPr>
          <w:t xml:space="preserve"> This list admits very small subsets of the full DFDL specification. For example</w:t>
        </w:r>
      </w:ins>
      <w:ins w:id="7350" w:author="mbeckerle" w:date="2012-07-03T15:29:00Z">
        <w:r w:rsidR="002E5012">
          <w:rPr>
            <w:lang w:val="en-GB"/>
          </w:rPr>
          <w:t>, a binary-only subset without any expressions or variables is specifically allowed</w:t>
        </w:r>
      </w:ins>
      <w:ins w:id="7351" w:author="Steve Hanson" w:date="2012-08-10T10:40:00Z">
        <w:r w:rsidR="000208A7">
          <w:rPr>
            <w:lang w:val="en-GB"/>
          </w:rPr>
          <w:t>.</w:t>
        </w:r>
      </w:ins>
      <w:ins w:id="7352" w:author="mbeckerle" w:date="2012-07-03T15:29:00Z">
        <w:del w:id="7353" w:author="Steve Hanson" w:date="2012-08-10T10:40:00Z">
          <w:r w:rsidR="002E5012" w:rsidDel="000208A7">
            <w:rPr>
              <w:lang w:val="en-GB"/>
            </w:rPr>
            <w:delText>:</w:delText>
          </w:r>
        </w:del>
      </w:ins>
    </w:p>
    <w:p w14:paraId="79AAD21C" w14:textId="6A2F985F" w:rsidR="00350318" w:rsidRPr="005223F4" w:rsidDel="00C822C5" w:rsidRDefault="00350318" w:rsidP="00350318">
      <w:pPr>
        <w:autoSpaceDE w:val="0"/>
        <w:autoSpaceDN w:val="0"/>
        <w:adjustRightInd w:val="0"/>
        <w:rPr>
          <w:del w:id="7354" w:author="mbeckerle" w:date="2012-04-22T21:11:00Z"/>
          <w:rFonts w:ascii="Tms Rmn" w:eastAsia="MS Mincho" w:hAnsi="Tms Rmn"/>
          <w:sz w:val="24"/>
          <w:szCs w:val="24"/>
          <w:lang w:eastAsia="ja-JP"/>
        </w:rPr>
      </w:pPr>
    </w:p>
    <w:tbl>
      <w:tblPr>
        <w:tblW w:w="4683" w:type="pct"/>
        <w:tblLayout w:type="fixed"/>
        <w:tblCellMar>
          <w:left w:w="0" w:type="dxa"/>
          <w:right w:w="0" w:type="dxa"/>
        </w:tblCellMar>
        <w:tblLook w:val="00A0" w:firstRow="1" w:lastRow="0" w:firstColumn="1" w:lastColumn="0" w:noHBand="0" w:noVBand="0"/>
      </w:tblPr>
      <w:tblGrid>
        <w:gridCol w:w="3068"/>
        <w:gridCol w:w="5039"/>
      </w:tblGrid>
      <w:tr w:rsidR="00E90C68" w:rsidRPr="005223F4" w14:paraId="6F974988" w14:textId="77777777" w:rsidTr="000208A7">
        <w:tc>
          <w:tcPr>
            <w:tcW w:w="1892"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94B7735"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Feature</w:t>
            </w:r>
          </w:p>
        </w:tc>
        <w:tc>
          <w:tcPr>
            <w:tcW w:w="3108"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F28E99F"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Detection</w:t>
            </w:r>
          </w:p>
        </w:tc>
      </w:tr>
      <w:tr w:rsidR="00E90C68" w:rsidRPr="005223F4" w14:paraId="7A891FF1" w14:textId="77777777">
        <w:tc>
          <w:tcPr>
            <w:tcW w:w="1892" w:type="pct"/>
            <w:tcBorders>
              <w:top w:val="single" w:sz="6" w:space="0" w:color="auto"/>
              <w:left w:val="single" w:sz="6" w:space="0" w:color="auto"/>
              <w:bottom w:val="single" w:sz="6" w:space="0" w:color="auto"/>
              <w:right w:val="single" w:sz="6" w:space="0" w:color="auto"/>
            </w:tcBorders>
          </w:tcPr>
          <w:p w14:paraId="19ECDF4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Validation </w:t>
            </w:r>
          </w:p>
        </w:tc>
        <w:tc>
          <w:tcPr>
            <w:tcW w:w="3108" w:type="pct"/>
            <w:tcBorders>
              <w:top w:val="single" w:sz="6" w:space="0" w:color="auto"/>
              <w:left w:val="single" w:sz="6" w:space="0" w:color="auto"/>
              <w:bottom w:val="single" w:sz="6" w:space="0" w:color="auto"/>
              <w:right w:val="single" w:sz="6" w:space="0" w:color="auto"/>
            </w:tcBorders>
          </w:tcPr>
          <w:p w14:paraId="2F3E0D1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External switch</w:t>
            </w:r>
          </w:p>
        </w:tc>
      </w:tr>
      <w:tr w:rsidR="002E5012" w:rsidRPr="002E5012" w14:paraId="493A19A6" w14:textId="77777777" w:rsidTr="004C4665">
        <w:trPr>
          <w:ins w:id="7355"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3752AEA3" w14:textId="77777777" w:rsidR="002E5012" w:rsidRPr="002E5012" w:rsidRDefault="002E5012" w:rsidP="004C4665">
            <w:pPr>
              <w:keepNext/>
              <w:keepLines/>
              <w:autoSpaceDE w:val="0"/>
              <w:autoSpaceDN w:val="0"/>
              <w:adjustRightInd w:val="0"/>
              <w:ind w:left="15"/>
              <w:rPr>
                <w:ins w:id="7356" w:author="mbeckerle" w:date="2012-07-03T15:30:00Z"/>
                <w:rFonts w:eastAsia="MS Mincho" w:cs="Arial"/>
                <w:color w:val="000000"/>
                <w:lang w:eastAsia="ja-JP"/>
              </w:rPr>
            </w:pPr>
            <w:ins w:id="7357" w:author="mbeckerle" w:date="2012-07-03T15:30:00Z">
              <w:r w:rsidRPr="002E5012">
                <w:rPr>
                  <w:rFonts w:eastAsia="MS Mincho" w:cs="Arial"/>
                  <w:color w:val="000000"/>
                  <w:lang w:eastAsia="ja-JP"/>
                </w:rPr>
                <w:t xml:space="preserve">Named Formats </w:t>
              </w:r>
            </w:ins>
          </w:p>
        </w:tc>
        <w:tc>
          <w:tcPr>
            <w:tcW w:w="3108" w:type="pct"/>
            <w:tcBorders>
              <w:top w:val="single" w:sz="6" w:space="0" w:color="auto"/>
              <w:left w:val="single" w:sz="6" w:space="0" w:color="auto"/>
              <w:bottom w:val="single" w:sz="6" w:space="0" w:color="auto"/>
              <w:right w:val="single" w:sz="6" w:space="0" w:color="auto"/>
            </w:tcBorders>
          </w:tcPr>
          <w:p w14:paraId="7A026719" w14:textId="77777777" w:rsidR="002E5012" w:rsidRPr="002E5012" w:rsidRDefault="002E5012" w:rsidP="004C4665">
            <w:pPr>
              <w:keepNext/>
              <w:keepLines/>
              <w:autoSpaceDE w:val="0"/>
              <w:autoSpaceDN w:val="0"/>
              <w:adjustRightInd w:val="0"/>
              <w:ind w:left="15"/>
              <w:rPr>
                <w:ins w:id="7358" w:author="mbeckerle" w:date="2012-07-03T15:30:00Z"/>
                <w:rFonts w:eastAsia="MS Mincho" w:cs="Arial"/>
                <w:color w:val="000000"/>
                <w:lang w:eastAsia="ja-JP"/>
              </w:rPr>
            </w:pPr>
            <w:ins w:id="7359" w:author="mbeckerle" w:date="2012-07-03T15:30:00Z">
              <w:r w:rsidRPr="002E5012">
                <w:rPr>
                  <w:rFonts w:eastAsia="MS Mincho" w:cs="Arial"/>
                  <w:color w:val="000000"/>
                  <w:lang w:eastAsia="ja-JP"/>
                </w:rPr>
                <w:t xml:space="preserve">dfdl:defineFormat or dfdl:ref </w:t>
              </w:r>
            </w:ins>
          </w:p>
        </w:tc>
      </w:tr>
      <w:tr w:rsidR="002E5012" w:rsidRPr="002E5012" w14:paraId="0D9CF3E8" w14:textId="77777777" w:rsidTr="004C4665">
        <w:trPr>
          <w:ins w:id="7360"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4F6E0FA" w14:textId="77777777" w:rsidR="002E5012" w:rsidRPr="002E5012" w:rsidRDefault="002E5012" w:rsidP="004C4665">
            <w:pPr>
              <w:keepNext/>
              <w:keepLines/>
              <w:autoSpaceDE w:val="0"/>
              <w:autoSpaceDN w:val="0"/>
              <w:adjustRightInd w:val="0"/>
              <w:ind w:left="15"/>
              <w:rPr>
                <w:ins w:id="7361" w:author="mbeckerle" w:date="2012-07-03T15:30:00Z"/>
                <w:rFonts w:eastAsia="MS Mincho" w:cs="Arial"/>
                <w:color w:val="000000"/>
                <w:lang w:eastAsia="ja-JP"/>
              </w:rPr>
            </w:pPr>
            <w:ins w:id="7362" w:author="mbeckerle" w:date="2012-07-03T15:30:00Z">
              <w:r w:rsidRPr="002E5012">
                <w:rPr>
                  <w:rFonts w:eastAsia="MS Mincho" w:cs="Arial"/>
                  <w:color w:val="000000"/>
                  <w:lang w:eastAsia="ja-JP"/>
                </w:rPr>
                <w:t xml:space="preserve">Choices </w:t>
              </w:r>
            </w:ins>
          </w:p>
        </w:tc>
        <w:tc>
          <w:tcPr>
            <w:tcW w:w="3108" w:type="pct"/>
            <w:tcBorders>
              <w:top w:val="single" w:sz="6" w:space="0" w:color="auto"/>
              <w:left w:val="single" w:sz="6" w:space="0" w:color="auto"/>
              <w:bottom w:val="single" w:sz="6" w:space="0" w:color="auto"/>
              <w:right w:val="single" w:sz="6" w:space="0" w:color="auto"/>
            </w:tcBorders>
          </w:tcPr>
          <w:p w14:paraId="1E21B156" w14:textId="77777777" w:rsidR="002E5012" w:rsidRPr="002E5012" w:rsidRDefault="002E5012" w:rsidP="004C4665">
            <w:pPr>
              <w:keepNext/>
              <w:keepLines/>
              <w:autoSpaceDE w:val="0"/>
              <w:autoSpaceDN w:val="0"/>
              <w:adjustRightInd w:val="0"/>
              <w:ind w:left="15"/>
              <w:rPr>
                <w:ins w:id="7363" w:author="mbeckerle" w:date="2012-07-03T15:30:00Z"/>
                <w:rFonts w:eastAsia="MS Mincho" w:cs="Arial"/>
                <w:color w:val="000000"/>
                <w:lang w:eastAsia="ja-JP"/>
              </w:rPr>
            </w:pPr>
            <w:ins w:id="7364" w:author="mbeckerle" w:date="2012-07-03T15:30:00Z">
              <w:r w:rsidRPr="002E5012">
                <w:rPr>
                  <w:rFonts w:eastAsia="MS Mincho" w:cs="Arial"/>
                  <w:color w:val="000000"/>
                  <w:lang w:eastAsia="ja-JP"/>
                </w:rPr>
                <w:t xml:space="preserve">xs:choice in xsd </w:t>
              </w:r>
            </w:ins>
          </w:p>
        </w:tc>
      </w:tr>
      <w:tr w:rsidR="002E5012" w:rsidRPr="002E5012" w14:paraId="453119FE" w14:textId="77777777" w:rsidTr="004C4665">
        <w:trPr>
          <w:ins w:id="7365"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945BF94" w14:textId="77777777" w:rsidR="002E5012" w:rsidRPr="002E5012" w:rsidRDefault="002E5012" w:rsidP="004C4665">
            <w:pPr>
              <w:keepNext/>
              <w:keepLines/>
              <w:autoSpaceDE w:val="0"/>
              <w:autoSpaceDN w:val="0"/>
              <w:adjustRightInd w:val="0"/>
              <w:ind w:left="15"/>
              <w:rPr>
                <w:ins w:id="7366" w:author="mbeckerle" w:date="2012-07-03T15:30:00Z"/>
                <w:rFonts w:eastAsia="MS Mincho" w:cs="Arial"/>
                <w:color w:val="000000"/>
                <w:lang w:eastAsia="ja-JP"/>
              </w:rPr>
            </w:pPr>
            <w:ins w:id="7367" w:author="mbeckerle" w:date="2012-07-03T15:30:00Z">
              <w:r w:rsidRPr="002E5012">
                <w:rPr>
                  <w:rFonts w:eastAsia="MS Mincho" w:cs="Arial"/>
                  <w:color w:val="000000"/>
                  <w:lang w:eastAsia="ja-JP"/>
                </w:rPr>
                <w:t xml:space="preserve">Arrays where size not known in advance </w:t>
              </w:r>
            </w:ins>
          </w:p>
        </w:tc>
        <w:tc>
          <w:tcPr>
            <w:tcW w:w="3108" w:type="pct"/>
            <w:tcBorders>
              <w:top w:val="single" w:sz="6" w:space="0" w:color="auto"/>
              <w:left w:val="single" w:sz="6" w:space="0" w:color="auto"/>
              <w:bottom w:val="single" w:sz="6" w:space="0" w:color="auto"/>
              <w:right w:val="single" w:sz="6" w:space="0" w:color="auto"/>
            </w:tcBorders>
          </w:tcPr>
          <w:p w14:paraId="63D388B9" w14:textId="77777777" w:rsidR="002E5012" w:rsidRPr="002E5012" w:rsidRDefault="002E5012" w:rsidP="004C4665">
            <w:pPr>
              <w:keepNext/>
              <w:keepLines/>
              <w:autoSpaceDE w:val="0"/>
              <w:autoSpaceDN w:val="0"/>
              <w:adjustRightInd w:val="0"/>
              <w:ind w:left="15"/>
              <w:rPr>
                <w:ins w:id="7368" w:author="mbeckerle" w:date="2012-07-03T15:30:00Z"/>
                <w:rFonts w:eastAsia="MS Mincho" w:cs="Arial"/>
                <w:color w:val="000000"/>
                <w:lang w:eastAsia="ja-JP"/>
              </w:rPr>
            </w:pPr>
            <w:ins w:id="7369" w:author="mbeckerle" w:date="2012-07-03T15:30:00Z">
              <w:r w:rsidRPr="002E5012">
                <w:rPr>
                  <w:rFonts w:eastAsia="MS Mincho" w:cs="Arial"/>
                  <w:color w:val="000000"/>
                  <w:lang w:eastAsia="ja-JP"/>
                </w:rPr>
                <w:t xml:space="preserve">dfdl:occursCountKind 'implicit', 'parsed', 'stopValue' </w:t>
              </w:r>
            </w:ins>
          </w:p>
        </w:tc>
      </w:tr>
      <w:tr w:rsidR="002E5012" w:rsidRPr="002E5012" w14:paraId="4144E694" w14:textId="77777777" w:rsidTr="004C4665">
        <w:trPr>
          <w:ins w:id="7370"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7BEF7A0" w14:textId="77777777" w:rsidR="002E5012" w:rsidRPr="002E5012" w:rsidRDefault="002E5012" w:rsidP="004C4665">
            <w:pPr>
              <w:keepNext/>
              <w:keepLines/>
              <w:autoSpaceDE w:val="0"/>
              <w:autoSpaceDN w:val="0"/>
              <w:adjustRightInd w:val="0"/>
              <w:ind w:left="15"/>
              <w:rPr>
                <w:ins w:id="7371" w:author="mbeckerle" w:date="2012-07-03T15:30:00Z"/>
                <w:rFonts w:eastAsia="MS Mincho" w:cs="Arial"/>
                <w:color w:val="000000"/>
                <w:lang w:eastAsia="ja-JP"/>
              </w:rPr>
            </w:pPr>
            <w:ins w:id="7372" w:author="mbeckerle" w:date="2012-07-03T15:30:00Z">
              <w:r w:rsidRPr="002E5012">
                <w:rPr>
                  <w:rFonts w:eastAsia="MS Mincho" w:cs="Arial"/>
                  <w:color w:val="000000"/>
                  <w:lang w:eastAsia="ja-JP"/>
                </w:rPr>
                <w:t xml:space="preserve">Expressions </w:t>
              </w:r>
            </w:ins>
          </w:p>
        </w:tc>
        <w:tc>
          <w:tcPr>
            <w:tcW w:w="3108" w:type="pct"/>
            <w:tcBorders>
              <w:top w:val="single" w:sz="6" w:space="0" w:color="auto"/>
              <w:left w:val="single" w:sz="6" w:space="0" w:color="auto"/>
              <w:bottom w:val="single" w:sz="6" w:space="0" w:color="auto"/>
              <w:right w:val="single" w:sz="6" w:space="0" w:color="auto"/>
            </w:tcBorders>
          </w:tcPr>
          <w:p w14:paraId="442E5A24" w14:textId="77777777" w:rsidR="002E5012" w:rsidRPr="002E5012" w:rsidRDefault="002E5012" w:rsidP="004C4665">
            <w:pPr>
              <w:keepNext/>
              <w:keepLines/>
              <w:autoSpaceDE w:val="0"/>
              <w:autoSpaceDN w:val="0"/>
              <w:adjustRightInd w:val="0"/>
              <w:ind w:left="15"/>
              <w:rPr>
                <w:ins w:id="7373" w:author="mbeckerle" w:date="2012-07-03T15:30:00Z"/>
                <w:rFonts w:eastAsia="MS Mincho" w:cs="Arial"/>
                <w:color w:val="000000"/>
                <w:lang w:eastAsia="ja-JP"/>
              </w:rPr>
            </w:pPr>
            <w:ins w:id="7374" w:author="mbeckerle" w:date="2012-07-03T15:30:00Z">
              <w:r w:rsidRPr="002E5012">
                <w:rPr>
                  <w:rFonts w:eastAsia="MS Mincho" w:cs="Arial"/>
                  <w:color w:val="000000"/>
                  <w:lang w:eastAsia="ja-JP"/>
                </w:rPr>
                <w:t>Use of a DFDL expression in any property or attribute value</w:t>
              </w:r>
            </w:ins>
          </w:p>
        </w:tc>
      </w:tr>
      <w:tr w:rsidR="002E5012" w:rsidRPr="002E5012" w14:paraId="474B4C35" w14:textId="77777777" w:rsidTr="004C4665">
        <w:trPr>
          <w:ins w:id="7375"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B4E8AE5" w14:textId="77777777" w:rsidR="002E5012" w:rsidRPr="002E5012" w:rsidRDefault="002E5012" w:rsidP="004C4665">
            <w:pPr>
              <w:keepNext/>
              <w:keepLines/>
              <w:autoSpaceDE w:val="0"/>
              <w:autoSpaceDN w:val="0"/>
              <w:adjustRightInd w:val="0"/>
              <w:ind w:left="15"/>
              <w:rPr>
                <w:ins w:id="7376" w:author="mbeckerle" w:date="2012-07-03T15:30:00Z"/>
                <w:rFonts w:eastAsia="MS Mincho" w:cs="Arial"/>
                <w:color w:val="000000"/>
                <w:lang w:eastAsia="ja-JP"/>
              </w:rPr>
            </w:pPr>
            <w:ins w:id="7377" w:author="mbeckerle" w:date="2012-07-03T15:30:00Z">
              <w:r w:rsidRPr="002E5012">
                <w:rPr>
                  <w:rFonts w:eastAsia="MS Mincho" w:cs="Arial"/>
                  <w:color w:val="000000"/>
                  <w:lang w:eastAsia="ja-JP"/>
                </w:rPr>
                <w:t>End of parent</w:t>
              </w:r>
            </w:ins>
          </w:p>
        </w:tc>
        <w:tc>
          <w:tcPr>
            <w:tcW w:w="3108" w:type="pct"/>
            <w:tcBorders>
              <w:top w:val="single" w:sz="6" w:space="0" w:color="auto"/>
              <w:left w:val="single" w:sz="6" w:space="0" w:color="auto"/>
              <w:bottom w:val="single" w:sz="6" w:space="0" w:color="auto"/>
              <w:right w:val="single" w:sz="6" w:space="0" w:color="auto"/>
            </w:tcBorders>
          </w:tcPr>
          <w:p w14:paraId="5F331F79" w14:textId="77777777" w:rsidR="002E5012" w:rsidRPr="002E5012" w:rsidRDefault="002E5012" w:rsidP="004C4665">
            <w:pPr>
              <w:keepNext/>
              <w:keepLines/>
              <w:autoSpaceDE w:val="0"/>
              <w:autoSpaceDN w:val="0"/>
              <w:adjustRightInd w:val="0"/>
              <w:ind w:left="15"/>
              <w:rPr>
                <w:ins w:id="7378" w:author="mbeckerle" w:date="2012-07-03T15:30:00Z"/>
                <w:rFonts w:eastAsia="MS Mincho" w:cs="Arial"/>
                <w:color w:val="000000"/>
                <w:lang w:eastAsia="ja-JP"/>
              </w:rPr>
            </w:pPr>
            <w:ins w:id="7379" w:author="mbeckerle" w:date="2012-07-03T15:30:00Z">
              <w:r w:rsidRPr="002E5012">
                <w:rPr>
                  <w:rFonts w:eastAsia="MS Mincho" w:cs="Arial"/>
                  <w:color w:val="000000"/>
                  <w:lang w:eastAsia="ja-JP"/>
                </w:rPr>
                <w:t>dfdl:lengthKind = "endOfParent"</w:t>
              </w:r>
            </w:ins>
          </w:p>
        </w:tc>
      </w:tr>
      <w:tr w:rsidR="00E90C68" w:rsidRPr="005223F4" w14:paraId="008E1DEA" w14:textId="77777777">
        <w:tc>
          <w:tcPr>
            <w:tcW w:w="1892" w:type="pct"/>
            <w:tcBorders>
              <w:top w:val="single" w:sz="6" w:space="0" w:color="auto"/>
              <w:left w:val="single" w:sz="6" w:space="0" w:color="auto"/>
              <w:bottom w:val="single" w:sz="6" w:space="0" w:color="auto"/>
              <w:right w:val="single" w:sz="6" w:space="0" w:color="auto"/>
            </w:tcBorders>
          </w:tcPr>
          <w:p w14:paraId="799B52A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Simple type restrictions </w:t>
            </w:r>
          </w:p>
        </w:tc>
        <w:tc>
          <w:tcPr>
            <w:tcW w:w="3108" w:type="pct"/>
            <w:tcBorders>
              <w:top w:val="single" w:sz="6" w:space="0" w:color="auto"/>
              <w:left w:val="single" w:sz="6" w:space="0" w:color="auto"/>
              <w:bottom w:val="single" w:sz="6" w:space="0" w:color="auto"/>
              <w:right w:val="single" w:sz="6" w:space="0" w:color="auto"/>
            </w:tcBorders>
          </w:tcPr>
          <w:p w14:paraId="56BF36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xs:simpleType in xsd</w:t>
            </w:r>
          </w:p>
        </w:tc>
      </w:tr>
      <w:tr w:rsidR="002E5012" w:rsidRPr="002E5012" w14:paraId="6C4775F9" w14:textId="77777777" w:rsidTr="004C4665">
        <w:trPr>
          <w:ins w:id="7380"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B9F84A6" w14:textId="77777777" w:rsidR="002E5012" w:rsidRPr="002E5012" w:rsidRDefault="002E5012" w:rsidP="004C4665">
            <w:pPr>
              <w:keepNext/>
              <w:keepLines/>
              <w:autoSpaceDE w:val="0"/>
              <w:autoSpaceDN w:val="0"/>
              <w:adjustRightInd w:val="0"/>
              <w:ind w:left="15"/>
              <w:rPr>
                <w:ins w:id="7381" w:author="mbeckerle" w:date="2012-07-03T15:31:00Z"/>
                <w:rFonts w:eastAsia="MS Mincho" w:cs="Arial"/>
                <w:color w:val="000000"/>
                <w:lang w:eastAsia="ja-JP"/>
              </w:rPr>
            </w:pPr>
            <w:ins w:id="7382" w:author="mbeckerle" w:date="2012-07-03T15:31:00Z">
              <w:r w:rsidRPr="002E5012">
                <w:rPr>
                  <w:rFonts w:eastAsia="MS Mincho" w:cs="Arial"/>
                  <w:color w:val="000000"/>
                  <w:lang w:eastAsia="ja-JP"/>
                </w:rPr>
                <w:t xml:space="preserve">Text representation for types other than String </w:t>
              </w:r>
            </w:ins>
          </w:p>
        </w:tc>
        <w:tc>
          <w:tcPr>
            <w:tcW w:w="3108" w:type="pct"/>
            <w:tcBorders>
              <w:top w:val="single" w:sz="6" w:space="0" w:color="auto"/>
              <w:left w:val="single" w:sz="6" w:space="0" w:color="auto"/>
              <w:bottom w:val="single" w:sz="6" w:space="0" w:color="auto"/>
              <w:right w:val="single" w:sz="6" w:space="0" w:color="auto"/>
            </w:tcBorders>
          </w:tcPr>
          <w:p w14:paraId="01B08769" w14:textId="77777777" w:rsidR="002E5012" w:rsidRPr="002E5012" w:rsidRDefault="002E5012" w:rsidP="004C4665">
            <w:pPr>
              <w:keepNext/>
              <w:keepLines/>
              <w:autoSpaceDE w:val="0"/>
              <w:autoSpaceDN w:val="0"/>
              <w:adjustRightInd w:val="0"/>
              <w:ind w:left="15"/>
              <w:rPr>
                <w:ins w:id="7383" w:author="mbeckerle" w:date="2012-07-03T15:31:00Z"/>
                <w:rFonts w:eastAsia="MS Mincho" w:cs="Arial"/>
                <w:color w:val="000000"/>
                <w:lang w:eastAsia="ja-JP"/>
              </w:rPr>
            </w:pPr>
            <w:ins w:id="7384" w:author="mbeckerle" w:date="2012-07-03T15:31:00Z">
              <w:r w:rsidRPr="002E5012">
                <w:rPr>
                  <w:rFonts w:eastAsia="MS Mincho" w:cs="Arial"/>
                  <w:color w:val="000000"/>
                  <w:lang w:eastAsia="ja-JP"/>
                </w:rPr>
                <w:t xml:space="preserve">dfdl:representation="text" for Number, Calendar or Boolean types </w:t>
              </w:r>
            </w:ins>
          </w:p>
        </w:tc>
      </w:tr>
      <w:tr w:rsidR="002E5012" w:rsidRPr="002E5012" w14:paraId="0765C44E" w14:textId="77777777" w:rsidTr="004C4665">
        <w:trPr>
          <w:ins w:id="7385"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C85BF75" w14:textId="77777777" w:rsidR="002E5012" w:rsidRPr="002E5012" w:rsidRDefault="002E5012" w:rsidP="004C4665">
            <w:pPr>
              <w:keepNext/>
              <w:keepLines/>
              <w:autoSpaceDE w:val="0"/>
              <w:autoSpaceDN w:val="0"/>
              <w:adjustRightInd w:val="0"/>
              <w:ind w:left="15"/>
              <w:rPr>
                <w:ins w:id="7386" w:author="mbeckerle" w:date="2012-07-03T15:31:00Z"/>
                <w:rFonts w:eastAsia="MS Mincho" w:cs="Arial"/>
                <w:color w:val="000000"/>
                <w:lang w:eastAsia="ja-JP"/>
              </w:rPr>
            </w:pPr>
            <w:commentRangeStart w:id="7387"/>
            <w:ins w:id="7388" w:author="mbeckerle" w:date="2012-07-03T15:31:00Z">
              <w:r w:rsidRPr="002E5012">
                <w:rPr>
                  <w:rFonts w:eastAsia="MS Mincho" w:cs="Arial"/>
                  <w:color w:val="000000"/>
                  <w:lang w:eastAsia="ja-JP"/>
                </w:rPr>
                <w:t xml:space="preserve">Delimiters </w:t>
              </w:r>
            </w:ins>
          </w:p>
        </w:tc>
        <w:tc>
          <w:tcPr>
            <w:tcW w:w="3108" w:type="pct"/>
            <w:tcBorders>
              <w:top w:val="single" w:sz="6" w:space="0" w:color="auto"/>
              <w:left w:val="single" w:sz="6" w:space="0" w:color="auto"/>
              <w:bottom w:val="single" w:sz="6" w:space="0" w:color="auto"/>
              <w:right w:val="single" w:sz="6" w:space="0" w:color="auto"/>
            </w:tcBorders>
          </w:tcPr>
          <w:p w14:paraId="020EA893" w14:textId="77777777" w:rsidR="002E5012" w:rsidRPr="002E5012" w:rsidRDefault="002E5012" w:rsidP="004C4665">
            <w:pPr>
              <w:keepNext/>
              <w:keepLines/>
              <w:autoSpaceDE w:val="0"/>
              <w:autoSpaceDN w:val="0"/>
              <w:adjustRightInd w:val="0"/>
              <w:ind w:left="15"/>
              <w:rPr>
                <w:ins w:id="7389" w:author="mbeckerle" w:date="2012-07-03T15:31:00Z"/>
                <w:rFonts w:eastAsia="MS Mincho" w:cs="Arial"/>
                <w:color w:val="000000"/>
                <w:lang w:eastAsia="ja-JP"/>
              </w:rPr>
            </w:pPr>
            <w:ins w:id="7390" w:author="mbeckerle" w:date="2012-07-03T15:31:00Z">
              <w:r w:rsidRPr="002E5012">
                <w:rPr>
                  <w:rFonts w:eastAsia="MS Mincho" w:cs="Arial"/>
                  <w:color w:val="000000"/>
                  <w:lang w:eastAsia="ja-JP"/>
                </w:rPr>
                <w:t xml:space="preserve">dfdl:separator &lt;&gt; "" or dfdl:initiator &lt;&gt; "" or dfdl:terminator &lt;&gt; "" or dfdl:lengthKind="delimited" </w:t>
              </w:r>
              <w:commentRangeEnd w:id="7387"/>
              <w:r>
                <w:rPr>
                  <w:rStyle w:val="CommentReference"/>
                </w:rPr>
                <w:commentReference w:id="7387"/>
              </w:r>
            </w:ins>
          </w:p>
        </w:tc>
      </w:tr>
      <w:tr w:rsidR="00E90C68" w:rsidRPr="005223F4" w14:paraId="3044544E" w14:textId="77777777">
        <w:tc>
          <w:tcPr>
            <w:tcW w:w="1892" w:type="pct"/>
            <w:tcBorders>
              <w:top w:val="single" w:sz="6" w:space="0" w:color="auto"/>
              <w:left w:val="single" w:sz="6" w:space="0" w:color="auto"/>
              <w:bottom w:val="single" w:sz="6" w:space="0" w:color="auto"/>
              <w:right w:val="single" w:sz="6" w:space="0" w:color="auto"/>
            </w:tcBorders>
          </w:tcPr>
          <w:p w14:paraId="671E4B0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Nils</w:t>
            </w:r>
          </w:p>
        </w:tc>
        <w:tc>
          <w:tcPr>
            <w:tcW w:w="3108" w:type="pct"/>
            <w:tcBorders>
              <w:top w:val="single" w:sz="6" w:space="0" w:color="auto"/>
              <w:left w:val="single" w:sz="6" w:space="0" w:color="auto"/>
              <w:bottom w:val="single" w:sz="6" w:space="0" w:color="auto"/>
              <w:right w:val="single" w:sz="6" w:space="0" w:color="auto"/>
            </w:tcBorders>
          </w:tcPr>
          <w:p w14:paraId="103083FE"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xs:nillable='</w:t>
            </w:r>
            <w:r w:rsidR="004843A9">
              <w:rPr>
                <w:rFonts w:eastAsia="MS Mincho" w:cs="Arial"/>
                <w:color w:val="000000"/>
                <w:lang w:eastAsia="ja-JP"/>
              </w:rPr>
              <w:t>true</w:t>
            </w:r>
            <w:r w:rsidRPr="004E5AFD">
              <w:rPr>
                <w:rFonts w:eastAsia="MS Mincho" w:cs="Arial"/>
                <w:color w:val="000000"/>
                <w:lang w:eastAsia="ja-JP"/>
              </w:rPr>
              <w:t>' in xsd</w:t>
            </w:r>
          </w:p>
        </w:tc>
      </w:tr>
      <w:tr w:rsidR="00E90C68" w:rsidRPr="005223F4" w14:paraId="5F060FE9" w14:textId="77777777">
        <w:tc>
          <w:tcPr>
            <w:tcW w:w="1892" w:type="pct"/>
            <w:tcBorders>
              <w:top w:val="single" w:sz="6" w:space="0" w:color="auto"/>
              <w:left w:val="single" w:sz="6" w:space="0" w:color="auto"/>
              <w:bottom w:val="single" w:sz="6" w:space="0" w:color="auto"/>
              <w:right w:val="single" w:sz="6" w:space="0" w:color="auto"/>
            </w:tcBorders>
          </w:tcPr>
          <w:p w14:paraId="4863148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Defaults</w:t>
            </w:r>
          </w:p>
        </w:tc>
        <w:tc>
          <w:tcPr>
            <w:tcW w:w="3108" w:type="pct"/>
            <w:tcBorders>
              <w:top w:val="single" w:sz="6" w:space="0" w:color="auto"/>
              <w:left w:val="single" w:sz="6" w:space="0" w:color="auto"/>
              <w:bottom w:val="single" w:sz="6" w:space="0" w:color="auto"/>
              <w:right w:val="single" w:sz="6" w:space="0" w:color="auto"/>
            </w:tcBorders>
          </w:tcPr>
          <w:p w14:paraId="1C17FB0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xs:default or xs:fixed in xsd</w:t>
            </w:r>
          </w:p>
        </w:tc>
      </w:tr>
      <w:tr w:rsidR="00E90C68" w:rsidRPr="005223F4" w14:paraId="390357B7" w14:textId="77777777">
        <w:tc>
          <w:tcPr>
            <w:tcW w:w="1892" w:type="pct"/>
            <w:tcBorders>
              <w:top w:val="single" w:sz="6" w:space="0" w:color="auto"/>
              <w:left w:val="single" w:sz="6" w:space="0" w:color="auto"/>
              <w:bottom w:val="single" w:sz="6" w:space="0" w:color="auto"/>
              <w:right w:val="single" w:sz="6" w:space="0" w:color="auto"/>
            </w:tcBorders>
          </w:tcPr>
          <w:p w14:paraId="069D4BB8" w14:textId="77777777" w:rsidR="007A5498" w:rsidRPr="004E5AFD" w:rsidRDefault="00E90C68" w:rsidP="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Bi-Directional </w:t>
            </w:r>
            <w:r w:rsidR="007A5498" w:rsidRPr="004E5AFD">
              <w:rPr>
                <w:rFonts w:eastAsia="MS Mincho" w:cs="Arial"/>
                <w:color w:val="000000"/>
                <w:lang w:eastAsia="ja-JP"/>
              </w:rPr>
              <w:t>text.</w:t>
            </w:r>
          </w:p>
        </w:tc>
        <w:tc>
          <w:tcPr>
            <w:tcW w:w="3108" w:type="pct"/>
            <w:tcBorders>
              <w:top w:val="single" w:sz="6" w:space="0" w:color="auto"/>
              <w:left w:val="single" w:sz="6" w:space="0" w:color="auto"/>
              <w:bottom w:val="single" w:sz="6" w:space="0" w:color="auto"/>
              <w:right w:val="single" w:sz="6" w:space="0" w:color="auto"/>
            </w:tcBorders>
          </w:tcPr>
          <w:p w14:paraId="5B6E7EC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dfdl:textBiDi='yes'</w:t>
            </w:r>
          </w:p>
        </w:tc>
      </w:tr>
      <w:tr w:rsidR="00E90C68" w:rsidRPr="005223F4" w14:paraId="7FC9F389" w14:textId="77777777">
        <w:tc>
          <w:tcPr>
            <w:tcW w:w="1892" w:type="pct"/>
            <w:tcBorders>
              <w:top w:val="single" w:sz="6" w:space="0" w:color="auto"/>
              <w:left w:val="single" w:sz="6" w:space="0" w:color="auto"/>
              <w:bottom w:val="single" w:sz="6" w:space="0" w:color="auto"/>
              <w:right w:val="single" w:sz="6" w:space="0" w:color="auto"/>
            </w:tcBorders>
          </w:tcPr>
          <w:p w14:paraId="5048C7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Lengths in Bits</w:t>
            </w:r>
          </w:p>
        </w:tc>
        <w:tc>
          <w:tcPr>
            <w:tcW w:w="3108" w:type="pct"/>
            <w:tcBorders>
              <w:top w:val="single" w:sz="6" w:space="0" w:color="auto"/>
              <w:left w:val="single" w:sz="6" w:space="0" w:color="auto"/>
              <w:bottom w:val="single" w:sz="6" w:space="0" w:color="auto"/>
              <w:right w:val="single" w:sz="6" w:space="0" w:color="auto"/>
            </w:tcBorders>
          </w:tcPr>
          <w:p w14:paraId="1324A49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dfdl:alignmentUnits='bits' or dfdl:lengthUnits='bits'</w:t>
            </w:r>
          </w:p>
        </w:tc>
      </w:tr>
      <w:tr w:rsidR="00E90C68" w:rsidRPr="005223F4" w14:paraId="3DD486B2" w14:textId="77777777">
        <w:tc>
          <w:tcPr>
            <w:tcW w:w="1892" w:type="pct"/>
            <w:tcBorders>
              <w:top w:val="single" w:sz="6" w:space="0" w:color="auto"/>
              <w:left w:val="single" w:sz="6" w:space="0" w:color="auto"/>
              <w:bottom w:val="single" w:sz="6" w:space="0" w:color="auto"/>
              <w:right w:val="single" w:sz="6" w:space="0" w:color="auto"/>
            </w:tcBorders>
          </w:tcPr>
          <w:p w14:paraId="0190DD1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Delimited </w:t>
            </w:r>
            <w:r w:rsidR="007A5498" w:rsidRPr="004E5AFD">
              <w:rPr>
                <w:rFonts w:eastAsia="MS Mincho" w:cs="Arial"/>
                <w:color w:val="000000"/>
                <w:lang w:eastAsia="ja-JP"/>
              </w:rPr>
              <w:t>lengths</w:t>
            </w:r>
            <w:r w:rsidRPr="004E5AFD">
              <w:rPr>
                <w:rFonts w:eastAsia="MS Mincho" w:cs="Arial"/>
                <w:color w:val="000000"/>
                <w:lang w:eastAsia="ja-JP"/>
              </w:rPr>
              <w:t xml:space="preserve"> and representation binary element</w:t>
            </w:r>
          </w:p>
        </w:tc>
        <w:tc>
          <w:tcPr>
            <w:tcW w:w="3108" w:type="pct"/>
            <w:tcBorders>
              <w:top w:val="single" w:sz="6" w:space="0" w:color="auto"/>
              <w:left w:val="single" w:sz="6" w:space="0" w:color="auto"/>
              <w:bottom w:val="single" w:sz="6" w:space="0" w:color="auto"/>
              <w:right w:val="single" w:sz="6" w:space="0" w:color="auto"/>
            </w:tcBorders>
          </w:tcPr>
          <w:p w14:paraId="2D7D5F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dfdl:representation='binary' (or implied binary) and dfdl:lengthKind='delimited'</w:t>
            </w:r>
          </w:p>
        </w:tc>
      </w:tr>
      <w:tr w:rsidR="00E90C68" w:rsidRPr="005223F4" w14:paraId="5DDF07C5" w14:textId="77777777">
        <w:tc>
          <w:tcPr>
            <w:tcW w:w="1892" w:type="pct"/>
            <w:tcBorders>
              <w:top w:val="single" w:sz="6" w:space="0" w:color="auto"/>
              <w:left w:val="single" w:sz="6" w:space="0" w:color="auto"/>
              <w:bottom w:val="single" w:sz="6" w:space="0" w:color="auto"/>
              <w:right w:val="single" w:sz="6" w:space="0" w:color="auto"/>
            </w:tcBorders>
          </w:tcPr>
          <w:p w14:paraId="1D4029F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Regular expressions</w:t>
            </w:r>
          </w:p>
        </w:tc>
        <w:tc>
          <w:tcPr>
            <w:tcW w:w="3108" w:type="pct"/>
            <w:tcBorders>
              <w:top w:val="single" w:sz="6" w:space="0" w:color="auto"/>
              <w:left w:val="single" w:sz="6" w:space="0" w:color="auto"/>
              <w:bottom w:val="single" w:sz="6" w:space="0" w:color="auto"/>
              <w:right w:val="single" w:sz="6" w:space="0" w:color="auto"/>
            </w:tcBorders>
          </w:tcPr>
          <w:p w14:paraId="41972CBE" w14:textId="77777777" w:rsidR="007A549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dfdl:lengthKind='pattern'</w:t>
            </w:r>
            <w:r w:rsidR="007A5498" w:rsidRPr="004E5AFD">
              <w:rPr>
                <w:rFonts w:eastAsia="MS Mincho" w:cs="Arial"/>
                <w:color w:val="000000"/>
                <w:lang w:eastAsia="ja-JP"/>
              </w:rPr>
              <w:t>,</w:t>
            </w:r>
            <w:r w:rsidRPr="004E5AFD">
              <w:rPr>
                <w:rFonts w:eastAsia="MS Mincho" w:cs="Arial"/>
                <w:color w:val="000000"/>
                <w:lang w:eastAsia="ja-JP"/>
              </w:rPr>
              <w:t xml:space="preserve"> </w:t>
            </w:r>
          </w:p>
          <w:p w14:paraId="5F9C5574" w14:textId="4649245C" w:rsidR="007A5498" w:rsidRPr="004E5AFD" w:rsidRDefault="00E90C68" w:rsidP="005B0FE2">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dfdl:assert </w:t>
            </w:r>
            <w:ins w:id="7391"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Pr="004E5AFD">
              <w:rPr>
                <w:rFonts w:eastAsia="MS Mincho" w:cs="Arial"/>
                <w:color w:val="000000"/>
                <w:lang w:eastAsia="ja-JP"/>
              </w:rPr>
              <w:t>test</w:t>
            </w:r>
            <w:r w:rsidR="005B0FE2" w:rsidRPr="004E5AFD">
              <w:rPr>
                <w:rFonts w:eastAsia="MS Mincho" w:cs="Arial"/>
                <w:color w:val="000000"/>
                <w:lang w:eastAsia="ja-JP"/>
              </w:rPr>
              <w:t>kind 'pattern'</w:t>
            </w:r>
            <w:r w:rsidRPr="004E5AFD">
              <w:rPr>
                <w:rFonts w:eastAsia="MS Mincho" w:cs="Arial"/>
                <w:color w:val="000000"/>
                <w:lang w:eastAsia="ja-JP"/>
              </w:rPr>
              <w:t xml:space="preserve"> </w:t>
            </w:r>
            <w:r w:rsidR="007A5498" w:rsidRPr="004E5AFD">
              <w:rPr>
                <w:rFonts w:eastAsia="MS Mincho" w:cs="Arial"/>
                <w:color w:val="000000"/>
                <w:lang w:eastAsia="ja-JP"/>
              </w:rPr>
              <w:t xml:space="preserve">, </w:t>
            </w:r>
          </w:p>
          <w:p w14:paraId="0B873A94" w14:textId="7F04C246" w:rsidR="00E90C68" w:rsidRPr="004E5AFD" w:rsidRDefault="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dfdl:discriminator </w:t>
            </w:r>
            <w:ins w:id="7392"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005B0FE2" w:rsidRPr="004E5AFD">
              <w:rPr>
                <w:rFonts w:eastAsia="MS Mincho" w:cs="Arial"/>
                <w:color w:val="000000"/>
                <w:lang w:eastAsia="ja-JP"/>
              </w:rPr>
              <w:t>testkind 'pattern'</w:t>
            </w:r>
          </w:p>
        </w:tc>
      </w:tr>
      <w:tr w:rsidR="00E90C68" w:rsidRPr="005223F4" w14:paraId="4558435E" w14:textId="77777777">
        <w:tc>
          <w:tcPr>
            <w:tcW w:w="1892" w:type="pct"/>
            <w:tcBorders>
              <w:top w:val="single" w:sz="6" w:space="0" w:color="auto"/>
              <w:left w:val="single" w:sz="6" w:space="0" w:color="auto"/>
              <w:bottom w:val="single" w:sz="6" w:space="0" w:color="auto"/>
              <w:right w:val="single" w:sz="6" w:space="0" w:color="auto"/>
            </w:tcBorders>
          </w:tcPr>
          <w:p w14:paraId="5039FFC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Zoned numbers</w:t>
            </w:r>
          </w:p>
        </w:tc>
        <w:tc>
          <w:tcPr>
            <w:tcW w:w="3108" w:type="pct"/>
            <w:tcBorders>
              <w:top w:val="single" w:sz="6" w:space="0" w:color="auto"/>
              <w:left w:val="single" w:sz="6" w:space="0" w:color="auto"/>
              <w:bottom w:val="single" w:sz="6" w:space="0" w:color="auto"/>
              <w:right w:val="single" w:sz="6" w:space="0" w:color="auto"/>
            </w:tcBorders>
          </w:tcPr>
          <w:p w14:paraId="5C15A49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dfdl:textNumberRep='zoned'</w:t>
            </w:r>
          </w:p>
        </w:tc>
      </w:tr>
      <w:tr w:rsidR="00E90C68" w:rsidRPr="005223F4" w14:paraId="7FA6D39E" w14:textId="77777777">
        <w:tc>
          <w:tcPr>
            <w:tcW w:w="1892" w:type="pct"/>
            <w:tcBorders>
              <w:top w:val="single" w:sz="6" w:space="0" w:color="auto"/>
              <w:left w:val="single" w:sz="6" w:space="0" w:color="auto"/>
              <w:bottom w:val="single" w:sz="6" w:space="0" w:color="auto"/>
              <w:right w:val="single" w:sz="6" w:space="0" w:color="auto"/>
            </w:tcBorders>
          </w:tcPr>
          <w:p w14:paraId="661D596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Packed numbers</w:t>
            </w:r>
          </w:p>
        </w:tc>
        <w:tc>
          <w:tcPr>
            <w:tcW w:w="3108" w:type="pct"/>
            <w:tcBorders>
              <w:top w:val="single" w:sz="6" w:space="0" w:color="auto"/>
              <w:left w:val="single" w:sz="6" w:space="0" w:color="auto"/>
              <w:bottom w:val="single" w:sz="6" w:space="0" w:color="auto"/>
              <w:right w:val="single" w:sz="6" w:space="0" w:color="auto"/>
            </w:tcBorders>
          </w:tcPr>
          <w:p w14:paraId="0EFC49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dfdl:binaryNumberRep='packed'  </w:t>
            </w:r>
          </w:p>
        </w:tc>
      </w:tr>
      <w:tr w:rsidR="00E90C68" w:rsidRPr="005223F4" w14:paraId="75D883F3" w14:textId="77777777">
        <w:tc>
          <w:tcPr>
            <w:tcW w:w="1892" w:type="pct"/>
            <w:tcBorders>
              <w:top w:val="single" w:sz="6" w:space="0" w:color="auto"/>
              <w:left w:val="single" w:sz="6" w:space="0" w:color="auto"/>
              <w:bottom w:val="single" w:sz="6" w:space="0" w:color="auto"/>
              <w:right w:val="single" w:sz="6" w:space="0" w:color="auto"/>
            </w:tcBorders>
          </w:tcPr>
          <w:p w14:paraId="3E11586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Packed calendars</w:t>
            </w:r>
          </w:p>
        </w:tc>
        <w:tc>
          <w:tcPr>
            <w:tcW w:w="3108" w:type="pct"/>
            <w:tcBorders>
              <w:top w:val="single" w:sz="6" w:space="0" w:color="auto"/>
              <w:left w:val="single" w:sz="6" w:space="0" w:color="auto"/>
              <w:bottom w:val="single" w:sz="6" w:space="0" w:color="auto"/>
              <w:right w:val="single" w:sz="6" w:space="0" w:color="auto"/>
            </w:tcBorders>
          </w:tcPr>
          <w:p w14:paraId="3A7A03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dfdl:binaryCalendarRep='packed'</w:t>
            </w:r>
          </w:p>
        </w:tc>
      </w:tr>
      <w:tr w:rsidR="00E90C68" w:rsidRPr="005223F4" w14:paraId="21D8426A" w14:textId="77777777">
        <w:tc>
          <w:tcPr>
            <w:tcW w:w="1892" w:type="pct"/>
            <w:tcBorders>
              <w:top w:val="single" w:sz="6" w:space="0" w:color="auto"/>
              <w:left w:val="single" w:sz="6" w:space="0" w:color="auto"/>
              <w:bottom w:val="single" w:sz="6" w:space="0" w:color="auto"/>
              <w:right w:val="single" w:sz="6" w:space="0" w:color="auto"/>
            </w:tcBorders>
          </w:tcPr>
          <w:p w14:paraId="0E4B00B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S/390 floats</w:t>
            </w:r>
          </w:p>
        </w:tc>
        <w:tc>
          <w:tcPr>
            <w:tcW w:w="3108" w:type="pct"/>
            <w:tcBorders>
              <w:top w:val="single" w:sz="6" w:space="0" w:color="auto"/>
              <w:left w:val="single" w:sz="6" w:space="0" w:color="auto"/>
              <w:bottom w:val="single" w:sz="6" w:space="0" w:color="auto"/>
              <w:right w:val="single" w:sz="6" w:space="0" w:color="auto"/>
            </w:tcBorders>
          </w:tcPr>
          <w:p w14:paraId="6E67DEB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dfdl:binaryFloatRep='ibm390Hex'</w:t>
            </w:r>
          </w:p>
        </w:tc>
      </w:tr>
      <w:tr w:rsidR="00E90C68" w:rsidRPr="005223F4" w14:paraId="1D1EE22F" w14:textId="77777777">
        <w:tc>
          <w:tcPr>
            <w:tcW w:w="1892" w:type="pct"/>
            <w:tcBorders>
              <w:top w:val="single" w:sz="6" w:space="0" w:color="auto"/>
              <w:left w:val="single" w:sz="6" w:space="0" w:color="auto"/>
              <w:bottom w:val="single" w:sz="6" w:space="0" w:color="auto"/>
              <w:right w:val="single" w:sz="6" w:space="0" w:color="auto"/>
            </w:tcBorders>
          </w:tcPr>
          <w:p w14:paraId="0078A2D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Unordered sequences</w:t>
            </w:r>
          </w:p>
        </w:tc>
        <w:tc>
          <w:tcPr>
            <w:tcW w:w="3108" w:type="pct"/>
            <w:tcBorders>
              <w:top w:val="single" w:sz="6" w:space="0" w:color="auto"/>
              <w:left w:val="single" w:sz="6" w:space="0" w:color="auto"/>
              <w:bottom w:val="single" w:sz="6" w:space="0" w:color="auto"/>
              <w:right w:val="single" w:sz="6" w:space="0" w:color="auto"/>
            </w:tcBorders>
          </w:tcPr>
          <w:p w14:paraId="2F0CE7A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dfdl:sequenceKind='unordered'</w:t>
            </w:r>
          </w:p>
        </w:tc>
      </w:tr>
      <w:tr w:rsidR="00E90C68" w:rsidRPr="005223F4" w14:paraId="13E0ABFB" w14:textId="77777777">
        <w:tc>
          <w:tcPr>
            <w:tcW w:w="1892" w:type="pct"/>
            <w:tcBorders>
              <w:top w:val="single" w:sz="6" w:space="0" w:color="auto"/>
              <w:left w:val="single" w:sz="6" w:space="0" w:color="auto"/>
              <w:bottom w:val="single" w:sz="6" w:space="0" w:color="auto"/>
              <w:right w:val="single" w:sz="6" w:space="0" w:color="auto"/>
            </w:tcBorders>
          </w:tcPr>
          <w:p w14:paraId="44D7EA1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Floating elements</w:t>
            </w:r>
          </w:p>
        </w:tc>
        <w:tc>
          <w:tcPr>
            <w:tcW w:w="3108" w:type="pct"/>
            <w:tcBorders>
              <w:top w:val="single" w:sz="6" w:space="0" w:color="auto"/>
              <w:left w:val="single" w:sz="6" w:space="0" w:color="auto"/>
              <w:bottom w:val="single" w:sz="6" w:space="0" w:color="auto"/>
              <w:right w:val="single" w:sz="6" w:space="0" w:color="auto"/>
            </w:tcBorders>
          </w:tcPr>
          <w:p w14:paraId="2A3D7C9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dfdl:floating='yes'</w:t>
            </w:r>
          </w:p>
        </w:tc>
      </w:tr>
      <w:tr w:rsidR="00E90C68" w:rsidRPr="005223F4" w14:paraId="2C5F6D34" w14:textId="77777777">
        <w:tc>
          <w:tcPr>
            <w:tcW w:w="1892" w:type="pct"/>
            <w:tcBorders>
              <w:top w:val="single" w:sz="6" w:space="0" w:color="auto"/>
              <w:left w:val="single" w:sz="6" w:space="0" w:color="auto"/>
              <w:bottom w:val="single" w:sz="6" w:space="0" w:color="auto"/>
              <w:right w:val="single" w:sz="6" w:space="0" w:color="auto"/>
            </w:tcBorders>
          </w:tcPr>
          <w:p w14:paraId="2D3285D7"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 functions in expression language</w:t>
            </w:r>
          </w:p>
        </w:tc>
        <w:tc>
          <w:tcPr>
            <w:tcW w:w="3108" w:type="pct"/>
            <w:tcBorders>
              <w:top w:val="single" w:sz="6" w:space="0" w:color="auto"/>
              <w:left w:val="single" w:sz="6" w:space="0" w:color="auto"/>
              <w:bottom w:val="single" w:sz="6" w:space="0" w:color="auto"/>
              <w:right w:val="single" w:sz="6" w:space="0" w:color="auto"/>
            </w:tcBorders>
          </w:tcPr>
          <w:p w14:paraId="064551C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dfdl:functions in expression</w:t>
            </w:r>
          </w:p>
        </w:tc>
      </w:tr>
      <w:tr w:rsidR="00E90C68" w:rsidRPr="005223F4" w14:paraId="4328CCC5" w14:textId="77777777">
        <w:tc>
          <w:tcPr>
            <w:tcW w:w="1892" w:type="pct"/>
            <w:tcBorders>
              <w:top w:val="single" w:sz="6" w:space="0" w:color="auto"/>
              <w:left w:val="single" w:sz="6" w:space="0" w:color="auto"/>
              <w:bottom w:val="single" w:sz="6" w:space="0" w:color="auto"/>
              <w:right w:val="single" w:sz="6" w:space="0" w:color="auto"/>
            </w:tcBorders>
          </w:tcPr>
          <w:p w14:paraId="63ED2DE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Hidden </w:t>
            </w:r>
            <w:r w:rsidR="005B0FE2" w:rsidRPr="004E5AFD">
              <w:rPr>
                <w:rFonts w:eastAsia="MS Mincho" w:cs="Arial"/>
                <w:color w:val="000000"/>
                <w:lang w:eastAsia="ja-JP"/>
              </w:rPr>
              <w:t>groups</w:t>
            </w:r>
          </w:p>
        </w:tc>
        <w:tc>
          <w:tcPr>
            <w:tcW w:w="3108" w:type="pct"/>
            <w:tcBorders>
              <w:top w:val="single" w:sz="6" w:space="0" w:color="auto"/>
              <w:left w:val="single" w:sz="6" w:space="0" w:color="auto"/>
              <w:bottom w:val="single" w:sz="6" w:space="0" w:color="auto"/>
              <w:right w:val="single" w:sz="6" w:space="0" w:color="auto"/>
            </w:tcBorders>
          </w:tcPr>
          <w:p w14:paraId="1D077BE5" w14:textId="6C4EB226"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dfdl:hidden</w:t>
            </w:r>
            <w:ins w:id="7393" w:author="mbeckerle" w:date="2012-08-14T15:10:00Z">
              <w:r w:rsidR="009445D9">
                <w:rPr>
                  <w:rFonts w:eastAsia="MS Mincho" w:cs="Arial"/>
                  <w:color w:val="000000"/>
                  <w:lang w:eastAsia="ja-JP"/>
                </w:rPr>
                <w:t>Group</w:t>
              </w:r>
            </w:ins>
            <w:r w:rsidRPr="004E5AFD">
              <w:rPr>
                <w:rFonts w:eastAsia="MS Mincho" w:cs="Arial"/>
                <w:color w:val="000000"/>
                <w:lang w:eastAsia="ja-JP"/>
              </w:rPr>
              <w:t>Ref &lt;&gt; ''</w:t>
            </w:r>
          </w:p>
        </w:tc>
      </w:tr>
      <w:tr w:rsidR="00E90C68" w:rsidRPr="005223F4" w14:paraId="5D2449DE" w14:textId="77777777">
        <w:tc>
          <w:tcPr>
            <w:tcW w:w="1892" w:type="pct"/>
            <w:tcBorders>
              <w:top w:val="single" w:sz="6" w:space="0" w:color="auto"/>
              <w:left w:val="single" w:sz="6" w:space="0" w:color="auto"/>
              <w:bottom w:val="single" w:sz="6" w:space="0" w:color="auto"/>
              <w:right w:val="single" w:sz="6" w:space="0" w:color="auto"/>
            </w:tcBorders>
          </w:tcPr>
          <w:p w14:paraId="0F446D7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Calculated values</w:t>
            </w:r>
          </w:p>
        </w:tc>
        <w:tc>
          <w:tcPr>
            <w:tcW w:w="3108" w:type="pct"/>
            <w:tcBorders>
              <w:top w:val="single" w:sz="6" w:space="0" w:color="auto"/>
              <w:left w:val="single" w:sz="6" w:space="0" w:color="auto"/>
              <w:bottom w:val="single" w:sz="6" w:space="0" w:color="auto"/>
              <w:right w:val="single" w:sz="6" w:space="0" w:color="auto"/>
            </w:tcBorders>
          </w:tcPr>
          <w:p w14:paraId="4F286E8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dfdl:inputValueCalc &lt;&gt; '' or dfdl:outputValueCalc &lt;&gt; ''</w:t>
            </w:r>
          </w:p>
        </w:tc>
      </w:tr>
      <w:tr w:rsidR="00E90C68" w:rsidRPr="005223F4" w14:paraId="78C5F7AF" w14:textId="77777777">
        <w:tc>
          <w:tcPr>
            <w:tcW w:w="1892" w:type="pct"/>
            <w:tcBorders>
              <w:top w:val="single" w:sz="6" w:space="0" w:color="auto"/>
              <w:left w:val="single" w:sz="6" w:space="0" w:color="auto"/>
              <w:bottom w:val="single" w:sz="6" w:space="0" w:color="auto"/>
              <w:right w:val="single" w:sz="6" w:space="0" w:color="auto"/>
            </w:tcBorders>
          </w:tcPr>
          <w:p w14:paraId="54329EE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Escape schemes</w:t>
            </w:r>
          </w:p>
        </w:tc>
        <w:tc>
          <w:tcPr>
            <w:tcW w:w="3108" w:type="pct"/>
            <w:tcBorders>
              <w:top w:val="single" w:sz="6" w:space="0" w:color="auto"/>
              <w:left w:val="single" w:sz="6" w:space="0" w:color="auto"/>
              <w:bottom w:val="single" w:sz="6" w:space="0" w:color="auto"/>
              <w:right w:val="single" w:sz="6" w:space="0" w:color="auto"/>
            </w:tcBorders>
          </w:tcPr>
          <w:p w14:paraId="35076BF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w:t>
            </w:r>
            <w:r w:rsidR="00EE3522" w:rsidRPr="004E5AFD">
              <w:rPr>
                <w:rFonts w:eastAsia="MS Mincho" w:cs="Arial"/>
                <w:color w:val="000000"/>
                <w:lang w:eastAsia="ja-JP"/>
              </w:rPr>
              <w:t>:</w:t>
            </w:r>
            <w:r w:rsidRPr="004E5AFD">
              <w:rPr>
                <w:rFonts w:eastAsia="MS Mincho" w:cs="Arial"/>
                <w:color w:val="000000"/>
                <w:lang w:eastAsia="ja-JP"/>
              </w:rPr>
              <w:t>defineEscapeScheme in xsd</w:t>
            </w:r>
          </w:p>
        </w:tc>
      </w:tr>
      <w:tr w:rsidR="00E90C68" w:rsidRPr="005223F4" w14:paraId="1BE80A4F" w14:textId="77777777">
        <w:tc>
          <w:tcPr>
            <w:tcW w:w="1892" w:type="pct"/>
            <w:tcBorders>
              <w:top w:val="single" w:sz="6" w:space="0" w:color="auto"/>
              <w:left w:val="single" w:sz="6" w:space="0" w:color="auto"/>
              <w:bottom w:val="single" w:sz="6" w:space="0" w:color="auto"/>
              <w:right w:val="single" w:sz="6" w:space="0" w:color="auto"/>
            </w:tcBorders>
          </w:tcPr>
          <w:p w14:paraId="5DBBF8A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Extended encodings</w:t>
            </w:r>
          </w:p>
        </w:tc>
        <w:tc>
          <w:tcPr>
            <w:tcW w:w="3108" w:type="pct"/>
            <w:tcBorders>
              <w:top w:val="single" w:sz="6" w:space="0" w:color="auto"/>
              <w:left w:val="single" w:sz="6" w:space="0" w:color="auto"/>
              <w:bottom w:val="single" w:sz="6" w:space="0" w:color="auto"/>
              <w:right w:val="single" w:sz="6" w:space="0" w:color="auto"/>
            </w:tcBorders>
          </w:tcPr>
          <w:p w14:paraId="0F3FC15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Any dfdl:encoding value beyond the core list</w:t>
            </w:r>
          </w:p>
        </w:tc>
      </w:tr>
      <w:tr w:rsidR="00E90C68" w:rsidRPr="005223F4" w14:paraId="4DC823BD" w14:textId="77777777">
        <w:tc>
          <w:tcPr>
            <w:tcW w:w="1892" w:type="pct"/>
            <w:tcBorders>
              <w:top w:val="single" w:sz="6" w:space="0" w:color="auto"/>
              <w:left w:val="single" w:sz="6" w:space="0" w:color="auto"/>
              <w:bottom w:val="single" w:sz="6" w:space="0" w:color="auto"/>
              <w:right w:val="single" w:sz="6" w:space="0" w:color="auto"/>
            </w:tcBorders>
          </w:tcPr>
          <w:p w14:paraId="2FE02FEC" w14:textId="4AAA2407"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Asserts </w:t>
            </w:r>
            <w:del w:id="7394"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469B458E"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dfdl:assert in xsd</w:t>
            </w:r>
          </w:p>
        </w:tc>
      </w:tr>
      <w:tr w:rsidR="00E90C68" w:rsidRPr="005223F4" w14:paraId="67E4F7FC" w14:textId="77777777">
        <w:tc>
          <w:tcPr>
            <w:tcW w:w="1892" w:type="pct"/>
            <w:tcBorders>
              <w:top w:val="single" w:sz="6" w:space="0" w:color="auto"/>
              <w:left w:val="single" w:sz="6" w:space="0" w:color="auto"/>
              <w:bottom w:val="single" w:sz="6" w:space="0" w:color="auto"/>
              <w:right w:val="single" w:sz="6" w:space="0" w:color="auto"/>
            </w:tcBorders>
          </w:tcPr>
          <w:p w14:paraId="120FEA9F" w14:textId="04C64162"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Discriminators </w:t>
            </w:r>
            <w:del w:id="7395"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07A88A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dfdl:discriminator in xsd</w:t>
            </w:r>
          </w:p>
        </w:tc>
      </w:tr>
      <w:tr w:rsidR="00E90C68" w:rsidRPr="005223F4" w14:paraId="4016669E" w14:textId="77777777">
        <w:tc>
          <w:tcPr>
            <w:tcW w:w="1892" w:type="pct"/>
            <w:tcBorders>
              <w:top w:val="single" w:sz="6" w:space="0" w:color="auto"/>
              <w:left w:val="single" w:sz="6" w:space="0" w:color="auto"/>
              <w:bottom w:val="single" w:sz="6" w:space="0" w:color="auto"/>
              <w:right w:val="single" w:sz="6" w:space="0" w:color="auto"/>
            </w:tcBorders>
          </w:tcPr>
          <w:p w14:paraId="560A705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Prefixed lengths</w:t>
            </w:r>
          </w:p>
        </w:tc>
        <w:tc>
          <w:tcPr>
            <w:tcW w:w="3108" w:type="pct"/>
            <w:tcBorders>
              <w:top w:val="single" w:sz="6" w:space="0" w:color="auto"/>
              <w:left w:val="single" w:sz="6" w:space="0" w:color="auto"/>
              <w:bottom w:val="single" w:sz="6" w:space="0" w:color="auto"/>
              <w:right w:val="single" w:sz="6" w:space="0" w:color="auto"/>
            </w:tcBorders>
          </w:tcPr>
          <w:p w14:paraId="6985764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dfdl:lengthKind='prefixed'</w:t>
            </w:r>
          </w:p>
        </w:tc>
      </w:tr>
      <w:tr w:rsidR="00E90C68" w:rsidRPr="005223F4" w14:paraId="49E6DD39" w14:textId="77777777">
        <w:tc>
          <w:tcPr>
            <w:tcW w:w="1892" w:type="pct"/>
            <w:tcBorders>
              <w:top w:val="single" w:sz="6" w:space="0" w:color="auto"/>
              <w:left w:val="single" w:sz="6" w:space="0" w:color="auto"/>
              <w:bottom w:val="single" w:sz="6" w:space="0" w:color="auto"/>
              <w:right w:val="single" w:sz="6" w:space="0" w:color="auto"/>
            </w:tcBorders>
          </w:tcPr>
          <w:p w14:paraId="366B8E6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Variables </w:t>
            </w:r>
          </w:p>
          <w:p w14:paraId="57438299" w14:textId="77777777" w:rsidR="00E90C68" w:rsidRPr="004E5AFD" w:rsidRDefault="00E90C68">
            <w:pPr>
              <w:keepNext/>
              <w:keepLines/>
              <w:autoSpaceDE w:val="0"/>
              <w:autoSpaceDN w:val="0"/>
              <w:adjustRightInd w:val="0"/>
              <w:ind w:left="15"/>
              <w:rPr>
                <w:rFonts w:eastAsia="MS Mincho" w:cs="Arial"/>
                <w:color w:val="000000"/>
                <w:lang w:eastAsia="ja-JP"/>
              </w:rPr>
            </w:pPr>
          </w:p>
        </w:tc>
        <w:tc>
          <w:tcPr>
            <w:tcW w:w="3108" w:type="pct"/>
            <w:tcBorders>
              <w:top w:val="single" w:sz="6" w:space="0" w:color="auto"/>
              <w:left w:val="single" w:sz="6" w:space="0" w:color="auto"/>
              <w:bottom w:val="single" w:sz="6" w:space="0" w:color="auto"/>
              <w:right w:val="single" w:sz="6" w:space="0" w:color="auto"/>
            </w:tcBorders>
          </w:tcPr>
          <w:p w14:paraId="53F61EB8" w14:textId="2C348664"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dfdl:defineVariable, </w:t>
            </w:r>
          </w:p>
          <w:p w14:paraId="24054B58" w14:textId="77777777"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dfdl:newVariableInstances, </w:t>
            </w:r>
          </w:p>
          <w:p w14:paraId="7A2821EB" w14:textId="77777777" w:rsidR="00E90C6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dfdl:setVariable</w:t>
            </w:r>
          </w:p>
          <w:p w14:paraId="39829280" w14:textId="77777777" w:rsidR="00E90C68" w:rsidRDefault="00E90C68" w:rsidP="007A5498">
            <w:pPr>
              <w:keepNext/>
              <w:keepLines/>
              <w:autoSpaceDE w:val="0"/>
              <w:autoSpaceDN w:val="0"/>
              <w:adjustRightInd w:val="0"/>
              <w:ind w:left="15"/>
              <w:rPr>
                <w:ins w:id="7396" w:author="mbeckerle" w:date="2012-07-03T15:25:00Z"/>
                <w:rFonts w:eastAsia="MS Mincho" w:cs="Arial"/>
                <w:color w:val="000000"/>
                <w:lang w:eastAsia="ja-JP"/>
              </w:rPr>
            </w:pPr>
            <w:r w:rsidRPr="004E5AFD">
              <w:rPr>
                <w:rFonts w:eastAsia="MS Mincho" w:cs="Arial"/>
                <w:color w:val="000000"/>
                <w:lang w:eastAsia="ja-JP"/>
              </w:rPr>
              <w:t>Variables in DFDL expression language</w:t>
            </w:r>
          </w:p>
          <w:p w14:paraId="70AA21FD" w14:textId="3967730D" w:rsidR="002E5012" w:rsidRPr="004E5AFD" w:rsidRDefault="002E5012" w:rsidP="00037368">
            <w:pPr>
              <w:keepNext/>
              <w:keepLines/>
              <w:autoSpaceDE w:val="0"/>
              <w:autoSpaceDN w:val="0"/>
              <w:adjustRightInd w:val="0"/>
              <w:ind w:left="15"/>
              <w:rPr>
                <w:rFonts w:eastAsia="MS Mincho" w:cs="Arial"/>
                <w:color w:val="000000"/>
                <w:lang w:eastAsia="ja-JP"/>
              </w:rPr>
            </w:pPr>
            <w:ins w:id="7397" w:author="mbeckerle" w:date="2012-07-03T15:25:00Z">
              <w:r>
                <w:rPr>
                  <w:rFonts w:eastAsia="MS Mincho" w:cs="Arial"/>
                  <w:color w:val="000000"/>
                  <w:lang w:eastAsia="ja-JP"/>
                </w:rPr>
                <w:t xml:space="preserve">Note that variables as a feature is dependent on the </w:t>
              </w:r>
            </w:ins>
            <w:ins w:id="7398" w:author="mbeckerle" w:date="2012-07-03T15:27:00Z">
              <w:r>
                <w:rPr>
                  <w:rFonts w:eastAsia="MS Mincho" w:cs="Arial"/>
                  <w:color w:val="000000"/>
                  <w:lang w:eastAsia="ja-JP"/>
                </w:rPr>
                <w:t>Expressions feature</w:t>
              </w:r>
              <w:commentRangeStart w:id="7399"/>
              <w:r>
                <w:rPr>
                  <w:rFonts w:eastAsia="MS Mincho" w:cs="Arial"/>
                  <w:color w:val="000000"/>
                  <w:lang w:eastAsia="ja-JP"/>
                </w:rPr>
                <w:t>.</w:t>
              </w:r>
            </w:ins>
            <w:commentRangeEnd w:id="7399"/>
            <w:r w:rsidR="00CA34DD">
              <w:rPr>
                <w:rStyle w:val="CommentReference"/>
              </w:rPr>
              <w:commentReference w:id="7399"/>
            </w:r>
          </w:p>
        </w:tc>
      </w:tr>
      <w:tr w:rsidR="002E5012" w:rsidRPr="0095033D" w14:paraId="4826815B" w14:textId="77777777" w:rsidTr="002E5012">
        <w:trPr>
          <w:ins w:id="7400" w:author="mbeckerle" w:date="2012-07-03T15:27:00Z"/>
        </w:trPr>
        <w:tc>
          <w:tcPr>
            <w:tcW w:w="1892" w:type="pct"/>
            <w:tcBorders>
              <w:top w:val="single" w:sz="6" w:space="0" w:color="auto"/>
              <w:left w:val="single" w:sz="6" w:space="0" w:color="auto"/>
              <w:bottom w:val="single" w:sz="6" w:space="0" w:color="auto"/>
              <w:right w:val="single" w:sz="6" w:space="0" w:color="auto"/>
            </w:tcBorders>
          </w:tcPr>
          <w:p w14:paraId="28E2022D" w14:textId="77777777" w:rsidR="002E5012" w:rsidRPr="002E5012" w:rsidRDefault="002E5012" w:rsidP="002E5012">
            <w:pPr>
              <w:keepNext/>
              <w:keepLines/>
              <w:autoSpaceDE w:val="0"/>
              <w:autoSpaceDN w:val="0"/>
              <w:adjustRightInd w:val="0"/>
              <w:ind w:left="15"/>
              <w:rPr>
                <w:ins w:id="7401" w:author="mbeckerle" w:date="2012-07-03T15:27:00Z"/>
                <w:rFonts w:eastAsia="MS Mincho" w:cs="Arial"/>
                <w:color w:val="000000"/>
                <w:lang w:eastAsia="ja-JP"/>
              </w:rPr>
            </w:pPr>
            <w:ins w:id="7402" w:author="mbeckerle" w:date="2012-07-03T15:27:00Z">
              <w:r w:rsidRPr="002E5012">
                <w:rPr>
                  <w:rFonts w:eastAsia="MS Mincho" w:cs="Arial"/>
                  <w:color w:val="000000"/>
                  <w:lang w:eastAsia="ja-JP"/>
                </w:rPr>
                <w:t xml:space="preserve">BCD calendars </w:t>
              </w:r>
            </w:ins>
          </w:p>
        </w:tc>
        <w:tc>
          <w:tcPr>
            <w:tcW w:w="3108" w:type="pct"/>
            <w:tcBorders>
              <w:top w:val="single" w:sz="6" w:space="0" w:color="auto"/>
              <w:left w:val="single" w:sz="6" w:space="0" w:color="auto"/>
              <w:bottom w:val="single" w:sz="6" w:space="0" w:color="auto"/>
              <w:right w:val="single" w:sz="6" w:space="0" w:color="auto"/>
            </w:tcBorders>
          </w:tcPr>
          <w:p w14:paraId="017A33EB" w14:textId="77777777" w:rsidR="002E5012" w:rsidRPr="002E5012" w:rsidRDefault="002E5012" w:rsidP="002E5012">
            <w:pPr>
              <w:keepNext/>
              <w:keepLines/>
              <w:autoSpaceDE w:val="0"/>
              <w:autoSpaceDN w:val="0"/>
              <w:adjustRightInd w:val="0"/>
              <w:ind w:left="15"/>
              <w:rPr>
                <w:ins w:id="7403" w:author="mbeckerle" w:date="2012-07-03T15:27:00Z"/>
                <w:rFonts w:eastAsia="MS Mincho" w:cs="Arial"/>
                <w:color w:val="000000"/>
                <w:lang w:eastAsia="ja-JP"/>
              </w:rPr>
            </w:pPr>
            <w:ins w:id="7404" w:author="mbeckerle" w:date="2012-07-03T15:27:00Z">
              <w:r w:rsidRPr="002E5012">
                <w:rPr>
                  <w:rFonts w:eastAsia="MS Mincho" w:cs="Arial"/>
                  <w:color w:val="000000"/>
                  <w:lang w:eastAsia="ja-JP"/>
                </w:rPr>
                <w:t xml:space="preserve">dfdl:binaryCalendarRep="bcd"   </w:t>
              </w:r>
            </w:ins>
          </w:p>
        </w:tc>
      </w:tr>
      <w:tr w:rsidR="00936B71" w:rsidRPr="0095033D" w14:paraId="7861637B" w14:textId="77777777" w:rsidTr="002E5012">
        <w:trPr>
          <w:ins w:id="7405" w:author="mbeckerle" w:date="2012-08-14T15:06:00Z"/>
        </w:trPr>
        <w:tc>
          <w:tcPr>
            <w:tcW w:w="1892" w:type="pct"/>
            <w:tcBorders>
              <w:top w:val="single" w:sz="6" w:space="0" w:color="auto"/>
              <w:left w:val="single" w:sz="6" w:space="0" w:color="auto"/>
              <w:bottom w:val="single" w:sz="6" w:space="0" w:color="auto"/>
              <w:right w:val="single" w:sz="6" w:space="0" w:color="auto"/>
            </w:tcBorders>
          </w:tcPr>
          <w:p w14:paraId="4C969081" w14:textId="3B4D9196" w:rsidR="00936B71" w:rsidRPr="002E5012" w:rsidRDefault="00936B71" w:rsidP="002E5012">
            <w:pPr>
              <w:keepNext/>
              <w:keepLines/>
              <w:autoSpaceDE w:val="0"/>
              <w:autoSpaceDN w:val="0"/>
              <w:adjustRightInd w:val="0"/>
              <w:ind w:left="15"/>
              <w:rPr>
                <w:ins w:id="7406" w:author="mbeckerle" w:date="2012-08-14T15:06:00Z"/>
                <w:rFonts w:eastAsia="MS Mincho" w:cs="Arial"/>
                <w:color w:val="000000"/>
                <w:lang w:eastAsia="ja-JP"/>
              </w:rPr>
            </w:pPr>
            <w:commentRangeStart w:id="7407"/>
            <w:ins w:id="7408" w:author="mbeckerle" w:date="2012-08-14T15:06:00Z">
              <w:r>
                <w:rPr>
                  <w:rFonts w:eastAsia="MS Mincho" w:cs="Arial"/>
                  <w:color w:val="000000"/>
                  <w:lang w:eastAsia="ja-JP"/>
                </w:rPr>
                <w:t>BCD numbers</w:t>
              </w:r>
            </w:ins>
          </w:p>
        </w:tc>
        <w:tc>
          <w:tcPr>
            <w:tcW w:w="3108" w:type="pct"/>
            <w:tcBorders>
              <w:top w:val="single" w:sz="6" w:space="0" w:color="auto"/>
              <w:left w:val="single" w:sz="6" w:space="0" w:color="auto"/>
              <w:bottom w:val="single" w:sz="6" w:space="0" w:color="auto"/>
              <w:right w:val="single" w:sz="6" w:space="0" w:color="auto"/>
            </w:tcBorders>
          </w:tcPr>
          <w:p w14:paraId="47328692" w14:textId="69C93501" w:rsidR="00936B71" w:rsidRPr="002E5012" w:rsidRDefault="00936B71" w:rsidP="002E5012">
            <w:pPr>
              <w:keepNext/>
              <w:keepLines/>
              <w:autoSpaceDE w:val="0"/>
              <w:autoSpaceDN w:val="0"/>
              <w:adjustRightInd w:val="0"/>
              <w:ind w:left="15"/>
              <w:rPr>
                <w:ins w:id="7409" w:author="mbeckerle" w:date="2012-08-14T15:06:00Z"/>
                <w:rFonts w:eastAsia="MS Mincho" w:cs="Arial"/>
                <w:color w:val="000000"/>
                <w:lang w:eastAsia="ja-JP"/>
              </w:rPr>
            </w:pPr>
            <w:ins w:id="7410" w:author="mbeckerle" w:date="2012-08-14T15:06:00Z">
              <w:r>
                <w:rPr>
                  <w:rFonts w:eastAsia="MS Mincho" w:cs="Arial"/>
                  <w:color w:val="000000"/>
                  <w:lang w:eastAsia="ja-JP"/>
                </w:rPr>
                <w:t>dfdl:binaryNumberRep=”bcd”</w:t>
              </w:r>
            </w:ins>
            <w:commentRangeEnd w:id="7407"/>
            <w:ins w:id="7411" w:author="mbeckerle" w:date="2012-08-14T15:07:00Z">
              <w:r>
                <w:rPr>
                  <w:rStyle w:val="CommentReference"/>
                </w:rPr>
                <w:commentReference w:id="7407"/>
              </w:r>
            </w:ins>
          </w:p>
        </w:tc>
      </w:tr>
      <w:tr w:rsidR="002E5012" w:rsidRPr="0095033D" w14:paraId="7626A305" w14:textId="77777777" w:rsidTr="002E5012">
        <w:trPr>
          <w:ins w:id="7412" w:author="mbeckerle" w:date="2012-07-03T15:27:00Z"/>
        </w:trPr>
        <w:tc>
          <w:tcPr>
            <w:tcW w:w="1892" w:type="pct"/>
            <w:tcBorders>
              <w:top w:val="single" w:sz="6" w:space="0" w:color="auto"/>
              <w:left w:val="single" w:sz="6" w:space="0" w:color="auto"/>
              <w:bottom w:val="single" w:sz="6" w:space="0" w:color="auto"/>
              <w:right w:val="single" w:sz="6" w:space="0" w:color="auto"/>
            </w:tcBorders>
          </w:tcPr>
          <w:p w14:paraId="083D68BD" w14:textId="77777777" w:rsidR="002E5012" w:rsidRPr="002E5012" w:rsidRDefault="002E5012" w:rsidP="002E5012">
            <w:pPr>
              <w:keepNext/>
              <w:keepLines/>
              <w:autoSpaceDE w:val="0"/>
              <w:autoSpaceDN w:val="0"/>
              <w:adjustRightInd w:val="0"/>
              <w:ind w:left="15"/>
              <w:rPr>
                <w:ins w:id="7413" w:author="mbeckerle" w:date="2012-07-03T15:27:00Z"/>
                <w:rFonts w:eastAsia="MS Mincho" w:cs="Arial"/>
                <w:color w:val="000000"/>
                <w:lang w:eastAsia="ja-JP"/>
              </w:rPr>
            </w:pPr>
            <w:ins w:id="7414" w:author="mbeckerle" w:date="2012-07-03T15:27:00Z">
              <w:r w:rsidRPr="002E5012">
                <w:rPr>
                  <w:rFonts w:eastAsia="MS Mincho" w:cs="Arial"/>
                  <w:color w:val="000000"/>
                  <w:lang w:eastAsia="ja-JP"/>
                </w:rPr>
                <w:t xml:space="preserve">Multiple schemas </w:t>
              </w:r>
            </w:ins>
          </w:p>
        </w:tc>
        <w:tc>
          <w:tcPr>
            <w:tcW w:w="3108" w:type="pct"/>
            <w:tcBorders>
              <w:top w:val="single" w:sz="6" w:space="0" w:color="auto"/>
              <w:left w:val="single" w:sz="6" w:space="0" w:color="auto"/>
              <w:bottom w:val="single" w:sz="6" w:space="0" w:color="auto"/>
              <w:right w:val="single" w:sz="6" w:space="0" w:color="auto"/>
            </w:tcBorders>
          </w:tcPr>
          <w:p w14:paraId="36E7D016" w14:textId="77777777" w:rsidR="002E5012" w:rsidRPr="002E5012" w:rsidRDefault="002E5012" w:rsidP="002E5012">
            <w:pPr>
              <w:keepNext/>
              <w:keepLines/>
              <w:autoSpaceDE w:val="0"/>
              <w:autoSpaceDN w:val="0"/>
              <w:adjustRightInd w:val="0"/>
              <w:ind w:left="15"/>
              <w:rPr>
                <w:ins w:id="7415" w:author="mbeckerle" w:date="2012-07-03T15:27:00Z"/>
                <w:rFonts w:eastAsia="MS Mincho" w:cs="Arial"/>
                <w:color w:val="000000"/>
                <w:lang w:eastAsia="ja-JP"/>
              </w:rPr>
            </w:pPr>
            <w:ins w:id="7416" w:author="mbeckerle" w:date="2012-07-03T15:27:00Z">
              <w:r w:rsidRPr="002E5012">
                <w:rPr>
                  <w:rFonts w:eastAsia="MS Mincho" w:cs="Arial"/>
                  <w:color w:val="000000"/>
                  <w:lang w:eastAsia="ja-JP"/>
                </w:rPr>
                <w:t xml:space="preserve">xs:include or xs:import in xsd </w:t>
              </w:r>
            </w:ins>
          </w:p>
        </w:tc>
      </w:tr>
    </w:tbl>
    <w:p w14:paraId="38C1A65B" w14:textId="77777777" w:rsidR="00350318" w:rsidRPr="005223F4" w:rsidRDefault="00324742" w:rsidP="00324742">
      <w:pPr>
        <w:pStyle w:val="Caption"/>
        <w:rPr>
          <w:noProof/>
        </w:rPr>
      </w:pPr>
      <w:r w:rsidRPr="005223F4">
        <w:t xml:space="preserve">Table </w:t>
      </w:r>
      <w:r w:rsidR="008356D4">
        <w:fldChar w:fldCharType="begin"/>
      </w:r>
      <w:r w:rsidR="008356D4">
        <w:instrText xml:space="preserve"> SEQ Table \* ARABIC </w:instrText>
      </w:r>
      <w:r w:rsidR="008356D4">
        <w:fldChar w:fldCharType="separate"/>
      </w:r>
      <w:r w:rsidR="00D04199">
        <w:rPr>
          <w:noProof/>
        </w:rPr>
        <w:t>24</w:t>
      </w:r>
      <w:r w:rsidR="008356D4">
        <w:rPr>
          <w:noProof/>
        </w:rPr>
        <w:fldChar w:fldCharType="end"/>
      </w:r>
      <w:r w:rsidRPr="005223F4">
        <w:rPr>
          <w:noProof/>
        </w:rPr>
        <w:t xml:space="preserve"> Optional DFDL features</w:t>
      </w:r>
    </w:p>
    <w:p w14:paraId="7817B1F2" w14:textId="77777777" w:rsidR="00D5364B" w:rsidRDefault="00560B33" w:rsidP="00FE201B">
      <w:pPr>
        <w:rPr>
          <w:rFonts w:ascii="Helv" w:eastAsia="MS Mincho" w:hAnsi="Helv" w:cs="Helv"/>
          <w:color w:val="000000"/>
          <w:lang w:eastAsia="ja-JP"/>
        </w:rPr>
      </w:pPr>
      <w:commentRangeStart w:id="7417"/>
      <w:commentRangeStart w:id="7418"/>
      <w:commentRangeStart w:id="7419"/>
      <w:r w:rsidRPr="005223F4">
        <w:t>In order to provide portability of a DFDL schema</w:t>
      </w:r>
      <w:r w:rsidR="00050432">
        <w:t xml:space="preserve">, </w:t>
      </w:r>
      <w:r w:rsidRPr="005223F4">
        <w:t>a minimal</w:t>
      </w:r>
      <w:r w:rsidR="00050432">
        <w:t xml:space="preserve"> or extended</w:t>
      </w:r>
      <w:r w:rsidRPr="005223F4">
        <w:t xml:space="preserve"> conforming processor  must ensure that all the required properties, as defined in the property precedence sections, are present in a schema, even when those properties are not implemented. For example </w:t>
      </w:r>
      <w:r w:rsidR="005B0FE2" w:rsidRPr="005223F4">
        <w:rPr>
          <w:rFonts w:eastAsia="MS Mincho" w:cs="Arial"/>
          <w:color w:val="000000"/>
          <w:lang w:eastAsia="ja-JP"/>
        </w:rPr>
        <w:t xml:space="preserve">if the bi-directional text feature is not implemented, it is still a schema definition error if </w:t>
      </w:r>
      <w:r w:rsidR="005B0FE2" w:rsidRPr="005223F4">
        <w:rPr>
          <w:rFonts w:ascii="Helv" w:eastAsia="MS Mincho" w:hAnsi="Helv" w:cs="Helv"/>
          <w:color w:val="000000"/>
          <w:lang w:eastAsia="ja-JP"/>
        </w:rPr>
        <w:t xml:space="preserve">dfdl:textBiDi is </w:t>
      </w:r>
      <w:r w:rsidR="00FE201B">
        <w:rPr>
          <w:rFonts w:ascii="Helv" w:eastAsia="MS Mincho" w:hAnsi="Helv" w:cs="Helv"/>
          <w:color w:val="000000"/>
          <w:lang w:eastAsia="ja-JP"/>
        </w:rPr>
        <w:t>not set to 'no'</w:t>
      </w:r>
      <w:r w:rsidR="005B0FE2" w:rsidRPr="005223F4">
        <w:rPr>
          <w:rFonts w:ascii="Helv" w:eastAsia="MS Mincho" w:hAnsi="Helv" w:cs="Helv"/>
          <w:color w:val="000000"/>
          <w:lang w:eastAsia="ja-JP"/>
        </w:rPr>
        <w:t xml:space="preserve"> </w:t>
      </w:r>
      <w:ins w:id="7420" w:author="Steve Hanson" w:date="2012-02-24T11:30:00Z">
        <w:r w:rsidR="006A53D2">
          <w:rPr>
            <w:rFonts w:ascii="Helv" w:eastAsia="MS Mincho" w:hAnsi="Helv" w:cs="Helv"/>
            <w:color w:val="000000"/>
            <w:lang w:eastAsia="ja-JP"/>
          </w:rPr>
          <w:t xml:space="preserve">for </w:t>
        </w:r>
      </w:ins>
      <w:r w:rsidR="005B0FE2" w:rsidRPr="005223F4">
        <w:rPr>
          <w:rFonts w:ascii="Helv" w:eastAsia="MS Mincho" w:hAnsi="Helv" w:cs="Helv"/>
          <w:color w:val="000000"/>
          <w:lang w:eastAsia="ja-JP"/>
        </w:rPr>
        <w:t>an xs:string element.</w:t>
      </w:r>
      <w:commentRangeEnd w:id="7417"/>
      <w:r w:rsidR="006A53D2">
        <w:rPr>
          <w:rStyle w:val="CommentReference"/>
        </w:rPr>
        <w:commentReference w:id="7417"/>
      </w:r>
      <w:commentRangeEnd w:id="7418"/>
      <w:r w:rsidR="00B41457">
        <w:rPr>
          <w:rStyle w:val="CommentReference"/>
        </w:rPr>
        <w:commentReference w:id="7418"/>
      </w:r>
      <w:commentRangeEnd w:id="7419"/>
      <w:r w:rsidR="00936B71">
        <w:rPr>
          <w:rStyle w:val="CommentReference"/>
        </w:rPr>
        <w:commentReference w:id="7419"/>
      </w:r>
    </w:p>
    <w:p w14:paraId="4012764B" w14:textId="77777777" w:rsidR="00560B33" w:rsidRPr="005223F4" w:rsidRDefault="00D5364B" w:rsidP="00D5364B">
      <w:r>
        <w:rPr>
          <w:rFonts w:ascii="Helv" w:eastAsia="MS Mincho" w:hAnsi="Helv" w:cs="Helv"/>
          <w:color w:val="000000"/>
          <w:lang w:eastAsia="ja-JP"/>
        </w:rPr>
        <w:t xml:space="preserve">It is a schema definition error if a DFDL schema uses an optional feature that is not supported by a </w:t>
      </w:r>
      <w:r w:rsidRPr="005223F4">
        <w:t>minimal</w:t>
      </w:r>
      <w:r>
        <w:t xml:space="preserve"> or extended</w:t>
      </w:r>
      <w:r w:rsidRPr="005223F4">
        <w:t xml:space="preserve"> conforming processor</w:t>
      </w:r>
      <w:r>
        <w:t>.</w:t>
      </w:r>
      <w:r w:rsidRPr="005223F4" w:rsidDel="005B0FE2">
        <w:rPr>
          <w:rFonts w:ascii="Helv" w:eastAsia="MS Mincho" w:hAnsi="Helv" w:cs="Helv"/>
          <w:color w:val="000000"/>
          <w:lang w:eastAsia="ja-JP"/>
        </w:rPr>
        <w:t xml:space="preserve"> </w:t>
      </w:r>
    </w:p>
    <w:p w14:paraId="1F50EBF2" w14:textId="3EF565E1" w:rsidR="00560B33" w:rsidRPr="005223F4" w:rsidDel="00C822C5" w:rsidRDefault="00560B33" w:rsidP="00560B33">
      <w:pPr>
        <w:rPr>
          <w:del w:id="7421" w:author="mbeckerle" w:date="2012-04-22T21:11:00Z"/>
        </w:rPr>
      </w:pPr>
      <w:bookmarkStart w:id="7422" w:name="_Toc322911725"/>
      <w:bookmarkStart w:id="7423" w:name="_Toc322912264"/>
      <w:bookmarkStart w:id="7424" w:name="_Toc329093125"/>
      <w:bookmarkStart w:id="7425" w:name="_Toc332701638"/>
      <w:bookmarkStart w:id="7426" w:name="_Toc332701942"/>
      <w:bookmarkStart w:id="7427" w:name="_Toc332711741"/>
      <w:bookmarkStart w:id="7428" w:name="_Toc332712043"/>
      <w:bookmarkStart w:id="7429" w:name="_Toc332712344"/>
      <w:bookmarkStart w:id="7430" w:name="_Toc332724260"/>
      <w:bookmarkStart w:id="7431" w:name="_Toc332724560"/>
      <w:bookmarkEnd w:id="7422"/>
      <w:bookmarkEnd w:id="7423"/>
      <w:bookmarkEnd w:id="7424"/>
      <w:bookmarkEnd w:id="7425"/>
      <w:bookmarkEnd w:id="7426"/>
      <w:bookmarkEnd w:id="7427"/>
      <w:bookmarkEnd w:id="7428"/>
      <w:bookmarkEnd w:id="7429"/>
      <w:bookmarkEnd w:id="7430"/>
      <w:bookmarkEnd w:id="7431"/>
      <w:commentRangeStart w:id="7432"/>
      <w:commentRangeStart w:id="7433"/>
    </w:p>
    <w:p w14:paraId="7E786E70" w14:textId="77777777" w:rsidR="00FA2ECD" w:rsidRPr="005223F4" w:rsidRDefault="00FA2ECD" w:rsidP="00FA2ECD">
      <w:pPr>
        <w:pStyle w:val="Heading1"/>
      </w:pPr>
      <w:bookmarkStart w:id="7434" w:name="_Toc332724561"/>
      <w:r w:rsidRPr="005223F4">
        <w:t>Property Precedence</w:t>
      </w:r>
      <w:commentRangeEnd w:id="7432"/>
      <w:r w:rsidR="004830A8">
        <w:rPr>
          <w:rStyle w:val="CommentReference"/>
          <w:rFonts w:cs="Times New Roman"/>
          <w:b w:val="0"/>
          <w:bCs w:val="0"/>
          <w:kern w:val="0"/>
        </w:rPr>
        <w:commentReference w:id="7432"/>
      </w:r>
      <w:commentRangeEnd w:id="7433"/>
      <w:r w:rsidR="00C0154C">
        <w:rPr>
          <w:rStyle w:val="CommentReference"/>
          <w:rFonts w:cs="Times New Roman"/>
          <w:b w:val="0"/>
          <w:bCs w:val="0"/>
          <w:kern w:val="0"/>
        </w:rPr>
        <w:commentReference w:id="7433"/>
      </w:r>
      <w:bookmarkEnd w:id="7434"/>
    </w:p>
    <w:p w14:paraId="6D31C27C" w14:textId="77777777" w:rsidR="00FA2ECD" w:rsidRPr="005223F4" w:rsidRDefault="00FA2ECD">
      <w:pPr>
        <w:pStyle w:val="Heading2"/>
      </w:pPr>
      <w:bookmarkStart w:id="7435" w:name="_Toc199516369"/>
      <w:bookmarkStart w:id="7436" w:name="_Toc194984030"/>
      <w:bookmarkStart w:id="7437" w:name="_Toc243112872"/>
      <w:bookmarkStart w:id="7438" w:name="_Toc332724562"/>
      <w:r w:rsidRPr="005223F4">
        <w:t>Parsing</w:t>
      </w:r>
      <w:bookmarkEnd w:id="7435"/>
      <w:bookmarkEnd w:id="7436"/>
      <w:bookmarkEnd w:id="7437"/>
      <w:bookmarkEnd w:id="7438"/>
    </w:p>
    <w:p w14:paraId="28FEFC5E" w14:textId="67523BC2" w:rsidR="00FA2ECD" w:rsidRPr="005223F4" w:rsidDel="00C822C5" w:rsidRDefault="00FA2ECD" w:rsidP="00FA2ECD">
      <w:pPr>
        <w:pStyle w:val="nobreak"/>
        <w:rPr>
          <w:del w:id="7439" w:author="mbeckerle" w:date="2012-04-22T21:11:00Z"/>
        </w:rPr>
      </w:pPr>
    </w:p>
    <w:p w14:paraId="59247C96" w14:textId="77777777" w:rsidR="00FA2ECD" w:rsidRPr="005223F4" w:rsidRDefault="00FA2ECD" w:rsidP="00FA2ECD">
      <w:pPr>
        <w:autoSpaceDE w:val="0"/>
        <w:autoSpaceDN w:val="0"/>
        <w:adjustRightInd w:val="0"/>
        <w:rPr>
          <w:rFonts w:cs="Arial"/>
        </w:rPr>
      </w:pPr>
      <w:r w:rsidRPr="005223F4">
        <w:rPr>
          <w:rFonts w:eastAsia="MS Mincho" w:cs="Arial"/>
          <w:color w:val="000000"/>
          <w:lang w:eastAsia="ja-JP" w:bidi="he-IL"/>
        </w:rPr>
        <w:t>The following list gives the order in which DFDL properties are examined when the DFDL parser is positioned at a particular component in the DFDL schema, and about to parse the bitstream modeled by that component.</w:t>
      </w:r>
    </w:p>
    <w:p w14:paraId="67CC698C" w14:textId="58CB6534" w:rsidR="00FA2ECD" w:rsidRPr="005223F4" w:rsidDel="00C822C5" w:rsidRDefault="00FA2ECD" w:rsidP="00FA2ECD">
      <w:pPr>
        <w:autoSpaceDE w:val="0"/>
        <w:autoSpaceDN w:val="0"/>
        <w:adjustRightInd w:val="0"/>
        <w:rPr>
          <w:del w:id="7440" w:author="mbeckerle" w:date="2012-04-22T21:11:00Z"/>
        </w:rPr>
      </w:pPr>
      <w:bookmarkStart w:id="7441" w:name="_Toc322911728"/>
      <w:bookmarkStart w:id="7442" w:name="_Toc322912267"/>
      <w:bookmarkStart w:id="7443" w:name="_Toc329093128"/>
      <w:bookmarkStart w:id="7444" w:name="_Toc332701641"/>
      <w:bookmarkStart w:id="7445" w:name="_Toc332701945"/>
      <w:bookmarkStart w:id="7446" w:name="_Toc332711744"/>
      <w:bookmarkStart w:id="7447" w:name="_Toc332712046"/>
      <w:bookmarkStart w:id="7448" w:name="_Toc332712347"/>
      <w:bookmarkStart w:id="7449" w:name="_Toc332724263"/>
      <w:bookmarkStart w:id="7450" w:name="_Toc332724563"/>
      <w:bookmarkEnd w:id="7441"/>
      <w:bookmarkEnd w:id="7442"/>
      <w:bookmarkEnd w:id="7443"/>
      <w:bookmarkEnd w:id="7444"/>
      <w:bookmarkEnd w:id="7445"/>
      <w:bookmarkEnd w:id="7446"/>
      <w:bookmarkEnd w:id="7447"/>
      <w:bookmarkEnd w:id="7448"/>
      <w:bookmarkEnd w:id="7449"/>
      <w:bookmarkEnd w:id="7450"/>
    </w:p>
    <w:p w14:paraId="27F9FEA5" w14:textId="77777777" w:rsidR="00FA2ECD" w:rsidRPr="005223F4" w:rsidRDefault="00FA2ECD" w:rsidP="00FA2ECD">
      <w:pPr>
        <w:pStyle w:val="Heading3"/>
      </w:pPr>
      <w:bookmarkStart w:id="7451" w:name="_Toc243112873"/>
      <w:bookmarkStart w:id="7452" w:name="_Toc332724564"/>
      <w:r w:rsidRPr="005223F4">
        <w:t>dfdl:element (simple) and dfdl:simpleType</w:t>
      </w:r>
      <w:bookmarkEnd w:id="7451"/>
      <w:bookmarkEnd w:id="7452"/>
    </w:p>
    <w:p w14:paraId="3CAAD12A" w14:textId="0DF67308" w:rsidR="00FA2ECD" w:rsidRPr="005223F4" w:rsidDel="00C822C5" w:rsidRDefault="00FA2ECD" w:rsidP="00FA2ECD">
      <w:pPr>
        <w:rPr>
          <w:del w:id="7453" w:author="mbeckerle" w:date="2012-04-22T21:11:00Z"/>
          <w:i/>
          <w:iCs/>
        </w:rPr>
      </w:pPr>
    </w:p>
    <w:p w14:paraId="00270E34" w14:textId="77777777" w:rsidR="00FA2ECD" w:rsidRPr="005223F4" w:rsidRDefault="00FA2ECD" w:rsidP="00FA2ECD">
      <w:pPr>
        <w:numPr>
          <w:ilvl w:val="0"/>
          <w:numId w:val="42"/>
        </w:numPr>
        <w:rPr>
          <w:i/>
        </w:rPr>
      </w:pPr>
      <w:r w:rsidRPr="005223F4">
        <w:rPr>
          <w:i/>
        </w:rPr>
        <w:t>Parsing: calculated value</w:t>
      </w:r>
      <w:ins w:id="7454" w:author="Steve Hanson" w:date="2012-02-27T19:20:00Z">
        <w:r w:rsidR="00A5654C">
          <w:rPr>
            <w:i/>
          </w:rPr>
          <w:t xml:space="preserve"> </w:t>
        </w:r>
        <w:commentRangeStart w:id="7455"/>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7456" w:author="Steve Hanson" w:date="2012-02-29T14:59:00Z">
        <w:r w:rsidR="001A0D94">
          <w:rPr>
            <w:i/>
            <w:iCs/>
          </w:rPr>
          <w:t xml:space="preserve"> </w:t>
        </w:r>
        <w:r w:rsidR="001A0D94" w:rsidRPr="005223F4">
          <w:rPr>
            <w:i/>
            <w:iCs/>
          </w:rPr>
          <w:t>or to global elements</w:t>
        </w:r>
      </w:ins>
      <w:ins w:id="7457" w:author="Steve Hanson" w:date="2012-02-27T19:20:00Z">
        <w:r w:rsidR="00A5654C">
          <w:rPr>
            <w:i/>
            <w:iCs/>
          </w:rPr>
          <w:t>)</w:t>
        </w:r>
      </w:ins>
      <w:commentRangeEnd w:id="7455"/>
      <w:r w:rsidR="00A5654C">
        <w:rPr>
          <w:rStyle w:val="CommentReference"/>
        </w:rPr>
        <w:commentReference w:id="7455"/>
      </w:r>
    </w:p>
    <w:p w14:paraId="7558A17A" w14:textId="77777777" w:rsidR="00FA2ECD" w:rsidRPr="005223F4" w:rsidRDefault="00FA2ECD" w:rsidP="00FA2ECD">
      <w:pPr>
        <w:numPr>
          <w:ilvl w:val="1"/>
          <w:numId w:val="42"/>
        </w:numPr>
      </w:pPr>
      <w:r w:rsidRPr="005223F4">
        <w:t xml:space="preserve">dfdl:inputValueCalc </w:t>
      </w:r>
    </w:p>
    <w:p w14:paraId="6437B530" w14:textId="77777777" w:rsidR="00FA2ECD" w:rsidRPr="005223F4" w:rsidRDefault="00FA2ECD" w:rsidP="00FA2ECD">
      <w:pPr>
        <w:numPr>
          <w:ilvl w:val="0"/>
          <w:numId w:val="42"/>
        </w:numPr>
        <w:rPr>
          <w:i/>
        </w:rPr>
      </w:pPr>
      <w:r w:rsidRPr="005223F4">
        <w:rPr>
          <w:i/>
        </w:rPr>
        <w:t>Parsing: common</w:t>
      </w:r>
    </w:p>
    <w:p w14:paraId="482EE201" w14:textId="38122F36" w:rsidR="00FA2ECD" w:rsidRPr="005223F4" w:rsidDel="00A65F76" w:rsidRDefault="00FA2ECD" w:rsidP="00FA2ECD">
      <w:pPr>
        <w:numPr>
          <w:ilvl w:val="1"/>
          <w:numId w:val="42"/>
        </w:numPr>
        <w:rPr>
          <w:del w:id="7458" w:author="mbeckerle" w:date="2012-04-22T21:13:00Z"/>
        </w:rPr>
      </w:pPr>
      <w:commentRangeStart w:id="7459"/>
      <w:commentRangeStart w:id="7460"/>
      <w:del w:id="7461" w:author="mbeckerle" w:date="2012-04-22T21:13:00Z">
        <w:r w:rsidRPr="005223F4" w:rsidDel="00A65F76">
          <w:delText>dfdl:byteOrder</w:delText>
        </w:r>
        <w:commentRangeEnd w:id="7459"/>
        <w:r w:rsidR="003554C6" w:rsidDel="00A65F76">
          <w:rPr>
            <w:rStyle w:val="CommentReference"/>
          </w:rPr>
          <w:commentReference w:id="7459"/>
        </w:r>
        <w:commentRangeEnd w:id="7460"/>
        <w:r w:rsidR="00A65F76" w:rsidDel="00A65F76">
          <w:rPr>
            <w:rStyle w:val="CommentReference"/>
          </w:rPr>
          <w:commentReference w:id="7460"/>
        </w:r>
        <w:r w:rsidRPr="005223F4" w:rsidDel="00A65F76">
          <w:delText xml:space="preserve"> </w:delText>
        </w:r>
      </w:del>
    </w:p>
    <w:p w14:paraId="49A12BF6" w14:textId="77777777" w:rsidR="00FA2ECD" w:rsidRPr="005223F4" w:rsidRDefault="00FA2ECD" w:rsidP="00FA2ECD">
      <w:pPr>
        <w:numPr>
          <w:ilvl w:val="1"/>
          <w:numId w:val="42"/>
        </w:numPr>
      </w:pPr>
      <w:r w:rsidRPr="005223F4">
        <w:t xml:space="preserve">dfdl:encoding </w:t>
      </w:r>
    </w:p>
    <w:p w14:paraId="47204FEA" w14:textId="77777777" w:rsidR="007543AA" w:rsidRPr="005223F4" w:rsidRDefault="007543AA" w:rsidP="007543AA">
      <w:pPr>
        <w:numPr>
          <w:ilvl w:val="2"/>
          <w:numId w:val="42"/>
        </w:numPr>
      </w:pPr>
      <w:r w:rsidRPr="005223F4">
        <w:t>'UTF-16'</w:t>
      </w:r>
      <w:r w:rsidR="005B0FE2" w:rsidRPr="005223F4">
        <w:t xml:space="preserve"> 'UTF-16BE' 'UTF-16LE'</w:t>
      </w:r>
    </w:p>
    <w:p w14:paraId="3DA68BCA" w14:textId="77777777" w:rsidR="007543AA" w:rsidRPr="005223F4" w:rsidRDefault="00050432" w:rsidP="007543AA">
      <w:pPr>
        <w:numPr>
          <w:ilvl w:val="3"/>
          <w:numId w:val="42"/>
        </w:numPr>
      </w:pPr>
      <w:r>
        <w:t>dfdl:</w:t>
      </w:r>
      <w:r w:rsidR="005B0FE2" w:rsidRPr="005223F4">
        <w:t>utf16Width</w:t>
      </w:r>
    </w:p>
    <w:p w14:paraId="394D9EAC" w14:textId="77777777" w:rsidR="007543AA" w:rsidRPr="005223F4" w:rsidRDefault="00FA2ECD" w:rsidP="007543AA">
      <w:pPr>
        <w:numPr>
          <w:ilvl w:val="1"/>
          <w:numId w:val="42"/>
        </w:numPr>
      </w:pPr>
      <w:r w:rsidRPr="005223F4">
        <w:t>dfdl:ignoreCase</w:t>
      </w:r>
    </w:p>
    <w:p w14:paraId="76425877" w14:textId="642B29B5" w:rsidR="004E7B13" w:rsidRDefault="004E7B13" w:rsidP="0060283A">
      <w:pPr>
        <w:numPr>
          <w:ilvl w:val="0"/>
          <w:numId w:val="42"/>
        </w:numPr>
        <w:rPr>
          <w:ins w:id="7462" w:author="mbeckerle" w:date="2012-04-22T21:03:00Z"/>
        </w:rPr>
      </w:pPr>
      <w:ins w:id="7463" w:author="mbeckerle" w:date="2012-04-22T21:03:00Z">
        <w:r w:rsidRPr="0060283A">
          <w:rPr>
            <w:i/>
          </w:rPr>
          <w:t xml:space="preserve">Parsing: </w:t>
        </w:r>
      </w:ins>
      <w:ins w:id="7464" w:author="mbeckerle" w:date="2012-04-22T21:07:00Z">
        <w:r>
          <w:rPr>
            <w:i/>
          </w:rPr>
          <w:t>n</w:t>
        </w:r>
      </w:ins>
      <w:ins w:id="7465" w:author="mbeckerle" w:date="2012-04-22T21:03:00Z">
        <w:r w:rsidRPr="0060283A">
          <w:rPr>
            <w:i/>
          </w:rPr>
          <w:t>illable</w:t>
        </w:r>
        <w:r>
          <w:t xml:space="preserve"> </w:t>
        </w:r>
      </w:ins>
    </w:p>
    <w:p w14:paraId="1C03730D" w14:textId="4425FEE8" w:rsidR="00A65F76" w:rsidRPr="005223F4" w:rsidRDefault="00A65F76">
      <w:pPr>
        <w:numPr>
          <w:ilvl w:val="1"/>
          <w:numId w:val="42"/>
        </w:numPr>
        <w:rPr>
          <w:ins w:id="7466" w:author="mbeckerle" w:date="2012-04-22T21:03:00Z"/>
        </w:rPr>
      </w:pPr>
      <w:ins w:id="7467" w:author="mbeckerle" w:date="2012-04-22T21:03:00Z">
        <w:r w:rsidRPr="005223F4">
          <w:t xml:space="preserve">xs:nillable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4B616FE5" w14:textId="77777777" w:rsidR="00A65F76" w:rsidRPr="005223F4" w:rsidRDefault="00A65F76" w:rsidP="00A65F76">
      <w:pPr>
        <w:numPr>
          <w:ilvl w:val="2"/>
          <w:numId w:val="42"/>
        </w:numPr>
        <w:rPr>
          <w:ins w:id="7468" w:author="mbeckerle" w:date="2012-04-22T21:03:00Z"/>
        </w:rPr>
      </w:pPr>
      <w:commentRangeStart w:id="7469"/>
      <w:commentRangeStart w:id="7470"/>
      <w:ins w:id="7471" w:author="mbeckerle" w:date="2012-04-22T21:03:00Z">
        <w:r w:rsidRPr="005223F4">
          <w:t xml:space="preserve">dfdl:nilKind </w:t>
        </w:r>
      </w:ins>
    </w:p>
    <w:p w14:paraId="740E8A8A" w14:textId="77777777" w:rsidR="00A65F76" w:rsidRPr="005223F4" w:rsidRDefault="00A65F76" w:rsidP="00A65F76">
      <w:pPr>
        <w:numPr>
          <w:ilvl w:val="3"/>
          <w:numId w:val="42"/>
        </w:numPr>
        <w:rPr>
          <w:ins w:id="7472" w:author="mbeckerle" w:date="2012-04-22T21:03:00Z"/>
          <w:i/>
        </w:rPr>
      </w:pPr>
      <w:ins w:id="7473" w:author="mbeckerle" w:date="2012-04-22T21:03:00Z">
        <w:r w:rsidRPr="005223F4">
          <w:rPr>
            <w:i/>
          </w:rPr>
          <w:t xml:space="preserve">"literalValue", "logicalValue", "literalCharacter" </w:t>
        </w:r>
      </w:ins>
    </w:p>
    <w:commentRangeEnd w:id="7469"/>
    <w:p w14:paraId="6C6FE725" w14:textId="22DA7193" w:rsidR="00A65F76" w:rsidRPr="0060283A" w:rsidRDefault="00A65F76" w:rsidP="0060283A">
      <w:pPr>
        <w:numPr>
          <w:ilvl w:val="4"/>
          <w:numId w:val="42"/>
        </w:numPr>
        <w:rPr>
          <w:ins w:id="7474" w:author="mbeckerle" w:date="2012-04-22T21:03:00Z"/>
        </w:rPr>
      </w:pPr>
      <w:ins w:id="7475" w:author="mbeckerle" w:date="2012-04-22T21:03:00Z">
        <w:r>
          <w:rPr>
            <w:rStyle w:val="CommentReference"/>
          </w:rPr>
          <w:commentReference w:id="7469"/>
        </w:r>
        <w:r w:rsidRPr="005223F4">
          <w:t xml:space="preserve">dfdl:nilValue </w:t>
        </w:r>
      </w:ins>
      <w:commentRangeEnd w:id="7470"/>
      <w:r w:rsidR="0060283A">
        <w:rPr>
          <w:rStyle w:val="CommentReference"/>
        </w:rPr>
        <w:commentReference w:id="7470"/>
      </w:r>
    </w:p>
    <w:p w14:paraId="71CD019A" w14:textId="77777777" w:rsidR="00FA2ECD" w:rsidRPr="005223F4" w:rsidRDefault="00FA2ECD" w:rsidP="00FA2ECD">
      <w:pPr>
        <w:numPr>
          <w:ilvl w:val="0"/>
          <w:numId w:val="42"/>
        </w:numPr>
        <w:rPr>
          <w:i/>
        </w:rPr>
      </w:pPr>
      <w:r w:rsidRPr="005223F4">
        <w:rPr>
          <w:i/>
        </w:rPr>
        <w:t>Parsing: occurrences</w:t>
      </w:r>
      <w:r w:rsidR="003A482E" w:rsidRPr="005223F4">
        <w:rPr>
          <w:i/>
        </w:rPr>
        <w:t xml:space="preserve"> (</w:t>
      </w:r>
      <w:r w:rsidR="003A482E" w:rsidRPr="005223F4">
        <w:rPr>
          <w:i/>
          <w:iCs/>
        </w:rPr>
        <w:t>does not apply to</w:t>
      </w:r>
      <w:ins w:id="7476" w:author="Steve Hanson" w:date="2012-02-27T19:20:00Z">
        <w:r w:rsidR="00A5654C">
          <w:rPr>
            <w:i/>
            <w:iCs/>
          </w:rPr>
          <w:t xml:space="preserve"> dfdl:</w:t>
        </w:r>
      </w:ins>
      <w:del w:id="7477" w:author="Steve Hanson" w:date="2012-02-27T19:20:00Z">
        <w:r w:rsidR="003A482E" w:rsidRPr="005223F4" w:rsidDel="00A5654C">
          <w:rPr>
            <w:i/>
            <w:iCs/>
          </w:rPr>
          <w:delText xml:space="preserve"> </w:delText>
        </w:r>
      </w:del>
      <w:r w:rsidR="003A482E" w:rsidRPr="005223F4">
        <w:rPr>
          <w:i/>
          <w:iCs/>
        </w:rPr>
        <w:t>simple</w:t>
      </w:r>
      <w:ins w:id="7478" w:author="Steve Hanson" w:date="2012-02-27T19:20:00Z">
        <w:r w:rsidR="00A5654C">
          <w:rPr>
            <w:i/>
            <w:iCs/>
          </w:rPr>
          <w:t>T</w:t>
        </w:r>
      </w:ins>
      <w:del w:id="7479" w:author="Steve Hanson" w:date="2012-02-27T19:20:00Z">
        <w:r w:rsidR="003A482E" w:rsidRPr="005223F4" w:rsidDel="00A5654C">
          <w:rPr>
            <w:i/>
            <w:iCs/>
          </w:rPr>
          <w:delText xml:space="preserve"> t</w:delText>
        </w:r>
      </w:del>
      <w:r w:rsidR="003A482E" w:rsidRPr="005223F4">
        <w:rPr>
          <w:i/>
          <w:iCs/>
        </w:rPr>
        <w:t>ype</w:t>
      </w:r>
      <w:del w:id="7480" w:author="Steve Hanson" w:date="2012-02-27T19:20:00Z">
        <w:r w:rsidR="003A482E" w:rsidRPr="005223F4" w:rsidDel="00A5654C">
          <w:rPr>
            <w:i/>
            <w:iCs/>
          </w:rPr>
          <w:delText>s</w:delText>
        </w:r>
      </w:del>
      <w:r w:rsidR="003A482E" w:rsidRPr="005223F4">
        <w:rPr>
          <w:i/>
          <w:iCs/>
        </w:rPr>
        <w:t xml:space="preserve"> or to global elements)</w:t>
      </w:r>
    </w:p>
    <w:p w14:paraId="60C357F8" w14:textId="77777777" w:rsidR="00FA2ECD" w:rsidRPr="005223F4" w:rsidRDefault="00FA2ECD" w:rsidP="00FA2ECD">
      <w:pPr>
        <w:numPr>
          <w:ilvl w:val="1"/>
          <w:numId w:val="42"/>
        </w:numPr>
        <w:rPr>
          <w:iCs/>
        </w:rPr>
      </w:pPr>
      <w:r w:rsidRPr="005223F4">
        <w:rPr>
          <w:iCs/>
        </w:rPr>
        <w:t xml:space="preserve">dfdl:floating </w:t>
      </w:r>
    </w:p>
    <w:p w14:paraId="4112BC01" w14:textId="77777777" w:rsidR="0028303F" w:rsidRDefault="0028303F" w:rsidP="00FA2ECD">
      <w:pPr>
        <w:numPr>
          <w:ilvl w:val="1"/>
          <w:numId w:val="42"/>
        </w:numPr>
      </w:pPr>
      <w:r>
        <w:t>(xs:maxOccurs &gt; 1 or unbounded) or (xs:minOccurs = 0 and xs:maxOccurs = 1)</w:t>
      </w:r>
    </w:p>
    <w:p w14:paraId="06C35652" w14:textId="77B93548" w:rsidR="00FA2ECD" w:rsidRPr="005223F4" w:rsidRDefault="00FA2ECD" w:rsidP="0028303F">
      <w:pPr>
        <w:numPr>
          <w:ilvl w:val="2"/>
          <w:numId w:val="42"/>
        </w:numPr>
      </w:pPr>
      <w:r w:rsidRPr="005223F4">
        <w:t>dfdl</w:t>
      </w:r>
      <w:commentRangeStart w:id="7481"/>
      <w:r w:rsidRPr="005223F4">
        <w:t xml:space="preserve">:occursCountKind </w:t>
      </w:r>
      <w:commentRangeEnd w:id="7481"/>
      <w:r w:rsidR="003554C6">
        <w:rPr>
          <w:rStyle w:val="CommentReference"/>
        </w:rPr>
        <w:commentReference w:id="7481"/>
      </w:r>
    </w:p>
    <w:p w14:paraId="0ED3471B" w14:textId="77777777" w:rsidR="00FA2ECD" w:rsidRPr="005223F4" w:rsidRDefault="00FA2ECD" w:rsidP="0028303F">
      <w:pPr>
        <w:numPr>
          <w:ilvl w:val="3"/>
          <w:numId w:val="42"/>
        </w:numPr>
      </w:pPr>
      <w:r w:rsidRPr="005223F4">
        <w:rPr>
          <w:i/>
          <w:iCs/>
        </w:rPr>
        <w:t>"expression"</w:t>
      </w:r>
      <w:r w:rsidRPr="005223F4">
        <w:t xml:space="preserve"> </w:t>
      </w:r>
    </w:p>
    <w:p w14:paraId="5A5B9CF1" w14:textId="77777777" w:rsidR="00FA2ECD" w:rsidRPr="005223F4" w:rsidRDefault="00FA2ECD" w:rsidP="0028303F">
      <w:pPr>
        <w:numPr>
          <w:ilvl w:val="4"/>
          <w:numId w:val="42"/>
        </w:numPr>
      </w:pPr>
      <w:r w:rsidRPr="005223F4">
        <w:t xml:space="preserve">dfdl:occursCount </w:t>
      </w:r>
    </w:p>
    <w:p w14:paraId="07A0A3FE" w14:textId="0170CB58" w:rsidR="00FA2ECD" w:rsidRPr="005223F4" w:rsidRDefault="00FA2ECD" w:rsidP="0028303F">
      <w:pPr>
        <w:numPr>
          <w:ilvl w:val="3"/>
          <w:numId w:val="42"/>
        </w:numPr>
      </w:pPr>
      <w:r w:rsidRPr="005223F4">
        <w:rPr>
          <w:i/>
          <w:iCs/>
        </w:rPr>
        <w:t>"fixed"</w:t>
      </w:r>
      <w:ins w:id="7482" w:author="Steve Hanson" w:date="2012-08-10T11:36:00Z">
        <w:r w:rsidR="0060283A">
          <w:rPr>
            <w:i/>
            <w:iCs/>
          </w:rPr>
          <w:t>, “implicit”</w:t>
        </w:r>
      </w:ins>
      <w:r w:rsidRPr="005223F4">
        <w:t xml:space="preserve"> </w:t>
      </w:r>
    </w:p>
    <w:p w14:paraId="7060F548" w14:textId="4D81CF3D" w:rsidR="0060283A" w:rsidRDefault="0060283A" w:rsidP="0028303F">
      <w:pPr>
        <w:numPr>
          <w:ilvl w:val="4"/>
          <w:numId w:val="42"/>
        </w:numPr>
        <w:rPr>
          <w:ins w:id="7483" w:author="Steve Hanson" w:date="2012-08-10T11:37:00Z"/>
        </w:rPr>
      </w:pPr>
      <w:ins w:id="7484" w:author="Steve Hanson" w:date="2012-08-10T11:37:00Z">
        <w:r>
          <w:t>xs:minOccurs</w:t>
        </w:r>
      </w:ins>
    </w:p>
    <w:p w14:paraId="38C003F7" w14:textId="52AEB4A8" w:rsidR="00FA2ECD" w:rsidRPr="005223F4" w:rsidRDefault="00FA2ECD" w:rsidP="0028303F">
      <w:pPr>
        <w:numPr>
          <w:ilvl w:val="4"/>
          <w:numId w:val="42"/>
        </w:numPr>
      </w:pPr>
      <w:r w:rsidRPr="005223F4">
        <w:t xml:space="preserve">xs:maxOccurs </w:t>
      </w:r>
    </w:p>
    <w:p w14:paraId="3964F984" w14:textId="77777777" w:rsidR="00FA2ECD" w:rsidRPr="005223F4" w:rsidRDefault="00FA2ECD" w:rsidP="0028303F">
      <w:pPr>
        <w:numPr>
          <w:ilvl w:val="3"/>
          <w:numId w:val="42"/>
        </w:numPr>
      </w:pPr>
      <w:r w:rsidRPr="005223F4">
        <w:rPr>
          <w:i/>
          <w:iCs/>
        </w:rPr>
        <w:t>"parsed"</w:t>
      </w:r>
      <w:r w:rsidRPr="005223F4">
        <w:t xml:space="preserve"> </w:t>
      </w:r>
    </w:p>
    <w:p w14:paraId="71C50E2C" w14:textId="77777777" w:rsidR="00FA2ECD" w:rsidRPr="005223F4" w:rsidRDefault="00FA2ECD" w:rsidP="0028303F">
      <w:pPr>
        <w:numPr>
          <w:ilvl w:val="3"/>
          <w:numId w:val="42"/>
        </w:numPr>
      </w:pPr>
      <w:r w:rsidRPr="005223F4">
        <w:rPr>
          <w:i/>
          <w:iCs/>
        </w:rPr>
        <w:t>"stopValue"</w:t>
      </w:r>
      <w:r w:rsidRPr="005223F4">
        <w:t xml:space="preserve"> </w:t>
      </w:r>
    </w:p>
    <w:p w14:paraId="2FBDAA4B" w14:textId="77777777" w:rsidR="00FA2ECD" w:rsidRPr="005223F4" w:rsidRDefault="00FA2ECD" w:rsidP="0028303F">
      <w:pPr>
        <w:numPr>
          <w:ilvl w:val="4"/>
          <w:numId w:val="42"/>
        </w:numPr>
      </w:pPr>
      <w:r w:rsidRPr="005223F4">
        <w:t>dfdl:occursStopValue</w:t>
      </w:r>
    </w:p>
    <w:p w14:paraId="1A3ABFE9" w14:textId="77777777" w:rsidR="00FA2ECD" w:rsidRPr="005223F4" w:rsidRDefault="00FA2ECD" w:rsidP="00FA2ECD">
      <w:pPr>
        <w:numPr>
          <w:ilvl w:val="0"/>
          <w:numId w:val="42"/>
        </w:numPr>
        <w:rPr>
          <w:i/>
        </w:rPr>
      </w:pPr>
      <w:r w:rsidRPr="005223F4">
        <w:rPr>
          <w:i/>
        </w:rPr>
        <w:t xml:space="preserve">Parsing: identification, framing &amp; extraction </w:t>
      </w:r>
      <w:r w:rsidRPr="005223F4">
        <w:t xml:space="preserve"> </w:t>
      </w:r>
    </w:p>
    <w:p w14:paraId="5AE11E1E" w14:textId="77777777" w:rsidR="00785685" w:rsidRPr="005223F4" w:rsidRDefault="00FA2ECD" w:rsidP="00FA2ECD">
      <w:pPr>
        <w:numPr>
          <w:ilvl w:val="1"/>
          <w:numId w:val="42"/>
        </w:numPr>
      </w:pPr>
      <w:r w:rsidRPr="005223F4">
        <w:t>dfdl:</w:t>
      </w:r>
      <w:r w:rsidR="008432CD" w:rsidRPr="005223F4">
        <w:t>leadingSkip</w:t>
      </w:r>
    </w:p>
    <w:p w14:paraId="094D41E3" w14:textId="77777777" w:rsidR="00FA2ECD" w:rsidRPr="005223F4" w:rsidRDefault="00785685" w:rsidP="00785685">
      <w:pPr>
        <w:numPr>
          <w:ilvl w:val="2"/>
          <w:numId w:val="42"/>
        </w:numPr>
      </w:pPr>
      <w:r w:rsidRPr="005223F4">
        <w:t>dfdl:alignmentUnits</w:t>
      </w:r>
      <w:r w:rsidR="00FA2ECD" w:rsidRPr="005223F4">
        <w:t xml:space="preserve"> </w:t>
      </w:r>
    </w:p>
    <w:p w14:paraId="73E564E6" w14:textId="77777777" w:rsidR="00FA2ECD" w:rsidRPr="005223F4" w:rsidRDefault="00FA2ECD" w:rsidP="00FA2ECD">
      <w:pPr>
        <w:numPr>
          <w:ilvl w:val="1"/>
          <w:numId w:val="42"/>
        </w:numPr>
      </w:pPr>
      <w:r w:rsidRPr="005223F4">
        <w:t xml:space="preserve">dfdl:alignment </w:t>
      </w:r>
    </w:p>
    <w:p w14:paraId="425CB7AD" w14:textId="77777777" w:rsidR="00FA2ECD" w:rsidRPr="005223F4" w:rsidRDefault="00FA2ECD" w:rsidP="00FA2ECD">
      <w:pPr>
        <w:numPr>
          <w:ilvl w:val="2"/>
          <w:numId w:val="42"/>
        </w:numPr>
      </w:pPr>
      <w:r w:rsidRPr="005223F4">
        <w:t xml:space="preserve">dfdl:alignmentUnits </w:t>
      </w:r>
    </w:p>
    <w:p w14:paraId="79FF45E1" w14:textId="77777777" w:rsidR="00FA2ECD" w:rsidRPr="005223F4" w:rsidRDefault="00FA2ECD" w:rsidP="00FA2ECD">
      <w:pPr>
        <w:numPr>
          <w:ilvl w:val="1"/>
          <w:numId w:val="42"/>
        </w:numPr>
      </w:pPr>
      <w:r w:rsidRPr="005223F4">
        <w:t>dfdl:initiator</w:t>
      </w:r>
    </w:p>
    <w:p w14:paraId="5128C75E" w14:textId="77777777" w:rsidR="00FA2ECD" w:rsidRPr="005223F4" w:rsidRDefault="00FA2ECD" w:rsidP="003A482E">
      <w:pPr>
        <w:numPr>
          <w:ilvl w:val="2"/>
          <w:numId w:val="42"/>
        </w:numPr>
      </w:pPr>
      <w:r w:rsidRPr="005223F4">
        <w:t>dfdl:</w:t>
      </w:r>
      <w:r w:rsidR="00BC3F9C" w:rsidRPr="005223F4">
        <w:t xml:space="preserve">nilValueDelimiterPolicy </w:t>
      </w:r>
      <w:r w:rsidR="003A482E" w:rsidRPr="005223F4">
        <w:rPr>
          <w:i/>
        </w:rPr>
        <w:t>(</w:t>
      </w:r>
      <w:r w:rsidR="003A482E" w:rsidRPr="005223F4">
        <w:rPr>
          <w:i/>
          <w:iCs/>
        </w:rPr>
        <w:t xml:space="preserve">does not apply to </w:t>
      </w:r>
      <w:ins w:id="7485" w:author="Steve Hanson" w:date="2012-02-27T19:20:00Z">
        <w:r w:rsidR="00A5654C">
          <w:rPr>
            <w:i/>
            <w:iCs/>
          </w:rPr>
          <w:t>dfdl:</w:t>
        </w:r>
      </w:ins>
      <w:r w:rsidR="003A482E" w:rsidRPr="005223F4">
        <w:rPr>
          <w:i/>
          <w:iCs/>
        </w:rPr>
        <w:t>simple</w:t>
      </w:r>
      <w:ins w:id="7486" w:author="Steve Hanson" w:date="2012-02-27T19:20:00Z">
        <w:r w:rsidR="00A5654C">
          <w:rPr>
            <w:i/>
            <w:iCs/>
          </w:rPr>
          <w:t>T</w:t>
        </w:r>
      </w:ins>
      <w:del w:id="7487" w:author="Steve Hanson" w:date="2012-02-27T19:20:00Z">
        <w:r w:rsidR="003A482E" w:rsidRPr="005223F4" w:rsidDel="00A5654C">
          <w:rPr>
            <w:i/>
            <w:iCs/>
          </w:rPr>
          <w:delText xml:space="preserve"> t</w:delText>
        </w:r>
      </w:del>
      <w:r w:rsidR="003A482E" w:rsidRPr="005223F4">
        <w:rPr>
          <w:i/>
          <w:iCs/>
        </w:rPr>
        <w:t>ype</w:t>
      </w:r>
      <w:del w:id="7488" w:author="Steve Hanson" w:date="2012-02-27T19:20:00Z">
        <w:r w:rsidR="003A482E" w:rsidRPr="005223F4" w:rsidDel="00A5654C">
          <w:rPr>
            <w:i/>
            <w:iCs/>
          </w:rPr>
          <w:delText>s</w:delText>
        </w:r>
      </w:del>
      <w:r w:rsidR="003A482E" w:rsidRPr="005223F4">
        <w:rPr>
          <w:i/>
          <w:iCs/>
        </w:rPr>
        <w:t>)</w:t>
      </w:r>
    </w:p>
    <w:p w14:paraId="24753A17" w14:textId="77777777" w:rsidR="00FA2ECD" w:rsidRPr="005223F4" w:rsidRDefault="00FA2ECD" w:rsidP="005B0FE2">
      <w:pPr>
        <w:numPr>
          <w:ilvl w:val="2"/>
          <w:numId w:val="42"/>
        </w:numPr>
      </w:pPr>
      <w:r w:rsidRPr="005223F4">
        <w:t>dfdl:</w:t>
      </w:r>
      <w:r w:rsidR="00BC3F9C" w:rsidRPr="005223F4">
        <w:t>emptyValueDelimiterPolicy</w:t>
      </w:r>
      <w:r w:rsidR="003A482E" w:rsidRPr="005223F4">
        <w:t xml:space="preserve"> </w:t>
      </w:r>
    </w:p>
    <w:p w14:paraId="40424F22" w14:textId="77777777" w:rsidR="00FA2ECD" w:rsidRPr="005223F4" w:rsidRDefault="00F4248B" w:rsidP="00F4248B">
      <w:pPr>
        <w:numPr>
          <w:ilvl w:val="1"/>
          <w:numId w:val="42"/>
        </w:numPr>
        <w:rPr>
          <w:i/>
        </w:rPr>
      </w:pPr>
      <w:r w:rsidRPr="005223F4">
        <w:t>dfdl:representation</w:t>
      </w:r>
      <w:r w:rsidR="00FA2ECD" w:rsidRPr="005223F4">
        <w:rPr>
          <w:i/>
        </w:rPr>
        <w:t xml:space="preserve"> “text”</w:t>
      </w:r>
      <w:r w:rsidR="00280454" w:rsidRPr="005223F4">
        <w:rPr>
          <w:i/>
        </w:rPr>
        <w:t xml:space="preserve"> or </w:t>
      </w:r>
      <w:r w:rsidRPr="005223F4">
        <w:rPr>
          <w:i/>
        </w:rPr>
        <w:t>xs:</w:t>
      </w:r>
      <w:r w:rsidR="00280454" w:rsidRPr="005223F4">
        <w:rPr>
          <w:i/>
        </w:rPr>
        <w:t>simpleType is 'string'</w:t>
      </w:r>
    </w:p>
    <w:p w14:paraId="4AE2AFD4" w14:textId="77777777" w:rsidR="00FA2ECD" w:rsidRPr="005223F4" w:rsidRDefault="00FA2ECD" w:rsidP="00F4248B">
      <w:pPr>
        <w:numPr>
          <w:ilvl w:val="2"/>
          <w:numId w:val="42"/>
        </w:numPr>
      </w:pPr>
      <w:r w:rsidRPr="005223F4">
        <w:t xml:space="preserve">dfdl:lengthKind </w:t>
      </w:r>
    </w:p>
    <w:p w14:paraId="7580481B" w14:textId="77777777" w:rsidR="00FA2ECD" w:rsidRPr="005223F4" w:rsidRDefault="00FA2ECD" w:rsidP="00F4248B">
      <w:pPr>
        <w:numPr>
          <w:ilvl w:val="3"/>
          <w:numId w:val="42"/>
        </w:numPr>
      </w:pPr>
      <w:r w:rsidRPr="005223F4">
        <w:rPr>
          <w:i/>
          <w:iCs/>
        </w:rPr>
        <w:t>“implicit”</w:t>
      </w:r>
      <w:r w:rsidRPr="005223F4">
        <w:t xml:space="preserve"> </w:t>
      </w:r>
    </w:p>
    <w:p w14:paraId="555B29D2" w14:textId="77777777" w:rsidR="00FA2ECD" w:rsidRPr="005223F4" w:rsidRDefault="00FA2ECD" w:rsidP="00F4248B">
      <w:pPr>
        <w:numPr>
          <w:ilvl w:val="4"/>
          <w:numId w:val="42"/>
        </w:numPr>
      </w:pPr>
      <w:r w:rsidRPr="005223F4">
        <w:t xml:space="preserve">xs:maxLength </w:t>
      </w:r>
      <w:r w:rsidR="00344499" w:rsidRPr="005223F4">
        <w:rPr>
          <w:i/>
        </w:rPr>
        <w:t>or</w:t>
      </w:r>
      <w:r w:rsidR="00344499" w:rsidRPr="005223F4">
        <w:t xml:space="preserve"> dfdl:textBoolean</w:t>
      </w:r>
      <w:ins w:id="7489" w:author="Steve Hanson" w:date="2012-02-24T11:31:00Z">
        <w:r w:rsidR="006A53D2">
          <w:t>True</w:t>
        </w:r>
      </w:ins>
      <w:del w:id="7490" w:author="Steve Hanson" w:date="2012-02-24T11:31:00Z">
        <w:r w:rsidR="00344499" w:rsidRPr="005223F4" w:rsidDel="006A53D2">
          <w:delText>yyy</w:delText>
        </w:r>
      </w:del>
      <w:r w:rsidR="00344499" w:rsidRPr="005223F4">
        <w:t>Rep</w:t>
      </w:r>
      <w:ins w:id="7491" w:author="Steve Hanson" w:date="2012-02-24T11:31:00Z">
        <w:r w:rsidR="006A53D2">
          <w:t>/dfdl:textBooleanFalseRep</w:t>
        </w:r>
      </w:ins>
    </w:p>
    <w:p w14:paraId="25603A6D" w14:textId="77777777" w:rsidR="00FA2ECD" w:rsidRPr="005223F4" w:rsidRDefault="00FA2ECD" w:rsidP="00F4248B">
      <w:pPr>
        <w:numPr>
          <w:ilvl w:val="4"/>
          <w:numId w:val="42"/>
        </w:numPr>
      </w:pPr>
      <w:r w:rsidRPr="005223F4">
        <w:t xml:space="preserve">dfdl:lengthUnits </w:t>
      </w:r>
    </w:p>
    <w:p w14:paraId="77AE38F7" w14:textId="77777777" w:rsidR="00FA2ECD" w:rsidRPr="005223F4" w:rsidRDefault="00FA2ECD" w:rsidP="00F4248B">
      <w:pPr>
        <w:numPr>
          <w:ilvl w:val="3"/>
          <w:numId w:val="42"/>
        </w:numPr>
        <w:rPr>
          <w:i/>
        </w:rPr>
      </w:pPr>
      <w:r w:rsidRPr="005223F4">
        <w:rPr>
          <w:i/>
        </w:rPr>
        <w:t xml:space="preserve"> “explicit”</w:t>
      </w:r>
    </w:p>
    <w:p w14:paraId="71CC65F8" w14:textId="77777777" w:rsidR="00FA2ECD" w:rsidRPr="005223F4" w:rsidRDefault="00FA2ECD" w:rsidP="00F4248B">
      <w:pPr>
        <w:numPr>
          <w:ilvl w:val="4"/>
          <w:numId w:val="42"/>
        </w:numPr>
      </w:pPr>
      <w:r w:rsidRPr="005223F4">
        <w:t xml:space="preserve">dfdl:length </w:t>
      </w:r>
    </w:p>
    <w:p w14:paraId="4970E03E" w14:textId="77777777" w:rsidR="00FA2ECD" w:rsidRPr="005223F4" w:rsidRDefault="00FA2ECD" w:rsidP="00F4248B">
      <w:pPr>
        <w:numPr>
          <w:ilvl w:val="4"/>
          <w:numId w:val="42"/>
        </w:numPr>
      </w:pPr>
      <w:r w:rsidRPr="005223F4">
        <w:t xml:space="preserve">dfdl:lengthUnits </w:t>
      </w:r>
    </w:p>
    <w:p w14:paraId="0A577BD3" w14:textId="77777777" w:rsidR="00FA2ECD" w:rsidRPr="005223F4" w:rsidRDefault="00FA2ECD" w:rsidP="00F4248B">
      <w:pPr>
        <w:numPr>
          <w:ilvl w:val="3"/>
          <w:numId w:val="42"/>
        </w:numPr>
      </w:pPr>
      <w:r w:rsidRPr="005223F4">
        <w:rPr>
          <w:i/>
          <w:iCs/>
        </w:rPr>
        <w:t>"prefixed"</w:t>
      </w:r>
      <w:r w:rsidRPr="005223F4">
        <w:t xml:space="preserve"> </w:t>
      </w:r>
    </w:p>
    <w:p w14:paraId="59360433" w14:textId="77777777" w:rsidR="00FA2ECD" w:rsidRPr="005223F4" w:rsidRDefault="00FA2ECD" w:rsidP="00F4248B">
      <w:pPr>
        <w:numPr>
          <w:ilvl w:val="4"/>
          <w:numId w:val="42"/>
        </w:numPr>
      </w:pPr>
      <w:r w:rsidRPr="005223F4">
        <w:t xml:space="preserve">dfdl:prefixLengthType </w:t>
      </w:r>
    </w:p>
    <w:p w14:paraId="084BFB5D" w14:textId="77777777" w:rsidR="00FA2ECD" w:rsidRPr="005223F4" w:rsidRDefault="00FA2ECD" w:rsidP="00F4248B">
      <w:pPr>
        <w:numPr>
          <w:ilvl w:val="4"/>
          <w:numId w:val="42"/>
        </w:numPr>
      </w:pPr>
      <w:r w:rsidRPr="005223F4">
        <w:t xml:space="preserve">dfdl:prefixIncludesPrefixLength </w:t>
      </w:r>
    </w:p>
    <w:p w14:paraId="65F6C24D" w14:textId="77777777" w:rsidR="00FA2ECD" w:rsidRPr="005223F4" w:rsidRDefault="00FA2ECD" w:rsidP="00F4248B">
      <w:pPr>
        <w:numPr>
          <w:ilvl w:val="4"/>
          <w:numId w:val="42"/>
        </w:numPr>
      </w:pPr>
      <w:r w:rsidRPr="005223F4">
        <w:t xml:space="preserve">dfdl:lengthUnits </w:t>
      </w:r>
    </w:p>
    <w:p w14:paraId="4688E18F" w14:textId="77777777" w:rsidR="00FA2ECD" w:rsidRPr="005223F4" w:rsidRDefault="00FA2ECD" w:rsidP="00F4248B">
      <w:pPr>
        <w:numPr>
          <w:ilvl w:val="3"/>
          <w:numId w:val="42"/>
        </w:numPr>
        <w:rPr>
          <w:i/>
        </w:rPr>
      </w:pPr>
      <w:r w:rsidRPr="005223F4">
        <w:rPr>
          <w:i/>
        </w:rPr>
        <w:t>“pattern”</w:t>
      </w:r>
    </w:p>
    <w:p w14:paraId="0C41FFC6" w14:textId="77777777" w:rsidR="00FA2ECD" w:rsidRPr="005223F4" w:rsidRDefault="00FA2ECD" w:rsidP="00F4248B">
      <w:pPr>
        <w:numPr>
          <w:ilvl w:val="4"/>
          <w:numId w:val="42"/>
        </w:numPr>
      </w:pPr>
      <w:r w:rsidRPr="005223F4">
        <w:t>dfdl:lengthPattern</w:t>
      </w:r>
    </w:p>
    <w:p w14:paraId="5AFDF3B8" w14:textId="77777777" w:rsidR="00FA2ECD" w:rsidRPr="005223F4" w:rsidRDefault="00FA2ECD" w:rsidP="00F4248B">
      <w:pPr>
        <w:numPr>
          <w:ilvl w:val="3"/>
          <w:numId w:val="42"/>
        </w:numPr>
      </w:pPr>
      <w:r w:rsidRPr="005223F4">
        <w:rPr>
          <w:i/>
          <w:iCs/>
        </w:rPr>
        <w:t>"delimited",</w:t>
      </w:r>
      <w:r w:rsidRPr="005223F4">
        <w:t xml:space="preserve"> </w:t>
      </w:r>
      <w:r w:rsidRPr="005223F4">
        <w:rPr>
          <w:i/>
          <w:iCs/>
        </w:rPr>
        <w:t>"endOfParent"</w:t>
      </w:r>
      <w:r w:rsidRPr="005223F4">
        <w:t xml:space="preserve"> </w:t>
      </w:r>
    </w:p>
    <w:p w14:paraId="5B7BBACD" w14:textId="77777777" w:rsidR="00FA2ECD" w:rsidRPr="005223F4" w:rsidRDefault="00FA2ECD" w:rsidP="00F4248B">
      <w:pPr>
        <w:numPr>
          <w:ilvl w:val="4"/>
          <w:numId w:val="42"/>
        </w:numPr>
        <w:rPr>
          <w:i/>
        </w:rPr>
      </w:pPr>
      <w:r w:rsidRPr="005223F4">
        <w:rPr>
          <w:i/>
        </w:rPr>
        <w:t>None</w:t>
      </w:r>
    </w:p>
    <w:p w14:paraId="34BA25F6" w14:textId="77777777" w:rsidR="00FA2ECD" w:rsidRPr="005223F4" w:rsidRDefault="00FA2ECD" w:rsidP="00F4248B">
      <w:pPr>
        <w:numPr>
          <w:ilvl w:val="2"/>
          <w:numId w:val="42"/>
        </w:numPr>
      </w:pPr>
      <w:r w:rsidRPr="005223F4">
        <w:t xml:space="preserve">dfdl:textTrimKind </w:t>
      </w:r>
    </w:p>
    <w:p w14:paraId="644F1FE3" w14:textId="77777777" w:rsidR="00FA2ECD" w:rsidRPr="005223F4" w:rsidRDefault="00FA2ECD" w:rsidP="00F4248B">
      <w:pPr>
        <w:numPr>
          <w:ilvl w:val="3"/>
          <w:numId w:val="42"/>
        </w:numPr>
      </w:pPr>
      <w:r w:rsidRPr="005223F4">
        <w:t xml:space="preserve">dfdl:textStringPadCharacter, dfdl:textNumberPadCharacter, dfdl:textBooleanPadCharacter or dfdl:textCalendarPadCharacter  </w:t>
      </w:r>
    </w:p>
    <w:p w14:paraId="4A873948" w14:textId="77777777" w:rsidR="00FA2ECD" w:rsidRPr="005223F4" w:rsidRDefault="00FA2ECD" w:rsidP="00F4248B">
      <w:pPr>
        <w:numPr>
          <w:ilvl w:val="3"/>
          <w:numId w:val="42"/>
        </w:numPr>
        <w:rPr>
          <w:i/>
        </w:rPr>
      </w:pPr>
      <w:r w:rsidRPr="005223F4">
        <w:t xml:space="preserve">dfdl:textStringJustification, dfdl:textNumberJustification, dfdl:textBooleanJustification or dfdl:textCalendarJustification </w:t>
      </w:r>
    </w:p>
    <w:p w14:paraId="40AD55A0" w14:textId="77777777" w:rsidR="00FA2ECD" w:rsidRPr="005223F4" w:rsidRDefault="00FA2ECD" w:rsidP="00F4248B">
      <w:pPr>
        <w:numPr>
          <w:ilvl w:val="2"/>
          <w:numId w:val="42"/>
        </w:numPr>
        <w:rPr>
          <w:i/>
        </w:rPr>
      </w:pPr>
      <w:r w:rsidRPr="005223F4">
        <w:t>dfdl:escapeSchemeRef</w:t>
      </w:r>
    </w:p>
    <w:p w14:paraId="54BAA621" w14:textId="77777777" w:rsidR="00FA2ECD" w:rsidRPr="005223F4" w:rsidRDefault="00FA2ECD" w:rsidP="00F4248B">
      <w:pPr>
        <w:numPr>
          <w:ilvl w:val="2"/>
          <w:numId w:val="42"/>
        </w:numPr>
        <w:rPr>
          <w:i/>
        </w:rPr>
      </w:pPr>
      <w:r w:rsidRPr="005223F4">
        <w:rPr>
          <w:rFonts w:cs="Arial"/>
        </w:rPr>
        <w:t>dfdl:textBidi</w:t>
      </w:r>
    </w:p>
    <w:p w14:paraId="17841303" w14:textId="77777777" w:rsidR="00FA2ECD" w:rsidRPr="005223F4" w:rsidRDefault="00FA2ECD" w:rsidP="00F4248B">
      <w:pPr>
        <w:numPr>
          <w:ilvl w:val="3"/>
          <w:numId w:val="42"/>
        </w:numPr>
        <w:rPr>
          <w:i/>
        </w:rPr>
      </w:pPr>
      <w:commentRangeStart w:id="7492"/>
      <w:r w:rsidRPr="005223F4">
        <w:rPr>
          <w:rFonts w:cs="Arial"/>
        </w:rPr>
        <w:t>dfdl:textBidi</w:t>
      </w:r>
      <w:del w:id="7493" w:author="Steve Hanson" w:date="2012-02-28T14:49:00Z">
        <w:r w:rsidRPr="005223F4" w:rsidDel="0055217D">
          <w:rPr>
            <w:rFonts w:cs="Arial"/>
          </w:rPr>
          <w:delText>Text</w:delText>
        </w:r>
      </w:del>
      <w:r w:rsidRPr="005223F4">
        <w:rPr>
          <w:rFonts w:cs="Arial"/>
        </w:rPr>
        <w:t>Ordering</w:t>
      </w:r>
      <w:commentRangeEnd w:id="7492"/>
      <w:r w:rsidR="0055217D">
        <w:rPr>
          <w:rStyle w:val="CommentReference"/>
        </w:rPr>
        <w:commentReference w:id="7492"/>
      </w:r>
    </w:p>
    <w:p w14:paraId="40DA1775" w14:textId="3E69C6A8" w:rsidR="00FA2ECD" w:rsidRPr="005223F4" w:rsidRDefault="00FA2ECD" w:rsidP="00F4248B">
      <w:pPr>
        <w:numPr>
          <w:ilvl w:val="3"/>
          <w:numId w:val="42"/>
        </w:numPr>
        <w:rPr>
          <w:i/>
        </w:rPr>
      </w:pPr>
      <w:r w:rsidRPr="005223F4">
        <w:rPr>
          <w:rFonts w:cs="Arial"/>
        </w:rPr>
        <w:t>dfdl:textBidiOrientation</w:t>
      </w:r>
      <w:commentRangeStart w:id="7494"/>
      <w:commentRangeStart w:id="7495"/>
      <w:ins w:id="7496" w:author="Steve Hanson" w:date="2012-04-11T16:17:00Z">
        <w:r w:rsidR="0010253E">
          <w:rPr>
            <w:rFonts w:cs="Arial"/>
          </w:rPr>
          <w:t xml:space="preserve"> </w:t>
        </w:r>
      </w:ins>
      <w:commentRangeEnd w:id="7494"/>
      <w:ins w:id="7497" w:author="Steve Hanson" w:date="2012-04-11T15:53:00Z">
        <w:r w:rsidR="0010253E">
          <w:rPr>
            <w:rStyle w:val="CommentReference"/>
          </w:rPr>
          <w:commentReference w:id="7494"/>
        </w:r>
      </w:ins>
      <w:commentRangeEnd w:id="7495"/>
      <w:r w:rsidR="004830A8">
        <w:rPr>
          <w:rStyle w:val="CommentReference"/>
        </w:rPr>
        <w:commentReference w:id="7495"/>
      </w:r>
    </w:p>
    <w:p w14:paraId="09C2B448" w14:textId="77777777" w:rsidR="00FA2ECD" w:rsidRPr="005223F4" w:rsidRDefault="00F4248B" w:rsidP="00862C23">
      <w:pPr>
        <w:numPr>
          <w:ilvl w:val="1"/>
          <w:numId w:val="42"/>
        </w:numPr>
        <w:rPr>
          <w:i/>
        </w:rPr>
      </w:pPr>
      <w:r w:rsidRPr="005223F4">
        <w:t>dfdl:representation</w:t>
      </w:r>
      <w:r w:rsidRPr="005223F4">
        <w:rPr>
          <w:i/>
        </w:rPr>
        <w:t xml:space="preserve"> </w:t>
      </w:r>
      <w:r w:rsidR="00FA2ECD" w:rsidRPr="005223F4">
        <w:rPr>
          <w:i/>
        </w:rPr>
        <w:t>“binary”</w:t>
      </w:r>
      <w:r w:rsidR="00280454" w:rsidRPr="005223F4">
        <w:rPr>
          <w:i/>
        </w:rPr>
        <w:t xml:space="preserve"> or </w:t>
      </w:r>
      <w:r w:rsidRPr="005223F4">
        <w:rPr>
          <w:i/>
        </w:rPr>
        <w:t>xs:</w:t>
      </w:r>
      <w:r w:rsidR="00280454" w:rsidRPr="005223F4">
        <w:rPr>
          <w:i/>
        </w:rPr>
        <w:t>simpleType is '</w:t>
      </w:r>
      <w:r w:rsidR="003D585C" w:rsidRPr="005223F4">
        <w:rPr>
          <w:i/>
        </w:rPr>
        <w:t>hex</w:t>
      </w:r>
      <w:r w:rsidR="00862C23" w:rsidRPr="005223F4">
        <w:rPr>
          <w:i/>
        </w:rPr>
        <w:t>B</w:t>
      </w:r>
      <w:r w:rsidR="003D585C" w:rsidRPr="005223F4">
        <w:rPr>
          <w:i/>
        </w:rPr>
        <w:t>inary'</w:t>
      </w:r>
    </w:p>
    <w:p w14:paraId="2CAA07D4" w14:textId="4026AD95" w:rsidR="00A65F76" w:rsidDel="00875471" w:rsidRDefault="00A65F76" w:rsidP="00F4248B">
      <w:pPr>
        <w:numPr>
          <w:ilvl w:val="2"/>
          <w:numId w:val="42"/>
        </w:numPr>
        <w:rPr>
          <w:ins w:id="7498" w:author="mbeckerle" w:date="2012-04-22T21:13:00Z"/>
          <w:del w:id="7499" w:author="Steve Hanson" w:date="2012-08-10T15:17:00Z"/>
        </w:rPr>
      </w:pPr>
      <w:commentRangeStart w:id="7500"/>
      <w:ins w:id="7501" w:author="mbeckerle" w:date="2012-04-22T21:14:00Z">
        <w:del w:id="7502" w:author="Steve Hanson" w:date="2012-08-10T15:17:00Z">
          <w:r w:rsidDel="00875471">
            <w:delText>dfdl:byteOrder</w:delText>
          </w:r>
          <w:commentRangeEnd w:id="7500"/>
          <w:r w:rsidDel="00875471">
            <w:rPr>
              <w:rStyle w:val="CommentReference"/>
            </w:rPr>
            <w:commentReference w:id="7500"/>
          </w:r>
        </w:del>
      </w:ins>
    </w:p>
    <w:p w14:paraId="0D8ADA4B" w14:textId="77777777" w:rsidR="00FA2ECD" w:rsidRPr="005223F4" w:rsidRDefault="00FA2ECD" w:rsidP="00F4248B">
      <w:pPr>
        <w:numPr>
          <w:ilvl w:val="2"/>
          <w:numId w:val="42"/>
        </w:numPr>
      </w:pPr>
      <w:r w:rsidRPr="005223F4">
        <w:t xml:space="preserve">dfdl:lengthKind </w:t>
      </w:r>
    </w:p>
    <w:p w14:paraId="22E52233" w14:textId="77777777" w:rsidR="00FA2ECD" w:rsidRPr="005223F4" w:rsidRDefault="00FA2ECD" w:rsidP="00F4248B">
      <w:pPr>
        <w:numPr>
          <w:ilvl w:val="3"/>
          <w:numId w:val="42"/>
        </w:numPr>
      </w:pPr>
      <w:r w:rsidRPr="005223F4">
        <w:rPr>
          <w:i/>
          <w:iCs/>
        </w:rPr>
        <w:t>"implicit"</w:t>
      </w:r>
      <w:r w:rsidRPr="005223F4">
        <w:t xml:space="preserve"> </w:t>
      </w:r>
    </w:p>
    <w:p w14:paraId="4B5DC5C9" w14:textId="77777777" w:rsidR="00FA2ECD" w:rsidRPr="005223F4" w:rsidRDefault="00FA2ECD" w:rsidP="00F4248B">
      <w:pPr>
        <w:numPr>
          <w:ilvl w:val="4"/>
          <w:numId w:val="42"/>
        </w:numPr>
      </w:pPr>
      <w:r w:rsidRPr="005223F4">
        <w:t xml:space="preserve">xs:maxLength </w:t>
      </w:r>
      <w:r w:rsidRPr="005223F4">
        <w:rPr>
          <w:i/>
        </w:rPr>
        <w:t>or</w:t>
      </w:r>
      <w:r w:rsidRPr="005223F4">
        <w:t xml:space="preserve"> xs:simpleType</w:t>
      </w:r>
    </w:p>
    <w:p w14:paraId="67797FE4" w14:textId="77777777" w:rsidR="00FA2ECD" w:rsidRPr="005223F4" w:rsidRDefault="00FA2ECD" w:rsidP="00F4248B">
      <w:pPr>
        <w:numPr>
          <w:ilvl w:val="4"/>
          <w:numId w:val="42"/>
        </w:numPr>
      </w:pPr>
      <w:r w:rsidRPr="005223F4">
        <w:t xml:space="preserve">dfdl:lengthUnits </w:t>
      </w:r>
    </w:p>
    <w:p w14:paraId="3B2C3FCB" w14:textId="77777777" w:rsidR="00FA2ECD" w:rsidRPr="005223F4" w:rsidRDefault="00FA2ECD" w:rsidP="00F4248B">
      <w:pPr>
        <w:numPr>
          <w:ilvl w:val="3"/>
          <w:numId w:val="42"/>
        </w:numPr>
        <w:rPr>
          <w:i/>
        </w:rPr>
      </w:pPr>
      <w:r w:rsidRPr="005223F4">
        <w:rPr>
          <w:i/>
        </w:rPr>
        <w:t xml:space="preserve"> “explicit”</w:t>
      </w:r>
    </w:p>
    <w:p w14:paraId="2B983327" w14:textId="77777777" w:rsidR="00FA2ECD" w:rsidRPr="005223F4" w:rsidRDefault="00FA2ECD" w:rsidP="00F4248B">
      <w:pPr>
        <w:numPr>
          <w:ilvl w:val="4"/>
          <w:numId w:val="42"/>
        </w:numPr>
      </w:pPr>
      <w:r w:rsidRPr="005223F4">
        <w:t xml:space="preserve">dfdl:length </w:t>
      </w:r>
    </w:p>
    <w:p w14:paraId="08EF21EF" w14:textId="77777777" w:rsidR="00FA2ECD" w:rsidRPr="005223F4" w:rsidRDefault="00FA2ECD" w:rsidP="00F4248B">
      <w:pPr>
        <w:numPr>
          <w:ilvl w:val="4"/>
          <w:numId w:val="42"/>
        </w:numPr>
      </w:pPr>
      <w:r w:rsidRPr="005223F4">
        <w:t xml:space="preserve">dfdl:lengthUnits </w:t>
      </w:r>
    </w:p>
    <w:p w14:paraId="58F57B3B" w14:textId="77777777" w:rsidR="00FA2ECD" w:rsidRPr="005223F4" w:rsidRDefault="00FA2ECD" w:rsidP="00F4248B">
      <w:pPr>
        <w:numPr>
          <w:ilvl w:val="3"/>
          <w:numId w:val="42"/>
        </w:numPr>
      </w:pPr>
      <w:r w:rsidRPr="005223F4">
        <w:rPr>
          <w:i/>
          <w:iCs/>
        </w:rPr>
        <w:t>"prefixed"</w:t>
      </w:r>
      <w:r w:rsidRPr="005223F4">
        <w:t xml:space="preserve"> </w:t>
      </w:r>
    </w:p>
    <w:p w14:paraId="5C85631E" w14:textId="77777777" w:rsidR="00FA2ECD" w:rsidRPr="005223F4" w:rsidRDefault="00FA2ECD" w:rsidP="00F4248B">
      <w:pPr>
        <w:numPr>
          <w:ilvl w:val="4"/>
          <w:numId w:val="42"/>
        </w:numPr>
      </w:pPr>
      <w:r w:rsidRPr="005223F4">
        <w:t xml:space="preserve">dfdl:prefixLengthType </w:t>
      </w:r>
    </w:p>
    <w:p w14:paraId="04386A31" w14:textId="77777777" w:rsidR="00FA2ECD" w:rsidRPr="005223F4" w:rsidRDefault="00FA2ECD" w:rsidP="00F4248B">
      <w:pPr>
        <w:numPr>
          <w:ilvl w:val="4"/>
          <w:numId w:val="42"/>
        </w:numPr>
      </w:pPr>
      <w:r w:rsidRPr="005223F4">
        <w:t xml:space="preserve">dfdl:prefixIncludesPrefixLength </w:t>
      </w:r>
    </w:p>
    <w:p w14:paraId="034E89AF" w14:textId="77777777" w:rsidR="00FA2ECD" w:rsidRPr="005223F4" w:rsidRDefault="00FA2ECD" w:rsidP="00F4248B">
      <w:pPr>
        <w:numPr>
          <w:ilvl w:val="4"/>
          <w:numId w:val="42"/>
        </w:numPr>
      </w:pPr>
      <w:r w:rsidRPr="005223F4">
        <w:t xml:space="preserve">dfdl:lengthUnits </w:t>
      </w:r>
    </w:p>
    <w:p w14:paraId="7704B4AB" w14:textId="47770F76" w:rsidR="00FA2ECD" w:rsidRPr="005223F4" w:rsidDel="00A65F76" w:rsidRDefault="00FA2ECD" w:rsidP="00F4248B">
      <w:pPr>
        <w:numPr>
          <w:ilvl w:val="3"/>
          <w:numId w:val="42"/>
        </w:numPr>
        <w:rPr>
          <w:del w:id="7503" w:author="mbeckerle" w:date="2012-04-22T21:15:00Z"/>
          <w:i/>
        </w:rPr>
      </w:pPr>
      <w:commentRangeStart w:id="7504"/>
      <w:del w:id="7505" w:author="mbeckerle" w:date="2012-04-22T21:15:00Z">
        <w:r w:rsidRPr="005223F4" w:rsidDel="00A65F76">
          <w:rPr>
            <w:i/>
          </w:rPr>
          <w:delText>“pattern”</w:delText>
        </w:r>
      </w:del>
    </w:p>
    <w:p w14:paraId="0A9409E0" w14:textId="3D98FC75" w:rsidR="00FA2ECD" w:rsidRPr="005223F4" w:rsidDel="00A65F76" w:rsidRDefault="00FA2ECD" w:rsidP="00F4248B">
      <w:pPr>
        <w:numPr>
          <w:ilvl w:val="4"/>
          <w:numId w:val="42"/>
        </w:numPr>
        <w:rPr>
          <w:del w:id="7506" w:author="mbeckerle" w:date="2012-04-22T21:15:00Z"/>
        </w:rPr>
      </w:pPr>
      <w:del w:id="7507" w:author="mbeckerle" w:date="2012-04-22T21:15:00Z">
        <w:r w:rsidRPr="005223F4" w:rsidDel="00A65F76">
          <w:delText>dfdl:lengthPattern</w:delText>
        </w:r>
      </w:del>
    </w:p>
    <w:commentRangeEnd w:id="7504"/>
    <w:p w14:paraId="6C4B8341" w14:textId="43E5D8AD" w:rsidR="00FA2ECD" w:rsidRPr="005223F4" w:rsidRDefault="003554C6" w:rsidP="00F4248B">
      <w:pPr>
        <w:numPr>
          <w:ilvl w:val="3"/>
          <w:numId w:val="42"/>
        </w:numPr>
      </w:pPr>
      <w:ins w:id="7508" w:author="Steve Hanson" w:date="2012-04-11T16:06:00Z">
        <w:r>
          <w:rPr>
            <w:rStyle w:val="CommentReference"/>
          </w:rPr>
          <w:commentReference w:id="7504"/>
        </w:r>
      </w:ins>
      <w:ins w:id="7509" w:author="Steve Hanson" w:date="2012-02-27T19:10:00Z">
        <w:r w:rsidR="00B93795">
          <w:rPr>
            <w:i/>
            <w:iCs/>
          </w:rPr>
          <w:t>“</w:t>
        </w:r>
        <w:commentRangeStart w:id="7510"/>
        <w:r w:rsidR="00B93795">
          <w:rPr>
            <w:i/>
            <w:iCs/>
          </w:rPr>
          <w:t>delimited”,”</w:t>
        </w:r>
      </w:ins>
      <w:commentRangeEnd w:id="7510"/>
      <w:ins w:id="7511" w:author="Steve Hanson" w:date="2012-02-27T19:11:00Z">
        <w:r w:rsidR="00B93795">
          <w:rPr>
            <w:rStyle w:val="CommentReference"/>
          </w:rPr>
          <w:commentReference w:id="7510"/>
        </w:r>
      </w:ins>
      <w:ins w:id="7512" w:author="Steve Hanson" w:date="2012-02-27T19:10:00Z">
        <w:r w:rsidR="00B93795">
          <w:rPr>
            <w:i/>
            <w:iCs/>
          </w:rPr>
          <w:t xml:space="preserve">, </w:t>
        </w:r>
      </w:ins>
      <w:r w:rsidR="00FA2ECD" w:rsidRPr="005223F4">
        <w:rPr>
          <w:i/>
          <w:iCs/>
        </w:rPr>
        <w:t>"endOfParent"</w:t>
      </w:r>
      <w:r w:rsidR="00FA2ECD" w:rsidRPr="005223F4">
        <w:t xml:space="preserve"> </w:t>
      </w:r>
    </w:p>
    <w:p w14:paraId="27F74D40" w14:textId="77777777" w:rsidR="00FA2ECD" w:rsidRPr="005223F4" w:rsidRDefault="00FA2ECD" w:rsidP="00F4248B">
      <w:pPr>
        <w:numPr>
          <w:ilvl w:val="4"/>
          <w:numId w:val="42"/>
        </w:numPr>
        <w:rPr>
          <w:i/>
        </w:rPr>
      </w:pPr>
      <w:r w:rsidRPr="005223F4">
        <w:rPr>
          <w:i/>
        </w:rPr>
        <w:t>None</w:t>
      </w:r>
    </w:p>
    <w:p w14:paraId="555B54CF" w14:textId="77777777" w:rsidR="00FA2ECD" w:rsidRPr="005223F4" w:rsidRDefault="00FA2ECD" w:rsidP="00FA2ECD">
      <w:pPr>
        <w:numPr>
          <w:ilvl w:val="1"/>
          <w:numId w:val="42"/>
        </w:numPr>
      </w:pPr>
      <w:r w:rsidRPr="005223F4">
        <w:t xml:space="preserve">dfdl:terminator </w:t>
      </w:r>
    </w:p>
    <w:p w14:paraId="2BD16AC2" w14:textId="77777777" w:rsidR="0064432E" w:rsidRPr="005223F4" w:rsidRDefault="0064432E" w:rsidP="0064432E">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7513" w:author="Steve Hanson" w:date="2012-02-27T19:21:00Z">
        <w:r w:rsidR="00A5654C">
          <w:rPr>
            <w:i/>
            <w:iCs/>
          </w:rPr>
          <w:t>dfdl:</w:t>
        </w:r>
      </w:ins>
      <w:r w:rsidRPr="005223F4">
        <w:rPr>
          <w:i/>
          <w:iCs/>
        </w:rPr>
        <w:t>simple</w:t>
      </w:r>
      <w:ins w:id="7514" w:author="Steve Hanson" w:date="2012-02-27T19:21:00Z">
        <w:r w:rsidR="00A5654C">
          <w:rPr>
            <w:i/>
            <w:iCs/>
          </w:rPr>
          <w:t>T</w:t>
        </w:r>
      </w:ins>
      <w:del w:id="7515" w:author="Steve Hanson" w:date="2012-02-27T19:21:00Z">
        <w:r w:rsidRPr="005223F4" w:rsidDel="00A5654C">
          <w:rPr>
            <w:i/>
            <w:iCs/>
          </w:rPr>
          <w:delText xml:space="preserve"> t</w:delText>
        </w:r>
      </w:del>
      <w:r w:rsidRPr="005223F4">
        <w:rPr>
          <w:i/>
          <w:iCs/>
        </w:rPr>
        <w:t>ype</w:t>
      </w:r>
      <w:del w:id="7516" w:author="Steve Hanson" w:date="2012-02-27T19:21:00Z">
        <w:r w:rsidRPr="005223F4" w:rsidDel="00A5654C">
          <w:rPr>
            <w:i/>
            <w:iCs/>
          </w:rPr>
          <w:delText>s</w:delText>
        </w:r>
      </w:del>
      <w:r w:rsidRPr="005223F4">
        <w:rPr>
          <w:i/>
          <w:iCs/>
        </w:rPr>
        <w:t>)</w:t>
      </w:r>
    </w:p>
    <w:p w14:paraId="1BF95AFD" w14:textId="77777777" w:rsidR="0064432E" w:rsidRPr="005223F4" w:rsidRDefault="0064432E" w:rsidP="005B0FE2">
      <w:pPr>
        <w:numPr>
          <w:ilvl w:val="2"/>
          <w:numId w:val="42"/>
        </w:numPr>
      </w:pPr>
      <w:r w:rsidRPr="005223F4">
        <w:t>dfdl:</w:t>
      </w:r>
      <w:r w:rsidR="00BC3F9C" w:rsidRPr="005223F4">
        <w:t>emptyValueDelimiterPolicy</w:t>
      </w:r>
      <w:r w:rsidRPr="005223F4">
        <w:t xml:space="preserve"> </w:t>
      </w:r>
    </w:p>
    <w:p w14:paraId="48244C77" w14:textId="77777777" w:rsidR="00FA2ECD" w:rsidRPr="005223F4" w:rsidRDefault="00FA2ECD" w:rsidP="00FA2ECD">
      <w:pPr>
        <w:numPr>
          <w:ilvl w:val="2"/>
          <w:numId w:val="42"/>
        </w:numPr>
      </w:pPr>
      <w:r w:rsidRPr="005223F4">
        <w:t xml:space="preserve">dfdl:documentFinalTerminatorCanBeMissing </w:t>
      </w:r>
    </w:p>
    <w:p w14:paraId="33963FAE" w14:textId="77777777" w:rsidR="00785685" w:rsidRPr="005223F4" w:rsidRDefault="00FA2ECD" w:rsidP="00FA2ECD">
      <w:pPr>
        <w:numPr>
          <w:ilvl w:val="1"/>
          <w:numId w:val="42"/>
        </w:numPr>
      </w:pPr>
      <w:r w:rsidRPr="005223F4">
        <w:t>dfdl:</w:t>
      </w:r>
      <w:r w:rsidR="00785685" w:rsidRPr="005223F4">
        <w:t>trailingSkip</w:t>
      </w:r>
    </w:p>
    <w:p w14:paraId="2615D6DF" w14:textId="77777777" w:rsidR="00FA2ECD" w:rsidRPr="005223F4" w:rsidRDefault="00785685" w:rsidP="00785685">
      <w:pPr>
        <w:numPr>
          <w:ilvl w:val="2"/>
          <w:numId w:val="42"/>
        </w:numPr>
      </w:pPr>
      <w:r w:rsidRPr="005223F4">
        <w:t xml:space="preserve">dfdl:alignmentUnits </w:t>
      </w:r>
      <w:r w:rsidR="00FA2ECD" w:rsidRPr="005223F4">
        <w:t xml:space="preserve">  </w:t>
      </w:r>
    </w:p>
    <w:p w14:paraId="2EE0E8A1" w14:textId="77777777" w:rsidR="00FA2ECD" w:rsidRPr="005223F4" w:rsidRDefault="00FA2ECD" w:rsidP="00FA2ECD">
      <w:pPr>
        <w:numPr>
          <w:ilvl w:val="0"/>
          <w:numId w:val="42"/>
        </w:numPr>
        <w:rPr>
          <w:i/>
        </w:rPr>
      </w:pPr>
      <w:r w:rsidRPr="005223F4">
        <w:rPr>
          <w:i/>
        </w:rPr>
        <w:t xml:space="preserve">Parsing: conversion </w:t>
      </w:r>
    </w:p>
    <w:p w14:paraId="05492423" w14:textId="2A7D07DA" w:rsidR="00FA2ECD" w:rsidRPr="005223F4" w:rsidDel="00A65F76" w:rsidRDefault="00FA2ECD" w:rsidP="00FA2ECD">
      <w:pPr>
        <w:numPr>
          <w:ilvl w:val="1"/>
          <w:numId w:val="42"/>
        </w:numPr>
        <w:rPr>
          <w:del w:id="7517" w:author="mbeckerle" w:date="2012-04-22T21:02:00Z"/>
        </w:rPr>
      </w:pPr>
      <w:del w:id="7518" w:author="mbeckerle" w:date="2012-04-22T21:02:00Z">
        <w:r w:rsidRPr="005223F4" w:rsidDel="00A65F76">
          <w:delText xml:space="preserve">xs:nillable </w:delText>
        </w:r>
        <w:r w:rsidR="003A482E" w:rsidRPr="005223F4" w:rsidDel="00A65F76">
          <w:rPr>
            <w:i/>
          </w:rPr>
          <w:delText>(</w:delText>
        </w:r>
        <w:r w:rsidR="003A482E" w:rsidRPr="005223F4" w:rsidDel="00A65F76">
          <w:rPr>
            <w:i/>
            <w:iCs/>
          </w:rPr>
          <w:delText xml:space="preserve">does not apply to </w:delText>
        </w:r>
      </w:del>
      <w:ins w:id="7519" w:author="Steve Hanson" w:date="2012-02-27T19:21:00Z">
        <w:del w:id="7520" w:author="mbeckerle" w:date="2012-04-22T21:02:00Z">
          <w:r w:rsidR="00A5654C" w:rsidDel="00A65F76">
            <w:rPr>
              <w:i/>
              <w:iCs/>
            </w:rPr>
            <w:delText>dfdl:</w:delText>
          </w:r>
        </w:del>
      </w:ins>
      <w:del w:id="7521" w:author="mbeckerle" w:date="2012-04-22T21:02:00Z">
        <w:r w:rsidR="003A482E" w:rsidRPr="005223F4" w:rsidDel="00A65F76">
          <w:rPr>
            <w:i/>
            <w:iCs/>
          </w:rPr>
          <w:delText>simple</w:delText>
        </w:r>
      </w:del>
      <w:ins w:id="7522" w:author="Steve Hanson" w:date="2012-02-27T19:21:00Z">
        <w:del w:id="7523" w:author="mbeckerle" w:date="2012-04-22T21:02:00Z">
          <w:r w:rsidR="00A5654C" w:rsidDel="00A65F76">
            <w:rPr>
              <w:i/>
              <w:iCs/>
            </w:rPr>
            <w:delText>T</w:delText>
          </w:r>
        </w:del>
      </w:ins>
      <w:del w:id="7524" w:author="mbeckerle" w:date="2012-04-22T21:02:00Z">
        <w:r w:rsidR="003A482E" w:rsidRPr="005223F4" w:rsidDel="00A65F76">
          <w:rPr>
            <w:i/>
            <w:iCs/>
          </w:rPr>
          <w:delText xml:space="preserve"> types)</w:delText>
        </w:r>
      </w:del>
    </w:p>
    <w:p w14:paraId="61FBF64E" w14:textId="19A2F43D" w:rsidR="00FA2ECD" w:rsidRPr="005223F4" w:rsidDel="00A65F76" w:rsidRDefault="00FA2ECD" w:rsidP="00FA2ECD">
      <w:pPr>
        <w:numPr>
          <w:ilvl w:val="2"/>
          <w:numId w:val="42"/>
        </w:numPr>
        <w:rPr>
          <w:del w:id="7525" w:author="mbeckerle" w:date="2012-04-22T21:02:00Z"/>
        </w:rPr>
      </w:pPr>
      <w:commentRangeStart w:id="7526"/>
      <w:del w:id="7527" w:author="mbeckerle" w:date="2012-04-22T21:02:00Z">
        <w:r w:rsidRPr="005223F4" w:rsidDel="00A65F76">
          <w:delText xml:space="preserve">dfdl:nilKind </w:delText>
        </w:r>
      </w:del>
    </w:p>
    <w:p w14:paraId="1A24F2E4" w14:textId="1B808AEC" w:rsidR="00FA2ECD" w:rsidRPr="005223F4" w:rsidDel="00A65F76" w:rsidRDefault="00FA2ECD" w:rsidP="00FA2ECD">
      <w:pPr>
        <w:numPr>
          <w:ilvl w:val="3"/>
          <w:numId w:val="42"/>
        </w:numPr>
        <w:rPr>
          <w:del w:id="7528" w:author="mbeckerle" w:date="2012-04-22T21:02:00Z"/>
          <w:i/>
        </w:rPr>
      </w:pPr>
      <w:del w:id="7529" w:author="mbeckerle" w:date="2012-04-22T21:02:00Z">
        <w:r w:rsidRPr="005223F4" w:rsidDel="00A65F76">
          <w:rPr>
            <w:i/>
          </w:rPr>
          <w:delText xml:space="preserve">"literalValue", "logicalValue", "literalCharacter" </w:delText>
        </w:r>
      </w:del>
    </w:p>
    <w:commentRangeEnd w:id="7526"/>
    <w:p w14:paraId="1686E587" w14:textId="16B6588D" w:rsidR="00FA2ECD" w:rsidRPr="005223F4" w:rsidDel="00A65F76" w:rsidRDefault="0055217D" w:rsidP="00217370">
      <w:pPr>
        <w:numPr>
          <w:ilvl w:val="4"/>
          <w:numId w:val="42"/>
        </w:numPr>
        <w:rPr>
          <w:del w:id="7530" w:author="mbeckerle" w:date="2012-04-22T21:02:00Z"/>
        </w:rPr>
      </w:pPr>
      <w:del w:id="7531" w:author="mbeckerle" w:date="2012-04-22T21:02:00Z">
        <w:r w:rsidDel="00A65F76">
          <w:rPr>
            <w:rStyle w:val="CommentReference"/>
          </w:rPr>
          <w:commentReference w:id="7526"/>
        </w:r>
        <w:r w:rsidR="00FA2ECD" w:rsidRPr="005223F4" w:rsidDel="00A65F76">
          <w:delText xml:space="preserve">dfdl:nilValue </w:delText>
        </w:r>
      </w:del>
    </w:p>
    <w:p w14:paraId="50203792" w14:textId="77777777" w:rsidR="00FA2ECD" w:rsidRPr="005223F4" w:rsidRDefault="00FA2ECD" w:rsidP="00FA2ECD">
      <w:pPr>
        <w:numPr>
          <w:ilvl w:val="1"/>
          <w:numId w:val="42"/>
        </w:numPr>
      </w:pPr>
      <w:r w:rsidRPr="005223F4">
        <w:t xml:space="preserve">xs:type </w:t>
      </w:r>
    </w:p>
    <w:p w14:paraId="7F00B979" w14:textId="77777777" w:rsidR="00FA2ECD" w:rsidRPr="005223F4" w:rsidRDefault="00FA2ECD" w:rsidP="00FA2ECD">
      <w:pPr>
        <w:numPr>
          <w:ilvl w:val="2"/>
          <w:numId w:val="42"/>
        </w:numPr>
      </w:pPr>
      <w:r w:rsidRPr="005223F4">
        <w:rPr>
          <w:i/>
          <w:iCs/>
        </w:rPr>
        <w:t>"Number"</w:t>
      </w:r>
      <w:r w:rsidRPr="005223F4">
        <w:t xml:space="preserve"> </w:t>
      </w:r>
    </w:p>
    <w:p w14:paraId="59D84434" w14:textId="77777777" w:rsidR="009C123C" w:rsidRPr="005223F4" w:rsidRDefault="009C123C" w:rsidP="00FA2ECD">
      <w:pPr>
        <w:numPr>
          <w:ilvl w:val="3"/>
          <w:numId w:val="42"/>
        </w:numPr>
      </w:pPr>
      <w:r w:rsidRPr="005223F4">
        <w:t>dfdl:</w:t>
      </w:r>
      <w:r w:rsidRPr="00E62EDC">
        <w:rPr>
          <w:rFonts w:cs="Arial"/>
        </w:rPr>
        <w:t xml:space="preserve"> decimalSigned</w:t>
      </w:r>
    </w:p>
    <w:p w14:paraId="58BD526F" w14:textId="77777777" w:rsidR="00FA2ECD" w:rsidRPr="005223F4" w:rsidRDefault="00FA2ECD" w:rsidP="00FA2ECD">
      <w:pPr>
        <w:numPr>
          <w:ilvl w:val="3"/>
          <w:numId w:val="42"/>
        </w:numPr>
      </w:pPr>
      <w:r w:rsidRPr="005223F4">
        <w:t xml:space="preserve">dfdl:representation </w:t>
      </w:r>
    </w:p>
    <w:p w14:paraId="72105A77" w14:textId="77777777" w:rsidR="00FA2ECD" w:rsidRPr="005223F4" w:rsidRDefault="00FA2ECD" w:rsidP="00FA2ECD">
      <w:pPr>
        <w:numPr>
          <w:ilvl w:val="4"/>
          <w:numId w:val="42"/>
        </w:numPr>
      </w:pPr>
      <w:r w:rsidRPr="005223F4">
        <w:rPr>
          <w:i/>
          <w:iCs/>
        </w:rPr>
        <w:t>"text"</w:t>
      </w:r>
      <w:r w:rsidRPr="005223F4">
        <w:t xml:space="preserve"> </w:t>
      </w:r>
    </w:p>
    <w:p w14:paraId="786B87E1" w14:textId="77777777" w:rsidR="00FA2ECD" w:rsidRPr="005223F4" w:rsidRDefault="00FA2ECD" w:rsidP="00FA2ECD">
      <w:pPr>
        <w:numPr>
          <w:ilvl w:val="5"/>
          <w:numId w:val="42"/>
        </w:numPr>
      </w:pPr>
      <w:r w:rsidRPr="005223F4">
        <w:t>dfdl:</w:t>
      </w:r>
      <w:r w:rsidR="00DD19E7" w:rsidRPr="005223F4">
        <w:t>textNumberRep</w:t>
      </w:r>
    </w:p>
    <w:p w14:paraId="5048BE4B" w14:textId="77777777" w:rsidR="008F38DC" w:rsidRPr="005223F4" w:rsidRDefault="008F38DC" w:rsidP="008F38DC">
      <w:pPr>
        <w:numPr>
          <w:ilvl w:val="6"/>
          <w:numId w:val="42"/>
        </w:numPr>
        <w:rPr>
          <w:i/>
          <w:iCs/>
        </w:rPr>
      </w:pPr>
      <w:r w:rsidRPr="005223F4">
        <w:rPr>
          <w:i/>
          <w:iCs/>
        </w:rPr>
        <w:t>"standard"</w:t>
      </w:r>
    </w:p>
    <w:p w14:paraId="11B93152" w14:textId="77777777" w:rsidR="008F38DC" w:rsidRPr="005223F4" w:rsidRDefault="008F38DC" w:rsidP="008F38DC">
      <w:pPr>
        <w:numPr>
          <w:ilvl w:val="7"/>
          <w:numId w:val="42"/>
        </w:numPr>
      </w:pPr>
      <w:r w:rsidRPr="005223F4">
        <w:t>dfdl:textNumberPattern</w:t>
      </w:r>
    </w:p>
    <w:p w14:paraId="08A5C3C0"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5A534FA0" w14:textId="77777777" w:rsidR="00E05760" w:rsidRPr="00D046AA" w:rsidRDefault="00E05760" w:rsidP="008F38DC">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92293C7" w14:textId="77777777" w:rsidR="008F38DC" w:rsidRPr="00D046AA" w:rsidRDefault="008F38DC" w:rsidP="008F38DC">
      <w:pPr>
        <w:numPr>
          <w:ilvl w:val="7"/>
          <w:numId w:val="42"/>
        </w:numPr>
        <w:rPr>
          <w:rStyle w:val="TableCellCharChar"/>
          <w:rFonts w:eastAsia="Times New Roman" w:cs="Arial"/>
          <w:sz w:val="20"/>
          <w:szCs w:val="20"/>
        </w:rPr>
      </w:pPr>
      <w:commentRangeStart w:id="7532"/>
      <w:r w:rsidRPr="00D046AA">
        <w:rPr>
          <w:rStyle w:val="TableCellCharChar"/>
          <w:rFonts w:cs="Arial"/>
          <w:sz w:val="20"/>
          <w:szCs w:val="20"/>
        </w:rPr>
        <w:t>dfdl:</w:t>
      </w:r>
      <w:r w:rsidR="00E05760" w:rsidRPr="00D046AA">
        <w:rPr>
          <w:rStyle w:val="TableCellCharChar"/>
          <w:rFonts w:cs="Arial"/>
          <w:sz w:val="20"/>
          <w:szCs w:val="20"/>
        </w:rPr>
        <w:t>textStandardExponent</w:t>
      </w:r>
      <w:ins w:id="7533" w:author="Steve Hanson" w:date="2012-02-29T12:37:00Z">
        <w:r w:rsidR="00B76C05">
          <w:rPr>
            <w:rStyle w:val="TableCellCharChar"/>
            <w:rFonts w:cs="Arial"/>
            <w:sz w:val="20"/>
            <w:szCs w:val="20"/>
          </w:rPr>
          <w:t>Rep</w:t>
        </w:r>
      </w:ins>
      <w:del w:id="7534" w:author="Steve Hanson" w:date="2012-02-29T12:37:00Z">
        <w:r w:rsidR="00E05760" w:rsidRPr="00D046AA" w:rsidDel="00B76C05">
          <w:rPr>
            <w:rStyle w:val="TableCellCharChar"/>
            <w:rFonts w:cs="Arial"/>
            <w:sz w:val="20"/>
            <w:szCs w:val="20"/>
          </w:rPr>
          <w:delText>Character</w:delText>
        </w:r>
      </w:del>
      <w:commentRangeEnd w:id="7532"/>
      <w:r w:rsidR="00B76C05">
        <w:rPr>
          <w:rStyle w:val="CommentReference"/>
        </w:rPr>
        <w:commentReference w:id="7532"/>
      </w:r>
    </w:p>
    <w:p w14:paraId="4E8C0D4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6DE69B1C"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42D96919" w14:textId="14DEF63E"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ins w:id="7535" w:author="Steve Hanson" w:date="2012-04-11T15:53:00Z">
        <w:r w:rsidR="00E05760" w:rsidRPr="00D046AA">
          <w:rPr>
            <w:rStyle w:val="TableCellCharChar"/>
            <w:rFonts w:cs="Arial"/>
            <w:sz w:val="20"/>
            <w:szCs w:val="20"/>
          </w:rPr>
          <w:t>textStandard</w:t>
        </w:r>
        <w:commentRangeStart w:id="7536"/>
        <w:r w:rsidR="00E05760" w:rsidRPr="00D046AA">
          <w:rPr>
            <w:rStyle w:val="TableCellCharChar"/>
            <w:rFonts w:cs="Arial"/>
            <w:sz w:val="20"/>
            <w:szCs w:val="20"/>
          </w:rPr>
          <w:t>Na</w:t>
        </w:r>
      </w:ins>
      <w:ins w:id="7537" w:author="mbeckerle" w:date="2012-04-22T21:06:00Z">
        <w:r w:rsidR="004E7B13">
          <w:rPr>
            <w:rStyle w:val="TableCellCharChar"/>
            <w:rFonts w:cs="Arial"/>
            <w:sz w:val="20"/>
            <w:szCs w:val="20"/>
          </w:rPr>
          <w:t>N</w:t>
        </w:r>
      </w:ins>
      <w:ins w:id="7538" w:author="Steve Hanson" w:date="2012-04-11T15:53:00Z">
        <w:del w:id="7539" w:author="mbeckerle" w:date="2012-04-22T21:06:00Z">
          <w:r w:rsidR="00E05760" w:rsidRPr="00D046AA" w:rsidDel="004E7B13">
            <w:rPr>
              <w:rStyle w:val="TableCellCharChar"/>
              <w:rFonts w:cs="Arial"/>
              <w:sz w:val="20"/>
              <w:szCs w:val="20"/>
            </w:rPr>
            <w:delText>n</w:delText>
          </w:r>
        </w:del>
        <w:commentRangeEnd w:id="7536"/>
        <w:r w:rsidR="003554C6">
          <w:rPr>
            <w:rStyle w:val="CommentReference"/>
          </w:rPr>
          <w:commentReference w:id="7536"/>
        </w:r>
        <w:r w:rsidR="00E05760" w:rsidRPr="00D046AA">
          <w:rPr>
            <w:rStyle w:val="TableCellCharChar"/>
            <w:rFonts w:cs="Arial"/>
            <w:sz w:val="20"/>
            <w:szCs w:val="20"/>
          </w:rPr>
          <w:t>Rep</w:t>
        </w:r>
      </w:ins>
      <w:del w:id="7540" w:author="Steve Hanson" w:date="2012-04-11T15:53:00Z">
        <w:r w:rsidR="00E05760" w:rsidRPr="00D046AA">
          <w:rPr>
            <w:rStyle w:val="TableCellCharChar"/>
            <w:rFonts w:cs="Arial"/>
            <w:sz w:val="20"/>
            <w:szCs w:val="20"/>
          </w:rPr>
          <w:delText>textStandardNanRep</w:delText>
        </w:r>
      </w:del>
    </w:p>
    <w:p w14:paraId="29A1BB86"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3CA3DC8C" w14:textId="77777777" w:rsidR="008F38DC" w:rsidRPr="00D046AA" w:rsidRDefault="008F38DC"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7550AAAB"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32B04AB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302F6490" w14:textId="77777777" w:rsidR="00E05760" w:rsidRPr="00D046AA" w:rsidRDefault="00E05760" w:rsidP="00E05760">
      <w:pPr>
        <w:numPr>
          <w:ilvl w:val="7"/>
          <w:numId w:val="42"/>
        </w:numPr>
        <w:rPr>
          <w:rStyle w:val="TableCellCharChar"/>
          <w:rFonts w:eastAsia="Times New Roman" w:cs="Arial"/>
          <w:sz w:val="20"/>
          <w:szCs w:val="20"/>
        </w:rPr>
      </w:pPr>
      <w:r w:rsidRPr="005223F4">
        <w:t>dfdl:textStandardBase</w:t>
      </w:r>
    </w:p>
    <w:p w14:paraId="2531BB7C" w14:textId="77777777" w:rsidR="008F38DC" w:rsidRPr="00D046AA" w:rsidRDefault="008F38DC" w:rsidP="008F38DC">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7FF24F59" w14:textId="77777777" w:rsidR="008F38DC" w:rsidRPr="005223F4" w:rsidRDefault="008F38DC" w:rsidP="008F38DC">
      <w:pPr>
        <w:numPr>
          <w:ilvl w:val="7"/>
          <w:numId w:val="42"/>
        </w:numPr>
      </w:pPr>
      <w:r w:rsidRPr="005223F4">
        <w:rPr>
          <w:i/>
          <w:iCs/>
        </w:rPr>
        <w:t>d</w:t>
      </w:r>
      <w:r w:rsidRPr="005223F4">
        <w:t>fdl:textNumberPattern</w:t>
      </w:r>
    </w:p>
    <w:p w14:paraId="0DDAF83B" w14:textId="77777777" w:rsidR="002C6D29" w:rsidRPr="00D046AA" w:rsidRDefault="002C6D29" w:rsidP="002C6D29">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24719C51" w14:textId="77777777" w:rsidR="008B6ED1" w:rsidRPr="00D046AA" w:rsidRDefault="008B6ED1" w:rsidP="008B6ED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0037289B" w:rsidRPr="00D046AA">
        <w:rPr>
          <w:rStyle w:val="TableCellCharChar"/>
          <w:rFonts w:cs="Arial"/>
          <w:sz w:val="20"/>
          <w:szCs w:val="20"/>
        </w:rPr>
        <w:t xml:space="preserve"> "</w:t>
      </w:r>
      <w:r w:rsidRPr="00D046AA">
        <w:rPr>
          <w:rStyle w:val="TableCellCharChar"/>
          <w:rFonts w:cs="Arial"/>
          <w:i/>
          <w:iCs/>
          <w:sz w:val="20"/>
          <w:szCs w:val="20"/>
        </w:rPr>
        <w:t>explicit</w:t>
      </w:r>
      <w:r w:rsidR="0037289B" w:rsidRPr="00D046AA">
        <w:rPr>
          <w:rStyle w:val="TableCellCharChar"/>
          <w:rFonts w:cs="Arial"/>
          <w:sz w:val="20"/>
          <w:szCs w:val="20"/>
        </w:rPr>
        <w:t>"</w:t>
      </w:r>
    </w:p>
    <w:p w14:paraId="3586A1B3"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08F61471"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637AE04E" w14:textId="77777777" w:rsidR="008F38DC" w:rsidRPr="005223F4" w:rsidRDefault="008F38DC" w:rsidP="008F38DC">
      <w:pPr>
        <w:numPr>
          <w:ilvl w:val="7"/>
          <w:numId w:val="42"/>
        </w:numPr>
        <w:rPr>
          <w:i/>
          <w:iCs/>
        </w:rPr>
      </w:pPr>
      <w:r w:rsidRPr="00D046AA">
        <w:rPr>
          <w:rStyle w:val="TableCellCharChar"/>
          <w:rFonts w:cs="Arial"/>
          <w:sz w:val="20"/>
          <w:szCs w:val="20"/>
        </w:rPr>
        <w:t>dfdl:</w:t>
      </w:r>
      <w:r w:rsidR="00E05760" w:rsidRPr="00D046AA">
        <w:rPr>
          <w:rStyle w:val="TableCellCharChar"/>
          <w:rFonts w:cs="Arial"/>
          <w:sz w:val="20"/>
          <w:szCs w:val="20"/>
        </w:rPr>
        <w:t>textZonedSignStyle</w:t>
      </w:r>
    </w:p>
    <w:p w14:paraId="7BFC0572" w14:textId="77777777" w:rsidR="00FA2ECD" w:rsidRPr="005223F4" w:rsidRDefault="00FA2ECD" w:rsidP="00FA2ECD">
      <w:pPr>
        <w:numPr>
          <w:ilvl w:val="4"/>
          <w:numId w:val="42"/>
        </w:numPr>
      </w:pPr>
      <w:r w:rsidRPr="005223F4">
        <w:rPr>
          <w:i/>
          <w:iCs/>
        </w:rPr>
        <w:t>"binary"</w:t>
      </w:r>
      <w:r w:rsidRPr="005223F4">
        <w:t xml:space="preserve"> </w:t>
      </w:r>
    </w:p>
    <w:p w14:paraId="53714368" w14:textId="77777777" w:rsidR="00875471" w:rsidRDefault="00875471" w:rsidP="00875471">
      <w:pPr>
        <w:numPr>
          <w:ilvl w:val="5"/>
          <w:numId w:val="42"/>
        </w:numPr>
        <w:rPr>
          <w:ins w:id="7541" w:author="Steve Hanson" w:date="2012-08-10T15:18:00Z"/>
        </w:rPr>
      </w:pPr>
      <w:ins w:id="7542" w:author="Steve Hanson" w:date="2012-08-10T15:18:00Z">
        <w:r>
          <w:t>dfdl:byteOrder</w:t>
        </w:r>
      </w:ins>
    </w:p>
    <w:p w14:paraId="0E69E2F3" w14:textId="77777777" w:rsidR="00FA2ECD" w:rsidRPr="005223F4" w:rsidRDefault="00FA2ECD" w:rsidP="00FA2ECD">
      <w:pPr>
        <w:numPr>
          <w:ilvl w:val="5"/>
          <w:numId w:val="42"/>
        </w:numPr>
        <w:rPr>
          <w:i/>
        </w:rPr>
      </w:pPr>
      <w:r w:rsidRPr="005223F4">
        <w:rPr>
          <w:i/>
        </w:rPr>
        <w:t>xs:decimal and restrictions</w:t>
      </w:r>
    </w:p>
    <w:p w14:paraId="0F34338F" w14:textId="77777777" w:rsidR="00FA2ECD" w:rsidRPr="005223F4" w:rsidRDefault="00FA2ECD" w:rsidP="00FA2ECD">
      <w:pPr>
        <w:numPr>
          <w:ilvl w:val="6"/>
          <w:numId w:val="42"/>
        </w:numPr>
      </w:pPr>
      <w:r w:rsidRPr="005223F4">
        <w:t>dfdl:binaryNumberRep</w:t>
      </w:r>
    </w:p>
    <w:p w14:paraId="60AAC007" w14:textId="77777777" w:rsidR="00FA2ECD" w:rsidRPr="005223F4" w:rsidRDefault="00FA2ECD" w:rsidP="00FA2ECD">
      <w:pPr>
        <w:numPr>
          <w:ilvl w:val="7"/>
          <w:numId w:val="42"/>
        </w:numPr>
        <w:rPr>
          <w:i/>
        </w:rPr>
      </w:pPr>
      <w:r w:rsidRPr="005223F4">
        <w:rPr>
          <w:i/>
        </w:rPr>
        <w:t>“packed”</w:t>
      </w:r>
    </w:p>
    <w:p w14:paraId="1195A689" w14:textId="77777777" w:rsidR="00FA2ECD" w:rsidRPr="005223F4" w:rsidRDefault="00FA2ECD" w:rsidP="00FA2ECD">
      <w:pPr>
        <w:numPr>
          <w:ilvl w:val="8"/>
          <w:numId w:val="42"/>
        </w:numPr>
      </w:pPr>
      <w:r w:rsidRPr="005223F4">
        <w:t>dfdl:binaryPackedSignCodes</w:t>
      </w:r>
    </w:p>
    <w:p w14:paraId="35228F04" w14:textId="77777777" w:rsidR="00FA2ECD" w:rsidRPr="005223F4" w:rsidRDefault="00FA2ECD" w:rsidP="00FA2ECD">
      <w:pPr>
        <w:numPr>
          <w:ilvl w:val="8"/>
          <w:numId w:val="42"/>
        </w:numPr>
      </w:pPr>
      <w:r w:rsidRPr="005223F4">
        <w:t>dfdl:binaryDecimalVirtualPoint</w:t>
      </w:r>
    </w:p>
    <w:p w14:paraId="09D55D9B" w14:textId="77777777" w:rsidR="00FA2ECD" w:rsidRPr="005223F4" w:rsidRDefault="00FA2ECD" w:rsidP="00FA2ECD">
      <w:pPr>
        <w:numPr>
          <w:ilvl w:val="8"/>
          <w:numId w:val="42"/>
        </w:numPr>
      </w:pPr>
      <w:r w:rsidRPr="005223F4">
        <w:t>dfdl:binaryNumberCheckPolicy</w:t>
      </w:r>
    </w:p>
    <w:p w14:paraId="5974ABEB" w14:textId="77777777" w:rsidR="00FA2ECD" w:rsidRPr="005223F4" w:rsidRDefault="00FA2ECD" w:rsidP="00FA2ECD">
      <w:pPr>
        <w:numPr>
          <w:ilvl w:val="7"/>
          <w:numId w:val="42"/>
        </w:numPr>
        <w:rPr>
          <w:i/>
        </w:rPr>
      </w:pPr>
      <w:r w:rsidRPr="005223F4">
        <w:rPr>
          <w:i/>
        </w:rPr>
        <w:t>“bcd”</w:t>
      </w:r>
    </w:p>
    <w:p w14:paraId="6BF44171" w14:textId="77777777" w:rsidR="00FA2ECD" w:rsidRPr="005223F4" w:rsidRDefault="00FA2ECD" w:rsidP="00FA2ECD">
      <w:pPr>
        <w:numPr>
          <w:ilvl w:val="8"/>
          <w:numId w:val="42"/>
        </w:numPr>
        <w:rPr>
          <w:i/>
        </w:rPr>
      </w:pPr>
      <w:r w:rsidRPr="005223F4">
        <w:t>dfdl:binaryDecimalVirtualPoint</w:t>
      </w:r>
    </w:p>
    <w:p w14:paraId="147F7B8C" w14:textId="77777777" w:rsidR="00FA2ECD" w:rsidRPr="005223F4" w:rsidRDefault="00FA2ECD" w:rsidP="00FA2ECD">
      <w:pPr>
        <w:numPr>
          <w:ilvl w:val="7"/>
          <w:numId w:val="42"/>
        </w:numPr>
        <w:rPr>
          <w:i/>
        </w:rPr>
      </w:pPr>
      <w:r w:rsidRPr="005223F4">
        <w:rPr>
          <w:i/>
        </w:rPr>
        <w:t>“binary”</w:t>
      </w:r>
    </w:p>
    <w:p w14:paraId="79B3681F" w14:textId="77777777" w:rsidR="00A015D1" w:rsidRPr="005223F4" w:rsidRDefault="00A015D1" w:rsidP="00A015D1">
      <w:pPr>
        <w:numPr>
          <w:ilvl w:val="8"/>
          <w:numId w:val="42"/>
        </w:numPr>
        <w:rPr>
          <w:i/>
        </w:rPr>
      </w:pPr>
      <w:r w:rsidRPr="005223F4">
        <w:t>dfdl:binaryDecimalVirtualPoint</w:t>
      </w:r>
    </w:p>
    <w:p w14:paraId="72AE6B4A" w14:textId="77777777" w:rsidR="00FA2ECD" w:rsidRPr="005223F4" w:rsidRDefault="00FA2ECD" w:rsidP="00FA2ECD">
      <w:pPr>
        <w:numPr>
          <w:ilvl w:val="5"/>
          <w:numId w:val="42"/>
        </w:numPr>
        <w:rPr>
          <w:i/>
        </w:rPr>
      </w:pPr>
      <w:r w:rsidRPr="005223F4">
        <w:rPr>
          <w:i/>
        </w:rPr>
        <w:t>xs:float, xs:double</w:t>
      </w:r>
    </w:p>
    <w:p w14:paraId="2856E3CE" w14:textId="77777777" w:rsidR="00FA2ECD" w:rsidRPr="005223F4" w:rsidRDefault="00FA2ECD" w:rsidP="00FA2ECD">
      <w:pPr>
        <w:numPr>
          <w:ilvl w:val="6"/>
          <w:numId w:val="42"/>
        </w:numPr>
      </w:pPr>
      <w:r w:rsidRPr="005223F4">
        <w:t xml:space="preserve">dfdl:binaryFloatRep </w:t>
      </w:r>
    </w:p>
    <w:p w14:paraId="286E1B4C" w14:textId="77777777" w:rsidR="00FA2ECD" w:rsidRPr="005223F4" w:rsidRDefault="00FA2ECD" w:rsidP="00FA2ECD">
      <w:pPr>
        <w:numPr>
          <w:ilvl w:val="2"/>
          <w:numId w:val="42"/>
        </w:numPr>
      </w:pPr>
      <w:r w:rsidRPr="005223F4">
        <w:rPr>
          <w:i/>
          <w:iCs/>
        </w:rPr>
        <w:t>"String"</w:t>
      </w:r>
      <w:r w:rsidRPr="005223F4">
        <w:t xml:space="preserve"> </w:t>
      </w:r>
    </w:p>
    <w:p w14:paraId="2319F4B3" w14:textId="77777777" w:rsidR="00FA2ECD" w:rsidRPr="005223F4" w:rsidRDefault="00FA2ECD" w:rsidP="00FA2ECD">
      <w:pPr>
        <w:numPr>
          <w:ilvl w:val="2"/>
          <w:numId w:val="42"/>
        </w:numPr>
      </w:pPr>
      <w:r w:rsidRPr="005223F4">
        <w:rPr>
          <w:i/>
          <w:iCs/>
        </w:rPr>
        <w:t>"Calendar"</w:t>
      </w:r>
      <w:r w:rsidRPr="005223F4">
        <w:t xml:space="preserve"> </w:t>
      </w:r>
    </w:p>
    <w:p w14:paraId="35CD3272" w14:textId="77777777" w:rsidR="00FA2ECD" w:rsidRPr="005223F4" w:rsidRDefault="00FA2ECD" w:rsidP="00FA2ECD">
      <w:pPr>
        <w:numPr>
          <w:ilvl w:val="3"/>
          <w:numId w:val="42"/>
        </w:numPr>
      </w:pPr>
      <w:r w:rsidRPr="005223F4">
        <w:t xml:space="preserve">dfdl:representation </w:t>
      </w:r>
    </w:p>
    <w:p w14:paraId="1C151AD4" w14:textId="77777777" w:rsidR="00FA2ECD" w:rsidRPr="005223F4" w:rsidRDefault="00FA2ECD" w:rsidP="00FA2ECD">
      <w:pPr>
        <w:numPr>
          <w:ilvl w:val="4"/>
          <w:numId w:val="42"/>
        </w:numPr>
      </w:pPr>
      <w:r w:rsidRPr="005223F4">
        <w:rPr>
          <w:i/>
          <w:iCs/>
        </w:rPr>
        <w:t>"text"</w:t>
      </w:r>
      <w:r w:rsidRPr="005223F4">
        <w:t xml:space="preserve"> </w:t>
      </w:r>
    </w:p>
    <w:p w14:paraId="70B30191" w14:textId="77777777" w:rsidR="00254D18" w:rsidRPr="005223F4" w:rsidRDefault="00254D18" w:rsidP="00254D18">
      <w:pPr>
        <w:numPr>
          <w:ilvl w:val="5"/>
          <w:numId w:val="42"/>
        </w:numPr>
      </w:pPr>
      <w:r w:rsidRPr="005223F4">
        <w:t>dfdl:calendarPatternKind</w:t>
      </w:r>
      <w:r w:rsidR="008F38DC" w:rsidRPr="005223F4">
        <w:t xml:space="preserve"> "</w:t>
      </w:r>
      <w:r w:rsidR="008F38DC" w:rsidRPr="005223F4">
        <w:rPr>
          <w:i/>
          <w:iCs/>
        </w:rPr>
        <w:t>explicit</w:t>
      </w:r>
      <w:r w:rsidR="008F38DC" w:rsidRPr="005223F4">
        <w:t>"</w:t>
      </w:r>
    </w:p>
    <w:p w14:paraId="1E500D9E" w14:textId="77777777" w:rsidR="00254D18" w:rsidRPr="005223F4" w:rsidRDefault="00254D18" w:rsidP="008F38DC">
      <w:pPr>
        <w:numPr>
          <w:ilvl w:val="6"/>
          <w:numId w:val="42"/>
        </w:numPr>
      </w:pPr>
      <w:r w:rsidRPr="005223F4">
        <w:t>dfdl:calendarPattern</w:t>
      </w:r>
    </w:p>
    <w:p w14:paraId="00271648" w14:textId="77777777" w:rsidR="00254D18" w:rsidRPr="005223F4" w:rsidRDefault="00254D18" w:rsidP="00254D18">
      <w:pPr>
        <w:numPr>
          <w:ilvl w:val="5"/>
          <w:numId w:val="42"/>
        </w:numPr>
      </w:pPr>
      <w:r w:rsidRPr="005223F4">
        <w:t>dfdl:</w:t>
      </w:r>
      <w:r w:rsidR="009B7948" w:rsidRPr="005223F4">
        <w:t>calendarCheckPolicy</w:t>
      </w:r>
    </w:p>
    <w:p w14:paraId="768E7E40" w14:textId="77777777" w:rsidR="00254D18" w:rsidRPr="005223F4" w:rsidRDefault="00254D18" w:rsidP="00254D18">
      <w:pPr>
        <w:numPr>
          <w:ilvl w:val="5"/>
          <w:numId w:val="42"/>
        </w:numPr>
      </w:pPr>
      <w:r w:rsidRPr="005223F4">
        <w:t>dfdl:calendarTimeZone</w:t>
      </w:r>
    </w:p>
    <w:p w14:paraId="538E62FF" w14:textId="77777777" w:rsidR="00254D18" w:rsidRPr="005223F4" w:rsidRDefault="00254D18" w:rsidP="00254D18">
      <w:pPr>
        <w:numPr>
          <w:ilvl w:val="5"/>
          <w:numId w:val="42"/>
        </w:numPr>
      </w:pPr>
      <w:r w:rsidRPr="005223F4">
        <w:t>dfdl:calendarObserveDST</w:t>
      </w:r>
    </w:p>
    <w:p w14:paraId="1878C1B5" w14:textId="77777777" w:rsidR="00254D18" w:rsidRPr="005223F4" w:rsidRDefault="00254D18" w:rsidP="00254D18">
      <w:pPr>
        <w:numPr>
          <w:ilvl w:val="5"/>
          <w:numId w:val="42"/>
        </w:numPr>
      </w:pPr>
      <w:r w:rsidRPr="005223F4">
        <w:t>dfdl:calendarFirstDayOfWeek</w:t>
      </w:r>
    </w:p>
    <w:p w14:paraId="6BABF3E6" w14:textId="77777777" w:rsidR="00254D18" w:rsidRPr="005223F4" w:rsidRDefault="00254D18" w:rsidP="00254D18">
      <w:pPr>
        <w:numPr>
          <w:ilvl w:val="5"/>
          <w:numId w:val="42"/>
        </w:numPr>
      </w:pPr>
      <w:r w:rsidRPr="005223F4">
        <w:t>dfdl:calendarDaysInFirstWeek</w:t>
      </w:r>
    </w:p>
    <w:p w14:paraId="3EB8B2C5" w14:textId="77777777" w:rsidR="00254D18" w:rsidRPr="005223F4" w:rsidRDefault="00254D18" w:rsidP="00254D18">
      <w:pPr>
        <w:numPr>
          <w:ilvl w:val="5"/>
          <w:numId w:val="42"/>
        </w:numPr>
      </w:pPr>
      <w:r w:rsidRPr="005223F4">
        <w:t>dfdl:calendarCenturyStart</w:t>
      </w:r>
    </w:p>
    <w:p w14:paraId="4EAEFEEA" w14:textId="77777777" w:rsidR="00254D18" w:rsidRPr="005223F4" w:rsidRDefault="00254D18" w:rsidP="00254D18">
      <w:pPr>
        <w:numPr>
          <w:ilvl w:val="5"/>
          <w:numId w:val="42"/>
        </w:numPr>
      </w:pPr>
      <w:r w:rsidRPr="005223F4">
        <w:t>dfdl:calendarLanguage</w:t>
      </w:r>
    </w:p>
    <w:p w14:paraId="2A763E8F" w14:textId="77777777" w:rsidR="00FA2ECD" w:rsidRPr="005223F4" w:rsidRDefault="00FA2ECD" w:rsidP="00FA2ECD">
      <w:pPr>
        <w:numPr>
          <w:ilvl w:val="4"/>
          <w:numId w:val="42"/>
        </w:numPr>
      </w:pPr>
      <w:r w:rsidRPr="005223F4">
        <w:rPr>
          <w:i/>
          <w:iCs/>
        </w:rPr>
        <w:t>"binary"</w:t>
      </w:r>
      <w:r w:rsidRPr="005223F4">
        <w:t xml:space="preserve"> </w:t>
      </w:r>
    </w:p>
    <w:p w14:paraId="33384B65" w14:textId="77777777" w:rsidR="00875471" w:rsidRDefault="00875471" w:rsidP="00875471">
      <w:pPr>
        <w:numPr>
          <w:ilvl w:val="5"/>
          <w:numId w:val="42"/>
        </w:numPr>
        <w:rPr>
          <w:ins w:id="7543" w:author="Steve Hanson" w:date="2012-08-10T15:19:00Z"/>
        </w:rPr>
      </w:pPr>
      <w:ins w:id="7544" w:author="Steve Hanson" w:date="2012-08-10T15:19:00Z">
        <w:r>
          <w:t>dfdl:byteOrder</w:t>
        </w:r>
      </w:ins>
    </w:p>
    <w:p w14:paraId="154ACED7" w14:textId="77777777" w:rsidR="00FA2ECD" w:rsidRPr="005223F4" w:rsidRDefault="00FA2ECD" w:rsidP="00FA2ECD">
      <w:pPr>
        <w:numPr>
          <w:ilvl w:val="5"/>
          <w:numId w:val="42"/>
        </w:numPr>
      </w:pPr>
      <w:r w:rsidRPr="005223F4">
        <w:t>dfdl:binaryCalendarRep</w:t>
      </w:r>
    </w:p>
    <w:p w14:paraId="71EDCE3E" w14:textId="77777777" w:rsidR="00FA2ECD" w:rsidRPr="005223F4" w:rsidRDefault="00FA2ECD" w:rsidP="00FA2ECD">
      <w:pPr>
        <w:numPr>
          <w:ilvl w:val="6"/>
          <w:numId w:val="42"/>
        </w:numPr>
        <w:rPr>
          <w:i/>
        </w:rPr>
      </w:pPr>
      <w:r w:rsidRPr="005223F4">
        <w:rPr>
          <w:i/>
        </w:rPr>
        <w:t>“packed”</w:t>
      </w:r>
    </w:p>
    <w:p w14:paraId="4B0E0CF2" w14:textId="77777777" w:rsidR="00FA2ECD" w:rsidRPr="005223F4" w:rsidRDefault="00FA2ECD" w:rsidP="00FA2ECD">
      <w:pPr>
        <w:numPr>
          <w:ilvl w:val="7"/>
          <w:numId w:val="42"/>
        </w:numPr>
      </w:pPr>
      <w:r w:rsidRPr="005223F4">
        <w:t>dfdl:packedDecimalSignCodes</w:t>
      </w:r>
    </w:p>
    <w:p w14:paraId="75137375" w14:textId="21D2AD3F" w:rsidR="00FA2ECD" w:rsidRPr="005223F4" w:rsidDel="00A65F76" w:rsidRDefault="00FA2ECD" w:rsidP="00FA2ECD">
      <w:pPr>
        <w:numPr>
          <w:ilvl w:val="7"/>
          <w:numId w:val="42"/>
        </w:numPr>
        <w:rPr>
          <w:del w:id="7545" w:author="mbeckerle" w:date="2012-04-22T21:16:00Z"/>
        </w:rPr>
      </w:pPr>
      <w:commentRangeStart w:id="7546"/>
      <w:del w:id="7547" w:author="mbeckerle" w:date="2012-04-22T21:16:00Z">
        <w:r w:rsidRPr="005223F4" w:rsidDel="00A65F76">
          <w:delText>dfdl:decimalVirtualPoint</w:delText>
        </w:r>
        <w:commentRangeEnd w:id="7546"/>
        <w:r w:rsidR="003554C6" w:rsidDel="00A65F76">
          <w:rPr>
            <w:rStyle w:val="CommentReference"/>
          </w:rPr>
          <w:commentReference w:id="7546"/>
        </w:r>
      </w:del>
    </w:p>
    <w:p w14:paraId="06413DA7" w14:textId="77777777" w:rsidR="00FA2ECD" w:rsidRPr="005223F4" w:rsidRDefault="00FA2ECD" w:rsidP="00FA2ECD">
      <w:pPr>
        <w:numPr>
          <w:ilvl w:val="7"/>
          <w:numId w:val="42"/>
        </w:numPr>
      </w:pPr>
      <w:r w:rsidRPr="005223F4">
        <w:t>dfdl:binaryNumberCheckPolicy</w:t>
      </w:r>
    </w:p>
    <w:p w14:paraId="0FE6E3BF" w14:textId="77777777" w:rsidR="00681B50" w:rsidRPr="005223F4" w:rsidRDefault="00681B50" w:rsidP="00681B50">
      <w:pPr>
        <w:numPr>
          <w:ilvl w:val="7"/>
          <w:numId w:val="42"/>
        </w:numPr>
      </w:pPr>
      <w:r w:rsidRPr="005223F4">
        <w:t>dfdl:calendarPatternKind</w:t>
      </w:r>
      <w:r w:rsidR="007A11E1">
        <w:t xml:space="preserve">                                                      </w:t>
      </w:r>
      <w:r w:rsidR="00B065CD"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27BBD315" w14:textId="77777777" w:rsidR="00B065CD" w:rsidRPr="005223F4" w:rsidRDefault="00B065CD" w:rsidP="00B065CD">
      <w:pPr>
        <w:numPr>
          <w:ilvl w:val="8"/>
          <w:numId w:val="42"/>
        </w:numPr>
      </w:pPr>
      <w:r w:rsidRPr="005223F4">
        <w:t>dfdl:calendarPattern</w:t>
      </w:r>
    </w:p>
    <w:p w14:paraId="6B9D850C" w14:textId="77777777" w:rsidR="00681B50" w:rsidRPr="005223F4" w:rsidRDefault="00681B50" w:rsidP="00681B50">
      <w:pPr>
        <w:numPr>
          <w:ilvl w:val="7"/>
          <w:numId w:val="42"/>
        </w:numPr>
      </w:pPr>
      <w:r w:rsidRPr="005223F4">
        <w:t>dfdl:</w:t>
      </w:r>
      <w:r w:rsidR="009B7948" w:rsidRPr="005223F4">
        <w:t>calendarCheckPolicy</w:t>
      </w:r>
    </w:p>
    <w:p w14:paraId="150614F3" w14:textId="77777777" w:rsidR="00681B50" w:rsidRPr="005223F4" w:rsidRDefault="00681B50" w:rsidP="00681B50">
      <w:pPr>
        <w:numPr>
          <w:ilvl w:val="7"/>
          <w:numId w:val="42"/>
        </w:numPr>
      </w:pPr>
      <w:r w:rsidRPr="005223F4">
        <w:t>dfdl:calendarTimeZone</w:t>
      </w:r>
    </w:p>
    <w:p w14:paraId="255E5DDC" w14:textId="77777777" w:rsidR="00681B50" w:rsidRPr="005223F4" w:rsidRDefault="00681B50" w:rsidP="00681B50">
      <w:pPr>
        <w:numPr>
          <w:ilvl w:val="7"/>
          <w:numId w:val="42"/>
        </w:numPr>
      </w:pPr>
      <w:r w:rsidRPr="005223F4">
        <w:t>dfdl:calendarObserveDST</w:t>
      </w:r>
    </w:p>
    <w:p w14:paraId="30438183" w14:textId="77777777" w:rsidR="00681B50" w:rsidRPr="005223F4" w:rsidRDefault="00681B50" w:rsidP="00681B50">
      <w:pPr>
        <w:numPr>
          <w:ilvl w:val="7"/>
          <w:numId w:val="42"/>
        </w:numPr>
      </w:pPr>
      <w:r w:rsidRPr="005223F4">
        <w:t>dfdl:calendarFirstDayOfWeek</w:t>
      </w:r>
    </w:p>
    <w:p w14:paraId="28CC4819" w14:textId="77777777" w:rsidR="00681B50" w:rsidRPr="005223F4" w:rsidRDefault="00681B50" w:rsidP="00681B50">
      <w:pPr>
        <w:numPr>
          <w:ilvl w:val="7"/>
          <w:numId w:val="42"/>
        </w:numPr>
      </w:pPr>
      <w:r w:rsidRPr="005223F4">
        <w:t>dfdl:calendarDaysInFirstWeek</w:t>
      </w:r>
    </w:p>
    <w:p w14:paraId="3FF6A1D3" w14:textId="77777777" w:rsidR="00681B50" w:rsidRPr="005223F4" w:rsidRDefault="00681B50" w:rsidP="00681B50">
      <w:pPr>
        <w:numPr>
          <w:ilvl w:val="7"/>
          <w:numId w:val="42"/>
        </w:numPr>
      </w:pPr>
      <w:r w:rsidRPr="005223F4">
        <w:t>dfdl:calendarCenturyStart</w:t>
      </w:r>
    </w:p>
    <w:p w14:paraId="73AB0513" w14:textId="77777777" w:rsidR="00FA2ECD" w:rsidRPr="005223F4" w:rsidRDefault="00681B50" w:rsidP="00FA2ECD">
      <w:pPr>
        <w:numPr>
          <w:ilvl w:val="6"/>
          <w:numId w:val="42"/>
        </w:numPr>
        <w:rPr>
          <w:i/>
        </w:rPr>
      </w:pPr>
      <w:r w:rsidRPr="005223F4">
        <w:rPr>
          <w:i/>
        </w:rPr>
        <w:t xml:space="preserve"> </w:t>
      </w:r>
      <w:r w:rsidR="00FA2ECD" w:rsidRPr="005223F4">
        <w:rPr>
          <w:i/>
        </w:rPr>
        <w:t>“bcd”</w:t>
      </w:r>
    </w:p>
    <w:p w14:paraId="02EE998D" w14:textId="05B1DE94" w:rsidR="00FA2ECD" w:rsidRPr="005223F4" w:rsidDel="00A65F76" w:rsidRDefault="00FA2ECD" w:rsidP="00FA2ECD">
      <w:pPr>
        <w:numPr>
          <w:ilvl w:val="7"/>
          <w:numId w:val="42"/>
        </w:numPr>
        <w:rPr>
          <w:del w:id="7548" w:author="mbeckerle" w:date="2012-04-22T20:58:00Z"/>
          <w:i/>
        </w:rPr>
      </w:pPr>
      <w:commentRangeStart w:id="7549"/>
      <w:del w:id="7550" w:author="mbeckerle" w:date="2012-04-22T20:58:00Z">
        <w:r w:rsidRPr="005223F4" w:rsidDel="00A65F76">
          <w:delText>dfdl:decimalVirtualPoint</w:delText>
        </w:r>
        <w:commentRangeEnd w:id="7549"/>
        <w:r w:rsidR="003554C6" w:rsidDel="00A65F76">
          <w:rPr>
            <w:rStyle w:val="CommentReference"/>
          </w:rPr>
          <w:commentReference w:id="7549"/>
        </w:r>
      </w:del>
    </w:p>
    <w:p w14:paraId="16855C37" w14:textId="77777777" w:rsidR="00681B50" w:rsidRPr="005223F4" w:rsidRDefault="00681B50" w:rsidP="007A11E1">
      <w:pPr>
        <w:numPr>
          <w:ilvl w:val="7"/>
          <w:numId w:val="42"/>
        </w:numPr>
      </w:pPr>
      <w:r w:rsidRPr="005223F4">
        <w:t>dfdl:calendarPatternKind</w:t>
      </w:r>
      <w:r w:rsidR="00B065CD" w:rsidRPr="005223F4">
        <w:t xml:space="preserve"> </w:t>
      </w:r>
      <w:r w:rsidR="007A11E1">
        <w:t xml:space="preserve">                 </w:t>
      </w:r>
      <w:r w:rsidR="0037289B">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152F60FC" w14:textId="77777777" w:rsidR="00681B50" w:rsidRPr="005223F4" w:rsidRDefault="00681B50" w:rsidP="00681B50">
      <w:pPr>
        <w:numPr>
          <w:ilvl w:val="8"/>
          <w:numId w:val="42"/>
        </w:numPr>
      </w:pPr>
      <w:r w:rsidRPr="005223F4">
        <w:t>dfdl:calendarPattern</w:t>
      </w:r>
    </w:p>
    <w:p w14:paraId="55A85419" w14:textId="77777777" w:rsidR="00681B50" w:rsidRPr="005223F4" w:rsidRDefault="00681B50" w:rsidP="00681B50">
      <w:pPr>
        <w:numPr>
          <w:ilvl w:val="7"/>
          <w:numId w:val="42"/>
        </w:numPr>
      </w:pPr>
      <w:r w:rsidRPr="005223F4">
        <w:t>dfdl:</w:t>
      </w:r>
      <w:r w:rsidR="009B7948" w:rsidRPr="005223F4">
        <w:t>calendarCheckPolicy</w:t>
      </w:r>
    </w:p>
    <w:p w14:paraId="35AF37E5" w14:textId="77777777" w:rsidR="00681B50" w:rsidRPr="005223F4" w:rsidRDefault="00681B50" w:rsidP="00681B50">
      <w:pPr>
        <w:numPr>
          <w:ilvl w:val="7"/>
          <w:numId w:val="42"/>
        </w:numPr>
      </w:pPr>
      <w:r w:rsidRPr="005223F4">
        <w:t>dfdl:calendarTimeZone</w:t>
      </w:r>
    </w:p>
    <w:p w14:paraId="1E002CDA" w14:textId="77777777" w:rsidR="00681B50" w:rsidRPr="005223F4" w:rsidRDefault="00681B50" w:rsidP="00681B50">
      <w:pPr>
        <w:numPr>
          <w:ilvl w:val="7"/>
          <w:numId w:val="42"/>
        </w:numPr>
      </w:pPr>
      <w:r w:rsidRPr="005223F4">
        <w:t>dfdl:calendarObserveDST</w:t>
      </w:r>
    </w:p>
    <w:p w14:paraId="07C566D0" w14:textId="77777777" w:rsidR="00681B50" w:rsidRPr="005223F4" w:rsidRDefault="00681B50" w:rsidP="00681B50">
      <w:pPr>
        <w:numPr>
          <w:ilvl w:val="7"/>
          <w:numId w:val="42"/>
        </w:numPr>
      </w:pPr>
      <w:r w:rsidRPr="005223F4">
        <w:t>dfdl:calendarFirstDayOfWeek</w:t>
      </w:r>
    </w:p>
    <w:p w14:paraId="3B05F535" w14:textId="77777777" w:rsidR="00681B50" w:rsidRPr="005223F4" w:rsidRDefault="00681B50" w:rsidP="00681B50">
      <w:pPr>
        <w:numPr>
          <w:ilvl w:val="7"/>
          <w:numId w:val="42"/>
        </w:numPr>
      </w:pPr>
      <w:r w:rsidRPr="005223F4">
        <w:t>dfdl:calendarDaysInFirstWeek</w:t>
      </w:r>
    </w:p>
    <w:p w14:paraId="6E9CBC35" w14:textId="77777777" w:rsidR="00681B50" w:rsidRPr="005223F4" w:rsidRDefault="00681B50" w:rsidP="00681B50">
      <w:pPr>
        <w:numPr>
          <w:ilvl w:val="7"/>
          <w:numId w:val="42"/>
        </w:numPr>
      </w:pPr>
      <w:r w:rsidRPr="005223F4">
        <w:t>dfdl:calendarCenturyStart</w:t>
      </w:r>
    </w:p>
    <w:p w14:paraId="0DED21D0" w14:textId="77777777" w:rsidR="00FA2ECD" w:rsidRPr="005223F4" w:rsidRDefault="00FA2ECD" w:rsidP="00FA2ECD">
      <w:pPr>
        <w:numPr>
          <w:ilvl w:val="6"/>
          <w:numId w:val="42"/>
        </w:numPr>
        <w:rPr>
          <w:i/>
        </w:rPr>
      </w:pPr>
      <w:r w:rsidRPr="005223F4">
        <w:rPr>
          <w:i/>
        </w:rPr>
        <w:t>“binarySeconds”, “binaryMilliseconds”</w:t>
      </w:r>
    </w:p>
    <w:p w14:paraId="5D36D30C" w14:textId="77777777" w:rsidR="00FA2ECD" w:rsidRPr="005223F4" w:rsidRDefault="00FA2ECD" w:rsidP="00FA2ECD">
      <w:pPr>
        <w:numPr>
          <w:ilvl w:val="7"/>
          <w:numId w:val="42"/>
        </w:numPr>
      </w:pPr>
      <w:r w:rsidRPr="005223F4">
        <w:t>dfdl:binaryCalendarEpoch</w:t>
      </w:r>
    </w:p>
    <w:p w14:paraId="1B4B4CD4" w14:textId="77777777" w:rsidR="00FA2ECD" w:rsidRPr="005223F4" w:rsidRDefault="00FA2ECD" w:rsidP="00FA2ECD">
      <w:pPr>
        <w:numPr>
          <w:ilvl w:val="2"/>
          <w:numId w:val="42"/>
        </w:numPr>
      </w:pPr>
      <w:r w:rsidRPr="005223F4">
        <w:rPr>
          <w:i/>
          <w:iCs/>
        </w:rPr>
        <w:t>"Opaque"</w:t>
      </w:r>
      <w:r w:rsidRPr="005223F4">
        <w:t xml:space="preserve"> </w:t>
      </w:r>
    </w:p>
    <w:p w14:paraId="32CF0FD9" w14:textId="77777777" w:rsidR="00FA2ECD" w:rsidRPr="005223F4" w:rsidRDefault="00FA2ECD" w:rsidP="00FA2ECD">
      <w:pPr>
        <w:numPr>
          <w:ilvl w:val="2"/>
          <w:numId w:val="42"/>
        </w:numPr>
      </w:pPr>
      <w:r w:rsidRPr="005223F4">
        <w:rPr>
          <w:i/>
          <w:iCs/>
        </w:rPr>
        <w:t>"Boolean"</w:t>
      </w:r>
      <w:r w:rsidRPr="005223F4">
        <w:t xml:space="preserve"> </w:t>
      </w:r>
    </w:p>
    <w:p w14:paraId="4C9FBF77" w14:textId="77777777" w:rsidR="00FA2ECD" w:rsidRPr="005223F4" w:rsidRDefault="00FA2ECD" w:rsidP="00FA2ECD">
      <w:pPr>
        <w:numPr>
          <w:ilvl w:val="3"/>
          <w:numId w:val="42"/>
        </w:numPr>
      </w:pPr>
      <w:r w:rsidRPr="005223F4">
        <w:t xml:space="preserve">dfdl:representation </w:t>
      </w:r>
    </w:p>
    <w:p w14:paraId="27810496" w14:textId="77777777" w:rsidR="00FA2ECD" w:rsidRPr="005223F4" w:rsidRDefault="00FA2ECD" w:rsidP="00FA2ECD">
      <w:pPr>
        <w:numPr>
          <w:ilvl w:val="4"/>
          <w:numId w:val="42"/>
        </w:numPr>
      </w:pPr>
      <w:r w:rsidRPr="005223F4">
        <w:rPr>
          <w:i/>
          <w:iCs/>
        </w:rPr>
        <w:t>"text"</w:t>
      </w:r>
      <w:r w:rsidRPr="005223F4">
        <w:t xml:space="preserve"> </w:t>
      </w:r>
    </w:p>
    <w:p w14:paraId="1B99A57E" w14:textId="77777777" w:rsidR="00FA2ECD" w:rsidRPr="005223F4" w:rsidRDefault="00FA2ECD" w:rsidP="00FA2ECD">
      <w:pPr>
        <w:numPr>
          <w:ilvl w:val="5"/>
          <w:numId w:val="42"/>
        </w:numPr>
      </w:pPr>
      <w:r w:rsidRPr="005223F4">
        <w:t xml:space="preserve">dfdl:textBooleanTrueRep </w:t>
      </w:r>
    </w:p>
    <w:p w14:paraId="706E92AF" w14:textId="77777777" w:rsidR="00FA2ECD" w:rsidRPr="005223F4" w:rsidRDefault="00FA2ECD" w:rsidP="00FA2ECD">
      <w:pPr>
        <w:numPr>
          <w:ilvl w:val="5"/>
          <w:numId w:val="42"/>
        </w:numPr>
      </w:pPr>
      <w:r w:rsidRPr="005223F4">
        <w:t xml:space="preserve">dfdl:textBooleanFalseRep </w:t>
      </w:r>
    </w:p>
    <w:p w14:paraId="5CFE4174" w14:textId="77777777" w:rsidR="00FA2ECD" w:rsidRPr="005223F4" w:rsidRDefault="00FA2ECD" w:rsidP="00FA2ECD">
      <w:pPr>
        <w:numPr>
          <w:ilvl w:val="4"/>
          <w:numId w:val="42"/>
        </w:numPr>
      </w:pPr>
      <w:r w:rsidRPr="005223F4">
        <w:rPr>
          <w:i/>
          <w:iCs/>
        </w:rPr>
        <w:t>"binary"</w:t>
      </w:r>
      <w:r w:rsidRPr="005223F4">
        <w:t xml:space="preserve"> </w:t>
      </w:r>
    </w:p>
    <w:p w14:paraId="11B1279A" w14:textId="77777777" w:rsidR="00875471" w:rsidRDefault="00875471" w:rsidP="00875471">
      <w:pPr>
        <w:numPr>
          <w:ilvl w:val="5"/>
          <w:numId w:val="42"/>
        </w:numPr>
        <w:rPr>
          <w:ins w:id="7551" w:author="Steve Hanson" w:date="2012-08-10T15:19:00Z"/>
        </w:rPr>
      </w:pPr>
      <w:ins w:id="7552" w:author="Steve Hanson" w:date="2012-08-10T15:19:00Z">
        <w:r>
          <w:t>dfdl:byteOrder</w:t>
        </w:r>
      </w:ins>
    </w:p>
    <w:p w14:paraId="2121DEFA" w14:textId="77777777" w:rsidR="00FA2ECD" w:rsidRPr="005223F4" w:rsidRDefault="00FA2ECD" w:rsidP="00FA2ECD">
      <w:pPr>
        <w:numPr>
          <w:ilvl w:val="5"/>
          <w:numId w:val="42"/>
        </w:numPr>
      </w:pPr>
      <w:r w:rsidRPr="005223F4">
        <w:t xml:space="preserve">dfdl:binaryBooleanTrueRep </w:t>
      </w:r>
    </w:p>
    <w:p w14:paraId="2B73DC83" w14:textId="77777777" w:rsidR="00FA2ECD" w:rsidRPr="005223F4" w:rsidRDefault="00FA2ECD" w:rsidP="00FA2ECD">
      <w:pPr>
        <w:numPr>
          <w:ilvl w:val="5"/>
          <w:numId w:val="42"/>
        </w:numPr>
      </w:pPr>
      <w:r w:rsidRPr="005223F4">
        <w:t xml:space="preserve">dfdl:binaryBooleanFalseRep </w:t>
      </w:r>
    </w:p>
    <w:p w14:paraId="16DF5034" w14:textId="77777777" w:rsidR="00FA2ECD" w:rsidRPr="005223F4" w:rsidRDefault="00FA2ECD" w:rsidP="00FA2ECD">
      <w:pPr>
        <w:numPr>
          <w:ilvl w:val="1"/>
          <w:numId w:val="42"/>
        </w:numPr>
      </w:pPr>
      <w:r w:rsidRPr="005223F4">
        <w:t>dfdl:useNilForDefault</w:t>
      </w:r>
      <w:r w:rsidR="003A482E" w:rsidRPr="005223F4">
        <w:t xml:space="preserve"> </w:t>
      </w:r>
      <w:r w:rsidR="003A482E" w:rsidRPr="005223F4">
        <w:rPr>
          <w:i/>
        </w:rPr>
        <w:t>(</w:t>
      </w:r>
      <w:r w:rsidR="003A482E" w:rsidRPr="005223F4">
        <w:rPr>
          <w:i/>
          <w:iCs/>
        </w:rPr>
        <w:t xml:space="preserve">does not apply to </w:t>
      </w:r>
      <w:ins w:id="7553" w:author="Steve Hanson" w:date="2012-02-27T19:22:00Z">
        <w:r w:rsidR="00A5654C">
          <w:rPr>
            <w:i/>
            <w:iCs/>
          </w:rPr>
          <w:t>dfdl:</w:t>
        </w:r>
      </w:ins>
      <w:r w:rsidR="003A482E" w:rsidRPr="005223F4">
        <w:rPr>
          <w:i/>
          <w:iCs/>
        </w:rPr>
        <w:t>simple</w:t>
      </w:r>
      <w:ins w:id="7554" w:author="Steve Hanson" w:date="2012-02-27T19:22:00Z">
        <w:r w:rsidR="00A5654C">
          <w:rPr>
            <w:i/>
            <w:iCs/>
          </w:rPr>
          <w:t>T</w:t>
        </w:r>
      </w:ins>
      <w:del w:id="7555" w:author="Steve Hanson" w:date="2012-02-27T19:22:00Z">
        <w:r w:rsidR="003A482E" w:rsidRPr="005223F4" w:rsidDel="00A5654C">
          <w:rPr>
            <w:i/>
            <w:iCs/>
          </w:rPr>
          <w:delText xml:space="preserve"> t</w:delText>
        </w:r>
      </w:del>
      <w:r w:rsidR="003A482E" w:rsidRPr="005223F4">
        <w:rPr>
          <w:i/>
          <w:iCs/>
        </w:rPr>
        <w:t>ype</w:t>
      </w:r>
      <w:del w:id="7556" w:author="Steve Hanson" w:date="2012-02-27T19:22:00Z">
        <w:r w:rsidR="003A482E" w:rsidRPr="005223F4" w:rsidDel="00A5654C">
          <w:rPr>
            <w:i/>
            <w:iCs/>
          </w:rPr>
          <w:delText>s</w:delText>
        </w:r>
      </w:del>
      <w:r w:rsidR="003A482E" w:rsidRPr="005223F4">
        <w:rPr>
          <w:i/>
          <w:iCs/>
        </w:rPr>
        <w:t>)</w:t>
      </w:r>
    </w:p>
    <w:p w14:paraId="1014A0BA" w14:textId="77777777" w:rsidR="00FA2ECD" w:rsidRPr="005223F4" w:rsidRDefault="00FA2ECD" w:rsidP="00FA2ECD">
      <w:pPr>
        <w:numPr>
          <w:ilvl w:val="2"/>
          <w:numId w:val="42"/>
        </w:numPr>
        <w:rPr>
          <w:i/>
        </w:rPr>
      </w:pPr>
      <w:r w:rsidRPr="005223F4">
        <w:rPr>
          <w:i/>
        </w:rPr>
        <w:t>“true”</w:t>
      </w:r>
    </w:p>
    <w:p w14:paraId="0266BE24" w14:textId="77777777" w:rsidR="00FA2ECD" w:rsidRPr="005223F4" w:rsidRDefault="00FA2ECD" w:rsidP="00FA2ECD">
      <w:pPr>
        <w:numPr>
          <w:ilvl w:val="3"/>
          <w:numId w:val="42"/>
        </w:numPr>
        <w:rPr>
          <w:i/>
        </w:rPr>
      </w:pPr>
      <w:r w:rsidRPr="005223F4">
        <w:rPr>
          <w:i/>
        </w:rPr>
        <w:t>None</w:t>
      </w:r>
    </w:p>
    <w:p w14:paraId="3A9911E4" w14:textId="77777777" w:rsidR="00FA2ECD" w:rsidRPr="005223F4" w:rsidRDefault="00FA2ECD" w:rsidP="00FA2ECD">
      <w:pPr>
        <w:numPr>
          <w:ilvl w:val="2"/>
          <w:numId w:val="42"/>
        </w:numPr>
        <w:rPr>
          <w:i/>
        </w:rPr>
      </w:pPr>
      <w:r w:rsidRPr="005223F4">
        <w:rPr>
          <w:i/>
        </w:rPr>
        <w:t>“false”</w:t>
      </w:r>
    </w:p>
    <w:p w14:paraId="1D50351E" w14:textId="77777777" w:rsidR="00FA2ECD" w:rsidRPr="005223F4" w:rsidRDefault="00FA2ECD" w:rsidP="00FA2ECD">
      <w:pPr>
        <w:numPr>
          <w:ilvl w:val="3"/>
          <w:numId w:val="42"/>
        </w:numPr>
      </w:pPr>
      <w:r w:rsidRPr="005223F4">
        <w:t>xs:default or xs:fixed</w:t>
      </w:r>
    </w:p>
    <w:p w14:paraId="29128FD9" w14:textId="2AE90312" w:rsidR="00FA2ECD" w:rsidRPr="005223F4" w:rsidDel="00A65F76" w:rsidRDefault="00FA2ECD" w:rsidP="00FA2ECD">
      <w:pPr>
        <w:spacing w:after="100" w:afterAutospacing="1"/>
        <w:rPr>
          <w:del w:id="7557" w:author="mbeckerle" w:date="2012-04-22T20:59:00Z"/>
        </w:rPr>
      </w:pPr>
      <w:bookmarkStart w:id="7558" w:name="_Toc322911730"/>
      <w:bookmarkStart w:id="7559" w:name="_Toc322912269"/>
      <w:bookmarkStart w:id="7560" w:name="_Toc329093130"/>
      <w:bookmarkStart w:id="7561" w:name="_Toc332701643"/>
      <w:bookmarkStart w:id="7562" w:name="_Toc332701947"/>
      <w:bookmarkStart w:id="7563" w:name="_Toc332711746"/>
      <w:bookmarkStart w:id="7564" w:name="_Toc332712048"/>
      <w:bookmarkStart w:id="7565" w:name="_Toc332712349"/>
      <w:bookmarkStart w:id="7566" w:name="_Toc332724265"/>
      <w:bookmarkStart w:id="7567" w:name="_Toc332724565"/>
      <w:bookmarkEnd w:id="7558"/>
      <w:bookmarkEnd w:id="7559"/>
      <w:bookmarkEnd w:id="7560"/>
      <w:bookmarkEnd w:id="7561"/>
      <w:bookmarkEnd w:id="7562"/>
      <w:bookmarkEnd w:id="7563"/>
      <w:bookmarkEnd w:id="7564"/>
      <w:bookmarkEnd w:id="7565"/>
      <w:bookmarkEnd w:id="7566"/>
      <w:bookmarkEnd w:id="7567"/>
    </w:p>
    <w:p w14:paraId="48254A67" w14:textId="390A6983" w:rsidR="00FA2ECD" w:rsidRPr="005223F4" w:rsidDel="00A65F76" w:rsidRDefault="00FA2ECD" w:rsidP="00FA2ECD">
      <w:pPr>
        <w:pStyle w:val="Heading3"/>
        <w:rPr>
          <w:del w:id="7568" w:author="mbeckerle" w:date="2012-04-22T20:59:00Z"/>
        </w:rPr>
      </w:pPr>
      <w:bookmarkStart w:id="7569" w:name="_Toc243112874"/>
      <w:del w:id="7570" w:author="mbeckerle" w:date="2012-04-23T02:33:00Z">
        <w:r w:rsidRPr="005223F4" w:rsidDel="007E1D66">
          <w:delText>dfdl:element (complex)</w:delText>
        </w:r>
      </w:del>
      <w:bookmarkStart w:id="7571" w:name="_Toc322912270"/>
      <w:bookmarkStart w:id="7572" w:name="_Toc329093131"/>
      <w:bookmarkStart w:id="7573" w:name="_Toc332701644"/>
      <w:bookmarkStart w:id="7574" w:name="_Toc332701948"/>
      <w:bookmarkStart w:id="7575" w:name="_Toc332711747"/>
      <w:bookmarkStart w:id="7576" w:name="_Toc332712049"/>
      <w:bookmarkStart w:id="7577" w:name="_Toc332712350"/>
      <w:bookmarkStart w:id="7578" w:name="_Toc332724266"/>
      <w:bookmarkStart w:id="7579" w:name="_Toc332724566"/>
      <w:bookmarkEnd w:id="7569"/>
      <w:bookmarkEnd w:id="7571"/>
      <w:bookmarkEnd w:id="7572"/>
      <w:bookmarkEnd w:id="7573"/>
      <w:bookmarkEnd w:id="7574"/>
      <w:bookmarkEnd w:id="7575"/>
      <w:bookmarkEnd w:id="7576"/>
      <w:bookmarkEnd w:id="7577"/>
      <w:bookmarkEnd w:id="7578"/>
      <w:bookmarkEnd w:id="7579"/>
    </w:p>
    <w:p w14:paraId="59A431B3" w14:textId="1D2B6D60" w:rsidR="00FA2ECD" w:rsidRPr="00D9321E" w:rsidRDefault="007E1D66" w:rsidP="00D9321E">
      <w:pPr>
        <w:pStyle w:val="Heading3"/>
        <w:rPr>
          <w:i/>
          <w:iCs/>
        </w:rPr>
      </w:pPr>
      <w:bookmarkStart w:id="7580" w:name="_Toc332724567"/>
      <w:ins w:id="7581" w:author="mbeckerle" w:date="2012-04-23T02:33:00Z">
        <w:r w:rsidRPr="005223F4">
          <w:t>dfdl:element (complex)</w:t>
        </w:r>
      </w:ins>
      <w:bookmarkEnd w:id="7580"/>
    </w:p>
    <w:p w14:paraId="0B138988" w14:textId="77777777" w:rsidR="00FA2ECD" w:rsidRPr="005223F4" w:rsidRDefault="00FA2ECD" w:rsidP="00FA2ECD">
      <w:pPr>
        <w:numPr>
          <w:ilvl w:val="0"/>
          <w:numId w:val="42"/>
        </w:numPr>
        <w:rPr>
          <w:i/>
        </w:rPr>
      </w:pPr>
      <w:r w:rsidRPr="005223F4">
        <w:rPr>
          <w:i/>
        </w:rPr>
        <w:t xml:space="preserve">Parsing: common </w:t>
      </w:r>
    </w:p>
    <w:p w14:paraId="078FD04C" w14:textId="079BDC5D" w:rsidR="00FA2ECD" w:rsidRPr="005223F4" w:rsidDel="00A65F76" w:rsidRDefault="00FA2ECD" w:rsidP="00FA2ECD">
      <w:pPr>
        <w:numPr>
          <w:ilvl w:val="1"/>
          <w:numId w:val="42"/>
        </w:numPr>
        <w:rPr>
          <w:del w:id="7582" w:author="mbeckerle" w:date="2012-04-22T20:59:00Z"/>
        </w:rPr>
      </w:pPr>
      <w:commentRangeStart w:id="7583"/>
      <w:del w:id="7584" w:author="mbeckerle" w:date="2012-04-22T20:59:00Z">
        <w:r w:rsidRPr="005223F4" w:rsidDel="00A65F76">
          <w:delText xml:space="preserve">dfdl:byteOrder </w:delText>
        </w:r>
        <w:commentRangeEnd w:id="7583"/>
        <w:r w:rsidR="003554C6" w:rsidDel="00A65F76">
          <w:rPr>
            <w:rStyle w:val="CommentReference"/>
          </w:rPr>
          <w:commentReference w:id="7583"/>
        </w:r>
      </w:del>
    </w:p>
    <w:p w14:paraId="33369554" w14:textId="77777777" w:rsidR="00FA2ECD" w:rsidRPr="005223F4" w:rsidRDefault="00FA2ECD" w:rsidP="00FA2ECD">
      <w:pPr>
        <w:numPr>
          <w:ilvl w:val="1"/>
          <w:numId w:val="42"/>
        </w:numPr>
      </w:pPr>
      <w:r w:rsidRPr="005223F4">
        <w:t xml:space="preserve">dfdl:encoding </w:t>
      </w:r>
    </w:p>
    <w:p w14:paraId="500B8750" w14:textId="77777777" w:rsidR="007543AA" w:rsidRPr="005223F4" w:rsidRDefault="007543AA" w:rsidP="007543AA">
      <w:pPr>
        <w:numPr>
          <w:ilvl w:val="2"/>
          <w:numId w:val="42"/>
        </w:numPr>
      </w:pPr>
      <w:r w:rsidRPr="005223F4">
        <w:t>'UTF-16'</w:t>
      </w:r>
      <w:r w:rsidR="007A1E3C">
        <w:t xml:space="preserve"> </w:t>
      </w:r>
      <w:r w:rsidR="007A1E3C" w:rsidRPr="005223F4">
        <w:t>'UTF-16BE' 'UTF-16LE'</w:t>
      </w:r>
    </w:p>
    <w:p w14:paraId="6552F30F" w14:textId="77777777" w:rsidR="007543AA" w:rsidRPr="005223F4" w:rsidRDefault="00050432" w:rsidP="007543AA">
      <w:pPr>
        <w:numPr>
          <w:ilvl w:val="3"/>
          <w:numId w:val="42"/>
        </w:numPr>
      </w:pPr>
      <w:r>
        <w:t>dfdl:utf16Width</w:t>
      </w:r>
    </w:p>
    <w:p w14:paraId="3A436EFA" w14:textId="77777777" w:rsidR="00FA2ECD" w:rsidRPr="005223F4" w:rsidRDefault="00FA2ECD" w:rsidP="00FA2ECD">
      <w:pPr>
        <w:numPr>
          <w:ilvl w:val="1"/>
          <w:numId w:val="42"/>
        </w:numPr>
      </w:pPr>
      <w:r w:rsidRPr="005223F4">
        <w:t>dfdl:ignoreCase</w:t>
      </w:r>
    </w:p>
    <w:p w14:paraId="469EA749" w14:textId="77777777" w:rsidR="004E7B13" w:rsidRDefault="004E7B13" w:rsidP="004E7B13">
      <w:pPr>
        <w:numPr>
          <w:ilvl w:val="0"/>
          <w:numId w:val="42"/>
        </w:numPr>
        <w:rPr>
          <w:ins w:id="7585" w:author="mbeckerle" w:date="2012-04-22T21:08:00Z"/>
        </w:rPr>
      </w:pPr>
      <w:ins w:id="7586" w:author="mbeckerle" w:date="2012-04-22T21:08:00Z">
        <w:r w:rsidRPr="002F4F6C">
          <w:rPr>
            <w:i/>
          </w:rPr>
          <w:t xml:space="preserve">Parsing: </w:t>
        </w:r>
        <w:r>
          <w:rPr>
            <w:i/>
          </w:rPr>
          <w:t>n</w:t>
        </w:r>
        <w:r w:rsidRPr="002F4F6C">
          <w:rPr>
            <w:i/>
          </w:rPr>
          <w:t>illable</w:t>
        </w:r>
        <w:r>
          <w:t xml:space="preserve"> </w:t>
        </w:r>
      </w:ins>
    </w:p>
    <w:p w14:paraId="4F847F40" w14:textId="079F6B7A" w:rsidR="004E7B13" w:rsidRPr="005223F4" w:rsidRDefault="004E7B13" w:rsidP="004E7B13">
      <w:pPr>
        <w:numPr>
          <w:ilvl w:val="1"/>
          <w:numId w:val="42"/>
        </w:numPr>
        <w:rPr>
          <w:ins w:id="7587" w:author="mbeckerle" w:date="2012-04-22T21:08:00Z"/>
        </w:rPr>
      </w:pPr>
      <w:ins w:id="7588" w:author="mbeckerle" w:date="2012-04-22T21:08:00Z">
        <w:r w:rsidRPr="005223F4">
          <w:t>xs:nillable</w:t>
        </w:r>
      </w:ins>
    </w:p>
    <w:p w14:paraId="29128B06" w14:textId="77777777" w:rsidR="004E7B13" w:rsidRPr="005223F4" w:rsidRDefault="004E7B13" w:rsidP="004E7B13">
      <w:pPr>
        <w:numPr>
          <w:ilvl w:val="2"/>
          <w:numId w:val="42"/>
        </w:numPr>
        <w:rPr>
          <w:ins w:id="7589" w:author="mbeckerle" w:date="2012-04-22T21:08:00Z"/>
        </w:rPr>
      </w:pPr>
      <w:ins w:id="7590" w:author="mbeckerle" w:date="2012-04-22T21:08:00Z">
        <w:r w:rsidRPr="005223F4">
          <w:t xml:space="preserve">dfdl:nilKind </w:t>
        </w:r>
      </w:ins>
    </w:p>
    <w:p w14:paraId="476C37AD" w14:textId="4627E41A" w:rsidR="004E7B13" w:rsidRPr="005223F4" w:rsidRDefault="004E7B13" w:rsidP="004E7B13">
      <w:pPr>
        <w:numPr>
          <w:ilvl w:val="3"/>
          <w:numId w:val="42"/>
        </w:numPr>
        <w:rPr>
          <w:ins w:id="7591" w:author="mbeckerle" w:date="2012-04-22T21:08:00Z"/>
          <w:i/>
        </w:rPr>
      </w:pPr>
      <w:ins w:id="7592" w:author="mbeckerle" w:date="2012-04-22T21:08:00Z">
        <w:r w:rsidRPr="005223F4">
          <w:rPr>
            <w:i/>
          </w:rPr>
          <w:t>"literalValue"</w:t>
        </w:r>
      </w:ins>
      <w:ins w:id="7593" w:author="mbeckerle" w:date="2012-04-22T21:09:00Z">
        <w:r>
          <w:rPr>
            <w:i/>
          </w:rPr>
          <w:t xml:space="preserve"> </w:t>
        </w:r>
        <w:del w:id="7594" w:author="Steve Hanson" w:date="2012-08-10T14:23:00Z">
          <w:r w:rsidDel="00490325">
            <w:rPr>
              <w:i/>
            </w:rPr>
            <w:delText>(</w:delText>
          </w:r>
        </w:del>
      </w:ins>
      <w:ins w:id="7595" w:author="mbeckerle" w:date="2012-04-22T21:08:00Z">
        <w:del w:id="7596" w:author="Steve Hanson" w:date="2012-08-10T14:23:00Z">
          <w:r w:rsidRPr="005223F4" w:rsidDel="00490325">
            <w:rPr>
              <w:i/>
            </w:rPr>
            <w:delText>"logicalValue", "literalCharacter"</w:delText>
          </w:r>
        </w:del>
      </w:ins>
      <w:ins w:id="7597" w:author="mbeckerle" w:date="2012-04-22T21:09:00Z">
        <w:del w:id="7598" w:author="Steve Hanson" w:date="2012-08-10T14:23:00Z">
          <w:r w:rsidDel="00490325">
            <w:rPr>
              <w:i/>
            </w:rPr>
            <w:delText xml:space="preserve"> are not allowed)</w:delText>
          </w:r>
        </w:del>
      </w:ins>
      <w:ins w:id="7599" w:author="mbeckerle" w:date="2012-04-22T21:08:00Z">
        <w:del w:id="7600" w:author="Steve Hanson" w:date="2012-08-10T14:23:00Z">
          <w:r w:rsidRPr="005223F4" w:rsidDel="00490325">
            <w:rPr>
              <w:i/>
            </w:rPr>
            <w:delText xml:space="preserve"> </w:delText>
          </w:r>
        </w:del>
      </w:ins>
    </w:p>
    <w:p w14:paraId="1DA0C12A" w14:textId="28A82A7E" w:rsidR="004E7B13" w:rsidRPr="002F4F6C" w:rsidRDefault="004E7B13" w:rsidP="004E7B13">
      <w:pPr>
        <w:numPr>
          <w:ilvl w:val="4"/>
          <w:numId w:val="42"/>
        </w:numPr>
        <w:rPr>
          <w:ins w:id="7601" w:author="mbeckerle" w:date="2012-04-22T21:08:00Z"/>
        </w:rPr>
      </w:pPr>
      <w:ins w:id="7602" w:author="mbeckerle" w:date="2012-04-22T21:08:00Z">
        <w:r w:rsidRPr="005223F4">
          <w:t xml:space="preserve">dfdl:nilValue </w:t>
        </w:r>
      </w:ins>
      <w:ins w:id="7603" w:author="mbeckerle" w:date="2012-04-22T21:09:00Z">
        <w:r>
          <w:t>(must be "%ES;")</w:t>
        </w:r>
      </w:ins>
    </w:p>
    <w:p w14:paraId="48052F35" w14:textId="77777777" w:rsidR="00FA2ECD" w:rsidRPr="004E7B13" w:rsidRDefault="00FA2ECD">
      <w:pPr>
        <w:numPr>
          <w:ilvl w:val="0"/>
          <w:numId w:val="42"/>
        </w:numPr>
        <w:rPr>
          <w:i/>
        </w:rPr>
      </w:pPr>
      <w:r w:rsidRPr="004E7B13">
        <w:rPr>
          <w:i/>
        </w:rPr>
        <w:t>Parsing: occurrences</w:t>
      </w:r>
      <w:r w:rsidR="003A482E" w:rsidRPr="004E7B13">
        <w:rPr>
          <w:i/>
        </w:rPr>
        <w:t xml:space="preserve"> (</w:t>
      </w:r>
      <w:r w:rsidR="003A482E" w:rsidRPr="004E7B13">
        <w:rPr>
          <w:i/>
          <w:iCs/>
        </w:rPr>
        <w:t>does not apply to global elements)</w:t>
      </w:r>
    </w:p>
    <w:p w14:paraId="09F0DB8D" w14:textId="77777777" w:rsidR="00FA2ECD" w:rsidRPr="005223F4" w:rsidRDefault="00FA2ECD" w:rsidP="00FA2ECD">
      <w:pPr>
        <w:numPr>
          <w:ilvl w:val="1"/>
          <w:numId w:val="42"/>
        </w:numPr>
        <w:rPr>
          <w:i/>
        </w:rPr>
      </w:pPr>
      <w:r w:rsidRPr="005223F4">
        <w:rPr>
          <w:iCs/>
        </w:rPr>
        <w:t>dfdl:floating</w:t>
      </w:r>
      <w:r w:rsidRPr="005223F4">
        <w:rPr>
          <w:i/>
        </w:rPr>
        <w:t xml:space="preserve"> </w:t>
      </w:r>
    </w:p>
    <w:p w14:paraId="782354C9" w14:textId="77777777" w:rsidR="00D03148" w:rsidRDefault="00D03148" w:rsidP="00D03148">
      <w:pPr>
        <w:numPr>
          <w:ilvl w:val="1"/>
          <w:numId w:val="42"/>
        </w:numPr>
      </w:pPr>
      <w:r>
        <w:t>(xs:maxOccurs &gt; 1 or unbounded) or (xs:minOccurs = 0 and xs:maxOccurs = 1)</w:t>
      </w:r>
    </w:p>
    <w:p w14:paraId="7E78956E" w14:textId="4D95AEFF" w:rsidR="00D03148" w:rsidRPr="005223F4" w:rsidRDefault="00D03148" w:rsidP="00D03148">
      <w:pPr>
        <w:numPr>
          <w:ilvl w:val="2"/>
          <w:numId w:val="42"/>
        </w:numPr>
      </w:pPr>
      <w:commentRangeStart w:id="7604"/>
      <w:r w:rsidRPr="005223F4">
        <w:t xml:space="preserve">dfdl:occursCountKind </w:t>
      </w:r>
      <w:commentRangeEnd w:id="7604"/>
      <w:r w:rsidR="003554C6">
        <w:rPr>
          <w:rStyle w:val="CommentReference"/>
        </w:rPr>
        <w:commentReference w:id="7604"/>
      </w:r>
    </w:p>
    <w:p w14:paraId="48279FDB" w14:textId="490657E3" w:rsidR="00A65F76" w:rsidRPr="00163AF4" w:rsidDel="00D9321E" w:rsidRDefault="00A65F76" w:rsidP="00D03148">
      <w:pPr>
        <w:numPr>
          <w:ilvl w:val="3"/>
          <w:numId w:val="42"/>
        </w:numPr>
        <w:rPr>
          <w:ins w:id="7605" w:author="mbeckerle" w:date="2012-04-22T21:00:00Z"/>
          <w:del w:id="7606" w:author="Steve Hanson" w:date="2012-08-10T11:47:00Z"/>
          <w:i/>
        </w:rPr>
      </w:pPr>
      <w:ins w:id="7607" w:author="mbeckerle" w:date="2012-04-22T21:00:00Z">
        <w:del w:id="7608" w:author="Steve Hanson" w:date="2012-08-10T11:47:00Z">
          <w:r w:rsidRPr="00D9321E" w:rsidDel="00D9321E">
            <w:rPr>
              <w:i/>
            </w:rPr>
            <w:delText>"implicit"</w:delText>
          </w:r>
        </w:del>
      </w:ins>
    </w:p>
    <w:p w14:paraId="7309AB3F" w14:textId="77777777" w:rsidR="00D03148" w:rsidRPr="005223F4" w:rsidRDefault="00D03148" w:rsidP="00D03148">
      <w:pPr>
        <w:numPr>
          <w:ilvl w:val="3"/>
          <w:numId w:val="42"/>
        </w:numPr>
      </w:pPr>
      <w:r w:rsidRPr="005223F4">
        <w:rPr>
          <w:i/>
          <w:iCs/>
        </w:rPr>
        <w:t>"expression"</w:t>
      </w:r>
      <w:r w:rsidRPr="005223F4">
        <w:t xml:space="preserve"> </w:t>
      </w:r>
    </w:p>
    <w:p w14:paraId="54FB8DB1" w14:textId="77777777" w:rsidR="00D03148" w:rsidRPr="005223F4" w:rsidRDefault="00D03148" w:rsidP="00D03148">
      <w:pPr>
        <w:numPr>
          <w:ilvl w:val="4"/>
          <w:numId w:val="42"/>
        </w:numPr>
      </w:pPr>
      <w:r w:rsidRPr="005223F4">
        <w:t xml:space="preserve">dfdl:occursCount </w:t>
      </w:r>
    </w:p>
    <w:p w14:paraId="5177983D" w14:textId="259E1708" w:rsidR="00D03148" w:rsidRPr="005223F4" w:rsidRDefault="00D03148" w:rsidP="00D03148">
      <w:pPr>
        <w:numPr>
          <w:ilvl w:val="3"/>
          <w:numId w:val="42"/>
        </w:numPr>
      </w:pPr>
      <w:r w:rsidRPr="005223F4">
        <w:rPr>
          <w:i/>
          <w:iCs/>
        </w:rPr>
        <w:t>"fixed"</w:t>
      </w:r>
      <w:r w:rsidRPr="005223F4">
        <w:t xml:space="preserve"> </w:t>
      </w:r>
      <w:ins w:id="7609" w:author="Steve Hanson" w:date="2012-08-10T11:46:00Z">
        <w:r w:rsidR="00D9321E">
          <w:t xml:space="preserve">, </w:t>
        </w:r>
      </w:ins>
      <w:ins w:id="7610" w:author="Steve Hanson" w:date="2012-08-10T11:47:00Z">
        <w:r w:rsidR="00D9321E">
          <w:t>“</w:t>
        </w:r>
        <w:r w:rsidR="00D9321E" w:rsidRPr="00D9321E">
          <w:rPr>
            <w:i/>
          </w:rPr>
          <w:t>implicit</w:t>
        </w:r>
        <w:r w:rsidR="00D9321E">
          <w:t>”</w:t>
        </w:r>
      </w:ins>
    </w:p>
    <w:p w14:paraId="3CE6657F" w14:textId="71FD8F5B" w:rsidR="00D9321E" w:rsidRDefault="00D9321E" w:rsidP="00D03148">
      <w:pPr>
        <w:numPr>
          <w:ilvl w:val="4"/>
          <w:numId w:val="42"/>
        </w:numPr>
        <w:rPr>
          <w:ins w:id="7611" w:author="Steve Hanson" w:date="2012-08-10T11:47:00Z"/>
        </w:rPr>
      </w:pPr>
      <w:ins w:id="7612" w:author="Steve Hanson" w:date="2012-08-10T11:47:00Z">
        <w:r>
          <w:t>xs:minOccurs</w:t>
        </w:r>
      </w:ins>
    </w:p>
    <w:p w14:paraId="74184D4D" w14:textId="77777777" w:rsidR="00D03148" w:rsidRPr="005223F4" w:rsidRDefault="00D03148" w:rsidP="00D03148">
      <w:pPr>
        <w:numPr>
          <w:ilvl w:val="4"/>
          <w:numId w:val="42"/>
        </w:numPr>
      </w:pPr>
      <w:r w:rsidRPr="005223F4">
        <w:t xml:space="preserve">xs:maxOccurs </w:t>
      </w:r>
    </w:p>
    <w:p w14:paraId="635A6773" w14:textId="77777777" w:rsidR="00D03148" w:rsidRPr="005223F4" w:rsidRDefault="00D03148" w:rsidP="00D03148">
      <w:pPr>
        <w:numPr>
          <w:ilvl w:val="3"/>
          <w:numId w:val="42"/>
        </w:numPr>
      </w:pPr>
      <w:r w:rsidRPr="005223F4">
        <w:rPr>
          <w:i/>
          <w:iCs/>
        </w:rPr>
        <w:t>"parsed"</w:t>
      </w:r>
      <w:r w:rsidRPr="005223F4">
        <w:t xml:space="preserve"> </w:t>
      </w:r>
    </w:p>
    <w:p w14:paraId="1E3F96F3" w14:textId="326BA39D" w:rsidR="00D03148" w:rsidRPr="005223F4" w:rsidDel="00AB5ADD" w:rsidRDefault="00D03148" w:rsidP="00D03148">
      <w:pPr>
        <w:numPr>
          <w:ilvl w:val="3"/>
          <w:numId w:val="42"/>
        </w:numPr>
        <w:rPr>
          <w:del w:id="7613" w:author="Steve Hanson" w:date="2012-08-10T14:33:00Z"/>
        </w:rPr>
      </w:pPr>
      <w:del w:id="7614" w:author="Steve Hanson" w:date="2012-08-10T14:33:00Z">
        <w:r w:rsidRPr="005223F4" w:rsidDel="00AB5ADD">
          <w:rPr>
            <w:i/>
            <w:iCs/>
          </w:rPr>
          <w:delText>"stopValue"</w:delText>
        </w:r>
        <w:r w:rsidRPr="005223F4" w:rsidDel="00AB5ADD">
          <w:delText xml:space="preserve"> </w:delText>
        </w:r>
      </w:del>
    </w:p>
    <w:p w14:paraId="088E9889" w14:textId="368E32F6" w:rsidR="00D03148" w:rsidRPr="005223F4" w:rsidDel="00490325" w:rsidRDefault="00D03148" w:rsidP="00D03148">
      <w:pPr>
        <w:numPr>
          <w:ilvl w:val="4"/>
          <w:numId w:val="42"/>
        </w:numPr>
        <w:rPr>
          <w:del w:id="7615" w:author="Steve Hanson" w:date="2012-08-10T14:16:00Z"/>
        </w:rPr>
      </w:pPr>
      <w:del w:id="7616" w:author="Steve Hanson" w:date="2012-08-10T14:16:00Z">
        <w:r w:rsidRPr="005223F4" w:rsidDel="00490325">
          <w:delText>dfdl:occursStopValue</w:delText>
        </w:r>
      </w:del>
    </w:p>
    <w:p w14:paraId="617E7258" w14:textId="77777777" w:rsidR="00FA2ECD" w:rsidRPr="005223F4" w:rsidRDefault="00FA2ECD" w:rsidP="00FA2ECD">
      <w:pPr>
        <w:numPr>
          <w:ilvl w:val="0"/>
          <w:numId w:val="42"/>
        </w:numPr>
        <w:rPr>
          <w:i/>
        </w:rPr>
      </w:pPr>
      <w:commentRangeStart w:id="7617"/>
      <w:r w:rsidRPr="005223F4">
        <w:rPr>
          <w:i/>
        </w:rPr>
        <w:t xml:space="preserve">Parsing: identification, framing &amp; extraction </w:t>
      </w:r>
      <w:commentRangeEnd w:id="7617"/>
      <w:r w:rsidR="00E13147">
        <w:rPr>
          <w:rStyle w:val="CommentReference"/>
        </w:rPr>
        <w:commentReference w:id="7617"/>
      </w:r>
    </w:p>
    <w:p w14:paraId="4AF58B1C"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48E695A7" w14:textId="77777777" w:rsidR="00785685" w:rsidRPr="005223F4" w:rsidRDefault="00785685" w:rsidP="00785685">
      <w:pPr>
        <w:numPr>
          <w:ilvl w:val="2"/>
          <w:numId w:val="42"/>
        </w:numPr>
      </w:pPr>
      <w:r w:rsidRPr="005223F4">
        <w:t>dfdl:alignmentUnits</w:t>
      </w:r>
    </w:p>
    <w:p w14:paraId="5107F166" w14:textId="77777777" w:rsidR="000B1112" w:rsidRPr="005223F4" w:rsidRDefault="00FA2ECD" w:rsidP="00FA2ECD">
      <w:pPr>
        <w:numPr>
          <w:ilvl w:val="1"/>
          <w:numId w:val="42"/>
        </w:numPr>
      </w:pPr>
      <w:r w:rsidRPr="005223F4">
        <w:t>dfdl:alignment</w:t>
      </w:r>
    </w:p>
    <w:p w14:paraId="38C4A5B4" w14:textId="77777777" w:rsidR="00FA2ECD" w:rsidRPr="005223F4" w:rsidRDefault="000B1112" w:rsidP="000B1112">
      <w:pPr>
        <w:numPr>
          <w:ilvl w:val="2"/>
          <w:numId w:val="42"/>
        </w:numPr>
      </w:pPr>
      <w:r w:rsidRPr="005223F4">
        <w:t xml:space="preserve">not </w:t>
      </w:r>
      <w:r w:rsidRPr="005223F4">
        <w:rPr>
          <w:i/>
          <w:iCs/>
        </w:rPr>
        <w:t>“implicit”</w:t>
      </w:r>
      <w:r w:rsidR="00FA2ECD" w:rsidRPr="005223F4">
        <w:t xml:space="preserve"> </w:t>
      </w:r>
    </w:p>
    <w:p w14:paraId="6B15C773" w14:textId="77777777" w:rsidR="00FA2ECD" w:rsidRPr="005223F4" w:rsidRDefault="00FA2ECD" w:rsidP="000B1112">
      <w:pPr>
        <w:numPr>
          <w:ilvl w:val="3"/>
          <w:numId w:val="42"/>
        </w:numPr>
      </w:pPr>
      <w:r w:rsidRPr="005223F4">
        <w:t xml:space="preserve">dfdl:alignmentUnits </w:t>
      </w:r>
    </w:p>
    <w:p w14:paraId="3D91778B" w14:textId="77777777" w:rsidR="0064432E" w:rsidRPr="005223F4" w:rsidRDefault="00FA2ECD" w:rsidP="0064432E">
      <w:pPr>
        <w:numPr>
          <w:ilvl w:val="1"/>
          <w:numId w:val="42"/>
        </w:numPr>
      </w:pPr>
      <w:r w:rsidRPr="005223F4">
        <w:t>dfdl:initiator</w:t>
      </w:r>
    </w:p>
    <w:p w14:paraId="5C5890D3" w14:textId="3CCDC0C2" w:rsidR="00490325" w:rsidRDefault="00490325" w:rsidP="0064432E">
      <w:pPr>
        <w:numPr>
          <w:ilvl w:val="2"/>
          <w:numId w:val="42"/>
        </w:numPr>
        <w:rPr>
          <w:ins w:id="7618" w:author="Steve Hanson" w:date="2012-08-10T14:16:00Z"/>
        </w:rPr>
      </w:pPr>
      <w:ins w:id="7619" w:author="Steve Hanson" w:date="2012-08-10T14:16:00Z">
        <w:r>
          <w:t>dfdl:nilVa</w:t>
        </w:r>
      </w:ins>
      <w:ins w:id="7620" w:author="Steve Hanson" w:date="2012-08-10T14:19:00Z">
        <w:r>
          <w:t>l</w:t>
        </w:r>
      </w:ins>
      <w:ins w:id="7621" w:author="Steve Hanson" w:date="2012-08-10T14:16:00Z">
        <w:r>
          <w:t>ueDelimiterPolicy</w:t>
        </w:r>
      </w:ins>
    </w:p>
    <w:p w14:paraId="79C6D7FA" w14:textId="055DF349" w:rsidR="00490325" w:rsidRPr="005223F4" w:rsidRDefault="0064432E" w:rsidP="00490325">
      <w:pPr>
        <w:numPr>
          <w:ilvl w:val="2"/>
          <w:numId w:val="42"/>
        </w:numPr>
      </w:pPr>
      <w:r w:rsidRPr="005223F4">
        <w:t>dfdl:</w:t>
      </w:r>
      <w:r w:rsidR="00BC3F9C" w:rsidRPr="005223F4">
        <w:t>emptyValueDelimiterPolicy</w:t>
      </w:r>
      <w:r w:rsidRPr="005223F4">
        <w:t xml:space="preserve"> </w:t>
      </w:r>
    </w:p>
    <w:p w14:paraId="7D5D8157" w14:textId="77777777" w:rsidR="00FA2ECD" w:rsidRPr="005223F4" w:rsidRDefault="00FA2ECD" w:rsidP="00FA2ECD">
      <w:pPr>
        <w:numPr>
          <w:ilvl w:val="1"/>
          <w:numId w:val="42"/>
        </w:numPr>
      </w:pPr>
      <w:r w:rsidRPr="005223F4">
        <w:t xml:space="preserve">dfdl:lengthKind </w:t>
      </w:r>
    </w:p>
    <w:p w14:paraId="0737D6A1" w14:textId="77777777" w:rsidR="00FA2ECD" w:rsidRPr="005223F4" w:rsidRDefault="00FA2ECD" w:rsidP="00FA2ECD">
      <w:pPr>
        <w:numPr>
          <w:ilvl w:val="2"/>
          <w:numId w:val="42"/>
        </w:numPr>
        <w:rPr>
          <w:i/>
        </w:rPr>
      </w:pPr>
      <w:r w:rsidRPr="005223F4">
        <w:rPr>
          <w:i/>
        </w:rPr>
        <w:t xml:space="preserve"> “explicit”</w:t>
      </w:r>
    </w:p>
    <w:p w14:paraId="043180E2" w14:textId="77777777" w:rsidR="00FA2ECD" w:rsidRPr="005223F4" w:rsidRDefault="00FA2ECD" w:rsidP="00FA2ECD">
      <w:pPr>
        <w:numPr>
          <w:ilvl w:val="3"/>
          <w:numId w:val="42"/>
        </w:numPr>
      </w:pPr>
      <w:r w:rsidRPr="005223F4">
        <w:t xml:space="preserve">dfdl:length </w:t>
      </w:r>
    </w:p>
    <w:p w14:paraId="7A2A1FE3" w14:textId="77777777" w:rsidR="00FA2ECD" w:rsidRPr="005223F4" w:rsidRDefault="00FA2ECD" w:rsidP="00FA2ECD">
      <w:pPr>
        <w:numPr>
          <w:ilvl w:val="3"/>
          <w:numId w:val="42"/>
        </w:numPr>
      </w:pPr>
      <w:r w:rsidRPr="005223F4">
        <w:t xml:space="preserve">dfdl:lengthUnits </w:t>
      </w:r>
    </w:p>
    <w:p w14:paraId="3D1633BD" w14:textId="77777777" w:rsidR="00FA2ECD" w:rsidRPr="005223F4" w:rsidRDefault="00FA2ECD" w:rsidP="00FA2ECD">
      <w:pPr>
        <w:numPr>
          <w:ilvl w:val="2"/>
          <w:numId w:val="42"/>
        </w:numPr>
      </w:pPr>
      <w:r w:rsidRPr="005223F4">
        <w:rPr>
          <w:i/>
          <w:iCs/>
        </w:rPr>
        <w:t>"prefixed"</w:t>
      </w:r>
      <w:r w:rsidRPr="005223F4">
        <w:t xml:space="preserve"> </w:t>
      </w:r>
    </w:p>
    <w:p w14:paraId="17CB9F45" w14:textId="77777777" w:rsidR="00FA2ECD" w:rsidRPr="005223F4" w:rsidRDefault="00FA2ECD" w:rsidP="00FA2ECD">
      <w:pPr>
        <w:numPr>
          <w:ilvl w:val="3"/>
          <w:numId w:val="42"/>
        </w:numPr>
      </w:pPr>
      <w:r w:rsidRPr="005223F4">
        <w:t xml:space="preserve">dfdl:prefixLengthType </w:t>
      </w:r>
    </w:p>
    <w:p w14:paraId="79A9EA16" w14:textId="77777777" w:rsidR="00FA2ECD" w:rsidRPr="005223F4" w:rsidRDefault="00FA2ECD" w:rsidP="00FA2ECD">
      <w:pPr>
        <w:numPr>
          <w:ilvl w:val="3"/>
          <w:numId w:val="42"/>
        </w:numPr>
      </w:pPr>
      <w:r w:rsidRPr="005223F4">
        <w:t xml:space="preserve">dfdl:prefixIncludesPrefixLength </w:t>
      </w:r>
    </w:p>
    <w:p w14:paraId="06864DE6" w14:textId="77777777" w:rsidR="00FA2ECD" w:rsidRPr="005223F4" w:rsidRDefault="00FA2ECD" w:rsidP="00FA2ECD">
      <w:pPr>
        <w:numPr>
          <w:ilvl w:val="3"/>
          <w:numId w:val="42"/>
        </w:numPr>
      </w:pPr>
      <w:r w:rsidRPr="005223F4">
        <w:t xml:space="preserve">dfdl:lengthUnits </w:t>
      </w:r>
    </w:p>
    <w:p w14:paraId="6967266D" w14:textId="77777777" w:rsidR="00FA2ECD" w:rsidRPr="005223F4" w:rsidRDefault="00FA2ECD" w:rsidP="00FA2ECD">
      <w:pPr>
        <w:numPr>
          <w:ilvl w:val="2"/>
          <w:numId w:val="42"/>
        </w:numPr>
        <w:rPr>
          <w:i/>
        </w:rPr>
      </w:pPr>
      <w:r w:rsidRPr="005223F4">
        <w:rPr>
          <w:i/>
        </w:rPr>
        <w:t>“pattern”</w:t>
      </w:r>
    </w:p>
    <w:p w14:paraId="353A1471" w14:textId="77777777" w:rsidR="00FA2ECD" w:rsidRPr="005223F4" w:rsidRDefault="00FA2ECD" w:rsidP="00FA2ECD">
      <w:pPr>
        <w:numPr>
          <w:ilvl w:val="3"/>
          <w:numId w:val="42"/>
        </w:numPr>
      </w:pPr>
      <w:r w:rsidRPr="005223F4">
        <w:t>dfdl:lengthPattern</w:t>
      </w:r>
    </w:p>
    <w:p w14:paraId="102EFBA9" w14:textId="77777777" w:rsidR="00FA2ECD" w:rsidRPr="005223F4" w:rsidRDefault="00FA2ECD" w:rsidP="00344499">
      <w:pPr>
        <w:numPr>
          <w:ilvl w:val="2"/>
          <w:numId w:val="42"/>
        </w:numPr>
      </w:pPr>
      <w:r w:rsidRPr="005223F4">
        <w:rPr>
          <w:i/>
          <w:iCs/>
        </w:rPr>
        <w:t>“implicit”, "delimited"</w:t>
      </w:r>
      <w:commentRangeStart w:id="7622"/>
      <w:ins w:id="7623" w:author="Steve Hanson" w:date="2012-02-27T19:14:00Z">
        <w:r w:rsidR="00B93795">
          <w:rPr>
            <w:i/>
            <w:iCs/>
          </w:rPr>
          <w:t>, “endOfParent”</w:t>
        </w:r>
      </w:ins>
      <w:commentRangeEnd w:id="7622"/>
      <w:r w:rsidR="00B93795">
        <w:rPr>
          <w:rStyle w:val="CommentReference"/>
        </w:rPr>
        <w:commentReference w:id="7622"/>
      </w:r>
      <w:r w:rsidRPr="005223F4">
        <w:t xml:space="preserve">  </w:t>
      </w:r>
    </w:p>
    <w:p w14:paraId="7579363E" w14:textId="77777777" w:rsidR="00FA2ECD" w:rsidRPr="005223F4" w:rsidRDefault="00FA2ECD" w:rsidP="00FA2ECD">
      <w:pPr>
        <w:numPr>
          <w:ilvl w:val="3"/>
          <w:numId w:val="42"/>
        </w:numPr>
        <w:rPr>
          <w:i/>
        </w:rPr>
      </w:pPr>
      <w:r w:rsidRPr="005223F4">
        <w:rPr>
          <w:i/>
        </w:rPr>
        <w:t>None</w:t>
      </w:r>
    </w:p>
    <w:p w14:paraId="4622DD09" w14:textId="77777777" w:rsidR="00FA2ECD" w:rsidRPr="005223F4" w:rsidRDefault="00FA2ECD" w:rsidP="00FA2ECD">
      <w:pPr>
        <w:numPr>
          <w:ilvl w:val="1"/>
          <w:numId w:val="42"/>
        </w:numPr>
      </w:pPr>
      <w:r w:rsidRPr="005223F4">
        <w:t xml:space="preserve">dfdl:terminator </w:t>
      </w:r>
    </w:p>
    <w:p w14:paraId="7DC91DAC" w14:textId="6C95759C" w:rsidR="00490325" w:rsidRDefault="00490325" w:rsidP="00490325">
      <w:pPr>
        <w:numPr>
          <w:ilvl w:val="2"/>
          <w:numId w:val="42"/>
        </w:numPr>
        <w:rPr>
          <w:ins w:id="7624" w:author="Steve Hanson" w:date="2012-08-10T14:17:00Z"/>
        </w:rPr>
      </w:pPr>
      <w:ins w:id="7625" w:author="Steve Hanson" w:date="2012-08-10T14:17:00Z">
        <w:r>
          <w:t>dfdl:nilVa</w:t>
        </w:r>
      </w:ins>
      <w:ins w:id="7626" w:author="Steve Hanson" w:date="2012-08-10T14:19:00Z">
        <w:r>
          <w:t>l</w:t>
        </w:r>
      </w:ins>
      <w:ins w:id="7627" w:author="Steve Hanson" w:date="2012-08-10T14:17:00Z">
        <w:r>
          <w:t>ueDelimiterPolicy</w:t>
        </w:r>
      </w:ins>
    </w:p>
    <w:p w14:paraId="42868D7E" w14:textId="77777777" w:rsidR="0064432E" w:rsidRPr="005223F4" w:rsidRDefault="0064432E" w:rsidP="0064432E">
      <w:pPr>
        <w:numPr>
          <w:ilvl w:val="2"/>
          <w:numId w:val="42"/>
        </w:numPr>
      </w:pPr>
      <w:r w:rsidRPr="005223F4">
        <w:t>dfdl:</w:t>
      </w:r>
      <w:r w:rsidR="00BC3F9C" w:rsidRPr="005223F4">
        <w:t>emptyValueDelimiterPolicy</w:t>
      </w:r>
      <w:r w:rsidRPr="005223F4">
        <w:t xml:space="preserve"> </w:t>
      </w:r>
    </w:p>
    <w:p w14:paraId="3EEEF1D7" w14:textId="77777777" w:rsidR="00FA2ECD" w:rsidRPr="005223F4" w:rsidRDefault="00FA2ECD" w:rsidP="00FA2ECD">
      <w:pPr>
        <w:numPr>
          <w:ilvl w:val="2"/>
          <w:numId w:val="42"/>
        </w:numPr>
      </w:pPr>
      <w:r w:rsidRPr="005223F4">
        <w:t xml:space="preserve">dfdl:documentFinalTerminatorCanBeMissing </w:t>
      </w:r>
    </w:p>
    <w:p w14:paraId="6FC0A17D" w14:textId="77777777" w:rsidR="00785685" w:rsidRPr="005223F4" w:rsidRDefault="00FA2ECD" w:rsidP="00FA2ECD">
      <w:pPr>
        <w:numPr>
          <w:ilvl w:val="1"/>
          <w:numId w:val="42"/>
        </w:numPr>
      </w:pPr>
      <w:r w:rsidRPr="005223F4">
        <w:t>dfdl:</w:t>
      </w:r>
      <w:r w:rsidR="00785685" w:rsidRPr="005223F4">
        <w:t>trailingSkip</w:t>
      </w:r>
      <w:r w:rsidRPr="005223F4">
        <w:t xml:space="preserve"> </w:t>
      </w:r>
    </w:p>
    <w:p w14:paraId="4C003730" w14:textId="77777777" w:rsidR="00FA2ECD" w:rsidRPr="005223F4" w:rsidDel="004E7B13" w:rsidRDefault="00785685" w:rsidP="00785685">
      <w:pPr>
        <w:numPr>
          <w:ilvl w:val="2"/>
          <w:numId w:val="42"/>
        </w:numPr>
        <w:rPr>
          <w:del w:id="7628" w:author="mbeckerle" w:date="2012-04-22T21:07:00Z"/>
        </w:rPr>
      </w:pPr>
      <w:r w:rsidRPr="005223F4">
        <w:t xml:space="preserve">dfdl:alignmentUnits </w:t>
      </w:r>
      <w:r w:rsidR="00FA2ECD" w:rsidRPr="005223F4">
        <w:t xml:space="preserve"> </w:t>
      </w:r>
    </w:p>
    <w:p w14:paraId="3F52132A" w14:textId="77777777" w:rsidR="00FA2ECD" w:rsidRPr="005223F4" w:rsidRDefault="00FA2ECD" w:rsidP="00D9321E">
      <w:pPr>
        <w:numPr>
          <w:ilvl w:val="2"/>
          <w:numId w:val="42"/>
        </w:numPr>
      </w:pPr>
    </w:p>
    <w:p w14:paraId="4AB60D38" w14:textId="70B1D452" w:rsidR="00FA2ECD" w:rsidRPr="005223F4" w:rsidDel="004E7B13" w:rsidRDefault="00FA2ECD" w:rsidP="00FA2ECD">
      <w:pPr>
        <w:pStyle w:val="Heading3"/>
        <w:rPr>
          <w:del w:id="7629" w:author="mbeckerle" w:date="2012-04-22T21:07:00Z"/>
        </w:rPr>
      </w:pPr>
      <w:bookmarkStart w:id="7630" w:name="_Toc243112875"/>
      <w:del w:id="7631" w:author="mbeckerle" w:date="2012-04-23T02:34:00Z">
        <w:r w:rsidRPr="005223F4" w:rsidDel="007E1D66">
          <w:delText>dfdl:sequence and dfdl:group (when reference is to a sequence)</w:delText>
        </w:r>
        <w:bookmarkEnd w:id="7630"/>
        <w:r w:rsidRPr="005223F4" w:rsidDel="007E1D66">
          <w:delText xml:space="preserve"> </w:delText>
        </w:r>
      </w:del>
      <w:bookmarkStart w:id="7632" w:name="_Toc322912272"/>
      <w:bookmarkStart w:id="7633" w:name="_Toc329093133"/>
      <w:bookmarkStart w:id="7634" w:name="_Toc332701646"/>
      <w:bookmarkStart w:id="7635" w:name="_Toc332701950"/>
      <w:bookmarkStart w:id="7636" w:name="_Toc332711749"/>
      <w:bookmarkStart w:id="7637" w:name="_Toc332712051"/>
      <w:bookmarkStart w:id="7638" w:name="_Toc332712352"/>
      <w:bookmarkStart w:id="7639" w:name="_Toc332724268"/>
      <w:bookmarkStart w:id="7640" w:name="_Toc332724568"/>
      <w:bookmarkEnd w:id="7632"/>
      <w:bookmarkEnd w:id="7633"/>
      <w:bookmarkEnd w:id="7634"/>
      <w:bookmarkEnd w:id="7635"/>
      <w:bookmarkEnd w:id="7636"/>
      <w:bookmarkEnd w:id="7637"/>
      <w:bookmarkEnd w:id="7638"/>
      <w:bookmarkEnd w:id="7639"/>
      <w:bookmarkEnd w:id="7640"/>
    </w:p>
    <w:p w14:paraId="45260AD0" w14:textId="0346902F" w:rsidR="00FA2ECD" w:rsidRPr="00D9321E" w:rsidRDefault="007E1D66" w:rsidP="00D9321E">
      <w:pPr>
        <w:pStyle w:val="Heading3"/>
        <w:rPr>
          <w:i/>
          <w:iCs/>
        </w:rPr>
      </w:pPr>
      <w:bookmarkStart w:id="7641" w:name="_Toc332724569"/>
      <w:ins w:id="7642" w:author="mbeckerle" w:date="2012-04-23T02:34:00Z">
        <w:r w:rsidRPr="005223F4">
          <w:t>dfdl:sequence and dfdl:group (when reference is to a sequence)</w:t>
        </w:r>
      </w:ins>
      <w:bookmarkEnd w:id="7641"/>
    </w:p>
    <w:p w14:paraId="5F79B5DC" w14:textId="77777777" w:rsidR="00820CB7" w:rsidRPr="005223F4" w:rsidRDefault="00820CB7" w:rsidP="00820CB7">
      <w:pPr>
        <w:numPr>
          <w:ilvl w:val="0"/>
          <w:numId w:val="42"/>
        </w:numPr>
        <w:rPr>
          <w:i/>
        </w:rPr>
      </w:pPr>
      <w:r w:rsidRPr="005223F4">
        <w:rPr>
          <w:i/>
        </w:rPr>
        <w:t>Parsing: hidden (xs:sequence only)</w:t>
      </w:r>
    </w:p>
    <w:p w14:paraId="5B42B321" w14:textId="77777777" w:rsidR="00820CB7" w:rsidRPr="00490325" w:rsidRDefault="00820CB7" w:rsidP="00820CB7">
      <w:pPr>
        <w:numPr>
          <w:ilvl w:val="1"/>
          <w:numId w:val="42"/>
        </w:numPr>
      </w:pPr>
      <w:r w:rsidRPr="00490325">
        <w:t>dfdl:hiddenGroupRef</w:t>
      </w:r>
    </w:p>
    <w:p w14:paraId="28DEDCA5" w14:textId="77777777" w:rsidR="00FA2ECD" w:rsidRPr="005223F4" w:rsidRDefault="00FA2ECD" w:rsidP="00FA2ECD">
      <w:pPr>
        <w:numPr>
          <w:ilvl w:val="0"/>
          <w:numId w:val="42"/>
        </w:numPr>
        <w:rPr>
          <w:i/>
        </w:rPr>
      </w:pPr>
      <w:r w:rsidRPr="005223F4">
        <w:rPr>
          <w:i/>
        </w:rPr>
        <w:t>Parsing: common</w:t>
      </w:r>
    </w:p>
    <w:p w14:paraId="08C36FC0" w14:textId="11F4003B" w:rsidR="00FA2ECD" w:rsidRPr="005223F4" w:rsidDel="004E7B13" w:rsidRDefault="00FA2ECD" w:rsidP="00FA2ECD">
      <w:pPr>
        <w:numPr>
          <w:ilvl w:val="1"/>
          <w:numId w:val="42"/>
        </w:numPr>
        <w:rPr>
          <w:del w:id="7643" w:author="mbeckerle" w:date="2012-04-22T21:10:00Z"/>
        </w:rPr>
      </w:pPr>
      <w:commentRangeStart w:id="7644"/>
      <w:del w:id="7645" w:author="mbeckerle" w:date="2012-04-22T21:10:00Z">
        <w:r w:rsidRPr="005223F4" w:rsidDel="004E7B13">
          <w:delText xml:space="preserve">dfdl:byteOrder </w:delText>
        </w:r>
        <w:commentRangeEnd w:id="7644"/>
        <w:r w:rsidR="003554C6" w:rsidDel="004E7B13">
          <w:rPr>
            <w:rStyle w:val="CommentReference"/>
          </w:rPr>
          <w:commentReference w:id="7644"/>
        </w:r>
      </w:del>
    </w:p>
    <w:p w14:paraId="4CA2C901" w14:textId="77777777" w:rsidR="00FA2ECD" w:rsidRPr="005223F4" w:rsidRDefault="00FA2ECD" w:rsidP="00FA2ECD">
      <w:pPr>
        <w:numPr>
          <w:ilvl w:val="1"/>
          <w:numId w:val="42"/>
        </w:numPr>
      </w:pPr>
      <w:r w:rsidRPr="005223F4">
        <w:t xml:space="preserve">dfdl:encoding </w:t>
      </w:r>
    </w:p>
    <w:p w14:paraId="1C06044E" w14:textId="77777777" w:rsidR="007543AA" w:rsidRPr="005223F4" w:rsidRDefault="007543AA" w:rsidP="007543AA">
      <w:pPr>
        <w:numPr>
          <w:ilvl w:val="2"/>
          <w:numId w:val="42"/>
        </w:numPr>
      </w:pPr>
      <w:r w:rsidRPr="005223F4">
        <w:t>'UTF-16'</w:t>
      </w:r>
      <w:r w:rsidR="005B0FE2" w:rsidRPr="005223F4">
        <w:t xml:space="preserve"> 'UTF-16BE' 'UTF-16LE'</w:t>
      </w:r>
    </w:p>
    <w:p w14:paraId="2DDFEF1E" w14:textId="77777777" w:rsidR="007543AA" w:rsidRPr="005223F4" w:rsidRDefault="00050432" w:rsidP="007543AA">
      <w:pPr>
        <w:numPr>
          <w:ilvl w:val="3"/>
          <w:numId w:val="42"/>
        </w:numPr>
      </w:pPr>
      <w:r>
        <w:t>dfdl:utf16Width</w:t>
      </w:r>
    </w:p>
    <w:p w14:paraId="02E51005" w14:textId="77777777" w:rsidR="00FA2ECD" w:rsidRPr="005223F4" w:rsidRDefault="00FA2ECD" w:rsidP="00FA2ECD">
      <w:pPr>
        <w:numPr>
          <w:ilvl w:val="1"/>
          <w:numId w:val="42"/>
        </w:numPr>
      </w:pPr>
      <w:r w:rsidRPr="005223F4">
        <w:t>dfdl:ignoreCase</w:t>
      </w:r>
    </w:p>
    <w:p w14:paraId="28A4332F" w14:textId="77777777" w:rsidR="00FA2ECD" w:rsidRPr="005223F4" w:rsidRDefault="00FA2ECD" w:rsidP="00FA2ECD">
      <w:pPr>
        <w:numPr>
          <w:ilvl w:val="0"/>
          <w:numId w:val="42"/>
        </w:numPr>
        <w:rPr>
          <w:i/>
        </w:rPr>
      </w:pPr>
      <w:r w:rsidRPr="005223F4">
        <w:rPr>
          <w:i/>
        </w:rPr>
        <w:t xml:space="preserve">Parsing: identification, framing &amp; extraction </w:t>
      </w:r>
    </w:p>
    <w:p w14:paraId="3E4C61BA"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134DEA46" w14:textId="77777777" w:rsidR="00785685" w:rsidRPr="005223F4" w:rsidRDefault="00785685" w:rsidP="00785685">
      <w:pPr>
        <w:numPr>
          <w:ilvl w:val="2"/>
          <w:numId w:val="42"/>
        </w:numPr>
      </w:pPr>
      <w:r w:rsidRPr="005223F4">
        <w:t>dfdl:alignmentUnits</w:t>
      </w:r>
    </w:p>
    <w:p w14:paraId="2F2140C5" w14:textId="77777777" w:rsidR="00FA2ECD" w:rsidRPr="005223F4" w:rsidRDefault="00FA2ECD" w:rsidP="00FA2ECD">
      <w:pPr>
        <w:numPr>
          <w:ilvl w:val="1"/>
          <w:numId w:val="42"/>
        </w:numPr>
      </w:pPr>
      <w:r w:rsidRPr="005223F4">
        <w:t xml:space="preserve">dfdl:alignment </w:t>
      </w:r>
    </w:p>
    <w:p w14:paraId="29BE8808" w14:textId="77777777" w:rsidR="000B1112" w:rsidRPr="005223F4" w:rsidRDefault="000B1112" w:rsidP="000B1112">
      <w:pPr>
        <w:numPr>
          <w:ilvl w:val="2"/>
          <w:numId w:val="42"/>
        </w:numPr>
      </w:pPr>
      <w:r w:rsidRPr="005223F4">
        <w:rPr>
          <w:i/>
          <w:iCs/>
        </w:rPr>
        <w:t>not “implicit”</w:t>
      </w:r>
    </w:p>
    <w:p w14:paraId="0D7552CE" w14:textId="77777777" w:rsidR="00FA2ECD" w:rsidRPr="005223F4" w:rsidRDefault="00FA2ECD" w:rsidP="000B1112">
      <w:pPr>
        <w:numPr>
          <w:ilvl w:val="3"/>
          <w:numId w:val="42"/>
        </w:numPr>
      </w:pPr>
      <w:r w:rsidRPr="005223F4">
        <w:t xml:space="preserve">dfdl:alignmentUnits </w:t>
      </w:r>
    </w:p>
    <w:p w14:paraId="68F66FA4" w14:textId="77777777" w:rsidR="00FA2ECD" w:rsidRPr="005223F4" w:rsidRDefault="00FA2ECD" w:rsidP="00FA2ECD">
      <w:pPr>
        <w:numPr>
          <w:ilvl w:val="1"/>
          <w:numId w:val="42"/>
        </w:numPr>
      </w:pPr>
      <w:r w:rsidRPr="005223F4">
        <w:t xml:space="preserve">dfdl:initiator </w:t>
      </w:r>
    </w:p>
    <w:p w14:paraId="5125D95E" w14:textId="77777777" w:rsidR="00FA2ECD" w:rsidRPr="005223F4" w:rsidRDefault="00FA2ECD" w:rsidP="00FA2ECD">
      <w:pPr>
        <w:numPr>
          <w:ilvl w:val="1"/>
          <w:numId w:val="42"/>
        </w:numPr>
      </w:pPr>
      <w:r w:rsidRPr="005223F4">
        <w:t xml:space="preserve">dfdl:sequenceKind </w:t>
      </w:r>
    </w:p>
    <w:p w14:paraId="3410CF7A" w14:textId="77777777" w:rsidR="00FA2ECD" w:rsidRPr="005223F4" w:rsidRDefault="00FA2ECD" w:rsidP="00FA2ECD">
      <w:pPr>
        <w:numPr>
          <w:ilvl w:val="1"/>
          <w:numId w:val="42"/>
        </w:numPr>
      </w:pPr>
      <w:r w:rsidRPr="005223F4">
        <w:t>dfdl:initiatedContent</w:t>
      </w:r>
    </w:p>
    <w:p w14:paraId="03F45D7B" w14:textId="77777777" w:rsidR="00FA2ECD" w:rsidRPr="005223F4" w:rsidRDefault="00FA2ECD" w:rsidP="00FA2ECD">
      <w:pPr>
        <w:numPr>
          <w:ilvl w:val="1"/>
          <w:numId w:val="42"/>
        </w:numPr>
      </w:pPr>
      <w:r w:rsidRPr="005223F4">
        <w:t xml:space="preserve">dfdl:separator </w:t>
      </w:r>
    </w:p>
    <w:p w14:paraId="50B2E936" w14:textId="77777777" w:rsidR="00FA2ECD" w:rsidRPr="005223F4" w:rsidRDefault="00FA2ECD" w:rsidP="00FA2ECD">
      <w:pPr>
        <w:numPr>
          <w:ilvl w:val="2"/>
          <w:numId w:val="42"/>
        </w:numPr>
      </w:pPr>
      <w:r w:rsidRPr="005223F4">
        <w:t>dfdl:separatorPosition</w:t>
      </w:r>
    </w:p>
    <w:p w14:paraId="7AA998ED" w14:textId="27845289" w:rsidR="00FA2ECD" w:rsidRPr="005223F4" w:rsidRDefault="00FA2ECD" w:rsidP="00FA2ECD">
      <w:pPr>
        <w:numPr>
          <w:ilvl w:val="2"/>
          <w:numId w:val="42"/>
        </w:numPr>
      </w:pPr>
      <w:commentRangeStart w:id="7646"/>
      <w:r w:rsidRPr="005223F4">
        <w:t>dfdl:separator</w:t>
      </w:r>
      <w:ins w:id="7647" w:author="Steve Hanson" w:date="2012-08-10T14:18:00Z">
        <w:r w:rsidR="00490325">
          <w:t>Suppression</w:t>
        </w:r>
      </w:ins>
      <w:r w:rsidRPr="005223F4">
        <w:t>Policy</w:t>
      </w:r>
      <w:commentRangeEnd w:id="7646"/>
      <w:r w:rsidR="00807769">
        <w:rPr>
          <w:rStyle w:val="CommentReference"/>
        </w:rPr>
        <w:commentReference w:id="7646"/>
      </w:r>
    </w:p>
    <w:p w14:paraId="575CB3E8" w14:textId="53AE9BA2" w:rsidR="00FA2ECD" w:rsidRPr="005223F4" w:rsidDel="00490325" w:rsidRDefault="00FA2ECD" w:rsidP="00FA2ECD">
      <w:pPr>
        <w:numPr>
          <w:ilvl w:val="2"/>
          <w:numId w:val="42"/>
        </w:numPr>
        <w:rPr>
          <w:del w:id="7648" w:author="Steve Hanson" w:date="2012-08-10T14:18:00Z"/>
        </w:rPr>
      </w:pPr>
      <w:del w:id="7649" w:author="Steve Hanson" w:date="2012-08-10T14:18:00Z">
        <w:r w:rsidRPr="005223F4" w:rsidDel="00490325">
          <w:delText>dfdl:documentFinalSeparatorCanBeMissing</w:delText>
        </w:r>
      </w:del>
    </w:p>
    <w:p w14:paraId="1A6EB635" w14:textId="77777777" w:rsidR="00FA2ECD" w:rsidRPr="005223F4" w:rsidRDefault="00FA2ECD" w:rsidP="00FA2ECD">
      <w:pPr>
        <w:numPr>
          <w:ilvl w:val="1"/>
          <w:numId w:val="42"/>
        </w:numPr>
      </w:pPr>
      <w:r w:rsidRPr="005223F4">
        <w:t xml:space="preserve">dfdl:terminator </w:t>
      </w:r>
    </w:p>
    <w:p w14:paraId="2450CA73" w14:textId="77777777" w:rsidR="00FA2ECD" w:rsidRPr="005223F4" w:rsidRDefault="00FA2ECD" w:rsidP="00FA2ECD">
      <w:pPr>
        <w:numPr>
          <w:ilvl w:val="2"/>
          <w:numId w:val="42"/>
        </w:numPr>
      </w:pPr>
      <w:r w:rsidRPr="005223F4">
        <w:t xml:space="preserve">dfdl:documentFinalTerminatorCanBeMissing </w:t>
      </w:r>
    </w:p>
    <w:p w14:paraId="4A736449" w14:textId="77777777" w:rsidR="00785685" w:rsidRPr="005223F4" w:rsidRDefault="00FA2ECD" w:rsidP="00FA2ECD">
      <w:pPr>
        <w:numPr>
          <w:ilvl w:val="1"/>
          <w:numId w:val="42"/>
        </w:numPr>
      </w:pPr>
      <w:r w:rsidRPr="005223F4">
        <w:t>dfdl:</w:t>
      </w:r>
      <w:r w:rsidR="00785685" w:rsidRPr="005223F4">
        <w:t>trailingSkip</w:t>
      </w:r>
    </w:p>
    <w:p w14:paraId="47DB1B70" w14:textId="6B585A00" w:rsidR="00FA2ECD" w:rsidRPr="005223F4" w:rsidDel="004E7B13" w:rsidRDefault="00785685" w:rsidP="00FA2ECD">
      <w:pPr>
        <w:numPr>
          <w:ilvl w:val="2"/>
          <w:numId w:val="42"/>
        </w:numPr>
        <w:rPr>
          <w:del w:id="7650" w:author="mbeckerle" w:date="2012-04-22T21:11:00Z"/>
        </w:rPr>
      </w:pPr>
      <w:r w:rsidRPr="005223F4">
        <w:t>dfdl:alignmentUnits</w:t>
      </w:r>
      <w:r w:rsidR="00FA2ECD" w:rsidRPr="005223F4">
        <w:t xml:space="preserve"> </w:t>
      </w:r>
    </w:p>
    <w:p w14:paraId="3BB86623" w14:textId="6282C4AB" w:rsidR="00FA2ECD" w:rsidRPr="005223F4" w:rsidRDefault="00FA2ECD" w:rsidP="00D9321E">
      <w:pPr>
        <w:numPr>
          <w:ilvl w:val="2"/>
          <w:numId w:val="42"/>
        </w:numPr>
      </w:pPr>
      <w:del w:id="7651" w:author="mbeckerle" w:date="2012-04-22T21:11:00Z">
        <w:r w:rsidRPr="005223F4" w:rsidDel="004E7B13">
          <w:delText xml:space="preserve"> </w:delText>
        </w:r>
      </w:del>
    </w:p>
    <w:p w14:paraId="2C332D60" w14:textId="77777777" w:rsidR="00FA2ECD" w:rsidRPr="005223F4" w:rsidRDefault="00FA2ECD" w:rsidP="00FA2ECD">
      <w:pPr>
        <w:pStyle w:val="Heading3"/>
      </w:pPr>
      <w:bookmarkStart w:id="7652" w:name="_Toc243112876"/>
      <w:bookmarkStart w:id="7653" w:name="_Toc332724570"/>
      <w:commentRangeStart w:id="7654"/>
      <w:r w:rsidRPr="005223F4">
        <w:t xml:space="preserve">dfdl:choice </w:t>
      </w:r>
      <w:commentRangeEnd w:id="7654"/>
      <w:r w:rsidR="00D9321E">
        <w:rPr>
          <w:rStyle w:val="CommentReference"/>
          <w:rFonts w:ascii="Arial" w:hAnsi="Arial" w:cs="Times New Roman"/>
          <w:b w:val="0"/>
          <w:bCs w:val="0"/>
        </w:rPr>
        <w:commentReference w:id="7654"/>
      </w:r>
      <w:r w:rsidRPr="005223F4">
        <w:t>and dfdl:group (when reference is to a choice)</w:t>
      </w:r>
      <w:bookmarkEnd w:id="7652"/>
      <w:bookmarkEnd w:id="7653"/>
    </w:p>
    <w:p w14:paraId="42607B7D" w14:textId="00D5BDBC" w:rsidR="00FA2ECD" w:rsidRPr="005223F4" w:rsidDel="004E7B13" w:rsidRDefault="00FA2ECD" w:rsidP="00FA2ECD">
      <w:pPr>
        <w:rPr>
          <w:del w:id="7655" w:author="mbeckerle" w:date="2012-04-22T21:11:00Z"/>
          <w:i/>
          <w:iCs/>
        </w:rPr>
      </w:pPr>
    </w:p>
    <w:p w14:paraId="0A6E4C6C" w14:textId="77777777" w:rsidR="00FA2ECD" w:rsidRPr="005223F4" w:rsidRDefault="00FA2ECD" w:rsidP="00FA2ECD">
      <w:pPr>
        <w:numPr>
          <w:ilvl w:val="0"/>
          <w:numId w:val="42"/>
        </w:numPr>
        <w:rPr>
          <w:i/>
        </w:rPr>
      </w:pPr>
      <w:r w:rsidRPr="005223F4">
        <w:rPr>
          <w:i/>
        </w:rPr>
        <w:t>Parsing: common</w:t>
      </w:r>
    </w:p>
    <w:p w14:paraId="44766ED3" w14:textId="2C772DA5" w:rsidR="00FA2ECD" w:rsidRPr="005223F4" w:rsidDel="004E7B13" w:rsidRDefault="00FA2ECD" w:rsidP="00FA2ECD">
      <w:pPr>
        <w:numPr>
          <w:ilvl w:val="1"/>
          <w:numId w:val="42"/>
        </w:numPr>
        <w:rPr>
          <w:del w:id="7656" w:author="mbeckerle" w:date="2012-04-22T21:10:00Z"/>
        </w:rPr>
      </w:pPr>
      <w:commentRangeStart w:id="7657"/>
      <w:del w:id="7658" w:author="mbeckerle" w:date="2012-04-22T21:10:00Z">
        <w:r w:rsidRPr="005223F4" w:rsidDel="004E7B13">
          <w:delText xml:space="preserve">dfdl:byteOrder </w:delText>
        </w:r>
        <w:commentRangeEnd w:id="7657"/>
        <w:r w:rsidR="003554C6" w:rsidDel="004E7B13">
          <w:rPr>
            <w:rStyle w:val="CommentReference"/>
          </w:rPr>
          <w:commentReference w:id="7657"/>
        </w:r>
      </w:del>
    </w:p>
    <w:p w14:paraId="0E867936" w14:textId="77777777" w:rsidR="00FA2ECD" w:rsidRPr="005223F4" w:rsidRDefault="00FA2ECD" w:rsidP="00FA2ECD">
      <w:pPr>
        <w:numPr>
          <w:ilvl w:val="1"/>
          <w:numId w:val="42"/>
        </w:numPr>
      </w:pPr>
      <w:r w:rsidRPr="005223F4">
        <w:t xml:space="preserve">dfdl:encoding </w:t>
      </w:r>
    </w:p>
    <w:p w14:paraId="57E4B6F3" w14:textId="77777777" w:rsidR="007543AA" w:rsidRPr="005223F4" w:rsidRDefault="007543AA" w:rsidP="007543AA">
      <w:pPr>
        <w:numPr>
          <w:ilvl w:val="2"/>
          <w:numId w:val="42"/>
        </w:numPr>
      </w:pPr>
      <w:r w:rsidRPr="005223F4">
        <w:t>'UTF-16'</w:t>
      </w:r>
      <w:r w:rsidR="005B0FE2" w:rsidRPr="005223F4">
        <w:t xml:space="preserve"> 'UTF-16BE' 'UTF-16LE'</w:t>
      </w:r>
    </w:p>
    <w:p w14:paraId="7C4B7A2A" w14:textId="77777777" w:rsidR="007543AA" w:rsidRPr="005223F4" w:rsidRDefault="00050432" w:rsidP="007543AA">
      <w:pPr>
        <w:numPr>
          <w:ilvl w:val="3"/>
          <w:numId w:val="42"/>
        </w:numPr>
      </w:pPr>
      <w:r>
        <w:t>dfdl:utf16Width</w:t>
      </w:r>
    </w:p>
    <w:p w14:paraId="769AA10E" w14:textId="77777777" w:rsidR="00FA2ECD" w:rsidRPr="005223F4" w:rsidRDefault="00FA2ECD" w:rsidP="00FA2ECD">
      <w:pPr>
        <w:numPr>
          <w:ilvl w:val="1"/>
          <w:numId w:val="42"/>
        </w:numPr>
      </w:pPr>
      <w:r w:rsidRPr="005223F4">
        <w:t>dfdl:ignoreCase</w:t>
      </w:r>
    </w:p>
    <w:p w14:paraId="25218369" w14:textId="77777777" w:rsidR="00FA2ECD" w:rsidRPr="005223F4" w:rsidRDefault="00FA2ECD" w:rsidP="00FA2ECD">
      <w:pPr>
        <w:numPr>
          <w:ilvl w:val="0"/>
          <w:numId w:val="42"/>
        </w:numPr>
        <w:rPr>
          <w:i/>
        </w:rPr>
      </w:pPr>
      <w:r w:rsidRPr="005223F4">
        <w:rPr>
          <w:i/>
        </w:rPr>
        <w:t xml:space="preserve">Parsing: identification, framing &amp; extraction </w:t>
      </w:r>
    </w:p>
    <w:p w14:paraId="11BB0739" w14:textId="77777777" w:rsidR="00785685" w:rsidRPr="005223F4" w:rsidRDefault="00FA2ECD" w:rsidP="00FA2ECD">
      <w:pPr>
        <w:numPr>
          <w:ilvl w:val="1"/>
          <w:numId w:val="42"/>
        </w:numPr>
      </w:pPr>
      <w:r w:rsidRPr="005223F4">
        <w:t>dfdl:</w:t>
      </w:r>
      <w:r w:rsidR="008432CD" w:rsidRPr="005223F4">
        <w:t>leadingSkip</w:t>
      </w:r>
    </w:p>
    <w:p w14:paraId="4F10D266" w14:textId="77777777" w:rsidR="00FA2ECD" w:rsidRPr="005223F4" w:rsidRDefault="00785685" w:rsidP="00785685">
      <w:pPr>
        <w:numPr>
          <w:ilvl w:val="2"/>
          <w:numId w:val="42"/>
        </w:numPr>
      </w:pPr>
      <w:r w:rsidRPr="005223F4">
        <w:t>dfdl:alignmentUnits</w:t>
      </w:r>
      <w:r w:rsidR="00FA2ECD" w:rsidRPr="005223F4">
        <w:t xml:space="preserve"> </w:t>
      </w:r>
    </w:p>
    <w:p w14:paraId="536471D7" w14:textId="77777777" w:rsidR="000B1112" w:rsidRPr="005223F4" w:rsidRDefault="00FA2ECD" w:rsidP="00FA2ECD">
      <w:pPr>
        <w:numPr>
          <w:ilvl w:val="1"/>
          <w:numId w:val="42"/>
        </w:numPr>
      </w:pPr>
      <w:r w:rsidRPr="005223F4">
        <w:t>dfdl:alignment</w:t>
      </w:r>
    </w:p>
    <w:p w14:paraId="4F701654" w14:textId="77777777" w:rsidR="00FA2ECD" w:rsidRPr="005223F4" w:rsidRDefault="000B1112" w:rsidP="000B1112">
      <w:pPr>
        <w:numPr>
          <w:ilvl w:val="2"/>
          <w:numId w:val="42"/>
        </w:numPr>
      </w:pPr>
      <w:r w:rsidRPr="005223F4">
        <w:rPr>
          <w:i/>
          <w:iCs/>
        </w:rPr>
        <w:t>not “implicit”</w:t>
      </w:r>
      <w:r w:rsidR="00FA2ECD" w:rsidRPr="005223F4">
        <w:t xml:space="preserve"> </w:t>
      </w:r>
    </w:p>
    <w:p w14:paraId="1A156A76" w14:textId="77777777" w:rsidR="00FA2ECD" w:rsidRPr="005223F4" w:rsidRDefault="00FA2ECD" w:rsidP="000B1112">
      <w:pPr>
        <w:numPr>
          <w:ilvl w:val="3"/>
          <w:numId w:val="42"/>
        </w:numPr>
      </w:pPr>
      <w:r w:rsidRPr="005223F4">
        <w:t xml:space="preserve">dfdl:alignmentUnits </w:t>
      </w:r>
    </w:p>
    <w:p w14:paraId="42A1F175" w14:textId="77777777" w:rsidR="00FA2ECD" w:rsidRPr="005223F4" w:rsidRDefault="00FA2ECD" w:rsidP="00FA2ECD">
      <w:pPr>
        <w:numPr>
          <w:ilvl w:val="1"/>
          <w:numId w:val="42"/>
        </w:numPr>
      </w:pPr>
      <w:r w:rsidRPr="005223F4">
        <w:t xml:space="preserve">dfdl:initiator </w:t>
      </w:r>
    </w:p>
    <w:p w14:paraId="59B8DF02" w14:textId="77777777" w:rsidR="00FA2ECD" w:rsidRPr="005223F4" w:rsidRDefault="00FA2ECD" w:rsidP="00FA2ECD">
      <w:pPr>
        <w:numPr>
          <w:ilvl w:val="1"/>
          <w:numId w:val="42"/>
        </w:numPr>
      </w:pPr>
      <w:r w:rsidRPr="005223F4">
        <w:t>dfdl:</w:t>
      </w:r>
      <w:r w:rsidR="00005487" w:rsidRPr="005223F4">
        <w:t>choiceLengthKind</w:t>
      </w:r>
    </w:p>
    <w:p w14:paraId="245030D6" w14:textId="77777777" w:rsidR="00751F23" w:rsidRPr="005223F4" w:rsidRDefault="0064432E" w:rsidP="0064432E">
      <w:pPr>
        <w:numPr>
          <w:ilvl w:val="2"/>
          <w:numId w:val="42"/>
        </w:numPr>
      </w:pPr>
      <w:r w:rsidRPr="005223F4">
        <w:rPr>
          <w:i/>
          <w:iCs/>
        </w:rPr>
        <w:t>“explicit”</w:t>
      </w:r>
    </w:p>
    <w:p w14:paraId="336E44CE" w14:textId="77777777" w:rsidR="0064432E" w:rsidRPr="005223F4" w:rsidRDefault="0064432E" w:rsidP="0064432E">
      <w:pPr>
        <w:numPr>
          <w:ilvl w:val="3"/>
          <w:numId w:val="42"/>
        </w:numPr>
      </w:pPr>
      <w:r w:rsidRPr="005223F4">
        <w:t>dfdl:choiceLength</w:t>
      </w:r>
    </w:p>
    <w:p w14:paraId="28525C1E" w14:textId="77777777" w:rsidR="00FA2ECD" w:rsidRDefault="00FA2ECD" w:rsidP="00FA2ECD">
      <w:pPr>
        <w:numPr>
          <w:ilvl w:val="1"/>
          <w:numId w:val="42"/>
        </w:numPr>
        <w:rPr>
          <w:ins w:id="7659" w:author="mbeckerle" w:date="2012-08-14T15:25:00Z"/>
        </w:rPr>
      </w:pPr>
      <w:r w:rsidRPr="005223F4">
        <w:t>dfdl:initiatedContent</w:t>
      </w:r>
    </w:p>
    <w:p w14:paraId="6BE9BDED" w14:textId="3E18660C" w:rsidR="008901FB" w:rsidRDefault="008901FB" w:rsidP="00FA2ECD">
      <w:pPr>
        <w:numPr>
          <w:ilvl w:val="1"/>
          <w:numId w:val="42"/>
        </w:numPr>
        <w:rPr>
          <w:ins w:id="7660" w:author="mbeckerle" w:date="2012-08-14T15:25:00Z"/>
        </w:rPr>
      </w:pPr>
      <w:commentRangeStart w:id="7661"/>
      <w:ins w:id="7662" w:author="mbeckerle" w:date="2012-08-14T15:25:00Z">
        <w:r>
          <w:t>dfdl:choiceBranchRef</w:t>
        </w:r>
      </w:ins>
    </w:p>
    <w:p w14:paraId="4B20A2F5" w14:textId="2286D033" w:rsidR="008901FB" w:rsidRPr="005223F4" w:rsidRDefault="008901FB" w:rsidP="00FA2ECD">
      <w:pPr>
        <w:numPr>
          <w:ilvl w:val="1"/>
          <w:numId w:val="42"/>
        </w:numPr>
      </w:pPr>
      <w:ins w:id="7663" w:author="mbeckerle" w:date="2012-08-14T15:25:00Z">
        <w:r>
          <w:t>dfdl:elementID</w:t>
        </w:r>
        <w:commentRangeEnd w:id="7661"/>
        <w:r>
          <w:rPr>
            <w:rStyle w:val="CommentReference"/>
          </w:rPr>
          <w:commentReference w:id="7661"/>
        </w:r>
      </w:ins>
    </w:p>
    <w:p w14:paraId="7AA4B719" w14:textId="77777777" w:rsidR="00FA2ECD" w:rsidRPr="005223F4" w:rsidRDefault="00FA2ECD" w:rsidP="00FA2ECD">
      <w:pPr>
        <w:numPr>
          <w:ilvl w:val="1"/>
          <w:numId w:val="42"/>
        </w:numPr>
      </w:pPr>
      <w:r w:rsidRPr="005223F4">
        <w:t xml:space="preserve">dfdl:terminator </w:t>
      </w:r>
    </w:p>
    <w:p w14:paraId="1C112FDF" w14:textId="77777777" w:rsidR="00FA2ECD" w:rsidRPr="005223F4" w:rsidRDefault="00FA2ECD" w:rsidP="00FA2ECD">
      <w:pPr>
        <w:numPr>
          <w:ilvl w:val="2"/>
          <w:numId w:val="42"/>
        </w:numPr>
      </w:pPr>
      <w:r w:rsidRPr="005223F4">
        <w:t xml:space="preserve">dfdl:documentFinalTerminatorCanBeMissing </w:t>
      </w:r>
    </w:p>
    <w:p w14:paraId="5A66462B" w14:textId="77777777" w:rsidR="00785685" w:rsidRPr="005223F4" w:rsidRDefault="00FA2ECD" w:rsidP="00FA2ECD">
      <w:pPr>
        <w:numPr>
          <w:ilvl w:val="1"/>
          <w:numId w:val="42"/>
        </w:numPr>
      </w:pPr>
      <w:r w:rsidRPr="005223F4">
        <w:t>dfdl:</w:t>
      </w:r>
      <w:r w:rsidR="00785685" w:rsidRPr="005223F4">
        <w:t>trailingSkip</w:t>
      </w:r>
    </w:p>
    <w:p w14:paraId="209EB664" w14:textId="23F65C22" w:rsidR="00FA2ECD" w:rsidRPr="005223F4" w:rsidRDefault="00785685" w:rsidP="00785685">
      <w:pPr>
        <w:numPr>
          <w:ilvl w:val="2"/>
          <w:numId w:val="42"/>
        </w:numPr>
      </w:pPr>
      <w:r w:rsidRPr="005223F4">
        <w:t>dfdl:alignmentUnits</w:t>
      </w:r>
      <w:del w:id="7664" w:author="mbeckerle" w:date="2012-04-22T21:11:00Z">
        <w:r w:rsidR="00FA2ECD" w:rsidRPr="005223F4" w:rsidDel="004E7B13">
          <w:delText xml:space="preserve"> </w:delText>
        </w:r>
      </w:del>
    </w:p>
    <w:p w14:paraId="03C7DAD8" w14:textId="01134A22" w:rsidR="00FA2ECD" w:rsidRPr="005223F4" w:rsidDel="004E7B13" w:rsidRDefault="00FA2ECD" w:rsidP="00FA2ECD">
      <w:pPr>
        <w:rPr>
          <w:del w:id="7665" w:author="mbeckerle" w:date="2012-04-22T21:11:00Z"/>
        </w:rPr>
      </w:pPr>
      <w:del w:id="7666" w:author="mbeckerle" w:date="2012-04-22T21:11:00Z">
        <w:r w:rsidRPr="005223F4" w:rsidDel="004E7B13">
          <w:delText xml:space="preserve"> </w:delText>
        </w:r>
        <w:bookmarkStart w:id="7667" w:name="_Toc322911736"/>
        <w:bookmarkStart w:id="7668" w:name="_Toc322912275"/>
        <w:bookmarkStart w:id="7669" w:name="_Toc329093136"/>
        <w:bookmarkStart w:id="7670" w:name="_Toc332701649"/>
        <w:bookmarkStart w:id="7671" w:name="_Toc332701953"/>
        <w:bookmarkStart w:id="7672" w:name="_Toc332711752"/>
        <w:bookmarkStart w:id="7673" w:name="_Toc332712054"/>
        <w:bookmarkStart w:id="7674" w:name="_Toc332712355"/>
        <w:bookmarkStart w:id="7675" w:name="_Toc332724271"/>
        <w:bookmarkStart w:id="7676" w:name="_Toc332724571"/>
        <w:bookmarkEnd w:id="7667"/>
        <w:bookmarkEnd w:id="7668"/>
        <w:bookmarkEnd w:id="7669"/>
        <w:bookmarkEnd w:id="7670"/>
        <w:bookmarkEnd w:id="7671"/>
        <w:bookmarkEnd w:id="7672"/>
        <w:bookmarkEnd w:id="7673"/>
        <w:bookmarkEnd w:id="7674"/>
        <w:bookmarkEnd w:id="7675"/>
        <w:bookmarkEnd w:id="7676"/>
      </w:del>
    </w:p>
    <w:p w14:paraId="25235302" w14:textId="5C0FAFA9" w:rsidR="00FA2ECD" w:rsidRPr="005223F4" w:rsidDel="004E7B13" w:rsidRDefault="00FA2ECD" w:rsidP="00FA2ECD">
      <w:pPr>
        <w:rPr>
          <w:del w:id="7677" w:author="mbeckerle" w:date="2012-04-22T21:11:00Z"/>
        </w:rPr>
      </w:pPr>
      <w:bookmarkStart w:id="7678" w:name="_Toc322911737"/>
      <w:bookmarkStart w:id="7679" w:name="_Toc322912276"/>
      <w:bookmarkStart w:id="7680" w:name="_Toc329093137"/>
      <w:bookmarkStart w:id="7681" w:name="_Toc332701650"/>
      <w:bookmarkStart w:id="7682" w:name="_Toc332701954"/>
      <w:bookmarkStart w:id="7683" w:name="_Toc332711753"/>
      <w:bookmarkStart w:id="7684" w:name="_Toc332712055"/>
      <w:bookmarkStart w:id="7685" w:name="_Toc332712356"/>
      <w:bookmarkStart w:id="7686" w:name="_Toc332724272"/>
      <w:bookmarkStart w:id="7687" w:name="_Toc332724572"/>
      <w:bookmarkEnd w:id="7678"/>
      <w:bookmarkEnd w:id="7679"/>
      <w:bookmarkEnd w:id="7680"/>
      <w:bookmarkEnd w:id="7681"/>
      <w:bookmarkEnd w:id="7682"/>
      <w:bookmarkEnd w:id="7683"/>
      <w:bookmarkEnd w:id="7684"/>
      <w:bookmarkEnd w:id="7685"/>
      <w:bookmarkEnd w:id="7686"/>
      <w:bookmarkEnd w:id="7687"/>
    </w:p>
    <w:p w14:paraId="57343297" w14:textId="244E854F" w:rsidR="00FA2ECD" w:rsidRPr="005223F4" w:rsidDel="004E7B13" w:rsidRDefault="00FA2ECD" w:rsidP="00FA2ECD">
      <w:pPr>
        <w:rPr>
          <w:del w:id="7688" w:author="mbeckerle" w:date="2012-04-22T21:12:00Z"/>
        </w:rPr>
      </w:pPr>
      <w:bookmarkStart w:id="7689" w:name="_Toc322911738"/>
      <w:bookmarkStart w:id="7690" w:name="_Toc322912277"/>
      <w:bookmarkStart w:id="7691" w:name="_Toc329093138"/>
      <w:bookmarkStart w:id="7692" w:name="_Toc332701651"/>
      <w:bookmarkStart w:id="7693" w:name="_Toc332701955"/>
      <w:bookmarkStart w:id="7694" w:name="_Toc332711754"/>
      <w:bookmarkStart w:id="7695" w:name="_Toc332712056"/>
      <w:bookmarkStart w:id="7696" w:name="_Toc332712357"/>
      <w:bookmarkStart w:id="7697" w:name="_Toc332724273"/>
      <w:bookmarkStart w:id="7698" w:name="_Toc332724573"/>
      <w:bookmarkEnd w:id="7689"/>
      <w:bookmarkEnd w:id="7690"/>
      <w:bookmarkEnd w:id="7691"/>
      <w:bookmarkEnd w:id="7692"/>
      <w:bookmarkEnd w:id="7693"/>
      <w:bookmarkEnd w:id="7694"/>
      <w:bookmarkEnd w:id="7695"/>
      <w:bookmarkEnd w:id="7696"/>
      <w:bookmarkEnd w:id="7697"/>
      <w:bookmarkEnd w:id="7698"/>
    </w:p>
    <w:p w14:paraId="0885B3E9" w14:textId="77777777" w:rsidR="00FA2ECD" w:rsidRPr="004E7B13" w:rsidRDefault="00FA2ECD">
      <w:pPr>
        <w:pStyle w:val="Heading2"/>
      </w:pPr>
      <w:bookmarkStart w:id="7699" w:name="_Toc199516370"/>
      <w:bookmarkStart w:id="7700" w:name="_Toc194984031"/>
      <w:bookmarkStart w:id="7701" w:name="_Toc243112877"/>
      <w:bookmarkStart w:id="7702" w:name="_Toc332724574"/>
      <w:r w:rsidRPr="004E7B13">
        <w:t>Unparsing</w:t>
      </w:r>
      <w:bookmarkEnd w:id="7699"/>
      <w:bookmarkEnd w:id="7700"/>
      <w:bookmarkEnd w:id="7701"/>
      <w:bookmarkEnd w:id="7702"/>
    </w:p>
    <w:p w14:paraId="0C539816" w14:textId="77777777" w:rsidR="00FA2ECD" w:rsidRPr="005223F4" w:rsidRDefault="00FA2ECD" w:rsidP="00FA2ECD">
      <w:pPr>
        <w:autoSpaceDE w:val="0"/>
        <w:autoSpaceDN w:val="0"/>
        <w:adjustRightInd w:val="0"/>
        <w:rPr>
          <w:rFonts w:eastAsia="MS Mincho" w:cs="Arial"/>
          <w:color w:val="000000"/>
          <w:lang w:eastAsia="ja-JP" w:bidi="he-IL"/>
        </w:rPr>
      </w:pPr>
      <w:r w:rsidRPr="005223F4">
        <w:rPr>
          <w:rFonts w:eastAsia="MS Mincho" w:cs="Arial"/>
          <w:color w:val="000000"/>
          <w:lang w:eastAsia="ja-JP" w:bidi="he-IL"/>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7DFE3E6F" w14:textId="735CDCF8" w:rsidR="00FA2ECD" w:rsidRPr="005223F4" w:rsidDel="004E7B13" w:rsidRDefault="00FA2ECD" w:rsidP="00FA2ECD">
      <w:pPr>
        <w:autoSpaceDE w:val="0"/>
        <w:autoSpaceDN w:val="0"/>
        <w:adjustRightInd w:val="0"/>
        <w:rPr>
          <w:del w:id="7703" w:author="mbeckerle" w:date="2012-04-22T21:12:00Z"/>
        </w:rPr>
      </w:pPr>
      <w:bookmarkStart w:id="7704" w:name="_Toc322911740"/>
      <w:bookmarkStart w:id="7705" w:name="_Toc322912279"/>
      <w:bookmarkStart w:id="7706" w:name="_Toc329093140"/>
      <w:bookmarkStart w:id="7707" w:name="_Toc332701653"/>
      <w:bookmarkStart w:id="7708" w:name="_Toc332701957"/>
      <w:bookmarkStart w:id="7709" w:name="_Toc332711756"/>
      <w:bookmarkStart w:id="7710" w:name="_Toc332712058"/>
      <w:bookmarkStart w:id="7711" w:name="_Toc332712359"/>
      <w:bookmarkStart w:id="7712" w:name="_Toc332724275"/>
      <w:bookmarkStart w:id="7713" w:name="_Toc332724575"/>
      <w:bookmarkEnd w:id="7704"/>
      <w:bookmarkEnd w:id="7705"/>
      <w:bookmarkEnd w:id="7706"/>
      <w:bookmarkEnd w:id="7707"/>
      <w:bookmarkEnd w:id="7708"/>
      <w:bookmarkEnd w:id="7709"/>
      <w:bookmarkEnd w:id="7710"/>
      <w:bookmarkEnd w:id="7711"/>
      <w:bookmarkEnd w:id="7712"/>
      <w:bookmarkEnd w:id="7713"/>
    </w:p>
    <w:p w14:paraId="1DAE1C3E" w14:textId="77777777" w:rsidR="00FA2ECD" w:rsidRPr="005223F4" w:rsidRDefault="00FA2ECD" w:rsidP="00FA2ECD">
      <w:pPr>
        <w:pStyle w:val="Heading3"/>
      </w:pPr>
      <w:bookmarkStart w:id="7714" w:name="_Toc243112878"/>
      <w:bookmarkStart w:id="7715" w:name="_Toc332724576"/>
      <w:r w:rsidRPr="005223F4">
        <w:t>dfdl:element (simple) and dfdl:simpleType</w:t>
      </w:r>
      <w:bookmarkEnd w:id="7714"/>
      <w:bookmarkEnd w:id="7715"/>
    </w:p>
    <w:p w14:paraId="3B7E2A00" w14:textId="77777777" w:rsidR="00FA2ECD" w:rsidRPr="005223F4" w:rsidRDefault="00FA2ECD" w:rsidP="00FA2ECD">
      <w:pPr>
        <w:pStyle w:val="nobreak"/>
        <w:numPr>
          <w:ilvl w:val="0"/>
          <w:numId w:val="41"/>
        </w:numPr>
        <w:rPr>
          <w:i/>
        </w:rPr>
      </w:pPr>
      <w:r w:rsidRPr="005223F4">
        <w:rPr>
          <w:i/>
        </w:rPr>
        <w:t xml:space="preserve">Unparsing: calculated value </w:t>
      </w:r>
      <w:commentRangeStart w:id="7716"/>
      <w:ins w:id="7717" w:author="Steve Hanson" w:date="2012-02-27T19:22:00Z">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7718" w:author="Steve Hanson" w:date="2012-02-29T14:59:00Z">
        <w:r w:rsidR="001A0D94">
          <w:rPr>
            <w:i/>
            <w:iCs/>
          </w:rPr>
          <w:t xml:space="preserve"> </w:t>
        </w:r>
        <w:r w:rsidR="001A0D94" w:rsidRPr="005223F4">
          <w:rPr>
            <w:i/>
            <w:iCs/>
          </w:rPr>
          <w:t>or to global elements</w:t>
        </w:r>
      </w:ins>
      <w:ins w:id="7719" w:author="Steve Hanson" w:date="2012-02-27T19:22:00Z">
        <w:r w:rsidR="00A5654C">
          <w:rPr>
            <w:i/>
            <w:iCs/>
          </w:rPr>
          <w:t>)</w:t>
        </w:r>
      </w:ins>
      <w:commentRangeEnd w:id="7716"/>
      <w:r w:rsidR="00A5654C">
        <w:rPr>
          <w:rStyle w:val="CommentReference"/>
        </w:rPr>
        <w:commentReference w:id="7716"/>
      </w:r>
    </w:p>
    <w:p w14:paraId="721E13AB" w14:textId="77777777" w:rsidR="00904A83" w:rsidRPr="005223F4" w:rsidRDefault="00904A83" w:rsidP="00490325">
      <w:pPr>
        <w:pStyle w:val="nobreak"/>
        <w:numPr>
          <w:ilvl w:val="1"/>
          <w:numId w:val="41"/>
        </w:numPr>
        <w:ind w:left="1434" w:hanging="357"/>
      </w:pPr>
      <w:r w:rsidRPr="005223F4">
        <w:t>dfdl:inputValueCalc (if set the</w:t>
      </w:r>
      <w:ins w:id="7720" w:author="Steve Hanson" w:date="2012-02-29T15:00:00Z">
        <w:r w:rsidR="001A0D94">
          <w:t>n</w:t>
        </w:r>
      </w:ins>
      <w:del w:id="7721" w:author="Steve Hanson" w:date="2012-02-29T15:00:00Z">
        <w:r w:rsidRPr="005223F4" w:rsidDel="001A0D94">
          <w:delText>m</w:delText>
        </w:r>
      </w:del>
      <w:r w:rsidRPr="005223F4">
        <w:t xml:space="preserve"> element is ignored)</w:t>
      </w:r>
    </w:p>
    <w:p w14:paraId="06E586E1" w14:textId="77777777" w:rsidR="00FA2ECD" w:rsidRPr="005223F4" w:rsidRDefault="00FA2ECD" w:rsidP="00490325">
      <w:pPr>
        <w:pStyle w:val="nobreak"/>
        <w:numPr>
          <w:ilvl w:val="1"/>
          <w:numId w:val="41"/>
        </w:numPr>
        <w:ind w:left="1434" w:hanging="357"/>
      </w:pPr>
      <w:r w:rsidRPr="005223F4">
        <w:t>dfdl:outputValueCalc</w:t>
      </w:r>
    </w:p>
    <w:p w14:paraId="2E740DAD" w14:textId="77777777" w:rsidR="00FA2ECD" w:rsidRPr="005223F4" w:rsidRDefault="00FA2ECD" w:rsidP="00FA2ECD">
      <w:pPr>
        <w:numPr>
          <w:ilvl w:val="0"/>
          <w:numId w:val="45"/>
        </w:numPr>
        <w:rPr>
          <w:i/>
        </w:rPr>
      </w:pPr>
      <w:r w:rsidRPr="005223F4">
        <w:rPr>
          <w:i/>
        </w:rPr>
        <w:t>Unparsing: common</w:t>
      </w:r>
    </w:p>
    <w:p w14:paraId="353D7892" w14:textId="338DB216" w:rsidR="00FA2ECD" w:rsidRPr="005223F4" w:rsidDel="004E7B13" w:rsidRDefault="00FA2ECD">
      <w:pPr>
        <w:pStyle w:val="nobreak"/>
        <w:numPr>
          <w:ilvl w:val="1"/>
          <w:numId w:val="41"/>
        </w:numPr>
        <w:ind w:left="1434" w:hanging="357"/>
        <w:rPr>
          <w:del w:id="7722" w:author="mbeckerle" w:date="2012-04-22T21:12:00Z"/>
        </w:rPr>
        <w:pPrChange w:id="7723" w:author="Steve Hanson" w:date="2012-02-23T12:12:00Z">
          <w:pPr>
            <w:pStyle w:val="nobreak"/>
            <w:numPr>
              <w:ilvl w:val="1"/>
              <w:numId w:val="62"/>
            </w:numPr>
            <w:tabs>
              <w:tab w:val="num" w:pos="1440"/>
            </w:tabs>
            <w:ind w:left="1434" w:hanging="357"/>
          </w:pPr>
        </w:pPrChange>
      </w:pPr>
      <w:commentRangeStart w:id="7724"/>
      <w:del w:id="7725" w:author="mbeckerle" w:date="2012-04-22T21:12:00Z">
        <w:r w:rsidRPr="005223F4" w:rsidDel="004E7B13">
          <w:delText xml:space="preserve">dfdl:byteOrder </w:delText>
        </w:r>
        <w:commentRangeEnd w:id="7724"/>
        <w:r w:rsidR="003554C6" w:rsidDel="004E7B13">
          <w:rPr>
            <w:rStyle w:val="CommentReference"/>
          </w:rPr>
          <w:commentReference w:id="7724"/>
        </w:r>
      </w:del>
    </w:p>
    <w:p w14:paraId="124740E6" w14:textId="77777777" w:rsidR="00FA2ECD" w:rsidRPr="005223F4" w:rsidRDefault="00FA2ECD" w:rsidP="00FA2ECD">
      <w:pPr>
        <w:numPr>
          <w:ilvl w:val="1"/>
          <w:numId w:val="41"/>
        </w:numPr>
      </w:pPr>
      <w:r w:rsidRPr="005223F4">
        <w:t>dfdl:outputNewLine</w:t>
      </w:r>
    </w:p>
    <w:p w14:paraId="52917273" w14:textId="77777777" w:rsidR="00FA2ECD" w:rsidRPr="005223F4" w:rsidRDefault="00FA2ECD" w:rsidP="00490325">
      <w:pPr>
        <w:pStyle w:val="nobreak"/>
        <w:numPr>
          <w:ilvl w:val="1"/>
          <w:numId w:val="41"/>
        </w:numPr>
        <w:ind w:left="1434" w:hanging="357"/>
      </w:pPr>
      <w:r w:rsidRPr="005223F4">
        <w:t xml:space="preserve">dfdl:encoding </w:t>
      </w:r>
    </w:p>
    <w:p w14:paraId="30E076C7" w14:textId="77777777" w:rsidR="007543AA" w:rsidRPr="005223F4" w:rsidRDefault="007543AA" w:rsidP="007543AA">
      <w:pPr>
        <w:numPr>
          <w:ilvl w:val="2"/>
          <w:numId w:val="41"/>
        </w:numPr>
      </w:pPr>
      <w:r w:rsidRPr="005223F4">
        <w:t>'UTF-16'</w:t>
      </w:r>
      <w:r w:rsidR="005B0FE2" w:rsidRPr="005223F4">
        <w:t xml:space="preserve"> 'UTF-16BE' 'UTF-16LE'</w:t>
      </w:r>
    </w:p>
    <w:p w14:paraId="2E397155" w14:textId="77777777" w:rsidR="007543AA" w:rsidRPr="005223F4" w:rsidRDefault="00050432" w:rsidP="007543AA">
      <w:pPr>
        <w:numPr>
          <w:ilvl w:val="3"/>
          <w:numId w:val="41"/>
        </w:numPr>
      </w:pPr>
      <w:r>
        <w:t>dfdl:utf16Width</w:t>
      </w:r>
    </w:p>
    <w:p w14:paraId="6CBD96D4" w14:textId="77777777" w:rsidR="00FA2ECD" w:rsidRPr="005223F4" w:rsidRDefault="00FA2ECD" w:rsidP="00FA2ECD">
      <w:pPr>
        <w:numPr>
          <w:ilvl w:val="1"/>
          <w:numId w:val="41"/>
        </w:numPr>
      </w:pPr>
      <w:r w:rsidRPr="005223F4">
        <w:t>dfdl:fillByte</w:t>
      </w:r>
    </w:p>
    <w:p w14:paraId="405031C3"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to </w:t>
      </w:r>
      <w:ins w:id="7726" w:author="Steve Hanson" w:date="2012-02-27T19:23:00Z">
        <w:r w:rsidR="00A5654C">
          <w:rPr>
            <w:i/>
            <w:iCs/>
          </w:rPr>
          <w:t>dfdl:</w:t>
        </w:r>
      </w:ins>
      <w:r w:rsidR="003A482E" w:rsidRPr="005223F4">
        <w:rPr>
          <w:i/>
          <w:iCs/>
        </w:rPr>
        <w:t>simple</w:t>
      </w:r>
      <w:ins w:id="7727" w:author="Steve Hanson" w:date="2012-02-27T19:23:00Z">
        <w:r w:rsidR="00A5654C">
          <w:rPr>
            <w:i/>
            <w:iCs/>
          </w:rPr>
          <w:t>T</w:t>
        </w:r>
      </w:ins>
      <w:del w:id="7728" w:author="Steve Hanson" w:date="2012-02-27T19:23:00Z">
        <w:r w:rsidR="003A482E" w:rsidRPr="005223F4" w:rsidDel="00A5654C">
          <w:rPr>
            <w:i/>
            <w:iCs/>
          </w:rPr>
          <w:delText xml:space="preserve"> t</w:delText>
        </w:r>
      </w:del>
      <w:r w:rsidR="003A482E" w:rsidRPr="005223F4">
        <w:rPr>
          <w:i/>
          <w:iCs/>
        </w:rPr>
        <w:t>ype</w:t>
      </w:r>
      <w:del w:id="7729" w:author="Steve Hanson" w:date="2012-02-27T19:23:00Z">
        <w:r w:rsidR="003A482E" w:rsidRPr="005223F4" w:rsidDel="00A5654C">
          <w:rPr>
            <w:i/>
            <w:iCs/>
          </w:rPr>
          <w:delText>s</w:delText>
        </w:r>
      </w:del>
      <w:r w:rsidR="003A482E" w:rsidRPr="005223F4">
        <w:rPr>
          <w:i/>
          <w:iCs/>
        </w:rPr>
        <w:t xml:space="preserve"> or to global elements)</w:t>
      </w:r>
    </w:p>
    <w:p w14:paraId="5F91CB4C" w14:textId="77777777" w:rsidR="00F7244C" w:rsidRDefault="00F7244C" w:rsidP="00F7244C">
      <w:pPr>
        <w:numPr>
          <w:ilvl w:val="1"/>
          <w:numId w:val="41"/>
        </w:numPr>
      </w:pPr>
      <w:r>
        <w:t>(xs:maxOccurs &gt; 1 or unbounded) or (xs:minOccurs = 0 and xs:maxOccurs = 1)</w:t>
      </w:r>
    </w:p>
    <w:p w14:paraId="77310B0E" w14:textId="148821CA" w:rsidR="00F7244C" w:rsidRPr="005223F4" w:rsidRDefault="00F7244C" w:rsidP="00F7244C">
      <w:pPr>
        <w:numPr>
          <w:ilvl w:val="2"/>
          <w:numId w:val="41"/>
        </w:numPr>
      </w:pPr>
      <w:commentRangeStart w:id="7730"/>
      <w:r w:rsidRPr="005223F4">
        <w:t>dfdl:occursCountKind</w:t>
      </w:r>
      <w:commentRangeEnd w:id="7730"/>
      <w:r w:rsidR="003554C6">
        <w:rPr>
          <w:rStyle w:val="CommentReference"/>
        </w:rPr>
        <w:commentReference w:id="7730"/>
      </w:r>
      <w:r w:rsidRPr="005223F4">
        <w:t xml:space="preserve"> </w:t>
      </w:r>
    </w:p>
    <w:p w14:paraId="727C26E5" w14:textId="7A47ABDC" w:rsidR="004830A8" w:rsidRPr="00490325" w:rsidDel="00490325" w:rsidRDefault="00F7244C" w:rsidP="00F7244C">
      <w:pPr>
        <w:numPr>
          <w:ilvl w:val="3"/>
          <w:numId w:val="41"/>
        </w:numPr>
        <w:rPr>
          <w:ins w:id="7731" w:author="mbeckerle" w:date="2012-04-22T23:10:00Z"/>
          <w:del w:id="7732" w:author="Steve Hanson" w:date="2012-08-10T14:25:00Z"/>
        </w:rPr>
      </w:pPr>
      <w:del w:id="7733" w:author="Steve Hanson" w:date="2012-08-10T14:25:00Z">
        <w:r w:rsidRPr="005223F4" w:rsidDel="00490325">
          <w:rPr>
            <w:i/>
            <w:iCs/>
          </w:rPr>
          <w:delText>"</w:delText>
        </w:r>
      </w:del>
      <w:ins w:id="7734" w:author="mbeckerle" w:date="2012-04-22T23:10:00Z">
        <w:del w:id="7735" w:author="Steve Hanson" w:date="2012-08-10T14:25:00Z">
          <w:r w:rsidR="004830A8" w:rsidDel="00490325">
            <w:rPr>
              <w:i/>
              <w:iCs/>
            </w:rPr>
            <w:delText>implicit"</w:delText>
          </w:r>
        </w:del>
      </w:ins>
    </w:p>
    <w:p w14:paraId="2F82203B" w14:textId="6786AFAD" w:rsidR="00F7244C" w:rsidRPr="005223F4" w:rsidRDefault="004830A8" w:rsidP="00F7244C">
      <w:pPr>
        <w:numPr>
          <w:ilvl w:val="3"/>
          <w:numId w:val="41"/>
        </w:numPr>
      </w:pPr>
      <w:ins w:id="7736" w:author="mbeckerle" w:date="2012-04-22T23:10:00Z">
        <w:r>
          <w:rPr>
            <w:i/>
            <w:iCs/>
          </w:rPr>
          <w:t>"</w:t>
        </w:r>
      </w:ins>
      <w:r w:rsidR="00F7244C" w:rsidRPr="005223F4">
        <w:rPr>
          <w:i/>
          <w:iCs/>
        </w:rPr>
        <w:t>expression"</w:t>
      </w:r>
      <w:r w:rsidR="00F7244C" w:rsidRPr="005223F4">
        <w:t xml:space="preserve"> </w:t>
      </w:r>
    </w:p>
    <w:p w14:paraId="2E1B52EC" w14:textId="77777777" w:rsidR="00F7244C" w:rsidRPr="005223F4" w:rsidRDefault="00F7244C" w:rsidP="00F7244C">
      <w:pPr>
        <w:numPr>
          <w:ilvl w:val="4"/>
          <w:numId w:val="41"/>
        </w:numPr>
      </w:pPr>
      <w:r w:rsidRPr="005223F4">
        <w:t xml:space="preserve">dfdl:occursCount </w:t>
      </w:r>
    </w:p>
    <w:p w14:paraId="6948F941" w14:textId="51488B80" w:rsidR="00F7244C" w:rsidRPr="005223F4" w:rsidRDefault="00F7244C" w:rsidP="00F7244C">
      <w:pPr>
        <w:numPr>
          <w:ilvl w:val="3"/>
          <w:numId w:val="41"/>
        </w:numPr>
      </w:pPr>
      <w:r w:rsidRPr="005223F4">
        <w:rPr>
          <w:i/>
          <w:iCs/>
        </w:rPr>
        <w:t>"fixed"</w:t>
      </w:r>
      <w:ins w:id="7737" w:author="Steve Hanson" w:date="2012-08-10T14:24:00Z">
        <w:r w:rsidR="00490325">
          <w:rPr>
            <w:i/>
            <w:iCs/>
          </w:rPr>
          <w:t>, “implicit”</w:t>
        </w:r>
      </w:ins>
      <w:r w:rsidRPr="005223F4">
        <w:t xml:space="preserve"> </w:t>
      </w:r>
    </w:p>
    <w:p w14:paraId="671C7F8B" w14:textId="0F5ABF8D" w:rsidR="00490325" w:rsidRDefault="00490325" w:rsidP="00F7244C">
      <w:pPr>
        <w:numPr>
          <w:ilvl w:val="4"/>
          <w:numId w:val="41"/>
        </w:numPr>
        <w:rPr>
          <w:ins w:id="7738" w:author="Steve Hanson" w:date="2012-08-10T14:24:00Z"/>
        </w:rPr>
      </w:pPr>
      <w:ins w:id="7739" w:author="Steve Hanson" w:date="2012-08-10T14:25:00Z">
        <w:r>
          <w:t>x</w:t>
        </w:r>
      </w:ins>
      <w:ins w:id="7740" w:author="Steve Hanson" w:date="2012-08-10T14:24:00Z">
        <w:r>
          <w:t>s:</w:t>
        </w:r>
      </w:ins>
      <w:ins w:id="7741" w:author="Steve Hanson" w:date="2012-08-10T14:25:00Z">
        <w:r>
          <w:t>minOccurs</w:t>
        </w:r>
      </w:ins>
    </w:p>
    <w:p w14:paraId="2F8F246E" w14:textId="77777777" w:rsidR="00F7244C" w:rsidRPr="005223F4" w:rsidRDefault="00F7244C" w:rsidP="00F7244C">
      <w:pPr>
        <w:numPr>
          <w:ilvl w:val="4"/>
          <w:numId w:val="41"/>
        </w:numPr>
      </w:pPr>
      <w:r w:rsidRPr="005223F4">
        <w:t xml:space="preserve">xs:maxOccurs </w:t>
      </w:r>
    </w:p>
    <w:p w14:paraId="2175666E" w14:textId="77777777" w:rsidR="00F7244C" w:rsidRPr="005223F4" w:rsidRDefault="00F7244C" w:rsidP="00F7244C">
      <w:pPr>
        <w:numPr>
          <w:ilvl w:val="3"/>
          <w:numId w:val="41"/>
        </w:numPr>
      </w:pPr>
      <w:r w:rsidRPr="005223F4">
        <w:rPr>
          <w:i/>
          <w:iCs/>
        </w:rPr>
        <w:t>"parsed"</w:t>
      </w:r>
      <w:r w:rsidRPr="005223F4">
        <w:t xml:space="preserve"> </w:t>
      </w:r>
    </w:p>
    <w:p w14:paraId="2FE754F7" w14:textId="77777777" w:rsidR="00F7244C" w:rsidRPr="005223F4" w:rsidRDefault="00F7244C" w:rsidP="00F7244C">
      <w:pPr>
        <w:numPr>
          <w:ilvl w:val="3"/>
          <w:numId w:val="41"/>
        </w:numPr>
      </w:pPr>
      <w:r w:rsidRPr="005223F4">
        <w:rPr>
          <w:i/>
          <w:iCs/>
        </w:rPr>
        <w:t>"stopValue"</w:t>
      </w:r>
      <w:r w:rsidRPr="005223F4">
        <w:t xml:space="preserve"> </w:t>
      </w:r>
    </w:p>
    <w:p w14:paraId="58B35AC0" w14:textId="77777777" w:rsidR="00F7244C" w:rsidRPr="005223F4" w:rsidRDefault="00F7244C" w:rsidP="00F7244C">
      <w:pPr>
        <w:numPr>
          <w:ilvl w:val="4"/>
          <w:numId w:val="41"/>
        </w:numPr>
      </w:pPr>
      <w:r w:rsidRPr="005223F4">
        <w:t>dfdl:occursStopValue</w:t>
      </w:r>
    </w:p>
    <w:p w14:paraId="73AD5B7A" w14:textId="77777777" w:rsidR="00FA2ECD" w:rsidRPr="005223F4" w:rsidRDefault="00FA2ECD" w:rsidP="00FA2ECD">
      <w:pPr>
        <w:pStyle w:val="nobreak"/>
        <w:numPr>
          <w:ilvl w:val="0"/>
          <w:numId w:val="41"/>
        </w:numPr>
        <w:rPr>
          <w:i/>
        </w:rPr>
      </w:pPr>
      <w:r w:rsidRPr="005223F4">
        <w:rPr>
          <w:i/>
        </w:rPr>
        <w:t xml:space="preserve">Unparsing: conversion </w:t>
      </w:r>
    </w:p>
    <w:p w14:paraId="5C9B4E74" w14:textId="77777777" w:rsidR="00FA2ECD" w:rsidRPr="005223F4" w:rsidRDefault="00FA2ECD" w:rsidP="00FA2ECD">
      <w:pPr>
        <w:pStyle w:val="nobreak"/>
        <w:numPr>
          <w:ilvl w:val="1"/>
          <w:numId w:val="41"/>
        </w:numPr>
      </w:pPr>
      <w:r w:rsidRPr="005223F4">
        <w:t xml:space="preserve">dfdl:useNilForDefault </w:t>
      </w:r>
      <w:r w:rsidR="003A482E" w:rsidRPr="005223F4">
        <w:rPr>
          <w:i/>
        </w:rPr>
        <w:t>(</w:t>
      </w:r>
      <w:r w:rsidR="003A482E" w:rsidRPr="005223F4">
        <w:rPr>
          <w:i/>
          <w:iCs/>
        </w:rPr>
        <w:t xml:space="preserve">does not apply to </w:t>
      </w:r>
      <w:ins w:id="7742" w:author="Steve Hanson" w:date="2012-02-27T19:23:00Z">
        <w:r w:rsidR="00A5654C">
          <w:rPr>
            <w:i/>
            <w:iCs/>
          </w:rPr>
          <w:t>dfdl:</w:t>
        </w:r>
      </w:ins>
      <w:r w:rsidR="003A482E" w:rsidRPr="005223F4">
        <w:rPr>
          <w:i/>
          <w:iCs/>
        </w:rPr>
        <w:t>simple</w:t>
      </w:r>
      <w:ins w:id="7743" w:author="Steve Hanson" w:date="2012-02-27T19:23:00Z">
        <w:r w:rsidR="00A5654C">
          <w:rPr>
            <w:i/>
            <w:iCs/>
          </w:rPr>
          <w:t>T</w:t>
        </w:r>
      </w:ins>
      <w:del w:id="7744" w:author="Steve Hanson" w:date="2012-02-27T19:23:00Z">
        <w:r w:rsidR="003A482E" w:rsidRPr="005223F4" w:rsidDel="00A5654C">
          <w:rPr>
            <w:i/>
            <w:iCs/>
          </w:rPr>
          <w:delText xml:space="preserve"> t</w:delText>
        </w:r>
      </w:del>
      <w:r w:rsidR="003A482E" w:rsidRPr="005223F4">
        <w:rPr>
          <w:i/>
          <w:iCs/>
        </w:rPr>
        <w:t>ype</w:t>
      </w:r>
      <w:del w:id="7745" w:author="Steve Hanson" w:date="2012-02-27T19:23:00Z">
        <w:r w:rsidR="003A482E" w:rsidRPr="005223F4" w:rsidDel="00A5654C">
          <w:rPr>
            <w:i/>
            <w:iCs/>
          </w:rPr>
          <w:delText>s</w:delText>
        </w:r>
      </w:del>
      <w:r w:rsidR="003A482E" w:rsidRPr="005223F4">
        <w:rPr>
          <w:i/>
          <w:iCs/>
        </w:rPr>
        <w:t>)</w:t>
      </w:r>
    </w:p>
    <w:p w14:paraId="4D1DB126" w14:textId="77777777" w:rsidR="00FA2ECD" w:rsidRPr="005223F4" w:rsidRDefault="00FA2ECD" w:rsidP="00FA2ECD">
      <w:pPr>
        <w:pStyle w:val="nobreak"/>
        <w:numPr>
          <w:ilvl w:val="2"/>
          <w:numId w:val="41"/>
        </w:numPr>
        <w:rPr>
          <w:i/>
        </w:rPr>
      </w:pPr>
      <w:r w:rsidRPr="005223F4">
        <w:rPr>
          <w:i/>
        </w:rPr>
        <w:t>“true”</w:t>
      </w:r>
    </w:p>
    <w:p w14:paraId="0721E60F" w14:textId="77777777" w:rsidR="00FA2ECD" w:rsidRPr="005223F4" w:rsidRDefault="00FA2ECD" w:rsidP="00FA2ECD">
      <w:pPr>
        <w:pStyle w:val="nobreak"/>
        <w:numPr>
          <w:ilvl w:val="3"/>
          <w:numId w:val="41"/>
        </w:numPr>
        <w:rPr>
          <w:i/>
        </w:rPr>
      </w:pPr>
      <w:r w:rsidRPr="005223F4">
        <w:rPr>
          <w:i/>
        </w:rPr>
        <w:t>None</w:t>
      </w:r>
    </w:p>
    <w:p w14:paraId="3A838C77" w14:textId="77777777" w:rsidR="00FA2ECD" w:rsidRPr="005223F4" w:rsidRDefault="00FA2ECD" w:rsidP="00FA2ECD">
      <w:pPr>
        <w:pStyle w:val="nobreak"/>
        <w:numPr>
          <w:ilvl w:val="2"/>
          <w:numId w:val="41"/>
        </w:numPr>
        <w:rPr>
          <w:i/>
        </w:rPr>
      </w:pPr>
      <w:r w:rsidRPr="005223F4">
        <w:rPr>
          <w:i/>
        </w:rPr>
        <w:t>“false”</w:t>
      </w:r>
    </w:p>
    <w:p w14:paraId="63B081DA" w14:textId="77777777" w:rsidR="00FA2ECD" w:rsidRPr="005223F4" w:rsidRDefault="00FA2ECD" w:rsidP="00FA2ECD">
      <w:pPr>
        <w:pStyle w:val="nobreak"/>
        <w:numPr>
          <w:ilvl w:val="3"/>
          <w:numId w:val="41"/>
        </w:numPr>
      </w:pPr>
      <w:r w:rsidRPr="005223F4">
        <w:t xml:space="preserve">xs:default </w:t>
      </w:r>
      <w:r w:rsidRPr="005223F4">
        <w:rPr>
          <w:i/>
        </w:rPr>
        <w:t>or</w:t>
      </w:r>
      <w:r w:rsidRPr="005223F4">
        <w:t xml:space="preserve"> xs:fixed</w:t>
      </w:r>
    </w:p>
    <w:p w14:paraId="0572731F" w14:textId="77777777" w:rsidR="00FA2ECD" w:rsidRPr="005223F4" w:rsidRDefault="00FA2ECD" w:rsidP="00FA2ECD">
      <w:pPr>
        <w:pStyle w:val="nobreak"/>
        <w:numPr>
          <w:ilvl w:val="1"/>
          <w:numId w:val="41"/>
        </w:numPr>
      </w:pPr>
      <w:r w:rsidRPr="005223F4">
        <w:t xml:space="preserve">xs:nillable </w:t>
      </w:r>
      <w:r w:rsidR="003A482E" w:rsidRPr="005223F4">
        <w:rPr>
          <w:i/>
        </w:rPr>
        <w:t>(</w:t>
      </w:r>
      <w:r w:rsidR="003A482E" w:rsidRPr="005223F4">
        <w:rPr>
          <w:i/>
          <w:iCs/>
        </w:rPr>
        <w:t xml:space="preserve">does not apply to </w:t>
      </w:r>
      <w:ins w:id="7746" w:author="Steve Hanson" w:date="2012-02-27T19:23:00Z">
        <w:r w:rsidR="00A5654C">
          <w:rPr>
            <w:i/>
            <w:iCs/>
          </w:rPr>
          <w:t>dfdl:</w:t>
        </w:r>
      </w:ins>
      <w:r w:rsidR="003A482E" w:rsidRPr="005223F4">
        <w:rPr>
          <w:i/>
          <w:iCs/>
        </w:rPr>
        <w:t>simple</w:t>
      </w:r>
      <w:ins w:id="7747" w:author="Steve Hanson" w:date="2012-02-27T19:23:00Z">
        <w:r w:rsidR="00A5654C">
          <w:rPr>
            <w:i/>
            <w:iCs/>
          </w:rPr>
          <w:t>T</w:t>
        </w:r>
      </w:ins>
      <w:del w:id="7748" w:author="Steve Hanson" w:date="2012-02-27T19:23:00Z">
        <w:r w:rsidR="003A482E" w:rsidRPr="005223F4" w:rsidDel="00A5654C">
          <w:rPr>
            <w:i/>
            <w:iCs/>
          </w:rPr>
          <w:delText xml:space="preserve"> t</w:delText>
        </w:r>
      </w:del>
      <w:r w:rsidR="003A482E" w:rsidRPr="005223F4">
        <w:rPr>
          <w:i/>
          <w:iCs/>
        </w:rPr>
        <w:t>ype</w:t>
      </w:r>
      <w:del w:id="7749" w:author="Steve Hanson" w:date="2012-02-27T19:23:00Z">
        <w:r w:rsidR="003A482E" w:rsidRPr="005223F4" w:rsidDel="00A5654C">
          <w:rPr>
            <w:i/>
            <w:iCs/>
          </w:rPr>
          <w:delText>s</w:delText>
        </w:r>
      </w:del>
      <w:r w:rsidR="003A482E" w:rsidRPr="005223F4">
        <w:rPr>
          <w:i/>
          <w:iCs/>
        </w:rPr>
        <w:t>)</w:t>
      </w:r>
    </w:p>
    <w:p w14:paraId="12B72775" w14:textId="77777777" w:rsidR="00FA2ECD" w:rsidRPr="005223F4" w:rsidRDefault="00FA2ECD" w:rsidP="00FA2ECD">
      <w:pPr>
        <w:pStyle w:val="nobreak"/>
        <w:numPr>
          <w:ilvl w:val="2"/>
          <w:numId w:val="41"/>
        </w:numPr>
      </w:pPr>
      <w:r w:rsidRPr="005223F4">
        <w:t xml:space="preserve">dfdl:nilKind </w:t>
      </w:r>
    </w:p>
    <w:p w14:paraId="17717A04" w14:textId="77777777" w:rsidR="00FA2ECD" w:rsidRPr="005223F4" w:rsidRDefault="00FA2ECD" w:rsidP="00FA2ECD">
      <w:pPr>
        <w:pStyle w:val="nobreak"/>
        <w:numPr>
          <w:ilvl w:val="3"/>
          <w:numId w:val="41"/>
        </w:numPr>
        <w:rPr>
          <w:i/>
        </w:rPr>
      </w:pPr>
      <w:r w:rsidRPr="005223F4">
        <w:rPr>
          <w:i/>
        </w:rPr>
        <w:t xml:space="preserve">"literalValue", "logicalValue", "literalCharacter" </w:t>
      </w:r>
    </w:p>
    <w:p w14:paraId="77629C01" w14:textId="77777777" w:rsidR="00FA2ECD" w:rsidRPr="005223F4" w:rsidRDefault="00FA2ECD" w:rsidP="00FA2ECD">
      <w:pPr>
        <w:pStyle w:val="nobreak"/>
        <w:numPr>
          <w:ilvl w:val="4"/>
          <w:numId w:val="41"/>
        </w:numPr>
      </w:pPr>
      <w:r w:rsidRPr="005223F4">
        <w:t xml:space="preserve">dfdl:nilValue </w:t>
      </w:r>
    </w:p>
    <w:p w14:paraId="1D07C72E" w14:textId="77777777" w:rsidR="00FA2ECD" w:rsidRPr="005223F4" w:rsidRDefault="00FA2ECD" w:rsidP="00FA2ECD">
      <w:pPr>
        <w:numPr>
          <w:ilvl w:val="1"/>
          <w:numId w:val="41"/>
        </w:numPr>
      </w:pPr>
      <w:r w:rsidRPr="005223F4">
        <w:t xml:space="preserve">xs:type </w:t>
      </w:r>
    </w:p>
    <w:p w14:paraId="4E70EA14" w14:textId="77777777" w:rsidR="00FA2ECD" w:rsidRPr="005223F4" w:rsidRDefault="00FA2ECD" w:rsidP="00FA2ECD">
      <w:pPr>
        <w:numPr>
          <w:ilvl w:val="2"/>
          <w:numId w:val="41"/>
        </w:numPr>
      </w:pPr>
      <w:r w:rsidRPr="005223F4">
        <w:rPr>
          <w:i/>
          <w:iCs/>
        </w:rPr>
        <w:t>"Number"</w:t>
      </w:r>
      <w:r w:rsidRPr="005223F4">
        <w:t xml:space="preserve"> </w:t>
      </w:r>
    </w:p>
    <w:p w14:paraId="5CD0EE36" w14:textId="77777777" w:rsidR="009C123C" w:rsidRPr="005223F4" w:rsidRDefault="009C123C" w:rsidP="00FA2ECD">
      <w:pPr>
        <w:numPr>
          <w:ilvl w:val="3"/>
          <w:numId w:val="41"/>
        </w:numPr>
      </w:pPr>
      <w:r w:rsidRPr="005223F4">
        <w:t>dfdl:</w:t>
      </w:r>
      <w:r w:rsidRPr="00E62EDC">
        <w:rPr>
          <w:rFonts w:cs="Arial"/>
        </w:rPr>
        <w:t>decimalSigned</w:t>
      </w:r>
    </w:p>
    <w:p w14:paraId="564F6B80" w14:textId="77777777" w:rsidR="00FA2ECD" w:rsidRPr="005223F4" w:rsidRDefault="00FA2ECD" w:rsidP="00FA2ECD">
      <w:pPr>
        <w:numPr>
          <w:ilvl w:val="3"/>
          <w:numId w:val="41"/>
        </w:numPr>
      </w:pPr>
      <w:r w:rsidRPr="005223F4">
        <w:t xml:space="preserve">dfdl:representation </w:t>
      </w:r>
    </w:p>
    <w:p w14:paraId="3FDBFE31" w14:textId="77777777" w:rsidR="00FA2ECD" w:rsidRPr="005223F4" w:rsidRDefault="00FA2ECD" w:rsidP="00FA2ECD">
      <w:pPr>
        <w:numPr>
          <w:ilvl w:val="4"/>
          <w:numId w:val="41"/>
        </w:numPr>
      </w:pPr>
      <w:r w:rsidRPr="005223F4">
        <w:rPr>
          <w:i/>
          <w:iCs/>
        </w:rPr>
        <w:t>"text"</w:t>
      </w:r>
      <w:r w:rsidRPr="005223F4">
        <w:t xml:space="preserve"> </w:t>
      </w:r>
    </w:p>
    <w:p w14:paraId="75B37ED4" w14:textId="77777777" w:rsidR="00FA2ECD" w:rsidRPr="005223F4" w:rsidRDefault="00FA2ECD" w:rsidP="00FA2ECD">
      <w:pPr>
        <w:numPr>
          <w:ilvl w:val="5"/>
          <w:numId w:val="41"/>
        </w:numPr>
      </w:pPr>
      <w:r w:rsidRPr="005223F4">
        <w:t>dfdl:</w:t>
      </w:r>
      <w:r w:rsidR="00DD19E7" w:rsidRPr="005223F4">
        <w:t>textNumberRep</w:t>
      </w:r>
    </w:p>
    <w:p w14:paraId="021593D7" w14:textId="77777777" w:rsidR="00100FF7" w:rsidRPr="005223F4" w:rsidRDefault="00100FF7" w:rsidP="00100FF7">
      <w:pPr>
        <w:numPr>
          <w:ilvl w:val="6"/>
          <w:numId w:val="42"/>
        </w:numPr>
        <w:rPr>
          <w:i/>
          <w:iCs/>
        </w:rPr>
      </w:pPr>
      <w:r w:rsidRPr="005223F4">
        <w:rPr>
          <w:i/>
          <w:iCs/>
        </w:rPr>
        <w:t>"standard"</w:t>
      </w:r>
    </w:p>
    <w:p w14:paraId="10D5464C" w14:textId="77777777" w:rsidR="00100FF7" w:rsidRPr="005223F4" w:rsidRDefault="00100FF7" w:rsidP="00100FF7">
      <w:pPr>
        <w:numPr>
          <w:ilvl w:val="7"/>
          <w:numId w:val="42"/>
        </w:numPr>
      </w:pPr>
      <w:r w:rsidRPr="005223F4">
        <w:t>dfdl:textNumberPattern</w:t>
      </w:r>
    </w:p>
    <w:p w14:paraId="60F68503" w14:textId="77777777" w:rsidR="00E05760" w:rsidRPr="005223F4" w:rsidRDefault="00E05760" w:rsidP="00100FF7">
      <w:pPr>
        <w:numPr>
          <w:ilvl w:val="7"/>
          <w:numId w:val="42"/>
        </w:numPr>
      </w:pPr>
      <w:r w:rsidRPr="005223F4">
        <w:t>dfdl:textStandardBase</w:t>
      </w:r>
    </w:p>
    <w:p w14:paraId="6C59A5CB"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463A578E" w14:textId="77777777" w:rsidR="00E05760" w:rsidRPr="00D046AA" w:rsidRDefault="00E05760" w:rsidP="00100FF7">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73DB156" w14:textId="77777777" w:rsidR="00100FF7" w:rsidRPr="00D046AA" w:rsidRDefault="00100FF7" w:rsidP="00100FF7">
      <w:pPr>
        <w:numPr>
          <w:ilvl w:val="7"/>
          <w:numId w:val="42"/>
        </w:numPr>
        <w:rPr>
          <w:rStyle w:val="TableCellCharChar"/>
          <w:rFonts w:eastAsia="Times New Roman" w:cs="Arial"/>
          <w:sz w:val="20"/>
          <w:szCs w:val="20"/>
        </w:rPr>
      </w:pPr>
      <w:commentRangeStart w:id="7750"/>
      <w:r w:rsidRPr="00D046AA">
        <w:rPr>
          <w:rStyle w:val="TableCellCharChar"/>
          <w:rFonts w:cs="Arial"/>
          <w:sz w:val="20"/>
          <w:szCs w:val="20"/>
        </w:rPr>
        <w:t>dfdl:</w:t>
      </w:r>
      <w:r w:rsidR="00E05760" w:rsidRPr="00D046AA">
        <w:rPr>
          <w:rStyle w:val="TableCellCharChar"/>
          <w:rFonts w:cs="Arial"/>
          <w:sz w:val="20"/>
          <w:szCs w:val="20"/>
        </w:rPr>
        <w:t>textStandardExponent</w:t>
      </w:r>
      <w:ins w:id="7751" w:author="Steve Hanson" w:date="2012-02-29T12:37:00Z">
        <w:r w:rsidR="00B76C05">
          <w:rPr>
            <w:rStyle w:val="TableCellCharChar"/>
            <w:rFonts w:cs="Arial"/>
            <w:sz w:val="20"/>
            <w:szCs w:val="20"/>
          </w:rPr>
          <w:t>Rep</w:t>
        </w:r>
      </w:ins>
      <w:del w:id="7752" w:author="Steve Hanson" w:date="2012-02-29T12:37:00Z">
        <w:r w:rsidR="00E05760" w:rsidRPr="00D046AA" w:rsidDel="00B76C05">
          <w:rPr>
            <w:rStyle w:val="TableCellCharChar"/>
            <w:rFonts w:cs="Arial"/>
            <w:sz w:val="20"/>
            <w:szCs w:val="20"/>
          </w:rPr>
          <w:delText>Char</w:delText>
        </w:r>
        <w:r w:rsidR="00E05760" w:rsidRPr="005223F4" w:rsidDel="00B76C05">
          <w:rPr>
            <w:rStyle w:val="TableCellCharChar"/>
            <w:sz w:val="20"/>
            <w:szCs w:val="20"/>
          </w:rPr>
          <w:delText>acter</w:delText>
        </w:r>
      </w:del>
      <w:commentRangeEnd w:id="7750"/>
      <w:r w:rsidR="00B76C05">
        <w:rPr>
          <w:rStyle w:val="CommentReference"/>
        </w:rPr>
        <w:commentReference w:id="7750"/>
      </w:r>
    </w:p>
    <w:p w14:paraId="24C90669"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4F07BFA3"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774FB3B7" w14:textId="092EB745" w:rsidR="00100FF7" w:rsidRPr="00D046AA" w:rsidRDefault="00100FF7" w:rsidP="00100FF7">
      <w:pPr>
        <w:numPr>
          <w:ilvl w:val="7"/>
          <w:numId w:val="42"/>
        </w:numPr>
        <w:rPr>
          <w:rStyle w:val="TableCellCharChar"/>
          <w:rFonts w:eastAsia="Times New Roman" w:cs="Arial"/>
          <w:sz w:val="20"/>
          <w:szCs w:val="20"/>
        </w:rPr>
      </w:pPr>
      <w:commentRangeStart w:id="7753"/>
      <w:r w:rsidRPr="00D046AA">
        <w:rPr>
          <w:rStyle w:val="TableCellCharChar"/>
          <w:rFonts w:cs="Arial"/>
          <w:sz w:val="20"/>
          <w:szCs w:val="20"/>
        </w:rPr>
        <w:t>dfdl:</w:t>
      </w:r>
      <w:r w:rsidR="00E05760" w:rsidRPr="00D046AA">
        <w:rPr>
          <w:rStyle w:val="TableCellCharChar"/>
          <w:rFonts w:cs="Arial"/>
          <w:sz w:val="20"/>
          <w:szCs w:val="20"/>
        </w:rPr>
        <w:t>textStandardNa</w:t>
      </w:r>
      <w:ins w:id="7754" w:author="mbeckerle" w:date="2012-04-22T23:10:00Z">
        <w:r w:rsidR="004830A8">
          <w:rPr>
            <w:rStyle w:val="TableCellCharChar"/>
            <w:rFonts w:cs="Arial"/>
            <w:sz w:val="20"/>
            <w:szCs w:val="20"/>
          </w:rPr>
          <w:t>N</w:t>
        </w:r>
      </w:ins>
      <w:del w:id="7755" w:author="mbeckerle" w:date="2012-04-22T23:10:00Z">
        <w:r w:rsidR="00E05760" w:rsidRPr="00D046AA" w:rsidDel="004830A8">
          <w:rPr>
            <w:rStyle w:val="TableCellCharChar"/>
            <w:rFonts w:cs="Arial"/>
            <w:sz w:val="20"/>
            <w:szCs w:val="20"/>
          </w:rPr>
          <w:delText>n</w:delText>
        </w:r>
      </w:del>
      <w:r w:rsidR="00E05760" w:rsidRPr="00D046AA">
        <w:rPr>
          <w:rStyle w:val="TableCellCharChar"/>
          <w:rFonts w:cs="Arial"/>
          <w:sz w:val="20"/>
          <w:szCs w:val="20"/>
        </w:rPr>
        <w:t>Rep</w:t>
      </w:r>
      <w:commentRangeEnd w:id="7753"/>
      <w:r w:rsidR="003554C6">
        <w:rPr>
          <w:rStyle w:val="CommentReference"/>
        </w:rPr>
        <w:commentReference w:id="7753"/>
      </w:r>
    </w:p>
    <w:p w14:paraId="47AE7C13" w14:textId="77777777" w:rsidR="008B6ED1" w:rsidRPr="00D046AA" w:rsidRDefault="008B6ED1" w:rsidP="0037289B">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37289B"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0BDAC3D7"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6297C7E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3DCB69E"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7556B319" w14:textId="77777777" w:rsidR="00100FF7" w:rsidRPr="00D046AA" w:rsidRDefault="00100FF7" w:rsidP="00100FF7">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1A21AEE9" w14:textId="77777777" w:rsidR="00100FF7" w:rsidRPr="005223F4" w:rsidRDefault="00100FF7" w:rsidP="00100FF7">
      <w:pPr>
        <w:numPr>
          <w:ilvl w:val="7"/>
          <w:numId w:val="42"/>
        </w:numPr>
      </w:pPr>
      <w:r w:rsidRPr="005223F4">
        <w:rPr>
          <w:i/>
          <w:iCs/>
        </w:rPr>
        <w:t>d</w:t>
      </w:r>
      <w:r w:rsidRPr="005223F4">
        <w:t>fdl:textNumberPattern</w:t>
      </w:r>
    </w:p>
    <w:p w14:paraId="193FD89E" w14:textId="77777777" w:rsidR="002C6D29" w:rsidRPr="00D046AA" w:rsidRDefault="002C6D29" w:rsidP="008B6ED1">
      <w:pPr>
        <w:numPr>
          <w:ilvl w:val="7"/>
          <w:numId w:val="42"/>
        </w:numPr>
        <w:rPr>
          <w:rStyle w:val="TableCellCharChar"/>
          <w:rFonts w:eastAsia="Times New Roman" w:cs="Arial"/>
          <w:i/>
          <w:iCs/>
          <w:sz w:val="20"/>
          <w:szCs w:val="20"/>
        </w:rPr>
      </w:pPr>
      <w:r w:rsidRPr="00D046AA">
        <w:rPr>
          <w:rStyle w:val="TableCellCharChar"/>
          <w:rFonts w:cs="Arial"/>
          <w:sz w:val="20"/>
          <w:szCs w:val="20"/>
        </w:rPr>
        <w:t>dfdl:textNumberCheckPolicy</w:t>
      </w:r>
    </w:p>
    <w:p w14:paraId="4165F32D"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7F2ECDA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4194645F"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4DB6F25" w14:textId="77777777" w:rsidR="00B065CD" w:rsidRPr="005223F4" w:rsidRDefault="00100FF7" w:rsidP="00100FF7">
      <w:pPr>
        <w:numPr>
          <w:ilvl w:val="7"/>
          <w:numId w:val="41"/>
        </w:numPr>
      </w:pPr>
      <w:r w:rsidRPr="00D046AA">
        <w:rPr>
          <w:rStyle w:val="TableCellCharChar"/>
          <w:rFonts w:cs="Arial"/>
          <w:sz w:val="20"/>
          <w:szCs w:val="20"/>
        </w:rPr>
        <w:t>dfdl:</w:t>
      </w:r>
      <w:r w:rsidR="00E05760" w:rsidRPr="00D046AA">
        <w:rPr>
          <w:rStyle w:val="TableCellCharChar"/>
          <w:rFonts w:cs="Arial"/>
          <w:sz w:val="20"/>
          <w:szCs w:val="20"/>
        </w:rPr>
        <w:t>textZonedSignStyle</w:t>
      </w:r>
    </w:p>
    <w:p w14:paraId="2143C818" w14:textId="77777777" w:rsidR="00FA2ECD" w:rsidRPr="005223F4" w:rsidRDefault="00FA2ECD" w:rsidP="00FA2ECD">
      <w:pPr>
        <w:numPr>
          <w:ilvl w:val="5"/>
          <w:numId w:val="41"/>
        </w:numPr>
        <w:rPr>
          <w:i/>
        </w:rPr>
      </w:pPr>
      <w:r w:rsidRPr="005223F4">
        <w:rPr>
          <w:rFonts w:cs="Arial"/>
        </w:rPr>
        <w:t>dfdl:textBidi</w:t>
      </w:r>
    </w:p>
    <w:p w14:paraId="405FF8B1" w14:textId="77777777" w:rsidR="00FA2ECD" w:rsidRPr="005223F4" w:rsidRDefault="00FA2ECD" w:rsidP="00FA2ECD">
      <w:pPr>
        <w:numPr>
          <w:ilvl w:val="6"/>
          <w:numId w:val="41"/>
        </w:numPr>
        <w:rPr>
          <w:i/>
        </w:rPr>
      </w:pPr>
      <w:commentRangeStart w:id="7756"/>
      <w:r w:rsidRPr="005223F4">
        <w:rPr>
          <w:rFonts w:cs="Arial"/>
        </w:rPr>
        <w:t>dfdl:textBidi</w:t>
      </w:r>
      <w:del w:id="7757" w:author="Steve Hanson" w:date="2012-02-28T14:51:00Z">
        <w:r w:rsidRPr="005223F4" w:rsidDel="0055217D">
          <w:rPr>
            <w:rFonts w:cs="Arial"/>
          </w:rPr>
          <w:delText>Text</w:delText>
        </w:r>
      </w:del>
      <w:r w:rsidRPr="005223F4">
        <w:rPr>
          <w:rFonts w:cs="Arial"/>
        </w:rPr>
        <w:t>Ordering</w:t>
      </w:r>
      <w:commentRangeEnd w:id="7756"/>
      <w:r w:rsidR="00654EC0">
        <w:rPr>
          <w:rStyle w:val="CommentReference"/>
        </w:rPr>
        <w:commentReference w:id="7756"/>
      </w:r>
    </w:p>
    <w:p w14:paraId="3CD46C14" w14:textId="77777777" w:rsidR="00FA2ECD" w:rsidRPr="005223F4" w:rsidRDefault="00FA2ECD" w:rsidP="00FA2ECD">
      <w:pPr>
        <w:numPr>
          <w:ilvl w:val="6"/>
          <w:numId w:val="41"/>
        </w:numPr>
        <w:rPr>
          <w:i/>
        </w:rPr>
      </w:pPr>
      <w:r w:rsidRPr="005223F4">
        <w:rPr>
          <w:rFonts w:cs="Arial"/>
        </w:rPr>
        <w:t>dfdl:textBiDiOrientation</w:t>
      </w:r>
    </w:p>
    <w:p w14:paraId="3C430392" w14:textId="77777777" w:rsidR="00FA2ECD" w:rsidRPr="005223F4" w:rsidRDefault="00FA2ECD" w:rsidP="00FA2ECD">
      <w:pPr>
        <w:numPr>
          <w:ilvl w:val="6"/>
          <w:numId w:val="41"/>
        </w:numPr>
        <w:rPr>
          <w:i/>
        </w:rPr>
      </w:pPr>
      <w:r w:rsidRPr="005223F4">
        <w:rPr>
          <w:rFonts w:cs="Arial"/>
        </w:rPr>
        <w:t>dfdl:textBidiNumeralShapes</w:t>
      </w:r>
      <w:r w:rsidRPr="005223F4">
        <w:t xml:space="preserve"> </w:t>
      </w:r>
    </w:p>
    <w:p w14:paraId="71ECDCBD" w14:textId="77777777" w:rsidR="00FA2ECD" w:rsidRPr="005223F4" w:rsidRDefault="00FA2ECD" w:rsidP="00FA2ECD">
      <w:pPr>
        <w:numPr>
          <w:ilvl w:val="4"/>
          <w:numId w:val="41"/>
        </w:numPr>
      </w:pPr>
      <w:r w:rsidRPr="005223F4">
        <w:rPr>
          <w:i/>
          <w:iCs/>
        </w:rPr>
        <w:t>"binary"</w:t>
      </w:r>
      <w:r w:rsidRPr="005223F4">
        <w:t xml:space="preserve"> </w:t>
      </w:r>
    </w:p>
    <w:p w14:paraId="7D070B09" w14:textId="774767ED" w:rsidR="004E7B13" w:rsidRPr="00163AF4" w:rsidRDefault="004E7B13" w:rsidP="00AB5ADD">
      <w:pPr>
        <w:pStyle w:val="nobreak"/>
        <w:numPr>
          <w:ilvl w:val="5"/>
          <w:numId w:val="41"/>
        </w:numPr>
        <w:rPr>
          <w:ins w:id="7758" w:author="mbeckerle" w:date="2012-04-22T21:13:00Z"/>
        </w:rPr>
      </w:pPr>
      <w:commentRangeStart w:id="7759"/>
      <w:ins w:id="7760" w:author="mbeckerle" w:date="2012-04-22T21:13:00Z">
        <w:r w:rsidRPr="005223F4">
          <w:t xml:space="preserve">dfdl:byteOrder </w:t>
        </w:r>
        <w:commentRangeEnd w:id="7759"/>
        <w:r>
          <w:rPr>
            <w:rStyle w:val="CommentReference"/>
          </w:rPr>
          <w:commentReference w:id="7759"/>
        </w:r>
      </w:ins>
    </w:p>
    <w:p w14:paraId="26DD43A9" w14:textId="77777777" w:rsidR="00FA2ECD" w:rsidRPr="005223F4" w:rsidRDefault="00FA2ECD" w:rsidP="00FA2ECD">
      <w:pPr>
        <w:numPr>
          <w:ilvl w:val="5"/>
          <w:numId w:val="41"/>
        </w:numPr>
        <w:rPr>
          <w:i/>
        </w:rPr>
      </w:pPr>
      <w:r w:rsidRPr="005223F4">
        <w:rPr>
          <w:i/>
        </w:rPr>
        <w:t>xs:decimal and restrictions</w:t>
      </w:r>
    </w:p>
    <w:p w14:paraId="11796DC2" w14:textId="77777777" w:rsidR="00FA2ECD" w:rsidRPr="005223F4" w:rsidRDefault="00FA2ECD" w:rsidP="00FA2ECD">
      <w:pPr>
        <w:numPr>
          <w:ilvl w:val="6"/>
          <w:numId w:val="41"/>
        </w:numPr>
      </w:pPr>
      <w:r w:rsidRPr="005223F4">
        <w:t>dfdl:binaryNumberRep</w:t>
      </w:r>
    </w:p>
    <w:p w14:paraId="7A746A43" w14:textId="77777777" w:rsidR="00FA2ECD" w:rsidRPr="005223F4" w:rsidRDefault="00FA2ECD" w:rsidP="00FA2ECD">
      <w:pPr>
        <w:numPr>
          <w:ilvl w:val="7"/>
          <w:numId w:val="41"/>
        </w:numPr>
        <w:rPr>
          <w:i/>
        </w:rPr>
      </w:pPr>
      <w:r w:rsidRPr="005223F4">
        <w:rPr>
          <w:i/>
        </w:rPr>
        <w:t>“packed”</w:t>
      </w:r>
    </w:p>
    <w:p w14:paraId="5F1D94C8" w14:textId="77777777" w:rsidR="00FA2ECD" w:rsidRPr="005223F4" w:rsidRDefault="00FA2ECD" w:rsidP="00FA2ECD">
      <w:pPr>
        <w:numPr>
          <w:ilvl w:val="8"/>
          <w:numId w:val="41"/>
        </w:numPr>
      </w:pPr>
      <w:r w:rsidRPr="005223F4">
        <w:t>dfdl:binaryPackedSignCodes</w:t>
      </w:r>
    </w:p>
    <w:p w14:paraId="0CE1B405" w14:textId="77777777" w:rsidR="00FA2ECD" w:rsidRPr="005223F4" w:rsidRDefault="00FA2ECD" w:rsidP="00FA2ECD">
      <w:pPr>
        <w:numPr>
          <w:ilvl w:val="8"/>
          <w:numId w:val="41"/>
        </w:numPr>
      </w:pPr>
      <w:r w:rsidRPr="005223F4">
        <w:t>dfdl:binaryDecimalVirtualPoint</w:t>
      </w:r>
    </w:p>
    <w:p w14:paraId="49C3E4DB" w14:textId="77777777" w:rsidR="00FA2ECD" w:rsidRPr="005223F4" w:rsidRDefault="00FA2ECD" w:rsidP="00FA2ECD">
      <w:pPr>
        <w:numPr>
          <w:ilvl w:val="7"/>
          <w:numId w:val="41"/>
        </w:numPr>
        <w:rPr>
          <w:i/>
        </w:rPr>
      </w:pPr>
      <w:r w:rsidRPr="005223F4">
        <w:rPr>
          <w:i/>
        </w:rPr>
        <w:t>“bcd”</w:t>
      </w:r>
    </w:p>
    <w:p w14:paraId="7B2F7282" w14:textId="77777777" w:rsidR="00FA2ECD" w:rsidRPr="005223F4" w:rsidRDefault="00FA2ECD" w:rsidP="00FA2ECD">
      <w:pPr>
        <w:numPr>
          <w:ilvl w:val="8"/>
          <w:numId w:val="41"/>
        </w:numPr>
        <w:rPr>
          <w:i/>
        </w:rPr>
      </w:pPr>
      <w:r w:rsidRPr="005223F4">
        <w:t>dfdl:binaryDecimalVirtualPoint</w:t>
      </w:r>
    </w:p>
    <w:p w14:paraId="6648D3F8" w14:textId="77777777" w:rsidR="00FA2ECD" w:rsidRPr="005223F4" w:rsidRDefault="00FA2ECD" w:rsidP="00FA2ECD">
      <w:pPr>
        <w:numPr>
          <w:ilvl w:val="7"/>
          <w:numId w:val="41"/>
        </w:numPr>
        <w:rPr>
          <w:i/>
        </w:rPr>
      </w:pPr>
      <w:r w:rsidRPr="005223F4">
        <w:rPr>
          <w:i/>
        </w:rPr>
        <w:t>“binary”</w:t>
      </w:r>
    </w:p>
    <w:p w14:paraId="12F8BCEB" w14:textId="77777777" w:rsidR="00FA2ECD" w:rsidRPr="005223F4" w:rsidRDefault="00A015D1" w:rsidP="0037289B">
      <w:pPr>
        <w:numPr>
          <w:ilvl w:val="8"/>
          <w:numId w:val="41"/>
        </w:numPr>
        <w:rPr>
          <w:i/>
        </w:rPr>
      </w:pPr>
      <w:r w:rsidRPr="005223F4">
        <w:t>dfdl:binaryDecimalVirtualPoint</w:t>
      </w:r>
    </w:p>
    <w:p w14:paraId="6B744575" w14:textId="77777777" w:rsidR="00FA2ECD" w:rsidRPr="005223F4" w:rsidRDefault="00FA2ECD" w:rsidP="00FA2ECD">
      <w:pPr>
        <w:numPr>
          <w:ilvl w:val="5"/>
          <w:numId w:val="41"/>
        </w:numPr>
        <w:rPr>
          <w:i/>
        </w:rPr>
      </w:pPr>
      <w:r w:rsidRPr="005223F4">
        <w:rPr>
          <w:i/>
        </w:rPr>
        <w:t>xs:float, xs:double</w:t>
      </w:r>
    </w:p>
    <w:p w14:paraId="66997B49" w14:textId="77777777" w:rsidR="00FA2ECD" w:rsidRPr="005223F4" w:rsidRDefault="00FA2ECD" w:rsidP="00FA2ECD">
      <w:pPr>
        <w:numPr>
          <w:ilvl w:val="6"/>
          <w:numId w:val="41"/>
        </w:numPr>
      </w:pPr>
      <w:r w:rsidRPr="005223F4">
        <w:t xml:space="preserve">dfdl:binaryFloatRep </w:t>
      </w:r>
    </w:p>
    <w:p w14:paraId="291B7B02" w14:textId="77777777" w:rsidR="00FA2ECD" w:rsidRPr="005223F4" w:rsidRDefault="00FA2ECD" w:rsidP="00FA2ECD">
      <w:pPr>
        <w:numPr>
          <w:ilvl w:val="2"/>
          <w:numId w:val="41"/>
        </w:numPr>
      </w:pPr>
      <w:r w:rsidRPr="005223F4">
        <w:rPr>
          <w:i/>
          <w:iCs/>
        </w:rPr>
        <w:t>"String"</w:t>
      </w:r>
      <w:r w:rsidRPr="005223F4">
        <w:t xml:space="preserve"> </w:t>
      </w:r>
    </w:p>
    <w:p w14:paraId="1E4ACD40" w14:textId="77777777" w:rsidR="00FA2ECD" w:rsidRPr="005223F4" w:rsidRDefault="00FA2ECD" w:rsidP="003D585C">
      <w:pPr>
        <w:numPr>
          <w:ilvl w:val="3"/>
          <w:numId w:val="41"/>
        </w:numPr>
        <w:rPr>
          <w:i/>
        </w:rPr>
      </w:pPr>
      <w:r w:rsidRPr="005223F4">
        <w:rPr>
          <w:rFonts w:cs="Arial"/>
        </w:rPr>
        <w:t>dfdl:textBidi</w:t>
      </w:r>
    </w:p>
    <w:p w14:paraId="36B0DBB4" w14:textId="77777777" w:rsidR="00FA2ECD" w:rsidRPr="005223F4" w:rsidRDefault="00FA2ECD" w:rsidP="003D585C">
      <w:pPr>
        <w:numPr>
          <w:ilvl w:val="4"/>
          <w:numId w:val="41"/>
        </w:numPr>
        <w:rPr>
          <w:i/>
        </w:rPr>
      </w:pPr>
      <w:commentRangeStart w:id="7761"/>
      <w:r w:rsidRPr="005223F4">
        <w:rPr>
          <w:rFonts w:cs="Arial"/>
        </w:rPr>
        <w:t>dfdl:textBidi</w:t>
      </w:r>
      <w:del w:id="7762" w:author="Steve Hanson" w:date="2012-02-28T15:00:00Z">
        <w:r w:rsidRPr="005223F4" w:rsidDel="00654EC0">
          <w:rPr>
            <w:rFonts w:cs="Arial"/>
          </w:rPr>
          <w:delText>Text</w:delText>
        </w:r>
      </w:del>
      <w:r w:rsidRPr="005223F4">
        <w:rPr>
          <w:rFonts w:cs="Arial"/>
        </w:rPr>
        <w:t>Ordering</w:t>
      </w:r>
      <w:commentRangeEnd w:id="7761"/>
      <w:r w:rsidR="00654EC0">
        <w:rPr>
          <w:rStyle w:val="CommentReference"/>
        </w:rPr>
        <w:commentReference w:id="7761"/>
      </w:r>
    </w:p>
    <w:p w14:paraId="39E95EDC" w14:textId="77777777" w:rsidR="00FA2ECD" w:rsidRPr="005223F4" w:rsidRDefault="00FA2ECD" w:rsidP="003D585C">
      <w:pPr>
        <w:numPr>
          <w:ilvl w:val="4"/>
          <w:numId w:val="41"/>
        </w:numPr>
        <w:rPr>
          <w:i/>
        </w:rPr>
      </w:pPr>
      <w:r w:rsidRPr="005223F4">
        <w:rPr>
          <w:rFonts w:cs="Arial"/>
        </w:rPr>
        <w:t>dfdl:textBiDiOrientation</w:t>
      </w:r>
    </w:p>
    <w:p w14:paraId="48E8E8ED" w14:textId="77777777" w:rsidR="00FA2ECD" w:rsidRPr="005223F4" w:rsidRDefault="00FA2ECD" w:rsidP="003D585C">
      <w:pPr>
        <w:numPr>
          <w:ilvl w:val="4"/>
          <w:numId w:val="41"/>
        </w:numPr>
        <w:rPr>
          <w:i/>
        </w:rPr>
      </w:pPr>
      <w:r w:rsidRPr="005223F4">
        <w:rPr>
          <w:rFonts w:cs="Arial"/>
        </w:rPr>
        <w:t>dfdl:textBidiSymmetric</w:t>
      </w:r>
    </w:p>
    <w:p w14:paraId="2A3C9F1F" w14:textId="77777777" w:rsidR="00FA2ECD" w:rsidRPr="005223F4" w:rsidRDefault="00FA2ECD" w:rsidP="003D585C">
      <w:pPr>
        <w:numPr>
          <w:ilvl w:val="4"/>
          <w:numId w:val="41"/>
        </w:numPr>
        <w:rPr>
          <w:iCs/>
        </w:rPr>
      </w:pPr>
      <w:commentRangeStart w:id="7763"/>
      <w:r w:rsidRPr="005223F4">
        <w:rPr>
          <w:iCs/>
        </w:rPr>
        <w:t>dfdl:textBidi</w:t>
      </w:r>
      <w:del w:id="7764" w:author="Steve Hanson" w:date="2012-02-28T15:00:00Z">
        <w:r w:rsidRPr="005223F4" w:rsidDel="00654EC0">
          <w:rPr>
            <w:iCs/>
          </w:rPr>
          <w:delText>Text</w:delText>
        </w:r>
      </w:del>
      <w:r w:rsidRPr="005223F4">
        <w:rPr>
          <w:iCs/>
        </w:rPr>
        <w:t>Shaped</w:t>
      </w:r>
      <w:commentRangeEnd w:id="7763"/>
      <w:r w:rsidR="00654EC0">
        <w:rPr>
          <w:rStyle w:val="CommentReference"/>
        </w:rPr>
        <w:commentReference w:id="7763"/>
      </w:r>
    </w:p>
    <w:p w14:paraId="72B125A0" w14:textId="77777777" w:rsidR="00FA2ECD" w:rsidRPr="005223F4" w:rsidRDefault="00FA2ECD" w:rsidP="00FA2ECD">
      <w:pPr>
        <w:numPr>
          <w:ilvl w:val="2"/>
          <w:numId w:val="41"/>
        </w:numPr>
      </w:pPr>
      <w:r w:rsidRPr="005223F4">
        <w:rPr>
          <w:i/>
          <w:iCs/>
        </w:rPr>
        <w:t>"Calendar"</w:t>
      </w:r>
      <w:r w:rsidRPr="005223F4">
        <w:t xml:space="preserve"> </w:t>
      </w:r>
    </w:p>
    <w:p w14:paraId="10FD6244" w14:textId="77777777" w:rsidR="00FA2ECD" w:rsidRPr="005223F4" w:rsidRDefault="00FA2ECD" w:rsidP="00FA2ECD">
      <w:pPr>
        <w:numPr>
          <w:ilvl w:val="3"/>
          <w:numId w:val="41"/>
        </w:numPr>
      </w:pPr>
      <w:r w:rsidRPr="005223F4">
        <w:t xml:space="preserve">dfdl:representation </w:t>
      </w:r>
    </w:p>
    <w:p w14:paraId="63AF76FC" w14:textId="77777777" w:rsidR="00FA2ECD" w:rsidRPr="005223F4" w:rsidRDefault="00FA2ECD" w:rsidP="00FA2ECD">
      <w:pPr>
        <w:numPr>
          <w:ilvl w:val="4"/>
          <w:numId w:val="41"/>
        </w:numPr>
      </w:pPr>
      <w:r w:rsidRPr="005223F4">
        <w:rPr>
          <w:i/>
          <w:iCs/>
        </w:rPr>
        <w:t>"text"</w:t>
      </w:r>
      <w:r w:rsidRPr="005223F4">
        <w:t xml:space="preserve"> </w:t>
      </w:r>
    </w:p>
    <w:p w14:paraId="5D7488CC" w14:textId="77777777" w:rsidR="004676F8" w:rsidRPr="005223F4" w:rsidRDefault="004676F8" w:rsidP="004676F8">
      <w:pPr>
        <w:numPr>
          <w:ilvl w:val="5"/>
          <w:numId w:val="41"/>
        </w:numPr>
      </w:pPr>
      <w:r w:rsidRPr="005223F4">
        <w:t>dfdl:calendarPatternKind</w:t>
      </w:r>
      <w:r w:rsidR="008F38DC" w:rsidRPr="005223F4">
        <w:t xml:space="preserve"> "</w:t>
      </w:r>
      <w:r w:rsidR="008F38DC" w:rsidRPr="005223F4">
        <w:rPr>
          <w:i/>
          <w:iCs/>
        </w:rPr>
        <w:t>explicit</w:t>
      </w:r>
      <w:r w:rsidR="008F38DC" w:rsidRPr="005223F4">
        <w:t>"</w:t>
      </w:r>
    </w:p>
    <w:p w14:paraId="5AB0DF7C" w14:textId="77777777" w:rsidR="004676F8" w:rsidRPr="005223F4" w:rsidRDefault="004676F8" w:rsidP="004676F8">
      <w:pPr>
        <w:numPr>
          <w:ilvl w:val="6"/>
          <w:numId w:val="41"/>
        </w:numPr>
      </w:pPr>
      <w:r w:rsidRPr="005223F4">
        <w:t>dfdl:calendarPattern</w:t>
      </w:r>
    </w:p>
    <w:p w14:paraId="4E7A8F08" w14:textId="77777777" w:rsidR="004676F8" w:rsidRPr="005223F4" w:rsidRDefault="004676F8" w:rsidP="004676F8">
      <w:pPr>
        <w:numPr>
          <w:ilvl w:val="5"/>
          <w:numId w:val="41"/>
        </w:numPr>
      </w:pPr>
      <w:r w:rsidRPr="005223F4">
        <w:t>dfdl:</w:t>
      </w:r>
      <w:r w:rsidR="009B7948" w:rsidRPr="005223F4">
        <w:t>calendarCheckPolicy</w:t>
      </w:r>
    </w:p>
    <w:p w14:paraId="4ECE10D4" w14:textId="77777777" w:rsidR="004676F8" w:rsidRPr="005223F4" w:rsidRDefault="004676F8" w:rsidP="004676F8">
      <w:pPr>
        <w:numPr>
          <w:ilvl w:val="5"/>
          <w:numId w:val="41"/>
        </w:numPr>
      </w:pPr>
      <w:r w:rsidRPr="005223F4">
        <w:t>dfdl:calendarTimeZone</w:t>
      </w:r>
    </w:p>
    <w:p w14:paraId="52687692" w14:textId="77777777" w:rsidR="004676F8" w:rsidRPr="005223F4" w:rsidRDefault="004676F8" w:rsidP="004676F8">
      <w:pPr>
        <w:numPr>
          <w:ilvl w:val="5"/>
          <w:numId w:val="41"/>
        </w:numPr>
      </w:pPr>
      <w:r w:rsidRPr="005223F4">
        <w:t>dfdl:calendarObserveDST</w:t>
      </w:r>
    </w:p>
    <w:p w14:paraId="0C99ABEA" w14:textId="77777777" w:rsidR="004676F8" w:rsidRPr="005223F4" w:rsidRDefault="004676F8" w:rsidP="004676F8">
      <w:pPr>
        <w:numPr>
          <w:ilvl w:val="5"/>
          <w:numId w:val="41"/>
        </w:numPr>
      </w:pPr>
      <w:r w:rsidRPr="005223F4">
        <w:t>dfdl:calendarFirstDayOfWeek</w:t>
      </w:r>
    </w:p>
    <w:p w14:paraId="7E64E08F" w14:textId="77777777" w:rsidR="004676F8" w:rsidRPr="005223F4" w:rsidRDefault="004676F8" w:rsidP="004676F8">
      <w:pPr>
        <w:numPr>
          <w:ilvl w:val="5"/>
          <w:numId w:val="41"/>
        </w:numPr>
      </w:pPr>
      <w:r w:rsidRPr="005223F4">
        <w:t>dfdl:calendarDaysInFirstWeek</w:t>
      </w:r>
    </w:p>
    <w:p w14:paraId="7F07C2C2" w14:textId="77777777" w:rsidR="004676F8" w:rsidRPr="005223F4" w:rsidRDefault="004676F8" w:rsidP="004676F8">
      <w:pPr>
        <w:numPr>
          <w:ilvl w:val="5"/>
          <w:numId w:val="41"/>
        </w:numPr>
      </w:pPr>
      <w:r w:rsidRPr="005223F4">
        <w:t>dfdl:calendarLanguage</w:t>
      </w:r>
    </w:p>
    <w:p w14:paraId="67C79392" w14:textId="77777777" w:rsidR="00FA2ECD" w:rsidRPr="005223F4" w:rsidRDefault="00FA2ECD" w:rsidP="00FA2ECD">
      <w:pPr>
        <w:numPr>
          <w:ilvl w:val="5"/>
          <w:numId w:val="41"/>
        </w:numPr>
        <w:rPr>
          <w:i/>
        </w:rPr>
      </w:pPr>
      <w:r w:rsidRPr="005223F4">
        <w:rPr>
          <w:rFonts w:cs="Arial"/>
        </w:rPr>
        <w:t>dfdl:textBidi</w:t>
      </w:r>
    </w:p>
    <w:p w14:paraId="6E75350F" w14:textId="77777777" w:rsidR="00FA2ECD" w:rsidRPr="005223F4" w:rsidRDefault="00FA2ECD" w:rsidP="00FA2ECD">
      <w:pPr>
        <w:numPr>
          <w:ilvl w:val="6"/>
          <w:numId w:val="41"/>
        </w:numPr>
        <w:rPr>
          <w:i/>
        </w:rPr>
      </w:pPr>
      <w:commentRangeStart w:id="7765"/>
      <w:r w:rsidRPr="005223F4">
        <w:rPr>
          <w:rFonts w:cs="Arial"/>
        </w:rPr>
        <w:t>dfdl:textBidi</w:t>
      </w:r>
      <w:del w:id="7766" w:author="Steve Hanson" w:date="2012-02-28T15:01:00Z">
        <w:r w:rsidRPr="005223F4" w:rsidDel="00654EC0">
          <w:rPr>
            <w:rFonts w:cs="Arial"/>
          </w:rPr>
          <w:delText>Text</w:delText>
        </w:r>
      </w:del>
      <w:r w:rsidRPr="005223F4">
        <w:rPr>
          <w:rFonts w:cs="Arial"/>
        </w:rPr>
        <w:t>Ordering</w:t>
      </w:r>
      <w:commentRangeEnd w:id="7765"/>
      <w:r w:rsidR="00654EC0">
        <w:rPr>
          <w:rStyle w:val="CommentReference"/>
        </w:rPr>
        <w:commentReference w:id="7765"/>
      </w:r>
    </w:p>
    <w:p w14:paraId="2181654E" w14:textId="77777777" w:rsidR="00FA2ECD" w:rsidRPr="005223F4" w:rsidRDefault="00FA2ECD" w:rsidP="00FA2ECD">
      <w:pPr>
        <w:numPr>
          <w:ilvl w:val="6"/>
          <w:numId w:val="41"/>
        </w:numPr>
        <w:rPr>
          <w:i/>
        </w:rPr>
      </w:pPr>
      <w:r w:rsidRPr="005223F4">
        <w:rPr>
          <w:rFonts w:cs="Arial"/>
        </w:rPr>
        <w:t>dfdl:textBiDiOrientation</w:t>
      </w:r>
    </w:p>
    <w:p w14:paraId="7C1827B1" w14:textId="77777777" w:rsidR="00FA2ECD" w:rsidRPr="005223F4" w:rsidRDefault="00FA2ECD" w:rsidP="00FA2ECD">
      <w:pPr>
        <w:numPr>
          <w:ilvl w:val="6"/>
          <w:numId w:val="41"/>
        </w:numPr>
        <w:rPr>
          <w:i/>
        </w:rPr>
      </w:pPr>
      <w:r w:rsidRPr="005223F4">
        <w:rPr>
          <w:rFonts w:cs="Arial"/>
        </w:rPr>
        <w:t>dfdl:textBidiSymmetric</w:t>
      </w:r>
    </w:p>
    <w:p w14:paraId="45B7A0A5" w14:textId="77777777" w:rsidR="00FA2ECD" w:rsidRPr="005223F4" w:rsidRDefault="00FA2ECD" w:rsidP="00FA2ECD">
      <w:pPr>
        <w:numPr>
          <w:ilvl w:val="6"/>
          <w:numId w:val="41"/>
        </w:numPr>
        <w:rPr>
          <w:iCs/>
        </w:rPr>
      </w:pPr>
      <w:commentRangeStart w:id="7767"/>
      <w:r w:rsidRPr="005223F4">
        <w:rPr>
          <w:iCs/>
        </w:rPr>
        <w:t>dfdl:textBidi</w:t>
      </w:r>
      <w:del w:id="7768" w:author="Steve Hanson" w:date="2012-02-28T15:02:00Z">
        <w:r w:rsidRPr="005223F4" w:rsidDel="00654EC0">
          <w:rPr>
            <w:iCs/>
          </w:rPr>
          <w:delText>Text</w:delText>
        </w:r>
      </w:del>
      <w:r w:rsidRPr="005223F4">
        <w:rPr>
          <w:iCs/>
        </w:rPr>
        <w:t>Shaped</w:t>
      </w:r>
      <w:commentRangeEnd w:id="7767"/>
      <w:r w:rsidR="00654EC0">
        <w:rPr>
          <w:rStyle w:val="CommentReference"/>
        </w:rPr>
        <w:commentReference w:id="7767"/>
      </w:r>
    </w:p>
    <w:p w14:paraId="309AB0C9" w14:textId="77777777" w:rsidR="00FA2ECD" w:rsidRPr="005223F4" w:rsidRDefault="00FA2ECD" w:rsidP="00FA2ECD">
      <w:pPr>
        <w:numPr>
          <w:ilvl w:val="4"/>
          <w:numId w:val="41"/>
        </w:numPr>
      </w:pPr>
      <w:r w:rsidRPr="005223F4">
        <w:rPr>
          <w:i/>
          <w:iCs/>
        </w:rPr>
        <w:t>"binary"</w:t>
      </w:r>
      <w:r w:rsidRPr="005223F4">
        <w:t xml:space="preserve"> </w:t>
      </w:r>
    </w:p>
    <w:p w14:paraId="249C724D" w14:textId="5C28341B" w:rsidR="00AB5ADD" w:rsidRDefault="00AB5ADD" w:rsidP="00FA2ECD">
      <w:pPr>
        <w:numPr>
          <w:ilvl w:val="5"/>
          <w:numId w:val="41"/>
        </w:numPr>
        <w:rPr>
          <w:ins w:id="7769" w:author="Steve Hanson" w:date="2012-08-10T14:26:00Z"/>
        </w:rPr>
      </w:pPr>
      <w:ins w:id="7770" w:author="Steve Hanson" w:date="2012-08-10T14:26:00Z">
        <w:r>
          <w:t>dfdl:byteOrder</w:t>
        </w:r>
      </w:ins>
    </w:p>
    <w:p w14:paraId="397CD680" w14:textId="77777777" w:rsidR="00FA2ECD" w:rsidRPr="005223F4" w:rsidRDefault="00FA2ECD" w:rsidP="00FA2ECD">
      <w:pPr>
        <w:numPr>
          <w:ilvl w:val="5"/>
          <w:numId w:val="41"/>
        </w:numPr>
      </w:pPr>
      <w:r w:rsidRPr="005223F4">
        <w:t>dfdl:binaryCalendarRep</w:t>
      </w:r>
    </w:p>
    <w:p w14:paraId="053DD148" w14:textId="77777777" w:rsidR="00FA2ECD" w:rsidRPr="005223F4" w:rsidRDefault="00FA2ECD" w:rsidP="00FA2ECD">
      <w:pPr>
        <w:numPr>
          <w:ilvl w:val="6"/>
          <w:numId w:val="41"/>
        </w:numPr>
        <w:rPr>
          <w:i/>
        </w:rPr>
      </w:pPr>
      <w:r w:rsidRPr="005223F4">
        <w:rPr>
          <w:i/>
        </w:rPr>
        <w:t>“packed”</w:t>
      </w:r>
    </w:p>
    <w:p w14:paraId="2F927666" w14:textId="77777777" w:rsidR="00FA2ECD" w:rsidRPr="005223F4" w:rsidRDefault="00FA2ECD" w:rsidP="00FA2ECD">
      <w:pPr>
        <w:numPr>
          <w:ilvl w:val="7"/>
          <w:numId w:val="41"/>
        </w:numPr>
      </w:pPr>
      <w:r w:rsidRPr="005223F4">
        <w:t>dfdl:packedDecimalSignCodes</w:t>
      </w:r>
    </w:p>
    <w:p w14:paraId="20D4E639" w14:textId="77777777" w:rsidR="00FA2ECD" w:rsidRPr="005223F4" w:rsidRDefault="00FA2ECD" w:rsidP="00FA2ECD">
      <w:pPr>
        <w:numPr>
          <w:ilvl w:val="7"/>
          <w:numId w:val="41"/>
        </w:numPr>
      </w:pPr>
      <w:r w:rsidRPr="005223F4">
        <w:t>dfdl:decimalVirtualPoint</w:t>
      </w:r>
    </w:p>
    <w:p w14:paraId="2290D0E8" w14:textId="77777777" w:rsidR="00FA2ECD" w:rsidRPr="005223F4" w:rsidRDefault="00FA2ECD" w:rsidP="00FA2ECD">
      <w:pPr>
        <w:numPr>
          <w:ilvl w:val="7"/>
          <w:numId w:val="41"/>
        </w:numPr>
      </w:pPr>
      <w:r w:rsidRPr="005223F4">
        <w:t>dfdl:binaryNumberCheckPolicy</w:t>
      </w:r>
    </w:p>
    <w:p w14:paraId="28AB109A" w14:textId="77777777" w:rsidR="004676F8" w:rsidRPr="005223F4" w:rsidRDefault="004676F8" w:rsidP="004676F8">
      <w:pPr>
        <w:numPr>
          <w:ilvl w:val="7"/>
          <w:numId w:val="41"/>
        </w:numPr>
      </w:pPr>
      <w:r w:rsidRPr="005223F4">
        <w:t>dfdl:calendarPatternKind</w:t>
      </w:r>
      <w:r w:rsidR="007A11E1">
        <w:t xml:space="preserve">                   </w:t>
      </w:r>
      <w:r w:rsidR="008F38DC"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8F38DC" w:rsidRPr="005223F4">
        <w:t>"</w:t>
      </w:r>
      <w:r w:rsidR="008F38DC" w:rsidRPr="005223F4">
        <w:rPr>
          <w:i/>
          <w:iCs/>
        </w:rPr>
        <w:t>explicit</w:t>
      </w:r>
      <w:r w:rsidR="008F38DC" w:rsidRPr="005223F4">
        <w:t>"</w:t>
      </w:r>
    </w:p>
    <w:p w14:paraId="45A89FE3" w14:textId="77777777" w:rsidR="004676F8" w:rsidRPr="005223F4" w:rsidRDefault="004676F8" w:rsidP="004676F8">
      <w:pPr>
        <w:numPr>
          <w:ilvl w:val="8"/>
          <w:numId w:val="41"/>
        </w:numPr>
      </w:pPr>
      <w:r w:rsidRPr="005223F4">
        <w:t>dfdl:calendarPattern</w:t>
      </w:r>
    </w:p>
    <w:p w14:paraId="710AAD4A" w14:textId="77777777" w:rsidR="004676F8" w:rsidRPr="005223F4" w:rsidRDefault="004676F8" w:rsidP="004676F8">
      <w:pPr>
        <w:numPr>
          <w:ilvl w:val="7"/>
          <w:numId w:val="41"/>
        </w:numPr>
      </w:pPr>
      <w:r w:rsidRPr="005223F4">
        <w:t>dfdl:</w:t>
      </w:r>
      <w:r w:rsidR="009B7948" w:rsidRPr="005223F4">
        <w:t>calendarCheckPolicy</w:t>
      </w:r>
    </w:p>
    <w:p w14:paraId="41A6EA51" w14:textId="77777777" w:rsidR="004676F8" w:rsidRPr="005223F4" w:rsidRDefault="004676F8" w:rsidP="004676F8">
      <w:pPr>
        <w:numPr>
          <w:ilvl w:val="7"/>
          <w:numId w:val="41"/>
        </w:numPr>
      </w:pPr>
      <w:r w:rsidRPr="005223F4">
        <w:t>dfdl:calendarTimeZone</w:t>
      </w:r>
    </w:p>
    <w:p w14:paraId="3B77F7C6" w14:textId="77777777" w:rsidR="004676F8" w:rsidRPr="005223F4" w:rsidRDefault="004676F8" w:rsidP="004676F8">
      <w:pPr>
        <w:numPr>
          <w:ilvl w:val="7"/>
          <w:numId w:val="41"/>
        </w:numPr>
      </w:pPr>
      <w:r w:rsidRPr="005223F4">
        <w:t>dfdl:calendarObserveDST</w:t>
      </w:r>
    </w:p>
    <w:p w14:paraId="04693250" w14:textId="77777777" w:rsidR="004676F8" w:rsidRPr="005223F4" w:rsidRDefault="004676F8" w:rsidP="004676F8">
      <w:pPr>
        <w:numPr>
          <w:ilvl w:val="7"/>
          <w:numId w:val="41"/>
        </w:numPr>
      </w:pPr>
      <w:r w:rsidRPr="005223F4">
        <w:t>dfdl:calendarFirstDayOfWeek</w:t>
      </w:r>
    </w:p>
    <w:p w14:paraId="52BBD033" w14:textId="77777777" w:rsidR="004676F8" w:rsidRPr="005223F4" w:rsidRDefault="004676F8" w:rsidP="004676F8">
      <w:pPr>
        <w:numPr>
          <w:ilvl w:val="7"/>
          <w:numId w:val="41"/>
        </w:numPr>
      </w:pPr>
      <w:r w:rsidRPr="005223F4">
        <w:t>dfdl:calendarDaysInFirstWeek</w:t>
      </w:r>
    </w:p>
    <w:p w14:paraId="0A2F03A8" w14:textId="77777777" w:rsidR="004676F8" w:rsidRPr="005223F4" w:rsidRDefault="004676F8" w:rsidP="004676F8">
      <w:pPr>
        <w:numPr>
          <w:ilvl w:val="7"/>
          <w:numId w:val="41"/>
        </w:numPr>
      </w:pPr>
      <w:r w:rsidRPr="005223F4">
        <w:t>dfdl:calendarCenturyStart</w:t>
      </w:r>
    </w:p>
    <w:p w14:paraId="48ABF050" w14:textId="77777777" w:rsidR="00FA2ECD" w:rsidRPr="005223F4" w:rsidRDefault="004676F8" w:rsidP="00FA2ECD">
      <w:pPr>
        <w:numPr>
          <w:ilvl w:val="6"/>
          <w:numId w:val="41"/>
        </w:numPr>
        <w:rPr>
          <w:i/>
        </w:rPr>
      </w:pPr>
      <w:r w:rsidRPr="005223F4">
        <w:rPr>
          <w:i/>
        </w:rPr>
        <w:t xml:space="preserve"> </w:t>
      </w:r>
      <w:r w:rsidR="00FA2ECD" w:rsidRPr="005223F4">
        <w:rPr>
          <w:i/>
        </w:rPr>
        <w:t>“bcd”</w:t>
      </w:r>
    </w:p>
    <w:p w14:paraId="072F1451" w14:textId="77777777" w:rsidR="008F38DC" w:rsidRPr="005223F4" w:rsidRDefault="00FA2ECD" w:rsidP="004676F8">
      <w:pPr>
        <w:numPr>
          <w:ilvl w:val="7"/>
          <w:numId w:val="41"/>
        </w:numPr>
      </w:pPr>
      <w:r w:rsidRPr="005223F4">
        <w:t>dfdl:decimalVirtualPoint</w:t>
      </w:r>
      <w:r w:rsidR="004676F8" w:rsidRPr="005223F4">
        <w:t xml:space="preserve"> </w:t>
      </w:r>
    </w:p>
    <w:p w14:paraId="342B2671" w14:textId="77777777" w:rsidR="004676F8" w:rsidRPr="005223F4" w:rsidRDefault="004676F8" w:rsidP="004676F8">
      <w:pPr>
        <w:numPr>
          <w:ilvl w:val="7"/>
          <w:numId w:val="41"/>
        </w:numPr>
      </w:pPr>
      <w:r w:rsidRPr="005223F4">
        <w:t>dfdl:calendarPatternKind</w:t>
      </w:r>
      <w:r w:rsidR="007A11E1">
        <w:t xml:space="preserve">            </w:t>
      </w:r>
      <w:r w:rsidR="007A11E1" w:rsidRPr="00D046AA">
        <w:rPr>
          <w:rStyle w:val="TableCellCharChar"/>
          <w:rFonts w:cs="Arial"/>
          <w:sz w:val="20"/>
          <w:szCs w:val="20"/>
        </w:rPr>
        <w:t>▪</w:t>
      </w:r>
      <w:r w:rsidR="008F38DC" w:rsidRPr="005223F4">
        <w:t xml:space="preserve"> "</w:t>
      </w:r>
      <w:r w:rsidR="008F38DC" w:rsidRPr="005223F4">
        <w:rPr>
          <w:i/>
          <w:iCs/>
        </w:rPr>
        <w:t>explicit</w:t>
      </w:r>
      <w:r w:rsidR="008F38DC" w:rsidRPr="005223F4">
        <w:t>"</w:t>
      </w:r>
    </w:p>
    <w:p w14:paraId="766E8DAC" w14:textId="77777777" w:rsidR="004676F8" w:rsidRPr="005223F4" w:rsidRDefault="004676F8" w:rsidP="004676F8">
      <w:pPr>
        <w:numPr>
          <w:ilvl w:val="8"/>
          <w:numId w:val="41"/>
        </w:numPr>
      </w:pPr>
      <w:r w:rsidRPr="005223F4">
        <w:t>dfdl:calendarPattern</w:t>
      </w:r>
    </w:p>
    <w:p w14:paraId="0A3DEA69" w14:textId="77777777" w:rsidR="004676F8" w:rsidRPr="005223F4" w:rsidRDefault="004676F8" w:rsidP="004676F8">
      <w:pPr>
        <w:numPr>
          <w:ilvl w:val="7"/>
          <w:numId w:val="41"/>
        </w:numPr>
      </w:pPr>
      <w:r w:rsidRPr="005223F4">
        <w:t>dfdl:</w:t>
      </w:r>
      <w:r w:rsidR="009B7948" w:rsidRPr="005223F4">
        <w:t>calendarCheckPolicy</w:t>
      </w:r>
    </w:p>
    <w:p w14:paraId="0456796B" w14:textId="77777777" w:rsidR="004676F8" w:rsidRPr="005223F4" w:rsidRDefault="004676F8" w:rsidP="004676F8">
      <w:pPr>
        <w:numPr>
          <w:ilvl w:val="7"/>
          <w:numId w:val="41"/>
        </w:numPr>
      </w:pPr>
      <w:r w:rsidRPr="005223F4">
        <w:t>dfdl:calendarTimeZone</w:t>
      </w:r>
    </w:p>
    <w:p w14:paraId="047CA4FD" w14:textId="77777777" w:rsidR="004676F8" w:rsidRPr="005223F4" w:rsidRDefault="004676F8" w:rsidP="004676F8">
      <w:pPr>
        <w:numPr>
          <w:ilvl w:val="7"/>
          <w:numId w:val="41"/>
        </w:numPr>
      </w:pPr>
      <w:r w:rsidRPr="005223F4">
        <w:t>dfdl:calendarObserveDST</w:t>
      </w:r>
    </w:p>
    <w:p w14:paraId="3CD22A58" w14:textId="77777777" w:rsidR="004676F8" w:rsidRPr="005223F4" w:rsidRDefault="004676F8" w:rsidP="004676F8">
      <w:pPr>
        <w:numPr>
          <w:ilvl w:val="7"/>
          <w:numId w:val="41"/>
        </w:numPr>
      </w:pPr>
      <w:r w:rsidRPr="005223F4">
        <w:t>dfdl:calendarFirstDayOfWeek</w:t>
      </w:r>
    </w:p>
    <w:p w14:paraId="65AF40CB" w14:textId="77777777" w:rsidR="004676F8" w:rsidRPr="005223F4" w:rsidRDefault="004676F8" w:rsidP="004676F8">
      <w:pPr>
        <w:numPr>
          <w:ilvl w:val="7"/>
          <w:numId w:val="41"/>
        </w:numPr>
      </w:pPr>
      <w:r w:rsidRPr="005223F4">
        <w:t>dfdl:calendarDaysInFirstWeek</w:t>
      </w:r>
    </w:p>
    <w:p w14:paraId="0F5588E3" w14:textId="77777777" w:rsidR="00FA2ECD" w:rsidRPr="005223F4" w:rsidRDefault="004676F8" w:rsidP="004676F8">
      <w:pPr>
        <w:numPr>
          <w:ilvl w:val="7"/>
          <w:numId w:val="41"/>
        </w:numPr>
      </w:pPr>
      <w:r w:rsidRPr="005223F4">
        <w:t>dfdl:calendarCenturyStart</w:t>
      </w:r>
    </w:p>
    <w:p w14:paraId="5F711779" w14:textId="77777777" w:rsidR="00FA2ECD" w:rsidRPr="005223F4" w:rsidRDefault="00FA2ECD" w:rsidP="00FA2ECD">
      <w:pPr>
        <w:numPr>
          <w:ilvl w:val="6"/>
          <w:numId w:val="41"/>
        </w:numPr>
        <w:rPr>
          <w:i/>
        </w:rPr>
      </w:pPr>
      <w:r w:rsidRPr="005223F4">
        <w:rPr>
          <w:i/>
        </w:rPr>
        <w:t>“binarySeconds”, “binaryMilliseconds”</w:t>
      </w:r>
    </w:p>
    <w:p w14:paraId="109E60D7" w14:textId="77777777" w:rsidR="00FA2ECD" w:rsidRPr="005223F4" w:rsidRDefault="00FA2ECD" w:rsidP="00FA2ECD">
      <w:pPr>
        <w:numPr>
          <w:ilvl w:val="7"/>
          <w:numId w:val="41"/>
        </w:numPr>
      </w:pPr>
      <w:r w:rsidRPr="005223F4">
        <w:t>dfdl:binaryCalendarEpoch</w:t>
      </w:r>
    </w:p>
    <w:p w14:paraId="26F5D074" w14:textId="77777777" w:rsidR="00FA2ECD" w:rsidRPr="005223F4" w:rsidRDefault="00FA2ECD" w:rsidP="00FA2ECD">
      <w:pPr>
        <w:numPr>
          <w:ilvl w:val="2"/>
          <w:numId w:val="41"/>
        </w:numPr>
      </w:pPr>
      <w:r w:rsidRPr="005223F4">
        <w:rPr>
          <w:i/>
          <w:iCs/>
        </w:rPr>
        <w:t>"Opaque"</w:t>
      </w:r>
      <w:r w:rsidRPr="005223F4">
        <w:t xml:space="preserve"> </w:t>
      </w:r>
    </w:p>
    <w:p w14:paraId="3F4ABC65" w14:textId="77777777" w:rsidR="00FA2ECD" w:rsidRPr="005223F4" w:rsidRDefault="00FA2ECD" w:rsidP="00FA2ECD">
      <w:pPr>
        <w:numPr>
          <w:ilvl w:val="2"/>
          <w:numId w:val="41"/>
        </w:numPr>
      </w:pPr>
      <w:r w:rsidRPr="005223F4">
        <w:rPr>
          <w:i/>
          <w:iCs/>
        </w:rPr>
        <w:t>"Boolean"</w:t>
      </w:r>
      <w:r w:rsidRPr="005223F4">
        <w:t xml:space="preserve"> </w:t>
      </w:r>
    </w:p>
    <w:p w14:paraId="312A48C2" w14:textId="77777777" w:rsidR="00FA2ECD" w:rsidRPr="005223F4" w:rsidRDefault="00FA2ECD" w:rsidP="00FA2ECD">
      <w:pPr>
        <w:numPr>
          <w:ilvl w:val="3"/>
          <w:numId w:val="41"/>
        </w:numPr>
      </w:pPr>
      <w:r w:rsidRPr="005223F4">
        <w:t xml:space="preserve">dfdl:representation </w:t>
      </w:r>
    </w:p>
    <w:p w14:paraId="3E35FAB1" w14:textId="77777777" w:rsidR="00FA2ECD" w:rsidRPr="005223F4" w:rsidRDefault="00FA2ECD" w:rsidP="00FA2ECD">
      <w:pPr>
        <w:numPr>
          <w:ilvl w:val="4"/>
          <w:numId w:val="41"/>
        </w:numPr>
      </w:pPr>
      <w:r w:rsidRPr="005223F4">
        <w:rPr>
          <w:i/>
          <w:iCs/>
        </w:rPr>
        <w:t>"text"</w:t>
      </w:r>
      <w:r w:rsidRPr="005223F4">
        <w:t xml:space="preserve"> </w:t>
      </w:r>
    </w:p>
    <w:p w14:paraId="37DF2554" w14:textId="77777777" w:rsidR="00FA2ECD" w:rsidRPr="005223F4" w:rsidRDefault="00FA2ECD" w:rsidP="00FA2ECD">
      <w:pPr>
        <w:numPr>
          <w:ilvl w:val="5"/>
          <w:numId w:val="41"/>
        </w:numPr>
      </w:pPr>
      <w:r w:rsidRPr="005223F4">
        <w:t xml:space="preserve">dfdl:textBooleanTrueRep </w:t>
      </w:r>
    </w:p>
    <w:p w14:paraId="06A7D6DE" w14:textId="77777777" w:rsidR="00FA2ECD" w:rsidRPr="005223F4" w:rsidRDefault="00FA2ECD" w:rsidP="00FA2ECD">
      <w:pPr>
        <w:numPr>
          <w:ilvl w:val="5"/>
          <w:numId w:val="41"/>
        </w:numPr>
      </w:pPr>
      <w:r w:rsidRPr="005223F4">
        <w:t>dfdl:textBooleanFalseRep</w:t>
      </w:r>
    </w:p>
    <w:p w14:paraId="6FEAC3D5" w14:textId="77777777" w:rsidR="00FA2ECD" w:rsidRPr="005223F4" w:rsidRDefault="00FA2ECD" w:rsidP="00FA2ECD">
      <w:pPr>
        <w:numPr>
          <w:ilvl w:val="5"/>
          <w:numId w:val="41"/>
        </w:numPr>
        <w:rPr>
          <w:i/>
        </w:rPr>
      </w:pPr>
      <w:r w:rsidRPr="005223F4">
        <w:rPr>
          <w:rFonts w:cs="Arial"/>
        </w:rPr>
        <w:t>dfdl:textBidi</w:t>
      </w:r>
    </w:p>
    <w:p w14:paraId="1C67C3A2" w14:textId="77777777" w:rsidR="00FA2ECD" w:rsidRPr="005223F4" w:rsidRDefault="00FA2ECD" w:rsidP="00FA2ECD">
      <w:pPr>
        <w:numPr>
          <w:ilvl w:val="6"/>
          <w:numId w:val="41"/>
        </w:numPr>
        <w:rPr>
          <w:i/>
        </w:rPr>
      </w:pPr>
      <w:commentRangeStart w:id="7771"/>
      <w:r w:rsidRPr="005223F4">
        <w:rPr>
          <w:rFonts w:cs="Arial"/>
        </w:rPr>
        <w:t>dfdl:textBidi</w:t>
      </w:r>
      <w:del w:id="7772" w:author="Steve Hanson" w:date="2012-02-28T15:02:00Z">
        <w:r w:rsidRPr="005223F4" w:rsidDel="00654EC0">
          <w:rPr>
            <w:rFonts w:cs="Arial"/>
          </w:rPr>
          <w:delText>Text</w:delText>
        </w:r>
      </w:del>
      <w:r w:rsidRPr="005223F4">
        <w:rPr>
          <w:rFonts w:cs="Arial"/>
        </w:rPr>
        <w:t>Ordering</w:t>
      </w:r>
      <w:commentRangeEnd w:id="7771"/>
      <w:r w:rsidR="00654EC0">
        <w:rPr>
          <w:rStyle w:val="CommentReference"/>
        </w:rPr>
        <w:commentReference w:id="7771"/>
      </w:r>
    </w:p>
    <w:p w14:paraId="53C8DE10" w14:textId="77777777" w:rsidR="00FA2ECD" w:rsidRPr="005223F4" w:rsidRDefault="00FA2ECD" w:rsidP="00FA2ECD">
      <w:pPr>
        <w:numPr>
          <w:ilvl w:val="6"/>
          <w:numId w:val="41"/>
        </w:numPr>
        <w:rPr>
          <w:i/>
        </w:rPr>
      </w:pPr>
      <w:r w:rsidRPr="005223F4">
        <w:rPr>
          <w:rFonts w:cs="Arial"/>
        </w:rPr>
        <w:t>dfdl:textBiDiOrientation</w:t>
      </w:r>
    </w:p>
    <w:p w14:paraId="5BFBFF33" w14:textId="77777777" w:rsidR="00FA2ECD" w:rsidRPr="005223F4" w:rsidRDefault="00FA2ECD" w:rsidP="00FA2ECD">
      <w:pPr>
        <w:numPr>
          <w:ilvl w:val="6"/>
          <w:numId w:val="41"/>
        </w:numPr>
        <w:rPr>
          <w:i/>
        </w:rPr>
      </w:pPr>
      <w:commentRangeStart w:id="7773"/>
      <w:r w:rsidRPr="005223F4">
        <w:rPr>
          <w:rFonts w:cs="Arial"/>
        </w:rPr>
        <w:t>dfdl:textBidiSymmetric</w:t>
      </w:r>
      <w:commentRangeEnd w:id="7773"/>
      <w:r w:rsidR="00654EC0">
        <w:rPr>
          <w:rStyle w:val="CommentReference"/>
        </w:rPr>
        <w:commentReference w:id="7773"/>
      </w:r>
    </w:p>
    <w:p w14:paraId="6D7A3D3D" w14:textId="77777777" w:rsidR="00FA2ECD" w:rsidRPr="005223F4" w:rsidRDefault="00FA2ECD" w:rsidP="00FA2ECD">
      <w:pPr>
        <w:numPr>
          <w:ilvl w:val="6"/>
          <w:numId w:val="41"/>
        </w:numPr>
      </w:pPr>
      <w:r w:rsidRPr="005223F4">
        <w:rPr>
          <w:iCs/>
        </w:rPr>
        <w:t>dfdl:textBidiTextShaped</w:t>
      </w:r>
      <w:r w:rsidRPr="005223F4">
        <w:t xml:space="preserve"> </w:t>
      </w:r>
    </w:p>
    <w:p w14:paraId="058C34B7" w14:textId="77777777" w:rsidR="00FA2ECD" w:rsidRPr="005223F4" w:rsidRDefault="00FA2ECD" w:rsidP="00FA2ECD">
      <w:pPr>
        <w:numPr>
          <w:ilvl w:val="4"/>
          <w:numId w:val="41"/>
        </w:numPr>
      </w:pPr>
      <w:r w:rsidRPr="005223F4">
        <w:rPr>
          <w:i/>
          <w:iCs/>
        </w:rPr>
        <w:t>"binary"</w:t>
      </w:r>
      <w:r w:rsidRPr="005223F4">
        <w:t xml:space="preserve"> </w:t>
      </w:r>
    </w:p>
    <w:p w14:paraId="0D63DCFC" w14:textId="2490414F" w:rsidR="00AB5ADD" w:rsidRDefault="00AB5ADD" w:rsidP="00FA2ECD">
      <w:pPr>
        <w:numPr>
          <w:ilvl w:val="5"/>
          <w:numId w:val="41"/>
        </w:numPr>
        <w:rPr>
          <w:ins w:id="7774" w:author="Steve Hanson" w:date="2012-08-10T14:27:00Z"/>
        </w:rPr>
      </w:pPr>
      <w:ins w:id="7775" w:author="Steve Hanson" w:date="2012-08-10T14:27:00Z">
        <w:r>
          <w:t>dfdl:byteOrder</w:t>
        </w:r>
      </w:ins>
    </w:p>
    <w:p w14:paraId="6ECF0527" w14:textId="77777777" w:rsidR="00FA2ECD" w:rsidRPr="005223F4" w:rsidRDefault="00FA2ECD" w:rsidP="00FA2ECD">
      <w:pPr>
        <w:numPr>
          <w:ilvl w:val="5"/>
          <w:numId w:val="41"/>
        </w:numPr>
      </w:pPr>
      <w:r w:rsidRPr="005223F4">
        <w:t xml:space="preserve">dfdl:binaryBooleanTrueRep </w:t>
      </w:r>
    </w:p>
    <w:p w14:paraId="17059D9C" w14:textId="77777777" w:rsidR="00FA2ECD" w:rsidRPr="005223F4" w:rsidRDefault="00FA2ECD" w:rsidP="00FA2ECD">
      <w:pPr>
        <w:numPr>
          <w:ilvl w:val="5"/>
          <w:numId w:val="41"/>
        </w:numPr>
      </w:pPr>
      <w:r w:rsidRPr="005223F4">
        <w:t xml:space="preserve">dfdl:binaryBooleanFalseRep </w:t>
      </w:r>
    </w:p>
    <w:p w14:paraId="4D7C27A3" w14:textId="77777777" w:rsidR="00FA2ECD" w:rsidRPr="005223F4" w:rsidRDefault="00FA2ECD" w:rsidP="00FA2ECD">
      <w:pPr>
        <w:pStyle w:val="nobreak"/>
        <w:numPr>
          <w:ilvl w:val="0"/>
          <w:numId w:val="41"/>
        </w:numPr>
        <w:rPr>
          <w:i/>
        </w:rPr>
      </w:pPr>
      <w:r w:rsidRPr="005223F4">
        <w:rPr>
          <w:i/>
        </w:rPr>
        <w:t xml:space="preserve">Unparsing: insertion &amp; framing </w:t>
      </w:r>
    </w:p>
    <w:p w14:paraId="2F097A5F" w14:textId="77777777" w:rsidR="00785685" w:rsidRPr="005223F4" w:rsidRDefault="00FA2ECD" w:rsidP="00FA2ECD">
      <w:pPr>
        <w:pStyle w:val="nobreak"/>
        <w:numPr>
          <w:ilvl w:val="1"/>
          <w:numId w:val="41"/>
        </w:numPr>
      </w:pPr>
      <w:r w:rsidRPr="005223F4">
        <w:t>dfdl:</w:t>
      </w:r>
      <w:r w:rsidR="008432CD" w:rsidRPr="005223F4">
        <w:t>leadingSkip</w:t>
      </w:r>
    </w:p>
    <w:p w14:paraId="19A86668"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6C6D59BA" w14:textId="77777777" w:rsidR="000B1112" w:rsidRPr="005223F4" w:rsidRDefault="00FA2ECD" w:rsidP="00FA2ECD">
      <w:pPr>
        <w:pStyle w:val="nobreak"/>
        <w:numPr>
          <w:ilvl w:val="1"/>
          <w:numId w:val="41"/>
        </w:numPr>
      </w:pPr>
      <w:r w:rsidRPr="005223F4">
        <w:t>dfdl:alignment</w:t>
      </w:r>
    </w:p>
    <w:p w14:paraId="3A182C62" w14:textId="77777777" w:rsidR="00FA2ECD" w:rsidRPr="005223F4" w:rsidRDefault="000B1112" w:rsidP="000B1112">
      <w:pPr>
        <w:pStyle w:val="nobreak"/>
        <w:numPr>
          <w:ilvl w:val="2"/>
          <w:numId w:val="41"/>
        </w:numPr>
      </w:pPr>
      <w:r w:rsidRPr="005223F4">
        <w:rPr>
          <w:i/>
          <w:iCs/>
        </w:rPr>
        <w:t>not “implicit”</w:t>
      </w:r>
      <w:r w:rsidR="00FA2ECD" w:rsidRPr="005223F4">
        <w:t xml:space="preserve"> </w:t>
      </w:r>
    </w:p>
    <w:p w14:paraId="4C6B7029" w14:textId="77777777" w:rsidR="00FA2ECD" w:rsidRPr="005223F4" w:rsidRDefault="00FA2ECD" w:rsidP="000B1112">
      <w:pPr>
        <w:numPr>
          <w:ilvl w:val="3"/>
          <w:numId w:val="41"/>
        </w:numPr>
      </w:pPr>
      <w:r w:rsidRPr="005223F4">
        <w:t xml:space="preserve">dfdl:alignmentUnits </w:t>
      </w:r>
    </w:p>
    <w:p w14:paraId="50BAB673" w14:textId="65A69C27" w:rsidR="00FA2ECD" w:rsidRPr="005223F4" w:rsidDel="00AB5ADD" w:rsidRDefault="00FA2ECD" w:rsidP="00FA2ECD">
      <w:pPr>
        <w:pStyle w:val="nobreak"/>
        <w:numPr>
          <w:ilvl w:val="1"/>
          <w:numId w:val="41"/>
        </w:numPr>
        <w:rPr>
          <w:del w:id="7776" w:author="Steve Hanson" w:date="2012-08-10T14:30:00Z"/>
        </w:rPr>
      </w:pPr>
      <w:del w:id="7777" w:author="Steve Hanson" w:date="2012-08-10T14:30:00Z">
        <w:r w:rsidRPr="005223F4" w:rsidDel="00AB5ADD">
          <w:delText xml:space="preserve">dfdl:initiator </w:delText>
        </w:r>
      </w:del>
    </w:p>
    <w:p w14:paraId="25F646A6" w14:textId="702DA5EA" w:rsidR="00FA2ECD" w:rsidRPr="005223F4" w:rsidDel="00AB5ADD" w:rsidRDefault="00FA2ECD" w:rsidP="00FA2ECD">
      <w:pPr>
        <w:pStyle w:val="nobreak"/>
        <w:numPr>
          <w:ilvl w:val="2"/>
          <w:numId w:val="41"/>
        </w:numPr>
        <w:rPr>
          <w:del w:id="7778" w:author="Steve Hanson" w:date="2012-08-10T14:30:00Z"/>
          <w:i/>
          <w:iCs/>
        </w:rPr>
      </w:pPr>
      <w:del w:id="7779" w:author="Steve Hanson" w:date="2012-08-10T14:30:00Z">
        <w:r w:rsidRPr="005223F4" w:rsidDel="00AB5ADD">
          <w:delText>dfdl:</w:delText>
        </w:r>
        <w:r w:rsidR="00BC3F9C" w:rsidRPr="005223F4" w:rsidDel="00AB5ADD">
          <w:delText xml:space="preserve">nilValueDelimiterPolicy </w:delText>
        </w:r>
        <w:r w:rsidR="003A482E" w:rsidRPr="005223F4" w:rsidDel="00AB5ADD">
          <w:rPr>
            <w:i/>
          </w:rPr>
          <w:delText>(</w:delText>
        </w:r>
        <w:r w:rsidR="003A482E" w:rsidRPr="005223F4" w:rsidDel="00AB5ADD">
          <w:rPr>
            <w:i/>
            <w:iCs/>
          </w:rPr>
          <w:delText>does not apply to simple</w:delText>
        </w:r>
      </w:del>
      <w:del w:id="7780" w:author="Steve Hanson" w:date="2012-02-27T19:24:00Z">
        <w:r w:rsidR="003A482E" w:rsidRPr="005223F4" w:rsidDel="00A5654C">
          <w:rPr>
            <w:i/>
            <w:iCs/>
          </w:rPr>
          <w:delText xml:space="preserve"> t</w:delText>
        </w:r>
      </w:del>
      <w:del w:id="7781" w:author="Steve Hanson" w:date="2012-08-10T14:30:00Z">
        <w:r w:rsidR="003A482E" w:rsidRPr="005223F4" w:rsidDel="00AB5ADD">
          <w:rPr>
            <w:i/>
            <w:iCs/>
          </w:rPr>
          <w:delText>ype</w:delText>
        </w:r>
      </w:del>
      <w:del w:id="7782" w:author="Steve Hanson" w:date="2012-02-27T19:24:00Z">
        <w:r w:rsidR="003A482E" w:rsidRPr="005223F4" w:rsidDel="00A5654C">
          <w:rPr>
            <w:i/>
            <w:iCs/>
          </w:rPr>
          <w:delText>s</w:delText>
        </w:r>
      </w:del>
      <w:del w:id="7783" w:author="Steve Hanson" w:date="2012-08-10T14:30:00Z">
        <w:r w:rsidR="003A482E" w:rsidRPr="005223F4" w:rsidDel="00AB5ADD">
          <w:rPr>
            <w:i/>
            <w:iCs/>
          </w:rPr>
          <w:delText>)</w:delText>
        </w:r>
      </w:del>
    </w:p>
    <w:p w14:paraId="41927C3D" w14:textId="1EFAEC13" w:rsidR="007A090D" w:rsidDel="00AB5ADD" w:rsidRDefault="007A090D" w:rsidP="005B0FE2">
      <w:pPr>
        <w:numPr>
          <w:ilvl w:val="2"/>
          <w:numId w:val="45"/>
        </w:numPr>
        <w:rPr>
          <w:ins w:id="7784" w:author="mbeckerle" w:date="2012-07-03T10:00:00Z"/>
          <w:del w:id="7785" w:author="Steve Hanson" w:date="2012-08-10T14:30:00Z"/>
        </w:rPr>
      </w:pPr>
      <w:commentRangeStart w:id="7786"/>
      <w:ins w:id="7787" w:author="mbeckerle" w:date="2012-07-03T10:00:00Z">
        <w:del w:id="7788" w:author="Steve Hanson" w:date="2012-08-10T14:30:00Z">
          <w:r w:rsidDel="00AB5ADD">
            <w:delText>dfdl:escapeSchemeRef</w:delText>
          </w:r>
        </w:del>
      </w:ins>
      <w:commentRangeEnd w:id="7786"/>
      <w:ins w:id="7789" w:author="mbeckerle" w:date="2012-07-03T10:01:00Z">
        <w:del w:id="7790" w:author="Steve Hanson" w:date="2012-08-10T14:30:00Z">
          <w:r w:rsidDel="00AB5ADD">
            <w:rPr>
              <w:rStyle w:val="CommentReference"/>
            </w:rPr>
            <w:commentReference w:id="7786"/>
          </w:r>
        </w:del>
      </w:ins>
    </w:p>
    <w:p w14:paraId="74012538" w14:textId="59DC8AC7" w:rsidR="00E60028" w:rsidRPr="005223F4" w:rsidDel="00AB5ADD" w:rsidRDefault="00E60028" w:rsidP="005B0FE2">
      <w:pPr>
        <w:numPr>
          <w:ilvl w:val="2"/>
          <w:numId w:val="45"/>
        </w:numPr>
        <w:rPr>
          <w:del w:id="7791" w:author="Steve Hanson" w:date="2012-08-10T14:30:00Z"/>
        </w:rPr>
      </w:pPr>
      <w:del w:id="7792" w:author="Steve Hanson" w:date="2012-08-10T14:30:00Z">
        <w:r w:rsidRPr="005223F4" w:rsidDel="00AB5ADD">
          <w:delText>dfdl:</w:delText>
        </w:r>
        <w:r w:rsidR="00BC3F9C" w:rsidRPr="005223F4" w:rsidDel="00AB5ADD">
          <w:delText>emptyValueDelimiterPolicy</w:delText>
        </w:r>
        <w:r w:rsidRPr="005223F4" w:rsidDel="00AB5ADD">
          <w:delText xml:space="preserve"> </w:delText>
        </w:r>
      </w:del>
    </w:p>
    <w:p w14:paraId="6AFDCA28" w14:textId="77777777" w:rsidR="00FA2ECD" w:rsidRPr="005223F4" w:rsidRDefault="00F4248B" w:rsidP="00F4248B">
      <w:pPr>
        <w:numPr>
          <w:ilvl w:val="1"/>
          <w:numId w:val="41"/>
        </w:numPr>
        <w:rPr>
          <w:i/>
        </w:rPr>
      </w:pPr>
      <w:r w:rsidRPr="005223F4">
        <w:t>dfdl:representation</w:t>
      </w:r>
      <w:r w:rsidR="00FA2ECD" w:rsidRPr="005223F4">
        <w:rPr>
          <w:i/>
        </w:rPr>
        <w:t xml:space="preserve"> “text”</w:t>
      </w:r>
      <w:r w:rsidRPr="005223F4">
        <w:rPr>
          <w:i/>
        </w:rPr>
        <w:t xml:space="preserve"> or xs:simpleType 'string'</w:t>
      </w:r>
    </w:p>
    <w:p w14:paraId="25414144" w14:textId="77777777" w:rsidR="00FA2ECD" w:rsidRPr="005223F4" w:rsidRDefault="00FA2ECD" w:rsidP="00F4248B">
      <w:pPr>
        <w:numPr>
          <w:ilvl w:val="2"/>
          <w:numId w:val="41"/>
        </w:numPr>
        <w:rPr>
          <w:i/>
        </w:rPr>
      </w:pPr>
      <w:r w:rsidRPr="005223F4">
        <w:t>dfdl:escapeSchemeRef</w:t>
      </w:r>
    </w:p>
    <w:p w14:paraId="5371945C" w14:textId="77777777" w:rsidR="00FA2ECD" w:rsidRPr="005223F4" w:rsidRDefault="00FA2ECD" w:rsidP="00F4248B">
      <w:pPr>
        <w:numPr>
          <w:ilvl w:val="2"/>
          <w:numId w:val="41"/>
        </w:numPr>
      </w:pPr>
      <w:r w:rsidRPr="005223F4">
        <w:t xml:space="preserve">dfdl:lengthKind </w:t>
      </w:r>
    </w:p>
    <w:p w14:paraId="47557246" w14:textId="77777777" w:rsidR="00FA2ECD" w:rsidRPr="005223F4" w:rsidRDefault="00FA2ECD" w:rsidP="00F4248B">
      <w:pPr>
        <w:numPr>
          <w:ilvl w:val="3"/>
          <w:numId w:val="41"/>
        </w:numPr>
      </w:pPr>
      <w:r w:rsidRPr="005223F4">
        <w:rPr>
          <w:i/>
          <w:iCs/>
        </w:rPr>
        <w:t>“implicit”</w:t>
      </w:r>
      <w:r w:rsidRPr="005223F4">
        <w:t xml:space="preserve"> </w:t>
      </w:r>
    </w:p>
    <w:p w14:paraId="340DD400" w14:textId="77777777" w:rsidR="00FA2ECD" w:rsidRPr="005223F4" w:rsidRDefault="00FA2ECD" w:rsidP="00F87596">
      <w:pPr>
        <w:numPr>
          <w:ilvl w:val="4"/>
          <w:numId w:val="41"/>
        </w:numPr>
      </w:pPr>
      <w:r w:rsidRPr="005223F4">
        <w:t xml:space="preserve">xs:maxLength </w:t>
      </w:r>
      <w:r w:rsidRPr="005223F4">
        <w:rPr>
          <w:i/>
        </w:rPr>
        <w:t>or</w:t>
      </w:r>
      <w:r w:rsidRPr="005223F4">
        <w:t xml:space="preserve"> dfdl:textBoolean</w:t>
      </w:r>
      <w:ins w:id="7793" w:author="Steve Hanson" w:date="2012-02-24T11:33:00Z">
        <w:r w:rsidR="006A53D2">
          <w:t>TrueRep/dfdl:textBooleanFalseRep</w:t>
        </w:r>
      </w:ins>
      <w:del w:id="7794" w:author="Steve Hanson" w:date="2012-02-24T11:33:00Z">
        <w:r w:rsidRPr="005223F4" w:rsidDel="006A53D2">
          <w:delText>yyyRep</w:delText>
        </w:r>
      </w:del>
    </w:p>
    <w:p w14:paraId="118AE569" w14:textId="77777777" w:rsidR="00FA2ECD" w:rsidRPr="005223F4" w:rsidRDefault="00FA2ECD" w:rsidP="00F4248B">
      <w:pPr>
        <w:numPr>
          <w:ilvl w:val="4"/>
          <w:numId w:val="41"/>
        </w:numPr>
      </w:pPr>
      <w:r w:rsidRPr="005223F4">
        <w:t>dfdl:lengthUnits</w:t>
      </w:r>
    </w:p>
    <w:p w14:paraId="188FA5B8" w14:textId="77777777" w:rsidR="00FA2ECD" w:rsidRPr="005223F4" w:rsidRDefault="00FA2ECD" w:rsidP="00F4248B">
      <w:pPr>
        <w:numPr>
          <w:ilvl w:val="4"/>
          <w:numId w:val="41"/>
        </w:numPr>
      </w:pPr>
      <w:r w:rsidRPr="005223F4">
        <w:t xml:space="preserve">dfdl:textPadKind </w:t>
      </w:r>
    </w:p>
    <w:p w14:paraId="59D53CA3"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64842D47"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F4248B">
      <w:pPr>
        <w:numPr>
          <w:ilvl w:val="4"/>
          <w:numId w:val="41"/>
        </w:numPr>
      </w:pPr>
      <w:r w:rsidRPr="005223F4">
        <w:t>dfdl:truncateSpecifiedLengthString</w:t>
      </w:r>
    </w:p>
    <w:p w14:paraId="054F9E9A" w14:textId="77777777" w:rsidR="00FA2ECD" w:rsidRPr="005223F4" w:rsidRDefault="00FA2ECD" w:rsidP="00F4248B">
      <w:pPr>
        <w:numPr>
          <w:ilvl w:val="3"/>
          <w:numId w:val="41"/>
        </w:numPr>
        <w:rPr>
          <w:i/>
        </w:rPr>
      </w:pPr>
      <w:r w:rsidRPr="005223F4">
        <w:rPr>
          <w:i/>
        </w:rPr>
        <w:t>“explicit”</w:t>
      </w:r>
    </w:p>
    <w:p w14:paraId="5A8431D7" w14:textId="77777777" w:rsidR="00FA2ECD" w:rsidRPr="005223F4" w:rsidRDefault="00FA2ECD" w:rsidP="00F4248B">
      <w:pPr>
        <w:numPr>
          <w:ilvl w:val="4"/>
          <w:numId w:val="41"/>
        </w:numPr>
      </w:pPr>
      <w:r w:rsidRPr="005223F4">
        <w:t xml:space="preserve">dfdl:length </w:t>
      </w:r>
    </w:p>
    <w:p w14:paraId="1C78F247" w14:textId="77777777" w:rsidR="00FA2ECD" w:rsidRPr="005223F4" w:rsidRDefault="00FA2ECD" w:rsidP="00F4248B">
      <w:pPr>
        <w:numPr>
          <w:ilvl w:val="4"/>
          <w:numId w:val="41"/>
        </w:numPr>
      </w:pPr>
      <w:r w:rsidRPr="005223F4">
        <w:t xml:space="preserve">dfdl:lengthUnits </w:t>
      </w:r>
    </w:p>
    <w:p w14:paraId="66F35A38" w14:textId="77777777" w:rsidR="00FA2ECD" w:rsidRPr="005223F4" w:rsidRDefault="00FA2ECD" w:rsidP="00F4248B">
      <w:pPr>
        <w:numPr>
          <w:ilvl w:val="4"/>
          <w:numId w:val="41"/>
        </w:numPr>
      </w:pPr>
      <w:r w:rsidRPr="005223F4">
        <w:t xml:space="preserve">dfdl:textPadKind </w:t>
      </w:r>
    </w:p>
    <w:p w14:paraId="20D8FAA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3F157AA4"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360EBD78" w14:textId="77777777" w:rsidR="00FA2ECD" w:rsidRPr="005223F4" w:rsidRDefault="00FA2ECD" w:rsidP="00F4248B">
      <w:pPr>
        <w:numPr>
          <w:ilvl w:val="4"/>
          <w:numId w:val="41"/>
        </w:numPr>
      </w:pPr>
      <w:r w:rsidRPr="005223F4">
        <w:t>dfdl:truncateSpecifiedLengthString</w:t>
      </w:r>
    </w:p>
    <w:p w14:paraId="6E8780E7" w14:textId="77777777" w:rsidR="00FA2ECD" w:rsidRPr="005223F4" w:rsidRDefault="00FA2ECD" w:rsidP="00F4248B">
      <w:pPr>
        <w:numPr>
          <w:ilvl w:val="3"/>
          <w:numId w:val="41"/>
        </w:numPr>
      </w:pPr>
      <w:r w:rsidRPr="005223F4">
        <w:rPr>
          <w:i/>
          <w:iCs/>
        </w:rPr>
        <w:t>"prefixed"</w:t>
      </w:r>
      <w:r w:rsidRPr="005223F4">
        <w:t xml:space="preserve"> </w:t>
      </w:r>
    </w:p>
    <w:p w14:paraId="5F6915BA" w14:textId="77777777" w:rsidR="00FA2ECD" w:rsidRPr="005223F4" w:rsidRDefault="00FA2ECD" w:rsidP="00F4248B">
      <w:pPr>
        <w:numPr>
          <w:ilvl w:val="4"/>
          <w:numId w:val="41"/>
        </w:numPr>
      </w:pPr>
      <w:r w:rsidRPr="005223F4">
        <w:t xml:space="preserve">dfdl:prefixLengthType </w:t>
      </w:r>
    </w:p>
    <w:p w14:paraId="5D736B7E" w14:textId="77777777" w:rsidR="00FA2ECD" w:rsidRPr="005223F4" w:rsidRDefault="00FA2ECD" w:rsidP="00F4248B">
      <w:pPr>
        <w:numPr>
          <w:ilvl w:val="4"/>
          <w:numId w:val="41"/>
        </w:numPr>
      </w:pPr>
      <w:r w:rsidRPr="005223F4">
        <w:t xml:space="preserve">dfdl:prefixIncludesPrefixLength </w:t>
      </w:r>
    </w:p>
    <w:p w14:paraId="2FEFA255" w14:textId="77777777" w:rsidR="00FA2ECD" w:rsidRPr="005223F4" w:rsidRDefault="00FA2ECD" w:rsidP="00F4248B">
      <w:pPr>
        <w:numPr>
          <w:ilvl w:val="4"/>
          <w:numId w:val="41"/>
        </w:numPr>
      </w:pPr>
      <w:r w:rsidRPr="005223F4">
        <w:t xml:space="preserve">dfdl:lengthUnits </w:t>
      </w:r>
    </w:p>
    <w:p w14:paraId="17335D64" w14:textId="77777777" w:rsidR="00FA2ECD" w:rsidRPr="005223F4" w:rsidRDefault="00FA2ECD" w:rsidP="00F4248B">
      <w:pPr>
        <w:numPr>
          <w:ilvl w:val="4"/>
          <w:numId w:val="41"/>
        </w:numPr>
      </w:pPr>
      <w:r w:rsidRPr="005223F4">
        <w:t xml:space="preserve">dfdl:textPadKind </w:t>
      </w:r>
    </w:p>
    <w:p w14:paraId="289275E2"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15C12D8E"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2EFD5AE2" w14:textId="77777777" w:rsidR="00FA2ECD" w:rsidRPr="005223F4" w:rsidRDefault="00FA2ECD" w:rsidP="00F4248B">
      <w:pPr>
        <w:numPr>
          <w:ilvl w:val="5"/>
          <w:numId w:val="41"/>
        </w:numPr>
      </w:pPr>
      <w:r w:rsidRPr="005223F4">
        <w:t xml:space="preserve">xs:minLength </w:t>
      </w:r>
      <w:r w:rsidRPr="005223F4">
        <w:rPr>
          <w:i/>
          <w:iCs/>
        </w:rPr>
        <w:t>or</w:t>
      </w:r>
      <w:r w:rsidRPr="005223F4">
        <w:t xml:space="preserve"> dfdl:textOutputMinLength</w:t>
      </w:r>
    </w:p>
    <w:p w14:paraId="48944FB7" w14:textId="77777777" w:rsidR="00FA2ECD" w:rsidRPr="005223F4" w:rsidRDefault="00FA2ECD" w:rsidP="00F4248B">
      <w:pPr>
        <w:numPr>
          <w:ilvl w:val="3"/>
          <w:numId w:val="41"/>
        </w:numPr>
      </w:pPr>
      <w:r w:rsidRPr="005223F4">
        <w:rPr>
          <w:i/>
          <w:iCs/>
        </w:rPr>
        <w:t>“pattern”, "delimited",</w:t>
      </w:r>
      <w:r w:rsidRPr="005223F4">
        <w:t xml:space="preserve"> </w:t>
      </w:r>
      <w:r w:rsidRPr="005223F4">
        <w:rPr>
          <w:i/>
          <w:iCs/>
        </w:rPr>
        <w:t>"endOfParent"</w:t>
      </w:r>
      <w:r w:rsidRPr="005223F4">
        <w:t xml:space="preserve"> </w:t>
      </w:r>
    </w:p>
    <w:p w14:paraId="7CC3017C" w14:textId="77777777" w:rsidR="00FA2ECD" w:rsidRPr="005223F4" w:rsidRDefault="00FA2ECD" w:rsidP="00F4248B">
      <w:pPr>
        <w:numPr>
          <w:ilvl w:val="4"/>
          <w:numId w:val="41"/>
        </w:numPr>
      </w:pPr>
      <w:r w:rsidRPr="005223F4">
        <w:t xml:space="preserve">dfdl:textPadKind </w:t>
      </w:r>
    </w:p>
    <w:p w14:paraId="601CE25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4F24EE6A"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56DB302C" w14:textId="77777777" w:rsidR="00FA2ECD" w:rsidRPr="005223F4" w:rsidRDefault="00FA2ECD" w:rsidP="00F4248B">
      <w:pPr>
        <w:numPr>
          <w:ilvl w:val="5"/>
          <w:numId w:val="41"/>
        </w:numPr>
      </w:pPr>
      <w:r w:rsidRPr="005223F4">
        <w:t xml:space="preserve">xs:minLength </w:t>
      </w:r>
      <w:r w:rsidRPr="005223F4">
        <w:rPr>
          <w:i/>
          <w:iCs/>
        </w:rPr>
        <w:t>or</w:t>
      </w:r>
      <w:r w:rsidRPr="005223F4">
        <w:t xml:space="preserve"> dfdl:textOutputMinLength</w:t>
      </w:r>
    </w:p>
    <w:p w14:paraId="31D3F5C1" w14:textId="77777777" w:rsidR="00FA2ECD" w:rsidRPr="005223F4" w:rsidRDefault="00F4248B" w:rsidP="00F4248B">
      <w:pPr>
        <w:numPr>
          <w:ilvl w:val="1"/>
          <w:numId w:val="41"/>
        </w:numPr>
        <w:rPr>
          <w:i/>
        </w:rPr>
      </w:pPr>
      <w:r w:rsidRPr="005223F4">
        <w:t>dfdl:representation</w:t>
      </w:r>
      <w:r w:rsidR="00FA2ECD" w:rsidRPr="005223F4">
        <w:rPr>
          <w:i/>
        </w:rPr>
        <w:t xml:space="preserve"> “binary”</w:t>
      </w:r>
      <w:r w:rsidRPr="005223F4">
        <w:rPr>
          <w:i/>
        </w:rPr>
        <w:t xml:space="preserve"> or xs:simpleType 'hexBinary'</w:t>
      </w:r>
    </w:p>
    <w:p w14:paraId="2B87CAED" w14:textId="77777777" w:rsidR="00FA2ECD" w:rsidRPr="005223F4" w:rsidRDefault="00FA2ECD" w:rsidP="00F4248B">
      <w:pPr>
        <w:numPr>
          <w:ilvl w:val="2"/>
          <w:numId w:val="41"/>
        </w:numPr>
      </w:pPr>
      <w:r w:rsidRPr="005223F4">
        <w:t xml:space="preserve">dfdl:lengthKind </w:t>
      </w:r>
    </w:p>
    <w:p w14:paraId="1380A976" w14:textId="77777777" w:rsidR="00FA2ECD" w:rsidRPr="005223F4" w:rsidRDefault="00FA2ECD" w:rsidP="00F4248B">
      <w:pPr>
        <w:numPr>
          <w:ilvl w:val="3"/>
          <w:numId w:val="41"/>
        </w:numPr>
      </w:pPr>
      <w:r w:rsidRPr="005223F4">
        <w:rPr>
          <w:i/>
          <w:iCs/>
        </w:rPr>
        <w:t>"implicit"</w:t>
      </w:r>
      <w:r w:rsidRPr="005223F4">
        <w:t xml:space="preserve"> </w:t>
      </w:r>
    </w:p>
    <w:p w14:paraId="49F1D2A8" w14:textId="77777777" w:rsidR="00FA2ECD" w:rsidRPr="005223F4" w:rsidRDefault="00FA2ECD" w:rsidP="00F4248B">
      <w:pPr>
        <w:numPr>
          <w:ilvl w:val="4"/>
          <w:numId w:val="41"/>
        </w:numPr>
      </w:pPr>
      <w:r w:rsidRPr="005223F4">
        <w:t xml:space="preserve">xs:maxLength </w:t>
      </w:r>
      <w:r w:rsidRPr="005223F4">
        <w:rPr>
          <w:i/>
        </w:rPr>
        <w:t>or</w:t>
      </w:r>
      <w:r w:rsidRPr="005223F4">
        <w:t xml:space="preserve"> xs:simpleType</w:t>
      </w:r>
    </w:p>
    <w:p w14:paraId="5D2B591C" w14:textId="77777777" w:rsidR="00FA2ECD" w:rsidRPr="005223F4" w:rsidRDefault="00FA2ECD" w:rsidP="00F4248B">
      <w:pPr>
        <w:numPr>
          <w:ilvl w:val="4"/>
          <w:numId w:val="41"/>
        </w:numPr>
      </w:pPr>
      <w:r w:rsidRPr="005223F4">
        <w:t xml:space="preserve">dfdl:lengthUnits </w:t>
      </w:r>
    </w:p>
    <w:p w14:paraId="63067E75" w14:textId="77777777" w:rsidR="00FA2ECD" w:rsidRPr="005223F4" w:rsidRDefault="00FA2ECD" w:rsidP="00F4248B">
      <w:pPr>
        <w:numPr>
          <w:ilvl w:val="3"/>
          <w:numId w:val="41"/>
        </w:numPr>
        <w:rPr>
          <w:i/>
        </w:rPr>
      </w:pPr>
      <w:r w:rsidRPr="005223F4">
        <w:rPr>
          <w:i/>
        </w:rPr>
        <w:t xml:space="preserve"> “explicit”</w:t>
      </w:r>
    </w:p>
    <w:p w14:paraId="0B2E2EF1" w14:textId="77777777" w:rsidR="00FA2ECD" w:rsidRPr="005223F4" w:rsidRDefault="00FA2ECD" w:rsidP="00F4248B">
      <w:pPr>
        <w:numPr>
          <w:ilvl w:val="4"/>
          <w:numId w:val="41"/>
        </w:numPr>
      </w:pPr>
      <w:r w:rsidRPr="005223F4">
        <w:t xml:space="preserve">dfdl:length </w:t>
      </w:r>
    </w:p>
    <w:p w14:paraId="05CB7E44" w14:textId="77777777" w:rsidR="00FA2ECD" w:rsidRPr="005223F4" w:rsidRDefault="00FA2ECD" w:rsidP="00F4248B">
      <w:pPr>
        <w:numPr>
          <w:ilvl w:val="4"/>
          <w:numId w:val="41"/>
        </w:numPr>
      </w:pPr>
      <w:r w:rsidRPr="005223F4">
        <w:t xml:space="preserve">dfdl:lengthUnits </w:t>
      </w:r>
    </w:p>
    <w:p w14:paraId="6AB79858" w14:textId="77777777" w:rsidR="00FA2ECD" w:rsidRPr="005223F4" w:rsidRDefault="00FA2ECD" w:rsidP="00F4248B">
      <w:pPr>
        <w:numPr>
          <w:ilvl w:val="3"/>
          <w:numId w:val="41"/>
        </w:numPr>
      </w:pPr>
      <w:r w:rsidRPr="005223F4">
        <w:rPr>
          <w:i/>
          <w:iCs/>
        </w:rPr>
        <w:t>"prefixed"</w:t>
      </w:r>
      <w:r w:rsidRPr="005223F4">
        <w:t xml:space="preserve"> </w:t>
      </w:r>
    </w:p>
    <w:p w14:paraId="205C572A" w14:textId="77777777" w:rsidR="00FA2ECD" w:rsidRPr="005223F4" w:rsidRDefault="00FA2ECD" w:rsidP="00F4248B">
      <w:pPr>
        <w:numPr>
          <w:ilvl w:val="4"/>
          <w:numId w:val="41"/>
        </w:numPr>
      </w:pPr>
      <w:r w:rsidRPr="005223F4">
        <w:t xml:space="preserve">dfdl:prefixLengthType </w:t>
      </w:r>
    </w:p>
    <w:p w14:paraId="1188AF04" w14:textId="77777777" w:rsidR="00FA2ECD" w:rsidRPr="005223F4" w:rsidRDefault="00FA2ECD" w:rsidP="00F4248B">
      <w:pPr>
        <w:numPr>
          <w:ilvl w:val="4"/>
          <w:numId w:val="41"/>
        </w:numPr>
      </w:pPr>
      <w:r w:rsidRPr="005223F4">
        <w:t xml:space="preserve">dfdl:prefixIncludesPrefixLength </w:t>
      </w:r>
    </w:p>
    <w:p w14:paraId="43AEEE3E" w14:textId="77777777" w:rsidR="00FA2ECD" w:rsidRPr="005223F4" w:rsidRDefault="00FA2ECD" w:rsidP="00F4248B">
      <w:pPr>
        <w:numPr>
          <w:ilvl w:val="4"/>
          <w:numId w:val="41"/>
        </w:numPr>
      </w:pPr>
      <w:r w:rsidRPr="005223F4">
        <w:t xml:space="preserve">dfdl:lengthUnits </w:t>
      </w:r>
    </w:p>
    <w:p w14:paraId="28F6866F" w14:textId="0241C9FC" w:rsidR="00FA2ECD" w:rsidRPr="005223F4" w:rsidRDefault="00B93795" w:rsidP="00F4248B">
      <w:pPr>
        <w:numPr>
          <w:ilvl w:val="3"/>
          <w:numId w:val="41"/>
        </w:numPr>
      </w:pPr>
      <w:commentRangeStart w:id="7795"/>
      <w:ins w:id="7796" w:author="Steve Hanson" w:date="2012-02-27T19:12:00Z">
        <w:r>
          <w:rPr>
            <w:i/>
            <w:iCs/>
          </w:rPr>
          <w:t>“delimited”,</w:t>
        </w:r>
        <w:del w:id="7797" w:author="mbeckerle" w:date="2012-04-22T21:14:00Z">
          <w:r w:rsidDel="004E7B13">
            <w:rPr>
              <w:i/>
              <w:iCs/>
            </w:rPr>
            <w:delText>”</w:delText>
          </w:r>
        </w:del>
        <w:commentRangeEnd w:id="7795"/>
        <w:r>
          <w:rPr>
            <w:rStyle w:val="CommentReference"/>
          </w:rPr>
          <w:commentReference w:id="7795"/>
        </w:r>
        <w:del w:id="7798" w:author="mbeckerle" w:date="2012-04-22T21:14:00Z">
          <w:r w:rsidDel="004E7B13">
            <w:rPr>
              <w:i/>
              <w:iCs/>
            </w:rPr>
            <w:delText>,</w:delText>
          </w:r>
        </w:del>
      </w:ins>
      <w:del w:id="7799" w:author="mbeckerle" w:date="2012-04-22T21:15:00Z">
        <w:r w:rsidR="00FA2ECD" w:rsidRPr="005223F4" w:rsidDel="004E7B13">
          <w:rPr>
            <w:i/>
            <w:iCs/>
          </w:rPr>
          <w:delText xml:space="preserve"> </w:delText>
        </w:r>
        <w:commentRangeStart w:id="7800"/>
        <w:r w:rsidR="00FA2ECD" w:rsidRPr="005223F4" w:rsidDel="004E7B13">
          <w:rPr>
            <w:i/>
            <w:iCs/>
          </w:rPr>
          <w:delText>“pattern”,</w:delText>
        </w:r>
      </w:del>
      <w:r w:rsidR="00FA2ECD" w:rsidRPr="005223F4">
        <w:rPr>
          <w:i/>
          <w:iCs/>
        </w:rPr>
        <w:t xml:space="preserve"> </w:t>
      </w:r>
      <w:commentRangeEnd w:id="7800"/>
      <w:r w:rsidR="0010253E">
        <w:rPr>
          <w:rStyle w:val="CommentReference"/>
        </w:rPr>
        <w:commentReference w:id="7800"/>
      </w:r>
      <w:r w:rsidR="00FA2ECD" w:rsidRPr="005223F4">
        <w:rPr>
          <w:i/>
          <w:iCs/>
        </w:rPr>
        <w:t>"endOfParent"</w:t>
      </w:r>
      <w:r w:rsidR="00FA2ECD" w:rsidRPr="005223F4">
        <w:t xml:space="preserve"> </w:t>
      </w:r>
    </w:p>
    <w:p w14:paraId="149015DC" w14:textId="77777777" w:rsidR="00FA2ECD" w:rsidRPr="005223F4" w:rsidRDefault="00FA2ECD" w:rsidP="00F4248B">
      <w:pPr>
        <w:numPr>
          <w:ilvl w:val="4"/>
          <w:numId w:val="41"/>
        </w:numPr>
        <w:rPr>
          <w:i/>
        </w:rPr>
      </w:pPr>
      <w:r w:rsidRPr="005223F4">
        <w:rPr>
          <w:i/>
        </w:rPr>
        <w:t>None</w:t>
      </w:r>
    </w:p>
    <w:p w14:paraId="7CC4CC55" w14:textId="77777777" w:rsidR="00AB5ADD" w:rsidRPr="005223F4" w:rsidRDefault="00AB5ADD" w:rsidP="00AB5ADD">
      <w:pPr>
        <w:pStyle w:val="nobreak"/>
        <w:numPr>
          <w:ilvl w:val="1"/>
          <w:numId w:val="41"/>
        </w:numPr>
        <w:rPr>
          <w:ins w:id="7801" w:author="Steve Hanson" w:date="2012-08-10T14:31:00Z"/>
        </w:rPr>
      </w:pPr>
      <w:ins w:id="7802" w:author="Steve Hanson" w:date="2012-08-10T14:31:00Z">
        <w:r w:rsidRPr="005223F4">
          <w:t xml:space="preserve">dfdl:initiator </w:t>
        </w:r>
      </w:ins>
    </w:p>
    <w:p w14:paraId="24DFC321" w14:textId="77777777" w:rsidR="00AB5ADD" w:rsidRPr="005223F4" w:rsidRDefault="00AB5ADD" w:rsidP="00AB5ADD">
      <w:pPr>
        <w:pStyle w:val="nobreak"/>
        <w:numPr>
          <w:ilvl w:val="2"/>
          <w:numId w:val="41"/>
        </w:numPr>
        <w:rPr>
          <w:ins w:id="7803" w:author="Steve Hanson" w:date="2012-08-10T14:31:00Z"/>
          <w:i/>
          <w:iCs/>
        </w:rPr>
      </w:pPr>
      <w:ins w:id="7804" w:author="Steve Hanson" w:date="2012-08-10T14:31:00Z">
        <w:r w:rsidRPr="005223F4">
          <w:t xml:space="preserve">dfdl:nilValueDelimiterPolicy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35F40D24" w14:textId="77777777" w:rsidR="00AB5ADD" w:rsidRPr="005223F4" w:rsidRDefault="00AB5ADD" w:rsidP="00AB5ADD">
      <w:pPr>
        <w:numPr>
          <w:ilvl w:val="2"/>
          <w:numId w:val="45"/>
        </w:numPr>
        <w:rPr>
          <w:ins w:id="7805" w:author="Steve Hanson" w:date="2012-08-10T14:31:00Z"/>
        </w:rPr>
      </w:pPr>
      <w:ins w:id="7806" w:author="Steve Hanson" w:date="2012-08-10T14:31:00Z">
        <w:r w:rsidRPr="005223F4">
          <w:t xml:space="preserve">dfdl:emptyValueDelimiterPolicy </w:t>
        </w:r>
      </w:ins>
    </w:p>
    <w:p w14:paraId="76A361F9" w14:textId="77777777" w:rsidR="00FC667A" w:rsidRPr="005223F4" w:rsidRDefault="00FA2ECD" w:rsidP="00FA2ECD">
      <w:pPr>
        <w:pStyle w:val="nobreak"/>
        <w:keepNext w:val="0"/>
        <w:numPr>
          <w:ilvl w:val="1"/>
          <w:numId w:val="41"/>
        </w:numPr>
      </w:pPr>
      <w:r w:rsidRPr="005223F4">
        <w:t>dfdl:terminator</w:t>
      </w:r>
    </w:p>
    <w:p w14:paraId="74F2917A" w14:textId="77777777" w:rsidR="00FC667A" w:rsidRPr="005223F4" w:rsidRDefault="00FC667A" w:rsidP="00FC667A">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7807" w:author="Steve Hanson" w:date="2012-02-27T19:24:00Z">
        <w:r w:rsidR="00A5654C">
          <w:rPr>
            <w:i/>
            <w:iCs/>
          </w:rPr>
          <w:t>dfdl:</w:t>
        </w:r>
      </w:ins>
      <w:r w:rsidRPr="005223F4">
        <w:rPr>
          <w:i/>
          <w:iCs/>
        </w:rPr>
        <w:t>simple</w:t>
      </w:r>
      <w:ins w:id="7808" w:author="Steve Hanson" w:date="2012-02-27T19:24:00Z">
        <w:r w:rsidR="00A5654C">
          <w:rPr>
            <w:i/>
            <w:iCs/>
          </w:rPr>
          <w:t>T</w:t>
        </w:r>
      </w:ins>
      <w:del w:id="7809" w:author="Steve Hanson" w:date="2012-02-27T19:24:00Z">
        <w:r w:rsidRPr="005223F4" w:rsidDel="00A5654C">
          <w:rPr>
            <w:i/>
            <w:iCs/>
          </w:rPr>
          <w:delText xml:space="preserve"> t</w:delText>
        </w:r>
      </w:del>
      <w:r w:rsidRPr="005223F4">
        <w:rPr>
          <w:i/>
          <w:iCs/>
        </w:rPr>
        <w:t>ype</w:t>
      </w:r>
      <w:del w:id="7810" w:author="Steve Hanson" w:date="2012-02-27T19:24:00Z">
        <w:r w:rsidRPr="005223F4" w:rsidDel="00A5654C">
          <w:rPr>
            <w:i/>
            <w:iCs/>
          </w:rPr>
          <w:delText>s</w:delText>
        </w:r>
      </w:del>
      <w:r w:rsidRPr="005223F4">
        <w:rPr>
          <w:i/>
          <w:iCs/>
        </w:rPr>
        <w:t>)</w:t>
      </w:r>
    </w:p>
    <w:p w14:paraId="18C3F7A0" w14:textId="77777777" w:rsidR="00FA2ECD" w:rsidRPr="005223F4" w:rsidRDefault="00FC667A" w:rsidP="005B0FE2">
      <w:pPr>
        <w:pStyle w:val="nobreak"/>
        <w:keepNext w:val="0"/>
        <w:numPr>
          <w:ilvl w:val="2"/>
          <w:numId w:val="41"/>
        </w:numPr>
      </w:pPr>
      <w:r w:rsidRPr="005223F4">
        <w:t>dfdl:</w:t>
      </w:r>
      <w:r w:rsidR="00BC3F9C" w:rsidRPr="005223F4">
        <w:t>emptyValueDelimiterPolicy</w:t>
      </w:r>
      <w:r w:rsidRPr="005223F4">
        <w:t xml:space="preserve"> </w:t>
      </w:r>
    </w:p>
    <w:p w14:paraId="30FF63CE" w14:textId="77777777" w:rsidR="00785685" w:rsidRPr="005223F4" w:rsidRDefault="00FA2ECD" w:rsidP="00FA2ECD">
      <w:pPr>
        <w:pStyle w:val="nobreak"/>
        <w:keepNext w:val="0"/>
        <w:numPr>
          <w:ilvl w:val="1"/>
          <w:numId w:val="41"/>
        </w:numPr>
      </w:pPr>
      <w:r w:rsidRPr="005223F4">
        <w:t>dfdl:</w:t>
      </w:r>
      <w:r w:rsidR="00785685" w:rsidRPr="005223F4">
        <w:t>trailingSkip</w:t>
      </w:r>
    </w:p>
    <w:p w14:paraId="50A4B5E5"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59E2E6C9" w14:textId="4EF1C645" w:rsidR="00FA2ECD" w:rsidRPr="005223F4" w:rsidDel="004E7B13" w:rsidRDefault="00FA2ECD" w:rsidP="00FA2ECD">
      <w:pPr>
        <w:rPr>
          <w:del w:id="7811" w:author="mbeckerle" w:date="2012-04-22T21:16:00Z"/>
        </w:rPr>
      </w:pPr>
      <w:bookmarkStart w:id="7812" w:name="_Toc322911742"/>
      <w:bookmarkStart w:id="7813" w:name="_Toc322912281"/>
      <w:bookmarkStart w:id="7814" w:name="_Toc329093142"/>
      <w:bookmarkStart w:id="7815" w:name="_Toc332701655"/>
      <w:bookmarkStart w:id="7816" w:name="_Toc332701959"/>
      <w:bookmarkStart w:id="7817" w:name="_Toc332711758"/>
      <w:bookmarkStart w:id="7818" w:name="_Toc332712060"/>
      <w:bookmarkStart w:id="7819" w:name="_Toc332712361"/>
      <w:bookmarkStart w:id="7820" w:name="_Toc332724277"/>
      <w:bookmarkStart w:id="7821" w:name="_Toc332724577"/>
      <w:bookmarkEnd w:id="7812"/>
      <w:bookmarkEnd w:id="7813"/>
      <w:bookmarkEnd w:id="7814"/>
      <w:bookmarkEnd w:id="7815"/>
      <w:bookmarkEnd w:id="7816"/>
      <w:bookmarkEnd w:id="7817"/>
      <w:bookmarkEnd w:id="7818"/>
      <w:bookmarkEnd w:id="7819"/>
      <w:bookmarkEnd w:id="7820"/>
      <w:bookmarkEnd w:id="7821"/>
    </w:p>
    <w:p w14:paraId="70BC89A1" w14:textId="77777777" w:rsidR="00FA2ECD" w:rsidRPr="005223F4" w:rsidRDefault="00FA2ECD" w:rsidP="00FA2ECD">
      <w:pPr>
        <w:pStyle w:val="Heading3"/>
        <w:rPr>
          <w:i/>
        </w:rPr>
      </w:pPr>
      <w:bookmarkStart w:id="7822" w:name="_Toc243112879"/>
      <w:bookmarkStart w:id="7823" w:name="_Toc332724578"/>
      <w:r w:rsidRPr="005223F4">
        <w:t>dfdl:element (complex)</w:t>
      </w:r>
      <w:bookmarkEnd w:id="7822"/>
      <w:bookmarkEnd w:id="7823"/>
    </w:p>
    <w:p w14:paraId="0BF8D2D0" w14:textId="2C50365C" w:rsidR="00FA2ECD" w:rsidRPr="005223F4" w:rsidDel="004E7B13" w:rsidRDefault="00FA2ECD" w:rsidP="0096310E">
      <w:pPr>
        <w:rPr>
          <w:del w:id="7824" w:author="mbeckerle" w:date="2012-04-22T21:16:00Z"/>
          <w:i/>
          <w:iCs/>
        </w:rPr>
      </w:pPr>
    </w:p>
    <w:p w14:paraId="63BC29A3" w14:textId="77777777" w:rsidR="00FA2ECD" w:rsidRPr="005223F4" w:rsidRDefault="00FA2ECD" w:rsidP="00FA2ECD">
      <w:pPr>
        <w:pStyle w:val="nobreak"/>
        <w:numPr>
          <w:ilvl w:val="0"/>
          <w:numId w:val="41"/>
        </w:numPr>
        <w:rPr>
          <w:i/>
        </w:rPr>
      </w:pPr>
      <w:r w:rsidRPr="005223F4">
        <w:rPr>
          <w:i/>
        </w:rPr>
        <w:t>Unparsing: common</w:t>
      </w:r>
    </w:p>
    <w:p w14:paraId="44963545" w14:textId="22F9BF83" w:rsidR="00FA2ECD" w:rsidRPr="005223F4" w:rsidDel="004E7B13" w:rsidRDefault="00FA2ECD">
      <w:pPr>
        <w:pStyle w:val="nobreak"/>
        <w:numPr>
          <w:ilvl w:val="1"/>
          <w:numId w:val="41"/>
        </w:numPr>
        <w:ind w:left="1434" w:hanging="357"/>
        <w:rPr>
          <w:del w:id="7825" w:author="mbeckerle" w:date="2012-04-22T21:15:00Z"/>
        </w:rPr>
        <w:pPrChange w:id="7826" w:author="Steve Hanson" w:date="2012-02-23T12:12:00Z">
          <w:pPr>
            <w:pStyle w:val="nobreak"/>
            <w:numPr>
              <w:ilvl w:val="1"/>
              <w:numId w:val="62"/>
            </w:numPr>
            <w:tabs>
              <w:tab w:val="num" w:pos="1440"/>
            </w:tabs>
            <w:ind w:left="1434" w:hanging="357"/>
          </w:pPr>
        </w:pPrChange>
      </w:pPr>
      <w:commentRangeStart w:id="7827"/>
      <w:del w:id="7828" w:author="mbeckerle" w:date="2012-04-22T21:15:00Z">
        <w:r w:rsidRPr="005223F4" w:rsidDel="004E7B13">
          <w:delText xml:space="preserve">dfdl:byteOrder </w:delText>
        </w:r>
        <w:commentRangeEnd w:id="7827"/>
        <w:r w:rsidR="0010253E" w:rsidDel="004E7B13">
          <w:rPr>
            <w:rStyle w:val="CommentReference"/>
          </w:rPr>
          <w:commentReference w:id="7827"/>
        </w:r>
      </w:del>
    </w:p>
    <w:p w14:paraId="518676DA" w14:textId="77777777" w:rsidR="00FA2ECD" w:rsidRPr="005223F4" w:rsidRDefault="00FA2ECD" w:rsidP="00FA2ECD">
      <w:pPr>
        <w:numPr>
          <w:ilvl w:val="1"/>
          <w:numId w:val="41"/>
        </w:numPr>
      </w:pPr>
      <w:r w:rsidRPr="005223F4">
        <w:t>dfdl:outputNewLine</w:t>
      </w:r>
    </w:p>
    <w:p w14:paraId="2E8A5A6B" w14:textId="77777777" w:rsidR="00FA2ECD" w:rsidRPr="005223F4" w:rsidRDefault="00FA2ECD" w:rsidP="00AB5ADD">
      <w:pPr>
        <w:pStyle w:val="nobreak"/>
        <w:numPr>
          <w:ilvl w:val="1"/>
          <w:numId w:val="41"/>
        </w:numPr>
        <w:ind w:left="1434" w:hanging="357"/>
      </w:pPr>
      <w:r w:rsidRPr="005223F4">
        <w:t xml:space="preserve">dfdl:encoding </w:t>
      </w:r>
    </w:p>
    <w:p w14:paraId="0CBB90D1" w14:textId="77777777" w:rsidR="007543AA" w:rsidRPr="005223F4" w:rsidRDefault="007543AA" w:rsidP="007543AA">
      <w:pPr>
        <w:numPr>
          <w:ilvl w:val="2"/>
          <w:numId w:val="41"/>
        </w:numPr>
      </w:pPr>
      <w:r w:rsidRPr="005223F4">
        <w:t>'UTF-16'</w:t>
      </w:r>
      <w:r w:rsidR="005B0FE2" w:rsidRPr="005223F4">
        <w:t xml:space="preserve"> 'UTF-16BE' 'UTF-16LE'</w:t>
      </w:r>
    </w:p>
    <w:p w14:paraId="12AF6284" w14:textId="77777777" w:rsidR="007543AA" w:rsidRPr="005223F4" w:rsidRDefault="00050432" w:rsidP="007543AA">
      <w:pPr>
        <w:numPr>
          <w:ilvl w:val="3"/>
          <w:numId w:val="41"/>
        </w:numPr>
      </w:pPr>
      <w:r>
        <w:t>dfdl:utf16Width</w:t>
      </w:r>
    </w:p>
    <w:p w14:paraId="6D632B75" w14:textId="77777777" w:rsidR="00FA2ECD" w:rsidRPr="005223F4" w:rsidRDefault="00FA2ECD" w:rsidP="00FA2ECD">
      <w:pPr>
        <w:numPr>
          <w:ilvl w:val="1"/>
          <w:numId w:val="41"/>
        </w:numPr>
      </w:pPr>
      <w:r w:rsidRPr="005223F4">
        <w:t>dfdl:fillByte</w:t>
      </w:r>
    </w:p>
    <w:p w14:paraId="7FF8FB3D" w14:textId="4CB163E0" w:rsidR="004E7B13" w:rsidRPr="005223F4" w:rsidRDefault="004E7B13" w:rsidP="004E7B13">
      <w:pPr>
        <w:pStyle w:val="nobreak"/>
        <w:numPr>
          <w:ilvl w:val="0"/>
          <w:numId w:val="41"/>
        </w:numPr>
        <w:rPr>
          <w:ins w:id="7829" w:author="mbeckerle" w:date="2012-04-22T21:18:00Z"/>
          <w:i/>
        </w:rPr>
      </w:pPr>
      <w:ins w:id="7830" w:author="mbeckerle" w:date="2012-04-22T21:18:00Z">
        <w:r w:rsidRPr="005223F4">
          <w:rPr>
            <w:i/>
          </w:rPr>
          <w:t xml:space="preserve">Unparsing: </w:t>
        </w:r>
        <w:r>
          <w:rPr>
            <w:i/>
          </w:rPr>
          <w:t>nillable</w:t>
        </w:r>
      </w:ins>
    </w:p>
    <w:p w14:paraId="06BEEB0E" w14:textId="77777777" w:rsidR="004E7B13" w:rsidRPr="005223F4" w:rsidRDefault="004E7B13">
      <w:pPr>
        <w:pStyle w:val="nobreak"/>
        <w:numPr>
          <w:ilvl w:val="1"/>
          <w:numId w:val="41"/>
        </w:numPr>
        <w:rPr>
          <w:ins w:id="7831" w:author="mbeckerle" w:date="2012-04-22T21:17:00Z"/>
        </w:rPr>
      </w:pPr>
      <w:ins w:id="7832" w:author="mbeckerle" w:date="2012-04-22T21:17:00Z">
        <w:r w:rsidRPr="005223F4">
          <w:t xml:space="preserve">xs:nillable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654C2CC2" w14:textId="77777777" w:rsidR="004E7B13" w:rsidRPr="005223F4" w:rsidRDefault="004E7B13" w:rsidP="00AB5ADD">
      <w:pPr>
        <w:pStyle w:val="nobreak"/>
        <w:numPr>
          <w:ilvl w:val="3"/>
          <w:numId w:val="41"/>
        </w:numPr>
        <w:rPr>
          <w:ins w:id="7833" w:author="mbeckerle" w:date="2012-04-22T21:17:00Z"/>
        </w:rPr>
      </w:pPr>
      <w:ins w:id="7834" w:author="mbeckerle" w:date="2012-04-22T21:17:00Z">
        <w:r w:rsidRPr="005223F4">
          <w:t xml:space="preserve">dfdl:nilKind </w:t>
        </w:r>
      </w:ins>
    </w:p>
    <w:p w14:paraId="365E02EB" w14:textId="4F859E02" w:rsidR="004E7B13" w:rsidRPr="005223F4" w:rsidRDefault="004E7B13" w:rsidP="00AB5ADD">
      <w:pPr>
        <w:pStyle w:val="nobreak"/>
        <w:numPr>
          <w:ilvl w:val="4"/>
          <w:numId w:val="41"/>
        </w:numPr>
        <w:rPr>
          <w:ins w:id="7835" w:author="mbeckerle" w:date="2012-04-22T21:17:00Z"/>
          <w:i/>
        </w:rPr>
      </w:pPr>
      <w:ins w:id="7836" w:author="mbeckerle" w:date="2012-04-22T21:17:00Z">
        <w:r w:rsidRPr="005223F4">
          <w:rPr>
            <w:i/>
          </w:rPr>
          <w:t>"literalValue"</w:t>
        </w:r>
        <w:del w:id="7837" w:author="Steve Hanson" w:date="2012-08-10T14:33:00Z">
          <w:r w:rsidRPr="005223F4" w:rsidDel="00AB5ADD">
            <w:rPr>
              <w:i/>
            </w:rPr>
            <w:delText xml:space="preserve">, </w:delText>
          </w:r>
        </w:del>
      </w:ins>
      <w:ins w:id="7838" w:author="mbeckerle" w:date="2012-04-22T21:19:00Z">
        <w:del w:id="7839" w:author="Steve Hanson" w:date="2012-08-10T14:33:00Z">
          <w:r w:rsidDel="00AB5ADD">
            <w:rPr>
              <w:i/>
            </w:rPr>
            <w:delText>(</w:delText>
          </w:r>
        </w:del>
      </w:ins>
      <w:ins w:id="7840" w:author="mbeckerle" w:date="2012-04-22T21:17:00Z">
        <w:del w:id="7841" w:author="Steve Hanson" w:date="2012-08-10T14:33:00Z">
          <w:r w:rsidRPr="005223F4" w:rsidDel="00AB5ADD">
            <w:rPr>
              <w:i/>
            </w:rPr>
            <w:delText>"logicalValue", "literalCharacter"</w:delText>
          </w:r>
        </w:del>
      </w:ins>
      <w:ins w:id="7842" w:author="mbeckerle" w:date="2012-04-22T21:19:00Z">
        <w:del w:id="7843" w:author="Steve Hanson" w:date="2012-08-10T14:33:00Z">
          <w:r w:rsidDel="00AB5ADD">
            <w:rPr>
              <w:i/>
            </w:rPr>
            <w:delText xml:space="preserve"> disallowed)</w:delText>
          </w:r>
        </w:del>
      </w:ins>
      <w:ins w:id="7844" w:author="mbeckerle" w:date="2012-04-22T21:17:00Z">
        <w:r w:rsidRPr="005223F4">
          <w:rPr>
            <w:i/>
          </w:rPr>
          <w:t xml:space="preserve"> </w:t>
        </w:r>
      </w:ins>
    </w:p>
    <w:p w14:paraId="1836BB5F" w14:textId="3B0C04DF" w:rsidR="004E7B13" w:rsidRPr="00163AF4" w:rsidRDefault="004E7B13" w:rsidP="00AB5ADD">
      <w:pPr>
        <w:pStyle w:val="nobreak"/>
        <w:numPr>
          <w:ilvl w:val="5"/>
          <w:numId w:val="41"/>
        </w:numPr>
        <w:rPr>
          <w:ins w:id="7845" w:author="mbeckerle" w:date="2012-04-22T21:17:00Z"/>
        </w:rPr>
      </w:pPr>
      <w:ins w:id="7846" w:author="mbeckerle" w:date="2012-04-22T21:17:00Z">
        <w:r w:rsidRPr="005223F4">
          <w:t xml:space="preserve">dfdl:nilValue </w:t>
        </w:r>
      </w:ins>
      <w:ins w:id="7847" w:author="mbeckerle" w:date="2012-04-22T21:19:00Z">
        <w:r>
          <w:t>(must be "%ES;")</w:t>
        </w:r>
      </w:ins>
    </w:p>
    <w:p w14:paraId="1087089D"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w:t>
      </w:r>
      <w:del w:id="7848" w:author="Steve Hanson" w:date="2012-03-01T11:29:00Z">
        <w:r w:rsidR="003A482E" w:rsidRPr="005223F4" w:rsidDel="00E13147">
          <w:rPr>
            <w:i/>
            <w:iCs/>
          </w:rPr>
          <w:delText xml:space="preserve">to simple types or </w:delText>
        </w:r>
      </w:del>
      <w:r w:rsidR="003A482E" w:rsidRPr="005223F4">
        <w:rPr>
          <w:i/>
          <w:iCs/>
        </w:rPr>
        <w:t>to global elements)</w:t>
      </w:r>
    </w:p>
    <w:p w14:paraId="27623219" w14:textId="77777777" w:rsidR="00C34FE9" w:rsidRDefault="00C34FE9" w:rsidP="00C34FE9">
      <w:pPr>
        <w:numPr>
          <w:ilvl w:val="1"/>
          <w:numId w:val="41"/>
        </w:numPr>
      </w:pPr>
      <w:r>
        <w:t>(xs:maxOccurs &gt; 1 or unbounded) or (xs:minOccurs = 0 and xs:maxOccurs = 1)</w:t>
      </w:r>
    </w:p>
    <w:p w14:paraId="7D28B25C" w14:textId="604BEE13" w:rsidR="00C34FE9" w:rsidRPr="005223F4" w:rsidRDefault="00C34FE9" w:rsidP="00C34FE9">
      <w:pPr>
        <w:numPr>
          <w:ilvl w:val="2"/>
          <w:numId w:val="41"/>
        </w:numPr>
      </w:pPr>
      <w:r w:rsidRPr="005223F4">
        <w:t>dfdl:</w:t>
      </w:r>
      <w:commentRangeStart w:id="7849"/>
      <w:r w:rsidRPr="005223F4">
        <w:t>occursCountKind</w:t>
      </w:r>
      <w:commentRangeEnd w:id="7849"/>
      <w:r w:rsidR="0010253E">
        <w:rPr>
          <w:rStyle w:val="CommentReference"/>
        </w:rPr>
        <w:commentReference w:id="7849"/>
      </w:r>
      <w:r w:rsidRPr="005223F4">
        <w:t xml:space="preserve"> </w:t>
      </w:r>
    </w:p>
    <w:p w14:paraId="4BBB2014" w14:textId="54C6F3CA" w:rsidR="004E7B13" w:rsidRPr="00163AF4" w:rsidDel="00AB5ADD" w:rsidRDefault="004E7B13" w:rsidP="00C34FE9">
      <w:pPr>
        <w:numPr>
          <w:ilvl w:val="3"/>
          <w:numId w:val="41"/>
        </w:numPr>
        <w:rPr>
          <w:ins w:id="7850" w:author="mbeckerle" w:date="2012-04-22T21:15:00Z"/>
          <w:del w:id="7851" w:author="Steve Hanson" w:date="2012-08-10T14:34:00Z"/>
          <w:i/>
        </w:rPr>
      </w:pPr>
      <w:ins w:id="7852" w:author="mbeckerle" w:date="2012-04-22T21:15:00Z">
        <w:del w:id="7853" w:author="Steve Hanson" w:date="2012-08-10T14:34:00Z">
          <w:r w:rsidRPr="00AB5ADD" w:rsidDel="00AB5ADD">
            <w:rPr>
              <w:i/>
            </w:rPr>
            <w:delText>"implicit"</w:delText>
          </w:r>
        </w:del>
      </w:ins>
    </w:p>
    <w:p w14:paraId="1D4F65FD" w14:textId="77777777" w:rsidR="00C34FE9" w:rsidRPr="005223F4" w:rsidRDefault="00C34FE9" w:rsidP="00C34FE9">
      <w:pPr>
        <w:numPr>
          <w:ilvl w:val="3"/>
          <w:numId w:val="41"/>
        </w:numPr>
      </w:pPr>
      <w:r w:rsidRPr="005223F4">
        <w:rPr>
          <w:i/>
          <w:iCs/>
        </w:rPr>
        <w:t>"expression"</w:t>
      </w:r>
      <w:r w:rsidRPr="005223F4">
        <w:t xml:space="preserve"> </w:t>
      </w:r>
    </w:p>
    <w:p w14:paraId="0A086A6A" w14:textId="77777777" w:rsidR="00C34FE9" w:rsidRPr="005223F4" w:rsidRDefault="00C34FE9" w:rsidP="00C34FE9">
      <w:pPr>
        <w:numPr>
          <w:ilvl w:val="4"/>
          <w:numId w:val="41"/>
        </w:numPr>
      </w:pPr>
      <w:r w:rsidRPr="005223F4">
        <w:t xml:space="preserve">dfdl:occursCount </w:t>
      </w:r>
    </w:p>
    <w:p w14:paraId="7FE70D44" w14:textId="29590D48" w:rsidR="00C34FE9" w:rsidRPr="005223F4" w:rsidRDefault="00C34FE9" w:rsidP="00C34FE9">
      <w:pPr>
        <w:numPr>
          <w:ilvl w:val="3"/>
          <w:numId w:val="41"/>
        </w:numPr>
      </w:pPr>
      <w:r w:rsidRPr="005223F4">
        <w:rPr>
          <w:i/>
          <w:iCs/>
        </w:rPr>
        <w:t>"fixed</w:t>
      </w:r>
      <w:del w:id="7854" w:author="Steve Hanson" w:date="2012-08-10T14:34:00Z">
        <w:r w:rsidRPr="005223F4" w:rsidDel="00AB5ADD">
          <w:rPr>
            <w:i/>
            <w:iCs/>
          </w:rPr>
          <w:delText>"</w:delText>
        </w:r>
        <w:r w:rsidRPr="005223F4" w:rsidDel="00AB5ADD">
          <w:delText xml:space="preserve"> </w:delText>
        </w:r>
      </w:del>
      <w:ins w:id="7855" w:author="Steve Hanson" w:date="2012-08-10T14:34:00Z">
        <w:r w:rsidR="00AB5ADD" w:rsidRPr="005223F4">
          <w:rPr>
            <w:i/>
            <w:iCs/>
          </w:rPr>
          <w:t>"</w:t>
        </w:r>
        <w:r w:rsidR="00AB5ADD">
          <w:t xml:space="preserve">, </w:t>
        </w:r>
        <w:r w:rsidR="00AB5ADD" w:rsidRPr="00AB5ADD">
          <w:rPr>
            <w:i/>
          </w:rPr>
          <w:t>“implicit”</w:t>
        </w:r>
      </w:ins>
    </w:p>
    <w:p w14:paraId="585F5474" w14:textId="7DEFBB89" w:rsidR="00AB5ADD" w:rsidRDefault="00AB5ADD" w:rsidP="00C34FE9">
      <w:pPr>
        <w:numPr>
          <w:ilvl w:val="4"/>
          <w:numId w:val="41"/>
        </w:numPr>
        <w:rPr>
          <w:ins w:id="7856" w:author="Steve Hanson" w:date="2012-08-10T14:34:00Z"/>
        </w:rPr>
      </w:pPr>
      <w:ins w:id="7857" w:author="Steve Hanson" w:date="2012-08-10T14:34:00Z">
        <w:r>
          <w:t>xs:minOccurs</w:t>
        </w:r>
      </w:ins>
    </w:p>
    <w:p w14:paraId="5DF4E2B6" w14:textId="77777777" w:rsidR="00C34FE9" w:rsidRPr="005223F4" w:rsidRDefault="00C34FE9" w:rsidP="00C34FE9">
      <w:pPr>
        <w:numPr>
          <w:ilvl w:val="4"/>
          <w:numId w:val="41"/>
        </w:numPr>
      </w:pPr>
      <w:r w:rsidRPr="005223F4">
        <w:t xml:space="preserve">xs:maxOccurs </w:t>
      </w:r>
    </w:p>
    <w:p w14:paraId="16AA4772" w14:textId="77777777" w:rsidR="00C34FE9" w:rsidRPr="005223F4" w:rsidRDefault="00C34FE9" w:rsidP="00C34FE9">
      <w:pPr>
        <w:numPr>
          <w:ilvl w:val="3"/>
          <w:numId w:val="41"/>
        </w:numPr>
      </w:pPr>
      <w:r w:rsidRPr="005223F4">
        <w:rPr>
          <w:i/>
          <w:iCs/>
        </w:rPr>
        <w:t>"parsed"</w:t>
      </w:r>
      <w:r w:rsidRPr="005223F4">
        <w:t xml:space="preserve"> </w:t>
      </w:r>
    </w:p>
    <w:p w14:paraId="1D83A666" w14:textId="037CB198" w:rsidR="00FA2ECD" w:rsidRPr="005223F4" w:rsidRDefault="00FA2ECD" w:rsidP="00FA2ECD">
      <w:pPr>
        <w:pStyle w:val="nobreak"/>
        <w:numPr>
          <w:ilvl w:val="0"/>
          <w:numId w:val="41"/>
        </w:numPr>
        <w:rPr>
          <w:i/>
        </w:rPr>
      </w:pPr>
      <w:commentRangeStart w:id="7858"/>
      <w:r w:rsidRPr="005223F4">
        <w:rPr>
          <w:i/>
        </w:rPr>
        <w:t xml:space="preserve">Unparsing: insertion &amp; framing </w:t>
      </w:r>
      <w:commentRangeEnd w:id="7858"/>
      <w:r w:rsidR="00313576">
        <w:rPr>
          <w:rStyle w:val="CommentReference"/>
        </w:rPr>
        <w:commentReference w:id="7858"/>
      </w:r>
    </w:p>
    <w:p w14:paraId="5E93638E" w14:textId="77777777" w:rsidR="00785685" w:rsidRPr="005223F4" w:rsidRDefault="00FA2ECD" w:rsidP="00FA2ECD">
      <w:pPr>
        <w:pStyle w:val="nobreak"/>
        <w:numPr>
          <w:ilvl w:val="1"/>
          <w:numId w:val="41"/>
        </w:numPr>
      </w:pPr>
      <w:r w:rsidRPr="005223F4">
        <w:t>dfdl:</w:t>
      </w:r>
      <w:r w:rsidR="008432CD" w:rsidRPr="005223F4">
        <w:t>leadingSkip</w:t>
      </w:r>
    </w:p>
    <w:p w14:paraId="575F29E2"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78D6A122" w14:textId="77777777" w:rsidR="00FA2ECD" w:rsidRPr="005223F4" w:rsidRDefault="00FA2ECD" w:rsidP="00FA2ECD">
      <w:pPr>
        <w:pStyle w:val="nobreak"/>
        <w:numPr>
          <w:ilvl w:val="1"/>
          <w:numId w:val="41"/>
        </w:numPr>
      </w:pPr>
      <w:r w:rsidRPr="005223F4">
        <w:t xml:space="preserve">dfdl:alignment </w:t>
      </w:r>
    </w:p>
    <w:p w14:paraId="5CF093FB" w14:textId="77777777" w:rsidR="000B1112" w:rsidRPr="005223F4" w:rsidRDefault="000B1112" w:rsidP="00FA2ECD">
      <w:pPr>
        <w:numPr>
          <w:ilvl w:val="2"/>
          <w:numId w:val="41"/>
        </w:numPr>
      </w:pPr>
      <w:r w:rsidRPr="005223F4">
        <w:rPr>
          <w:i/>
          <w:iCs/>
        </w:rPr>
        <w:t>not “implicit”</w:t>
      </w:r>
    </w:p>
    <w:p w14:paraId="1469DD20" w14:textId="77777777" w:rsidR="00FA2ECD" w:rsidRDefault="00FA2ECD" w:rsidP="000B1112">
      <w:pPr>
        <w:numPr>
          <w:ilvl w:val="3"/>
          <w:numId w:val="41"/>
        </w:numPr>
        <w:rPr>
          <w:ins w:id="7859" w:author="mbeckerle" w:date="2012-07-03T10:02:00Z"/>
        </w:rPr>
      </w:pPr>
      <w:r w:rsidRPr="005223F4">
        <w:t xml:space="preserve">dfdl:alignmentUnits </w:t>
      </w:r>
    </w:p>
    <w:p w14:paraId="5F906B00" w14:textId="44311CA6" w:rsidR="007A090D" w:rsidRPr="005223F4" w:rsidDel="00AB5ADD" w:rsidRDefault="007A090D">
      <w:pPr>
        <w:ind w:left="1080"/>
        <w:rPr>
          <w:del w:id="7860" w:author="Steve Hanson" w:date="2012-08-10T14:35:00Z"/>
        </w:rPr>
        <w:pPrChange w:id="7861" w:author="mbeckerle" w:date="2012-07-03T10:02:00Z">
          <w:pPr>
            <w:numPr>
              <w:ilvl w:val="3"/>
              <w:numId w:val="41"/>
            </w:numPr>
            <w:tabs>
              <w:tab w:val="num" w:pos="2880"/>
            </w:tabs>
            <w:ind w:left="2880" w:hanging="360"/>
          </w:pPr>
        </w:pPrChange>
      </w:pPr>
      <w:ins w:id="7862" w:author="mbeckerle" w:date="2012-07-03T10:02:00Z">
        <w:del w:id="7863" w:author="Steve Hanson" w:date="2012-08-10T14:35:00Z">
          <w:r w:rsidDel="00AB5ADD">
            <w:delText>dfdl:escapeSchemeRef</w:delText>
          </w:r>
        </w:del>
      </w:ins>
    </w:p>
    <w:p w14:paraId="3C54DF67" w14:textId="77777777" w:rsidR="00495093" w:rsidRPr="005223F4" w:rsidRDefault="00FA2ECD" w:rsidP="00FA2ECD">
      <w:pPr>
        <w:pStyle w:val="nobreak"/>
        <w:numPr>
          <w:ilvl w:val="1"/>
          <w:numId w:val="41"/>
        </w:numPr>
      </w:pPr>
      <w:r w:rsidRPr="005223F4">
        <w:t>dfdl:initiator</w:t>
      </w:r>
    </w:p>
    <w:p w14:paraId="2B24F3DB" w14:textId="43ABF372" w:rsidR="00AB5ADD" w:rsidRDefault="00AB5ADD" w:rsidP="00495093">
      <w:pPr>
        <w:pStyle w:val="nobreak"/>
        <w:numPr>
          <w:ilvl w:val="2"/>
          <w:numId w:val="41"/>
        </w:numPr>
        <w:rPr>
          <w:ins w:id="7864" w:author="Steve Hanson" w:date="2012-08-10T14:35:00Z"/>
        </w:rPr>
      </w:pPr>
      <w:ins w:id="7865" w:author="Steve Hanson" w:date="2012-08-10T14:35:00Z">
        <w:r>
          <w:t>dfdl:nilValueDelimiterPolicy</w:t>
        </w:r>
      </w:ins>
    </w:p>
    <w:p w14:paraId="1F0B56E6" w14:textId="77777777" w:rsidR="00FA2ECD" w:rsidRPr="005223F4" w:rsidRDefault="00495093" w:rsidP="00495093">
      <w:pPr>
        <w:pStyle w:val="nobreak"/>
        <w:numPr>
          <w:ilvl w:val="2"/>
          <w:numId w:val="41"/>
        </w:numPr>
      </w:pPr>
      <w:r w:rsidRPr="005223F4">
        <w:t>dfdl:</w:t>
      </w:r>
      <w:r w:rsidR="00BC3F9C" w:rsidRPr="005223F4">
        <w:t>emptyValueDelimiterPolicy</w:t>
      </w:r>
      <w:r w:rsidRPr="005223F4">
        <w:t xml:space="preserve"> </w:t>
      </w:r>
    </w:p>
    <w:p w14:paraId="11117F4A" w14:textId="77777777" w:rsidR="00FA2ECD" w:rsidRPr="005223F4" w:rsidRDefault="00FA2ECD" w:rsidP="00FA2ECD">
      <w:pPr>
        <w:numPr>
          <w:ilvl w:val="1"/>
          <w:numId w:val="41"/>
        </w:numPr>
      </w:pPr>
      <w:r w:rsidRPr="005223F4">
        <w:t xml:space="preserve">dfdl:lengthKind </w:t>
      </w:r>
    </w:p>
    <w:p w14:paraId="674CE32B" w14:textId="77777777" w:rsidR="00FA2ECD" w:rsidRPr="005223F4" w:rsidRDefault="00FA2ECD" w:rsidP="00FA2ECD">
      <w:pPr>
        <w:numPr>
          <w:ilvl w:val="2"/>
          <w:numId w:val="41"/>
        </w:numPr>
        <w:rPr>
          <w:i/>
        </w:rPr>
      </w:pPr>
      <w:r w:rsidRPr="005223F4">
        <w:rPr>
          <w:i/>
        </w:rPr>
        <w:t>“explicit”</w:t>
      </w:r>
    </w:p>
    <w:p w14:paraId="0BB3C5B0" w14:textId="77777777" w:rsidR="00FA2ECD" w:rsidRPr="005223F4" w:rsidRDefault="00FA2ECD" w:rsidP="00FA2ECD">
      <w:pPr>
        <w:numPr>
          <w:ilvl w:val="3"/>
          <w:numId w:val="41"/>
        </w:numPr>
      </w:pPr>
      <w:r w:rsidRPr="005223F4">
        <w:t xml:space="preserve">dfdl:length </w:t>
      </w:r>
    </w:p>
    <w:p w14:paraId="0AB394FB" w14:textId="77777777" w:rsidR="00FA2ECD" w:rsidRPr="005223F4" w:rsidRDefault="00FA2ECD" w:rsidP="00FA2ECD">
      <w:pPr>
        <w:numPr>
          <w:ilvl w:val="3"/>
          <w:numId w:val="41"/>
        </w:numPr>
      </w:pPr>
      <w:r w:rsidRPr="005223F4">
        <w:t xml:space="preserve">dfdl:lengthUnits </w:t>
      </w:r>
    </w:p>
    <w:p w14:paraId="266722D3" w14:textId="77777777" w:rsidR="00FA2ECD" w:rsidRPr="005223F4" w:rsidRDefault="00FA2ECD" w:rsidP="00FA2ECD">
      <w:pPr>
        <w:numPr>
          <w:ilvl w:val="2"/>
          <w:numId w:val="41"/>
        </w:numPr>
      </w:pPr>
      <w:r w:rsidRPr="005223F4">
        <w:rPr>
          <w:i/>
          <w:iCs/>
        </w:rPr>
        <w:t>"prefixed"</w:t>
      </w:r>
      <w:r w:rsidRPr="005223F4">
        <w:t xml:space="preserve"> </w:t>
      </w:r>
    </w:p>
    <w:p w14:paraId="5DAFB09F" w14:textId="77777777" w:rsidR="00FA2ECD" w:rsidRPr="005223F4" w:rsidRDefault="00FA2ECD" w:rsidP="00FA2ECD">
      <w:pPr>
        <w:numPr>
          <w:ilvl w:val="3"/>
          <w:numId w:val="41"/>
        </w:numPr>
      </w:pPr>
      <w:r w:rsidRPr="005223F4">
        <w:t xml:space="preserve">dfdl:prefixLengthType </w:t>
      </w:r>
    </w:p>
    <w:p w14:paraId="3817B7E7" w14:textId="77777777" w:rsidR="00FA2ECD" w:rsidRPr="005223F4" w:rsidRDefault="00FA2ECD" w:rsidP="00FA2ECD">
      <w:pPr>
        <w:numPr>
          <w:ilvl w:val="3"/>
          <w:numId w:val="41"/>
        </w:numPr>
      </w:pPr>
      <w:r w:rsidRPr="005223F4">
        <w:t xml:space="preserve">dfdl:prefixIncludesPrefixLength </w:t>
      </w:r>
    </w:p>
    <w:p w14:paraId="00F6E13A" w14:textId="77777777" w:rsidR="00FA2ECD" w:rsidRPr="005223F4" w:rsidRDefault="00FA2ECD" w:rsidP="00FA2ECD">
      <w:pPr>
        <w:numPr>
          <w:ilvl w:val="3"/>
          <w:numId w:val="41"/>
        </w:numPr>
      </w:pPr>
      <w:r w:rsidRPr="005223F4">
        <w:t xml:space="preserve">dfdl:lengthUnits </w:t>
      </w:r>
    </w:p>
    <w:p w14:paraId="1A2B2C6A" w14:textId="77777777" w:rsidR="00FA2ECD" w:rsidRPr="005223F4" w:rsidRDefault="00FA2ECD" w:rsidP="00C36F94">
      <w:pPr>
        <w:numPr>
          <w:ilvl w:val="2"/>
          <w:numId w:val="41"/>
        </w:numPr>
      </w:pPr>
      <w:r w:rsidRPr="005223F4">
        <w:rPr>
          <w:i/>
          <w:iCs/>
        </w:rPr>
        <w:t>“implicit”, “pattern”, "delimited"</w:t>
      </w:r>
      <w:commentRangeStart w:id="7866"/>
      <w:ins w:id="7867" w:author="Steve Hanson" w:date="2012-02-27T19:13:00Z">
        <w:r w:rsidR="00B93795">
          <w:rPr>
            <w:i/>
            <w:iCs/>
          </w:rPr>
          <w:t>, “endOfParent”</w:t>
        </w:r>
      </w:ins>
      <w:commentRangeEnd w:id="7866"/>
      <w:r w:rsidR="00B93795">
        <w:rPr>
          <w:rStyle w:val="CommentReference"/>
        </w:rPr>
        <w:commentReference w:id="7866"/>
      </w:r>
      <w:r w:rsidRPr="005223F4">
        <w:t xml:space="preserve"> </w:t>
      </w:r>
    </w:p>
    <w:p w14:paraId="055396C9" w14:textId="77777777" w:rsidR="00FA2ECD" w:rsidRPr="005223F4" w:rsidRDefault="00FA2ECD" w:rsidP="00FA2ECD">
      <w:pPr>
        <w:numPr>
          <w:ilvl w:val="3"/>
          <w:numId w:val="41"/>
        </w:numPr>
        <w:rPr>
          <w:i/>
        </w:rPr>
      </w:pPr>
      <w:r w:rsidRPr="005223F4">
        <w:rPr>
          <w:i/>
        </w:rPr>
        <w:t>None</w:t>
      </w:r>
    </w:p>
    <w:p w14:paraId="72CC4571" w14:textId="77777777" w:rsidR="00495093" w:rsidRPr="005223F4" w:rsidRDefault="00FA2ECD" w:rsidP="00FA2ECD">
      <w:pPr>
        <w:pStyle w:val="nobreak"/>
        <w:keepNext w:val="0"/>
        <w:numPr>
          <w:ilvl w:val="1"/>
          <w:numId w:val="41"/>
        </w:numPr>
      </w:pPr>
      <w:r w:rsidRPr="005223F4">
        <w:t>dfdl:terminator</w:t>
      </w:r>
    </w:p>
    <w:p w14:paraId="49BEF76E" w14:textId="77777777" w:rsidR="00AB5ADD" w:rsidRDefault="00AB5ADD" w:rsidP="00AB5ADD">
      <w:pPr>
        <w:pStyle w:val="nobreak"/>
        <w:numPr>
          <w:ilvl w:val="2"/>
          <w:numId w:val="41"/>
        </w:numPr>
        <w:rPr>
          <w:ins w:id="7868" w:author="Steve Hanson" w:date="2012-08-10T14:35:00Z"/>
        </w:rPr>
      </w:pPr>
      <w:ins w:id="7869" w:author="Steve Hanson" w:date="2012-08-10T14:35:00Z">
        <w:r>
          <w:t>dfdl:nilValueDelimiterPolicy</w:t>
        </w:r>
      </w:ins>
    </w:p>
    <w:p w14:paraId="2190ECE3" w14:textId="77777777" w:rsidR="00FA2ECD" w:rsidRPr="005223F4" w:rsidRDefault="00495093" w:rsidP="00495093">
      <w:pPr>
        <w:pStyle w:val="nobreak"/>
        <w:keepNext w:val="0"/>
        <w:numPr>
          <w:ilvl w:val="2"/>
          <w:numId w:val="41"/>
        </w:numPr>
      </w:pPr>
      <w:r w:rsidRPr="005223F4">
        <w:t>dfdl:</w:t>
      </w:r>
      <w:r w:rsidR="00BC3F9C" w:rsidRPr="005223F4">
        <w:t>emptyValueDelimiterPolicy</w:t>
      </w:r>
      <w:r w:rsidRPr="005223F4">
        <w:t xml:space="preserve"> </w:t>
      </w:r>
    </w:p>
    <w:p w14:paraId="4FDC80D4" w14:textId="77777777" w:rsidR="00785685" w:rsidRPr="005223F4" w:rsidRDefault="00FA2ECD" w:rsidP="00FA2ECD">
      <w:pPr>
        <w:pStyle w:val="nobreak"/>
        <w:keepNext w:val="0"/>
        <w:numPr>
          <w:ilvl w:val="1"/>
          <w:numId w:val="41"/>
        </w:numPr>
      </w:pPr>
      <w:r w:rsidRPr="005223F4">
        <w:t>dfdl:</w:t>
      </w:r>
      <w:r w:rsidR="00785685" w:rsidRPr="005223F4">
        <w:t>trailingSkip</w:t>
      </w:r>
    </w:p>
    <w:p w14:paraId="59471FFA" w14:textId="77777777" w:rsidR="00FA2ECD" w:rsidRPr="005223F4" w:rsidDel="00220DFE" w:rsidRDefault="00785685" w:rsidP="00785685">
      <w:pPr>
        <w:pStyle w:val="nobreak"/>
        <w:keepNext w:val="0"/>
        <w:numPr>
          <w:ilvl w:val="2"/>
          <w:numId w:val="41"/>
        </w:numPr>
        <w:rPr>
          <w:del w:id="7870" w:author="mbeckerle" w:date="2012-04-22T21:20:00Z"/>
        </w:rPr>
      </w:pPr>
      <w:r w:rsidRPr="005223F4">
        <w:t>dfdl:alignmentUnits</w:t>
      </w:r>
      <w:r w:rsidR="00FA2ECD" w:rsidRPr="005223F4">
        <w:t xml:space="preserve"> </w:t>
      </w:r>
    </w:p>
    <w:p w14:paraId="18A2A74B" w14:textId="77777777" w:rsidR="00FA2ECD" w:rsidRPr="005223F4" w:rsidRDefault="00FA2ECD" w:rsidP="003F35ED">
      <w:pPr>
        <w:pStyle w:val="nobreak"/>
        <w:keepNext w:val="0"/>
        <w:numPr>
          <w:ilvl w:val="2"/>
          <w:numId w:val="41"/>
        </w:numPr>
      </w:pPr>
    </w:p>
    <w:p w14:paraId="08A5A0EC" w14:textId="02285FE4" w:rsidR="00FA2ECD" w:rsidRPr="003F35ED" w:rsidRDefault="00FA2ECD" w:rsidP="00D53CFF">
      <w:pPr>
        <w:pStyle w:val="Heading3"/>
        <w:rPr>
          <w:i/>
          <w:iCs/>
        </w:rPr>
      </w:pPr>
      <w:bookmarkStart w:id="7871" w:name="_Toc243112880"/>
      <w:bookmarkStart w:id="7872" w:name="_Toc332724579"/>
      <w:r w:rsidRPr="005223F4">
        <w:t>dfdl:sequence and dfdl:group (when reference is a sequence)</w:t>
      </w:r>
      <w:bookmarkEnd w:id="7871"/>
      <w:bookmarkEnd w:id="7872"/>
    </w:p>
    <w:p w14:paraId="551B3B06" w14:textId="290D0D21" w:rsidR="00820CB7" w:rsidRPr="005223F4" w:rsidRDefault="003F35ED" w:rsidP="00820CB7">
      <w:pPr>
        <w:numPr>
          <w:ilvl w:val="0"/>
          <w:numId w:val="41"/>
        </w:numPr>
        <w:rPr>
          <w:i/>
        </w:rPr>
      </w:pPr>
      <w:ins w:id="7873" w:author="Steve Hanson" w:date="2012-08-10T14:36:00Z">
        <w:r>
          <w:rPr>
            <w:i/>
          </w:rPr>
          <w:t>Unp</w:t>
        </w:r>
      </w:ins>
      <w:del w:id="7874" w:author="Steve Hanson" w:date="2012-08-10T14:36:00Z">
        <w:r w:rsidR="00820CB7" w:rsidRPr="005223F4" w:rsidDel="003F35ED">
          <w:rPr>
            <w:i/>
          </w:rPr>
          <w:delText>P</w:delText>
        </w:r>
      </w:del>
      <w:r w:rsidR="00820CB7" w:rsidRPr="005223F4">
        <w:rPr>
          <w:i/>
        </w:rPr>
        <w:t>arsing: hidden (xs:sequence only)</w:t>
      </w:r>
    </w:p>
    <w:p w14:paraId="10B4455A" w14:textId="77777777" w:rsidR="00820CB7" w:rsidRPr="005223F4" w:rsidRDefault="00820CB7" w:rsidP="00820CB7">
      <w:pPr>
        <w:numPr>
          <w:ilvl w:val="1"/>
          <w:numId w:val="41"/>
        </w:numPr>
        <w:rPr>
          <w:i/>
        </w:rPr>
      </w:pPr>
      <w:r w:rsidRPr="005223F4">
        <w:t>dfdl:hiddenGroupRef</w:t>
      </w:r>
    </w:p>
    <w:p w14:paraId="6ED53DF2" w14:textId="77777777" w:rsidR="00FA2ECD" w:rsidRPr="005223F4" w:rsidRDefault="00FA2ECD" w:rsidP="00FA2ECD">
      <w:pPr>
        <w:pStyle w:val="nobreak"/>
        <w:keepNext w:val="0"/>
        <w:numPr>
          <w:ilvl w:val="0"/>
          <w:numId w:val="41"/>
        </w:numPr>
        <w:rPr>
          <w:i/>
        </w:rPr>
      </w:pPr>
      <w:r w:rsidRPr="005223F4">
        <w:rPr>
          <w:i/>
        </w:rPr>
        <w:t>Unparsing: common</w:t>
      </w:r>
    </w:p>
    <w:p w14:paraId="05B66C39" w14:textId="41C73C75" w:rsidR="00FA2ECD" w:rsidRPr="005223F4" w:rsidDel="00220DFE" w:rsidRDefault="00FA2ECD">
      <w:pPr>
        <w:pStyle w:val="nobreak"/>
        <w:keepNext w:val="0"/>
        <w:numPr>
          <w:ilvl w:val="1"/>
          <w:numId w:val="41"/>
        </w:numPr>
        <w:ind w:left="1434" w:hanging="357"/>
        <w:rPr>
          <w:del w:id="7875" w:author="mbeckerle" w:date="2012-04-22T21:21:00Z"/>
        </w:rPr>
        <w:pPrChange w:id="7876" w:author="Steve Hanson" w:date="2012-02-23T12:12:00Z">
          <w:pPr>
            <w:pStyle w:val="nobreak"/>
            <w:keepNext w:val="0"/>
            <w:numPr>
              <w:ilvl w:val="1"/>
              <w:numId w:val="62"/>
            </w:numPr>
            <w:tabs>
              <w:tab w:val="num" w:pos="1440"/>
            </w:tabs>
            <w:ind w:left="1434" w:hanging="357"/>
          </w:pPr>
        </w:pPrChange>
      </w:pPr>
      <w:commentRangeStart w:id="7877"/>
      <w:del w:id="7878" w:author="mbeckerle" w:date="2012-04-22T21:21:00Z">
        <w:r w:rsidRPr="005223F4" w:rsidDel="00220DFE">
          <w:delText xml:space="preserve">dfdl:byteOrder </w:delText>
        </w:r>
        <w:commentRangeEnd w:id="7877"/>
        <w:r w:rsidR="00313576" w:rsidDel="00220DFE">
          <w:rPr>
            <w:rStyle w:val="CommentReference"/>
          </w:rPr>
          <w:commentReference w:id="7877"/>
        </w:r>
      </w:del>
    </w:p>
    <w:p w14:paraId="42626B33" w14:textId="77777777" w:rsidR="00FA2ECD" w:rsidRPr="005223F4" w:rsidRDefault="00FA2ECD" w:rsidP="00FA2ECD">
      <w:pPr>
        <w:numPr>
          <w:ilvl w:val="1"/>
          <w:numId w:val="41"/>
        </w:numPr>
      </w:pPr>
      <w:r w:rsidRPr="005223F4">
        <w:t>dfdl:outputNewLine</w:t>
      </w:r>
    </w:p>
    <w:p w14:paraId="54B7489C" w14:textId="77777777" w:rsidR="00FA2ECD" w:rsidRPr="005223F4" w:rsidRDefault="00FA2ECD" w:rsidP="003F35ED">
      <w:pPr>
        <w:pStyle w:val="nobreak"/>
        <w:keepNext w:val="0"/>
        <w:numPr>
          <w:ilvl w:val="1"/>
          <w:numId w:val="41"/>
        </w:numPr>
        <w:ind w:left="1434" w:hanging="357"/>
      </w:pPr>
      <w:r w:rsidRPr="005223F4">
        <w:t xml:space="preserve">dfdl:encoding </w:t>
      </w:r>
    </w:p>
    <w:p w14:paraId="166974A5" w14:textId="77777777" w:rsidR="007543AA" w:rsidRPr="005223F4" w:rsidRDefault="007543AA" w:rsidP="007543AA">
      <w:pPr>
        <w:numPr>
          <w:ilvl w:val="2"/>
          <w:numId w:val="41"/>
        </w:numPr>
      </w:pPr>
      <w:r w:rsidRPr="005223F4">
        <w:t>'UTF-16'</w:t>
      </w:r>
      <w:r w:rsidR="005B0FE2" w:rsidRPr="005223F4">
        <w:t xml:space="preserve"> 'UTF-16BE' 'UTF-16LE'</w:t>
      </w:r>
    </w:p>
    <w:p w14:paraId="66ACADF6" w14:textId="77777777" w:rsidR="007543AA" w:rsidRPr="005223F4" w:rsidRDefault="00050432" w:rsidP="007543AA">
      <w:pPr>
        <w:numPr>
          <w:ilvl w:val="3"/>
          <w:numId w:val="41"/>
        </w:numPr>
      </w:pPr>
      <w:r>
        <w:t>dfdl:utf16Width</w:t>
      </w:r>
    </w:p>
    <w:p w14:paraId="099AB646" w14:textId="77777777" w:rsidR="00FA2ECD" w:rsidRPr="005223F4" w:rsidRDefault="00FA2ECD" w:rsidP="00FA2ECD">
      <w:pPr>
        <w:numPr>
          <w:ilvl w:val="1"/>
          <w:numId w:val="41"/>
        </w:numPr>
      </w:pPr>
      <w:r w:rsidRPr="005223F4">
        <w:t>dfdl:fillByte</w:t>
      </w:r>
    </w:p>
    <w:p w14:paraId="0F4F513B" w14:textId="77777777" w:rsidR="00FA2ECD" w:rsidRPr="005223F4" w:rsidRDefault="00FA2ECD" w:rsidP="00FA2ECD">
      <w:pPr>
        <w:pStyle w:val="nobreak"/>
        <w:keepNext w:val="0"/>
        <w:numPr>
          <w:ilvl w:val="0"/>
          <w:numId w:val="41"/>
        </w:numPr>
        <w:rPr>
          <w:i/>
        </w:rPr>
      </w:pPr>
      <w:commentRangeStart w:id="7879"/>
      <w:r w:rsidRPr="005223F4">
        <w:rPr>
          <w:i/>
        </w:rPr>
        <w:t>Unparsing: insertion &amp; framing</w:t>
      </w:r>
      <w:commentRangeEnd w:id="7879"/>
      <w:r w:rsidR="00E13147">
        <w:rPr>
          <w:rStyle w:val="CommentReference"/>
        </w:rPr>
        <w:commentReference w:id="7879"/>
      </w:r>
    </w:p>
    <w:p w14:paraId="70EC07F1" w14:textId="77777777" w:rsidR="00785685" w:rsidRPr="005223F4" w:rsidRDefault="00FA2ECD" w:rsidP="00FA2ECD">
      <w:pPr>
        <w:pStyle w:val="nobreak"/>
        <w:keepNext w:val="0"/>
        <w:numPr>
          <w:ilvl w:val="1"/>
          <w:numId w:val="41"/>
        </w:numPr>
      </w:pPr>
      <w:r w:rsidRPr="005223F4">
        <w:t>dfdl:</w:t>
      </w:r>
      <w:r w:rsidR="008432CD" w:rsidRPr="005223F4">
        <w:t>leadingSkip</w:t>
      </w:r>
    </w:p>
    <w:p w14:paraId="29F99BA4"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67D4BC6A" w14:textId="77777777" w:rsidR="00FA2ECD" w:rsidRPr="005223F4" w:rsidRDefault="00FA2ECD" w:rsidP="00FA2ECD">
      <w:pPr>
        <w:pStyle w:val="nobreak"/>
        <w:keepNext w:val="0"/>
        <w:numPr>
          <w:ilvl w:val="1"/>
          <w:numId w:val="41"/>
        </w:numPr>
      </w:pPr>
      <w:r w:rsidRPr="005223F4">
        <w:t xml:space="preserve">dfdl:alignment </w:t>
      </w:r>
    </w:p>
    <w:p w14:paraId="674D268A" w14:textId="77777777" w:rsidR="000B1112" w:rsidRPr="005223F4" w:rsidRDefault="000B1112" w:rsidP="00FA2ECD">
      <w:pPr>
        <w:pStyle w:val="nobreak"/>
        <w:keepNext w:val="0"/>
        <w:numPr>
          <w:ilvl w:val="2"/>
          <w:numId w:val="41"/>
        </w:numPr>
      </w:pPr>
      <w:r w:rsidRPr="005223F4">
        <w:rPr>
          <w:i/>
          <w:iCs/>
        </w:rPr>
        <w:t>not “implicit”</w:t>
      </w:r>
    </w:p>
    <w:p w14:paraId="15CC7BE3" w14:textId="77777777" w:rsidR="00FA2ECD" w:rsidRPr="005223F4" w:rsidRDefault="00FA2ECD" w:rsidP="000B1112">
      <w:pPr>
        <w:pStyle w:val="nobreak"/>
        <w:keepNext w:val="0"/>
        <w:numPr>
          <w:ilvl w:val="3"/>
          <w:numId w:val="41"/>
        </w:numPr>
      </w:pPr>
      <w:r w:rsidRPr="005223F4">
        <w:t xml:space="preserve">dfdl:alignmentUnits </w:t>
      </w:r>
    </w:p>
    <w:p w14:paraId="60B981B0" w14:textId="77777777" w:rsidR="00495093" w:rsidRPr="005223F4" w:rsidRDefault="00FA2ECD" w:rsidP="00FA2ECD">
      <w:pPr>
        <w:pStyle w:val="nobreak"/>
        <w:keepNext w:val="0"/>
        <w:numPr>
          <w:ilvl w:val="1"/>
          <w:numId w:val="41"/>
        </w:numPr>
      </w:pPr>
      <w:r w:rsidRPr="005223F4">
        <w:t>dfdl:initiator</w:t>
      </w:r>
    </w:p>
    <w:p w14:paraId="47B12F0E" w14:textId="77777777" w:rsidR="00FA2ECD" w:rsidRPr="005223F4" w:rsidRDefault="00FA2ECD" w:rsidP="00FA2ECD">
      <w:pPr>
        <w:numPr>
          <w:ilvl w:val="1"/>
          <w:numId w:val="41"/>
        </w:numPr>
      </w:pPr>
      <w:r w:rsidRPr="005223F4">
        <w:t xml:space="preserve">dfdl:separator </w:t>
      </w:r>
    </w:p>
    <w:p w14:paraId="7366F80F" w14:textId="77777777" w:rsidR="00FA2ECD" w:rsidRPr="005223F4" w:rsidRDefault="00FA2ECD" w:rsidP="00FA2ECD">
      <w:pPr>
        <w:numPr>
          <w:ilvl w:val="2"/>
          <w:numId w:val="41"/>
        </w:numPr>
      </w:pPr>
      <w:r w:rsidRPr="005223F4">
        <w:t>dfdl:separatorPosition</w:t>
      </w:r>
    </w:p>
    <w:p w14:paraId="50475EB2" w14:textId="348EB31B" w:rsidR="00FA2ECD" w:rsidRPr="005223F4" w:rsidRDefault="00FA2ECD" w:rsidP="00FA2ECD">
      <w:pPr>
        <w:numPr>
          <w:ilvl w:val="2"/>
          <w:numId w:val="41"/>
        </w:numPr>
      </w:pPr>
      <w:commentRangeStart w:id="7880"/>
      <w:r w:rsidRPr="005223F4">
        <w:t>dfdl:separator</w:t>
      </w:r>
      <w:ins w:id="7881" w:author="mbeckerle" w:date="2012-04-22T23:11:00Z">
        <w:r w:rsidR="004830A8">
          <w:t>Suppression</w:t>
        </w:r>
      </w:ins>
      <w:r w:rsidRPr="005223F4">
        <w:t>Policy</w:t>
      </w:r>
      <w:commentRangeEnd w:id="7880"/>
      <w:r w:rsidR="005C50B8">
        <w:rPr>
          <w:rStyle w:val="CommentReference"/>
        </w:rPr>
        <w:commentReference w:id="7880"/>
      </w:r>
    </w:p>
    <w:p w14:paraId="5D08A742" w14:textId="77777777" w:rsidR="00495093" w:rsidRPr="005223F4" w:rsidRDefault="00FA2ECD" w:rsidP="00FA2ECD">
      <w:pPr>
        <w:pStyle w:val="nobreak"/>
        <w:keepNext w:val="0"/>
        <w:numPr>
          <w:ilvl w:val="1"/>
          <w:numId w:val="41"/>
        </w:numPr>
      </w:pPr>
      <w:r w:rsidRPr="005223F4">
        <w:t>dfdl:terminator</w:t>
      </w:r>
    </w:p>
    <w:p w14:paraId="30056B97" w14:textId="77777777" w:rsidR="00785685" w:rsidRPr="005223F4" w:rsidRDefault="00FA2ECD" w:rsidP="00FA2ECD">
      <w:pPr>
        <w:pStyle w:val="nobreak"/>
        <w:keepNext w:val="0"/>
        <w:numPr>
          <w:ilvl w:val="1"/>
          <w:numId w:val="41"/>
        </w:numPr>
      </w:pPr>
      <w:r w:rsidRPr="005223F4">
        <w:t>dfdl:</w:t>
      </w:r>
      <w:r w:rsidR="00785685" w:rsidRPr="005223F4">
        <w:t>trailingSkip</w:t>
      </w:r>
    </w:p>
    <w:p w14:paraId="5AFD46D0" w14:textId="77777777" w:rsidR="00FA2ECD" w:rsidRPr="005223F4" w:rsidDel="00220DFE" w:rsidRDefault="00785685" w:rsidP="00785685">
      <w:pPr>
        <w:pStyle w:val="nobreak"/>
        <w:keepNext w:val="0"/>
        <w:numPr>
          <w:ilvl w:val="2"/>
          <w:numId w:val="41"/>
        </w:numPr>
        <w:rPr>
          <w:del w:id="7882" w:author="mbeckerle" w:date="2012-04-22T21:22:00Z"/>
        </w:rPr>
      </w:pPr>
      <w:r w:rsidRPr="005223F4">
        <w:t>dfdl:alignmentUnits</w:t>
      </w:r>
      <w:r w:rsidR="00FA2ECD" w:rsidRPr="005223F4">
        <w:t xml:space="preserve"> </w:t>
      </w:r>
    </w:p>
    <w:p w14:paraId="419273ED" w14:textId="77777777" w:rsidR="00FA2ECD" w:rsidRPr="005223F4" w:rsidRDefault="00FA2ECD" w:rsidP="003F35ED">
      <w:pPr>
        <w:pStyle w:val="nobreak"/>
        <w:keepNext w:val="0"/>
        <w:numPr>
          <w:ilvl w:val="2"/>
          <w:numId w:val="41"/>
        </w:numPr>
      </w:pPr>
    </w:p>
    <w:p w14:paraId="2A762730" w14:textId="5294AF2E" w:rsidR="00FA2ECD" w:rsidRPr="005223F4" w:rsidDel="00220DFE" w:rsidRDefault="00FA2ECD" w:rsidP="00FA2ECD">
      <w:pPr>
        <w:pStyle w:val="Heading3"/>
        <w:rPr>
          <w:del w:id="7883" w:author="mbeckerle" w:date="2012-04-22T21:22:00Z"/>
        </w:rPr>
      </w:pPr>
      <w:bookmarkStart w:id="7884" w:name="_Toc243112881"/>
      <w:del w:id="7885" w:author="mbeckerle" w:date="2012-04-23T02:34:00Z">
        <w:r w:rsidRPr="005223F4" w:rsidDel="007E1D66">
          <w:delText>dfdl:choice and dfdl:group (when reference is a choice)</w:delText>
        </w:r>
      </w:del>
      <w:bookmarkStart w:id="7886" w:name="_Toc322912285"/>
      <w:bookmarkStart w:id="7887" w:name="_Toc329093146"/>
      <w:bookmarkStart w:id="7888" w:name="_Toc332701659"/>
      <w:bookmarkStart w:id="7889" w:name="_Toc332701963"/>
      <w:bookmarkStart w:id="7890" w:name="_Toc332711761"/>
      <w:bookmarkStart w:id="7891" w:name="_Toc332712063"/>
      <w:bookmarkStart w:id="7892" w:name="_Toc332712364"/>
      <w:bookmarkStart w:id="7893" w:name="_Toc332724280"/>
      <w:bookmarkStart w:id="7894" w:name="_Toc332724580"/>
      <w:bookmarkEnd w:id="7884"/>
      <w:bookmarkEnd w:id="7886"/>
      <w:bookmarkEnd w:id="7887"/>
      <w:bookmarkEnd w:id="7888"/>
      <w:bookmarkEnd w:id="7889"/>
      <w:bookmarkEnd w:id="7890"/>
      <w:bookmarkEnd w:id="7891"/>
      <w:bookmarkEnd w:id="7892"/>
      <w:bookmarkEnd w:id="7893"/>
      <w:bookmarkEnd w:id="7894"/>
    </w:p>
    <w:p w14:paraId="11CA18FC" w14:textId="74377F8E" w:rsidR="00FA2ECD" w:rsidRPr="003F35ED" w:rsidRDefault="007E1D66" w:rsidP="003F35ED">
      <w:pPr>
        <w:pStyle w:val="Heading3"/>
        <w:rPr>
          <w:i/>
          <w:iCs/>
        </w:rPr>
      </w:pPr>
      <w:bookmarkStart w:id="7895" w:name="_Toc332724581"/>
      <w:ins w:id="7896" w:author="mbeckerle" w:date="2012-04-23T02:34:00Z">
        <w:r w:rsidRPr="005223F4">
          <w:t>dfdl:choice and dfdl:group (when reference is a choice)</w:t>
        </w:r>
      </w:ins>
      <w:bookmarkEnd w:id="7895"/>
    </w:p>
    <w:p w14:paraId="112D2609" w14:textId="77777777" w:rsidR="00FA2ECD" w:rsidRPr="005223F4" w:rsidRDefault="00FA2ECD" w:rsidP="00FA2ECD">
      <w:pPr>
        <w:pStyle w:val="nobreak"/>
        <w:keepNext w:val="0"/>
        <w:numPr>
          <w:ilvl w:val="0"/>
          <w:numId w:val="41"/>
        </w:numPr>
        <w:rPr>
          <w:i/>
        </w:rPr>
      </w:pPr>
      <w:r w:rsidRPr="005223F4">
        <w:rPr>
          <w:i/>
        </w:rPr>
        <w:t>Unparsing: common</w:t>
      </w:r>
    </w:p>
    <w:p w14:paraId="0C18DA60" w14:textId="5766473A" w:rsidR="00FA2ECD" w:rsidRPr="005223F4" w:rsidDel="00220DFE" w:rsidRDefault="00FA2ECD">
      <w:pPr>
        <w:pStyle w:val="nobreak"/>
        <w:keepNext w:val="0"/>
        <w:numPr>
          <w:ilvl w:val="1"/>
          <w:numId w:val="41"/>
        </w:numPr>
        <w:ind w:left="1434" w:hanging="357"/>
        <w:rPr>
          <w:del w:id="7897" w:author="mbeckerle" w:date="2012-04-22T21:22:00Z"/>
        </w:rPr>
        <w:pPrChange w:id="7898" w:author="Steve Hanson" w:date="2012-02-23T12:12:00Z">
          <w:pPr>
            <w:pStyle w:val="nobreak"/>
            <w:keepNext w:val="0"/>
            <w:numPr>
              <w:ilvl w:val="1"/>
              <w:numId w:val="62"/>
            </w:numPr>
            <w:tabs>
              <w:tab w:val="num" w:pos="1440"/>
            </w:tabs>
            <w:ind w:left="1434" w:hanging="357"/>
          </w:pPr>
        </w:pPrChange>
      </w:pPr>
      <w:commentRangeStart w:id="7899"/>
      <w:del w:id="7900" w:author="mbeckerle" w:date="2012-04-22T21:22:00Z">
        <w:r w:rsidRPr="005223F4" w:rsidDel="00220DFE">
          <w:delText xml:space="preserve">dfdl:byteOrder </w:delText>
        </w:r>
        <w:commentRangeEnd w:id="7899"/>
        <w:r w:rsidR="00313576" w:rsidDel="00220DFE">
          <w:rPr>
            <w:rStyle w:val="CommentReference"/>
          </w:rPr>
          <w:commentReference w:id="7899"/>
        </w:r>
      </w:del>
    </w:p>
    <w:p w14:paraId="307E43B5" w14:textId="77777777" w:rsidR="00FA2ECD" w:rsidRPr="005223F4" w:rsidRDefault="00FA2ECD" w:rsidP="00FA2ECD">
      <w:pPr>
        <w:numPr>
          <w:ilvl w:val="1"/>
          <w:numId w:val="41"/>
        </w:numPr>
      </w:pPr>
      <w:r w:rsidRPr="005223F4">
        <w:t>dfdl:outputNewLine</w:t>
      </w:r>
    </w:p>
    <w:p w14:paraId="76F83E62" w14:textId="77777777" w:rsidR="007543AA" w:rsidRPr="005223F4" w:rsidRDefault="00FA2ECD" w:rsidP="003F35ED">
      <w:pPr>
        <w:pStyle w:val="nobreak"/>
        <w:keepNext w:val="0"/>
        <w:numPr>
          <w:ilvl w:val="1"/>
          <w:numId w:val="41"/>
        </w:numPr>
        <w:ind w:left="1434" w:hanging="357"/>
      </w:pPr>
      <w:r w:rsidRPr="005223F4">
        <w:t xml:space="preserve">dfdl:encoding </w:t>
      </w:r>
    </w:p>
    <w:p w14:paraId="2C7E2851" w14:textId="77777777" w:rsidR="007543AA" w:rsidRPr="005223F4" w:rsidRDefault="007543AA" w:rsidP="007543AA">
      <w:pPr>
        <w:numPr>
          <w:ilvl w:val="2"/>
          <w:numId w:val="41"/>
        </w:numPr>
      </w:pPr>
      <w:r w:rsidRPr="005223F4">
        <w:t>'UTF-16'</w:t>
      </w:r>
      <w:r w:rsidR="005B0FE2" w:rsidRPr="005223F4">
        <w:t xml:space="preserve"> 'UTF-16BE' 'UTF-16LE'</w:t>
      </w:r>
    </w:p>
    <w:p w14:paraId="7EDD88DC" w14:textId="77777777" w:rsidR="00FA2ECD" w:rsidRPr="005223F4" w:rsidRDefault="00050432" w:rsidP="007543AA">
      <w:pPr>
        <w:numPr>
          <w:ilvl w:val="3"/>
          <w:numId w:val="41"/>
        </w:numPr>
      </w:pPr>
      <w:r>
        <w:t>dfdl:utf16Width</w:t>
      </w:r>
      <w:r w:rsidR="00FA2ECD" w:rsidRPr="005223F4">
        <w:t xml:space="preserve"> </w:t>
      </w:r>
    </w:p>
    <w:p w14:paraId="13D84D2C" w14:textId="77777777" w:rsidR="00FA2ECD" w:rsidRPr="005223F4" w:rsidRDefault="00FA2ECD" w:rsidP="00FA2ECD">
      <w:pPr>
        <w:numPr>
          <w:ilvl w:val="1"/>
          <w:numId w:val="41"/>
        </w:numPr>
      </w:pPr>
      <w:r w:rsidRPr="005223F4">
        <w:t>dfdl:fillByte</w:t>
      </w:r>
    </w:p>
    <w:p w14:paraId="6C153E2A" w14:textId="77777777" w:rsidR="00FA2ECD" w:rsidRPr="005223F4" w:rsidRDefault="00FA2ECD" w:rsidP="00FA2ECD">
      <w:pPr>
        <w:pStyle w:val="nobreak"/>
        <w:keepNext w:val="0"/>
        <w:numPr>
          <w:ilvl w:val="0"/>
          <w:numId w:val="41"/>
        </w:numPr>
        <w:rPr>
          <w:i/>
        </w:rPr>
      </w:pPr>
      <w:r w:rsidRPr="005223F4">
        <w:rPr>
          <w:i/>
        </w:rPr>
        <w:t xml:space="preserve">Unparsing: insertion &amp; framing </w:t>
      </w:r>
    </w:p>
    <w:p w14:paraId="05FEBF68" w14:textId="77777777" w:rsidR="00785685" w:rsidRPr="005223F4" w:rsidRDefault="00FA2ECD" w:rsidP="00FA2ECD">
      <w:pPr>
        <w:pStyle w:val="nobreak"/>
        <w:keepNext w:val="0"/>
        <w:numPr>
          <w:ilvl w:val="1"/>
          <w:numId w:val="41"/>
        </w:numPr>
      </w:pPr>
      <w:r w:rsidRPr="005223F4">
        <w:t>dfdl:</w:t>
      </w:r>
      <w:r w:rsidR="008432CD" w:rsidRPr="005223F4">
        <w:t>leadingSkip</w:t>
      </w:r>
    </w:p>
    <w:p w14:paraId="1901ACDC"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051309C" w14:textId="77777777" w:rsidR="00FA2ECD" w:rsidRPr="005223F4" w:rsidRDefault="00FA2ECD" w:rsidP="00FA2ECD">
      <w:pPr>
        <w:pStyle w:val="nobreak"/>
        <w:keepNext w:val="0"/>
        <w:numPr>
          <w:ilvl w:val="1"/>
          <w:numId w:val="41"/>
        </w:numPr>
      </w:pPr>
      <w:r w:rsidRPr="005223F4">
        <w:t xml:space="preserve">dfdl:alignment </w:t>
      </w:r>
    </w:p>
    <w:p w14:paraId="75C2D5D1" w14:textId="77777777" w:rsidR="000B1112" w:rsidRPr="005223F4" w:rsidRDefault="000B1112" w:rsidP="00FA2ECD">
      <w:pPr>
        <w:pStyle w:val="nobreak"/>
        <w:keepNext w:val="0"/>
        <w:numPr>
          <w:ilvl w:val="2"/>
          <w:numId w:val="41"/>
        </w:numPr>
      </w:pPr>
      <w:r w:rsidRPr="005223F4">
        <w:rPr>
          <w:i/>
          <w:iCs/>
        </w:rPr>
        <w:t>not “implicit”</w:t>
      </w:r>
    </w:p>
    <w:p w14:paraId="4E91AA96" w14:textId="77777777" w:rsidR="00FA2ECD" w:rsidRPr="005223F4" w:rsidRDefault="00FA2ECD" w:rsidP="000B1112">
      <w:pPr>
        <w:pStyle w:val="nobreak"/>
        <w:keepNext w:val="0"/>
        <w:numPr>
          <w:ilvl w:val="3"/>
          <w:numId w:val="41"/>
        </w:numPr>
      </w:pPr>
      <w:r w:rsidRPr="005223F4">
        <w:t xml:space="preserve">dfdl:alignmentUnits </w:t>
      </w:r>
    </w:p>
    <w:p w14:paraId="454A197A" w14:textId="77777777" w:rsidR="00495093" w:rsidRPr="005223F4" w:rsidRDefault="00FA2ECD" w:rsidP="00FA2ECD">
      <w:pPr>
        <w:pStyle w:val="nobreak"/>
        <w:keepNext w:val="0"/>
        <w:numPr>
          <w:ilvl w:val="1"/>
          <w:numId w:val="41"/>
        </w:numPr>
      </w:pPr>
      <w:r w:rsidRPr="005223F4">
        <w:t>dfdl:initiator</w:t>
      </w:r>
    </w:p>
    <w:p w14:paraId="46C0471E" w14:textId="77777777" w:rsidR="00FA2ECD" w:rsidRPr="005223F4" w:rsidRDefault="00FA2ECD" w:rsidP="00FA2ECD">
      <w:pPr>
        <w:numPr>
          <w:ilvl w:val="1"/>
          <w:numId w:val="41"/>
        </w:numPr>
      </w:pPr>
      <w:r w:rsidRPr="005223F4">
        <w:t>dfdl:</w:t>
      </w:r>
      <w:r w:rsidR="00005487" w:rsidRPr="005223F4">
        <w:t>choiceLengthKind</w:t>
      </w:r>
      <w:r w:rsidRPr="005223F4">
        <w:t xml:space="preserve"> </w:t>
      </w:r>
    </w:p>
    <w:p w14:paraId="59753605" w14:textId="77777777" w:rsidR="0064432E" w:rsidRPr="005223F4" w:rsidRDefault="0064432E" w:rsidP="0064432E">
      <w:pPr>
        <w:numPr>
          <w:ilvl w:val="2"/>
          <w:numId w:val="41"/>
        </w:numPr>
      </w:pPr>
      <w:r w:rsidRPr="005223F4">
        <w:rPr>
          <w:i/>
          <w:iCs/>
        </w:rPr>
        <w:t>explicit”</w:t>
      </w:r>
    </w:p>
    <w:p w14:paraId="00A63BC8" w14:textId="77777777" w:rsidR="0064432E" w:rsidRPr="005223F4" w:rsidRDefault="0064432E" w:rsidP="0064432E">
      <w:pPr>
        <w:numPr>
          <w:ilvl w:val="3"/>
          <w:numId w:val="41"/>
        </w:numPr>
      </w:pPr>
      <w:r w:rsidRPr="005223F4">
        <w:t>dfdl:choiceLength</w:t>
      </w:r>
    </w:p>
    <w:p w14:paraId="04501298" w14:textId="77777777" w:rsidR="00495093" w:rsidRPr="005223F4" w:rsidRDefault="00FA2ECD" w:rsidP="00FA2ECD">
      <w:pPr>
        <w:pStyle w:val="nobreak"/>
        <w:keepNext w:val="0"/>
        <w:numPr>
          <w:ilvl w:val="1"/>
          <w:numId w:val="41"/>
        </w:numPr>
      </w:pPr>
      <w:r w:rsidRPr="005223F4">
        <w:t>dfdl:terminator</w:t>
      </w:r>
    </w:p>
    <w:p w14:paraId="0EE607C5" w14:textId="77777777" w:rsidR="00785685" w:rsidRPr="005223F4" w:rsidRDefault="00FA2ECD" w:rsidP="00FA2ECD">
      <w:pPr>
        <w:pStyle w:val="nobreak"/>
        <w:keepNext w:val="0"/>
        <w:numPr>
          <w:ilvl w:val="1"/>
          <w:numId w:val="41"/>
        </w:numPr>
      </w:pPr>
      <w:r w:rsidRPr="005223F4">
        <w:t>dfdl:</w:t>
      </w:r>
      <w:r w:rsidR="00785685" w:rsidRPr="005223F4">
        <w:t>trailingSkip</w:t>
      </w:r>
    </w:p>
    <w:p w14:paraId="29C4D888"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FB3AA4E" w14:textId="6E72CF32" w:rsidR="00FA2ECD" w:rsidRPr="005223F4" w:rsidDel="00220DFE" w:rsidRDefault="00FA2ECD" w:rsidP="00FA2ECD">
      <w:pPr>
        <w:pStyle w:val="nobreak"/>
        <w:rPr>
          <w:del w:id="7901" w:author="mbeckerle" w:date="2012-04-22T21:23:00Z"/>
        </w:rPr>
      </w:pPr>
      <w:bookmarkStart w:id="7902" w:name="_Toc322911748"/>
      <w:bookmarkStart w:id="7903" w:name="_Toc322912287"/>
      <w:bookmarkStart w:id="7904" w:name="_Toc329093148"/>
      <w:bookmarkStart w:id="7905" w:name="_Toc332701661"/>
      <w:bookmarkStart w:id="7906" w:name="_Toc332701965"/>
      <w:bookmarkStart w:id="7907" w:name="_Toc332711763"/>
      <w:bookmarkStart w:id="7908" w:name="_Toc332712065"/>
      <w:bookmarkStart w:id="7909" w:name="_Toc332712366"/>
      <w:bookmarkStart w:id="7910" w:name="_Toc332724282"/>
      <w:bookmarkStart w:id="7911" w:name="_Toc332724582"/>
      <w:bookmarkEnd w:id="7902"/>
      <w:bookmarkEnd w:id="7903"/>
      <w:bookmarkEnd w:id="7904"/>
      <w:bookmarkEnd w:id="7905"/>
      <w:bookmarkEnd w:id="7906"/>
      <w:bookmarkEnd w:id="7907"/>
      <w:bookmarkEnd w:id="7908"/>
      <w:bookmarkEnd w:id="7909"/>
      <w:bookmarkEnd w:id="7910"/>
      <w:bookmarkEnd w:id="7911"/>
    </w:p>
    <w:p w14:paraId="2A998100" w14:textId="45839FD5" w:rsidR="00FA2ECD" w:rsidRPr="005223F4" w:rsidDel="00220DFE" w:rsidRDefault="00FA2ECD" w:rsidP="00FA2ECD">
      <w:pPr>
        <w:pStyle w:val="nobreak"/>
        <w:rPr>
          <w:del w:id="7912" w:author="mbeckerle" w:date="2012-04-22T21:23:00Z"/>
        </w:rPr>
      </w:pPr>
      <w:bookmarkStart w:id="7913" w:name="_Toc322911749"/>
      <w:bookmarkStart w:id="7914" w:name="_Toc322912288"/>
      <w:bookmarkStart w:id="7915" w:name="_Toc329093149"/>
      <w:bookmarkStart w:id="7916" w:name="_Toc332701662"/>
      <w:bookmarkStart w:id="7917" w:name="_Toc332701966"/>
      <w:bookmarkStart w:id="7918" w:name="_Toc332711764"/>
      <w:bookmarkStart w:id="7919" w:name="_Toc332712066"/>
      <w:bookmarkStart w:id="7920" w:name="_Toc332712367"/>
      <w:bookmarkStart w:id="7921" w:name="_Toc332724283"/>
      <w:bookmarkStart w:id="7922" w:name="_Toc332724583"/>
      <w:bookmarkEnd w:id="7913"/>
      <w:bookmarkEnd w:id="7914"/>
      <w:bookmarkEnd w:id="7915"/>
      <w:bookmarkEnd w:id="7916"/>
      <w:bookmarkEnd w:id="7917"/>
      <w:bookmarkEnd w:id="7918"/>
      <w:bookmarkEnd w:id="7919"/>
      <w:bookmarkEnd w:id="7920"/>
      <w:bookmarkEnd w:id="7921"/>
      <w:bookmarkEnd w:id="7922"/>
    </w:p>
    <w:p w14:paraId="5DF6B0D8" w14:textId="65979328" w:rsidR="00EE66E5" w:rsidRPr="005223F4" w:rsidDel="00220DFE" w:rsidRDefault="00EE66E5" w:rsidP="00EE66E5">
      <w:pPr>
        <w:rPr>
          <w:del w:id="7923" w:author="mbeckerle" w:date="2012-04-22T21:23:00Z"/>
        </w:rPr>
      </w:pPr>
      <w:bookmarkStart w:id="7924" w:name="_Toc322911750"/>
      <w:bookmarkStart w:id="7925" w:name="_Toc322912289"/>
      <w:bookmarkStart w:id="7926" w:name="_Toc329093150"/>
      <w:bookmarkStart w:id="7927" w:name="_Toc332701663"/>
      <w:bookmarkStart w:id="7928" w:name="_Toc332701967"/>
      <w:bookmarkStart w:id="7929" w:name="_Toc332711765"/>
      <w:bookmarkStart w:id="7930" w:name="_Toc332712067"/>
      <w:bookmarkStart w:id="7931" w:name="_Toc332712368"/>
      <w:bookmarkStart w:id="7932" w:name="_Toc332724284"/>
      <w:bookmarkStart w:id="7933" w:name="_Toc332724584"/>
      <w:bookmarkEnd w:id="7924"/>
      <w:bookmarkEnd w:id="7925"/>
      <w:bookmarkEnd w:id="7926"/>
      <w:bookmarkEnd w:id="7927"/>
      <w:bookmarkEnd w:id="7928"/>
      <w:bookmarkEnd w:id="7929"/>
      <w:bookmarkEnd w:id="7930"/>
      <w:bookmarkEnd w:id="7931"/>
      <w:bookmarkEnd w:id="7932"/>
      <w:bookmarkEnd w:id="7933"/>
    </w:p>
    <w:p w14:paraId="5BEB321F" w14:textId="77777777" w:rsidR="00BE79A5" w:rsidRPr="005223F4" w:rsidRDefault="00BE79A5" w:rsidP="00BE79A5">
      <w:pPr>
        <w:pStyle w:val="Heading1"/>
      </w:pPr>
      <w:bookmarkStart w:id="7934" w:name="_Ref112768033"/>
      <w:bookmarkStart w:id="7935" w:name="_Ref112768048"/>
      <w:bookmarkStart w:id="7936" w:name="_Toc112836578"/>
      <w:bookmarkStart w:id="7937" w:name="_Toc112826296"/>
      <w:bookmarkStart w:id="7938" w:name="_Toc113075280"/>
      <w:bookmarkStart w:id="7939" w:name="_Toc177399055"/>
      <w:bookmarkStart w:id="7940" w:name="_Toc175057342"/>
      <w:bookmarkStart w:id="7941" w:name="_Ref198637642"/>
      <w:bookmarkStart w:id="7942" w:name="_Toc199516268"/>
      <w:bookmarkStart w:id="7943" w:name="_Toc194983944"/>
      <w:bookmarkStart w:id="7944" w:name="_Toc243112797"/>
      <w:bookmarkStart w:id="7945" w:name="_Toc177399140"/>
      <w:bookmarkStart w:id="7946" w:name="_Toc175057427"/>
      <w:bookmarkStart w:id="7947" w:name="_Toc199516368"/>
      <w:bookmarkStart w:id="7948" w:name="_Toc194984029"/>
      <w:bookmarkStart w:id="7949" w:name="_Toc243112871"/>
      <w:bookmarkStart w:id="7950" w:name="_Toc332724585"/>
      <w:r w:rsidRPr="005223F4">
        <w:t>Expression language</w:t>
      </w:r>
      <w:bookmarkEnd w:id="7934"/>
      <w:bookmarkEnd w:id="7935"/>
      <w:bookmarkEnd w:id="7936"/>
      <w:bookmarkEnd w:id="7937"/>
      <w:bookmarkEnd w:id="7938"/>
      <w:bookmarkEnd w:id="7939"/>
      <w:bookmarkEnd w:id="7940"/>
      <w:bookmarkEnd w:id="7941"/>
      <w:bookmarkEnd w:id="7942"/>
      <w:bookmarkEnd w:id="7943"/>
      <w:bookmarkEnd w:id="7944"/>
      <w:bookmarkEnd w:id="7950"/>
    </w:p>
    <w:p w14:paraId="68EEBF6D" w14:textId="02F54B23" w:rsidR="00BE79A5" w:rsidRPr="005223F4" w:rsidDel="00220DFE" w:rsidRDefault="00BE79A5" w:rsidP="00BE79A5">
      <w:pPr>
        <w:pStyle w:val="nobreak"/>
        <w:rPr>
          <w:del w:id="7951" w:author="mbeckerle" w:date="2012-04-22T21:23:00Z"/>
        </w:rPr>
      </w:pPr>
    </w:p>
    <w:p w14:paraId="2A32B594" w14:textId="77777777" w:rsidR="00BE79A5" w:rsidRPr="005223F4" w:rsidRDefault="00BE79A5" w:rsidP="00BE79A5">
      <w:r w:rsidRPr="005223F4">
        <w:t>The DFDL expression language allows the processing of values conforming to the data model defined in the DFDL Infoset. It allows properties in the DFDL schema to be dependent of the contents of an instance of a DFDL document, a DFDL variable or another property in the schema. For example the length of an element can be made dependent on the contents of another element in the document.</w:t>
      </w:r>
    </w:p>
    <w:p w14:paraId="766CC7B4" w14:textId="77777777" w:rsidR="00BE79A5" w:rsidRPr="005223F4" w:rsidRDefault="00BE79A5" w:rsidP="00BE79A5">
      <w:r w:rsidRPr="005223F4">
        <w:t>The main uses of the expression language are as follows:</w:t>
      </w:r>
    </w:p>
    <w:p w14:paraId="46363588" w14:textId="4DB4E009" w:rsidR="00BE79A5" w:rsidRPr="005223F4" w:rsidRDefault="00BE79A5" w:rsidP="00BE79A5">
      <w:pPr>
        <w:numPr>
          <w:ilvl w:val="0"/>
          <w:numId w:val="35"/>
        </w:numPr>
      </w:pPr>
      <w:r w:rsidRPr="005223F4">
        <w:t>When a DFDL property needs to be set dynamically at parse time from the contents of one or more elements of the data. Properties such as initiator, terminator, length,</w:t>
      </w:r>
      <w:ins w:id="7952" w:author="mbeckerle" w:date="2012-03-24T14:01:00Z">
        <w:r w:rsidR="00EA1786">
          <w:t xml:space="preserve"> </w:t>
        </w:r>
      </w:ins>
      <w:ins w:id="7953" w:author="Steve Hanson" w:date="2012-08-10T14:38:00Z">
        <w:r w:rsidR="003F35ED">
          <w:t xml:space="preserve">occursCount </w:t>
        </w:r>
      </w:ins>
      <w:ins w:id="7954" w:author="mbeckerle" w:date="2012-03-24T14:01:00Z">
        <w:r w:rsidR="00EA1786">
          <w:t>and</w:t>
        </w:r>
      </w:ins>
      <w:r w:rsidRPr="005223F4">
        <w:t xml:space="preserve"> separator</w:t>
      </w:r>
      <w:del w:id="7955" w:author="mbeckerle" w:date="2012-03-24T14:01:00Z">
        <w:r w:rsidRPr="005223F4" w:rsidDel="00EA1786">
          <w:delText xml:space="preserve">, </w:delText>
        </w:r>
        <w:r w:rsidRPr="005223F4" w:rsidDel="00EA1786">
          <w:rPr>
            <w:szCs w:val="18"/>
          </w:rPr>
          <w:delText xml:space="preserve">and </w:delText>
        </w:r>
        <w:commentRangeStart w:id="7956"/>
        <w:r w:rsidRPr="005223F4" w:rsidDel="00EA1786">
          <w:rPr>
            <w:szCs w:val="18"/>
          </w:rPr>
          <w:delText>nilValues</w:delText>
        </w:r>
      </w:del>
      <w:commentRangeEnd w:id="7956"/>
      <w:r w:rsidR="00EA1786">
        <w:rPr>
          <w:rStyle w:val="CommentReference"/>
        </w:rPr>
        <w:commentReference w:id="7956"/>
      </w:r>
      <w:r w:rsidRPr="005223F4">
        <w:t xml:space="preserve"> accept an expression.</w:t>
      </w:r>
    </w:p>
    <w:p w14:paraId="28B08709" w14:textId="77777777" w:rsidR="00BE79A5" w:rsidRPr="005223F4" w:rsidRDefault="00BE79A5" w:rsidP="00BE79A5">
      <w:pPr>
        <w:numPr>
          <w:ilvl w:val="0"/>
          <w:numId w:val="35"/>
        </w:numPr>
      </w:pPr>
      <w:r w:rsidRPr="005223F4">
        <w:t xml:space="preserve">In a dfdl:assert annotation  </w:t>
      </w:r>
    </w:p>
    <w:p w14:paraId="17393BF0" w14:textId="77777777" w:rsidR="00BE79A5" w:rsidRPr="005223F4" w:rsidRDefault="00BE79A5" w:rsidP="00BE79A5">
      <w:pPr>
        <w:numPr>
          <w:ilvl w:val="0"/>
          <w:numId w:val="35"/>
        </w:numPr>
      </w:pPr>
      <w:r w:rsidRPr="005223F4">
        <w:t>In a dfdl:discriminator annotation to resolve uncertainty when parsing</w:t>
      </w:r>
    </w:p>
    <w:p w14:paraId="09BD2D99" w14:textId="77777777" w:rsidR="00BE79A5" w:rsidRPr="005223F4" w:rsidRDefault="00BE79A5" w:rsidP="00BE79A5">
      <w:pPr>
        <w:numPr>
          <w:ilvl w:val="0"/>
          <w:numId w:val="35"/>
        </w:numPr>
      </w:pPr>
      <w:r w:rsidRPr="005223F4">
        <w:t>In a dfdl:inputValueCalc property to derive the value of an element in the logical model that doesn’t exist in the physical data.</w:t>
      </w:r>
    </w:p>
    <w:p w14:paraId="398AFE08" w14:textId="77777777" w:rsidR="00BE79A5" w:rsidRPr="005223F4" w:rsidRDefault="00BE79A5" w:rsidP="00BE79A5">
      <w:pPr>
        <w:numPr>
          <w:ilvl w:val="0"/>
          <w:numId w:val="35"/>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BE79A5">
      <w:pPr>
        <w:numPr>
          <w:ilvl w:val="0"/>
          <w:numId w:val="35"/>
        </w:numPr>
      </w:pPr>
      <w:r w:rsidRPr="005223F4">
        <w:t xml:space="preserve">As the value in a dfdl:setVariable annotation or the </w:t>
      </w:r>
      <w:r w:rsidR="005223F4">
        <w:t>dfdl:</w:t>
      </w:r>
      <w:r w:rsidRPr="005223F4">
        <w:t>defaultValue in a dfdl:defineVariable</w:t>
      </w:r>
      <w:ins w:id="7957" w:author="Steve Hanson" w:date="2012-08-10T14:38:00Z">
        <w:r w:rsidR="003F35ED">
          <w:t xml:space="preserve"> or dfdl:newVariableInstance</w:t>
        </w:r>
      </w:ins>
      <w:r w:rsidRPr="005223F4">
        <w:t>.</w:t>
      </w:r>
    </w:p>
    <w:p w14:paraId="4F54E1DB" w14:textId="17503CE2" w:rsidR="00BE79A5" w:rsidRPr="005223F4" w:rsidDel="00220DFE" w:rsidRDefault="00BE79A5" w:rsidP="00BE79A5">
      <w:pPr>
        <w:rPr>
          <w:del w:id="7958" w:author="mbeckerle" w:date="2012-04-22T21:23:00Z"/>
        </w:rPr>
      </w:pPr>
    </w:p>
    <w:p w14:paraId="066970A5" w14:textId="77777777" w:rsidR="00BE79A5" w:rsidRPr="005223F4" w:rsidRDefault="00BE79A5" w:rsidP="00BE79A5">
      <w:pPr>
        <w:pStyle w:val="nobreak"/>
      </w:pPr>
      <w:r w:rsidRPr="005223F4">
        <w:t xml:space="preserve">The DFDL expression language is a subset of XPath 2.0 [XPath2].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p>
    <w:p w14:paraId="16131481" w14:textId="77777777" w:rsidR="00BE79A5" w:rsidRPr="005223F4" w:rsidRDefault="00BE79A5">
      <w:pPr>
        <w:pStyle w:val="Heading2"/>
      </w:pPr>
      <w:bookmarkStart w:id="7959" w:name="_Toc174796502"/>
      <w:bookmarkStart w:id="7960" w:name="_Toc199516269"/>
      <w:bookmarkStart w:id="7961" w:name="_Toc194983945"/>
      <w:bookmarkStart w:id="7962" w:name="_Toc243112798"/>
      <w:bookmarkStart w:id="7963" w:name="_Toc332724586"/>
      <w:r w:rsidRPr="005223F4">
        <w:t>Expression Language Data Model</w:t>
      </w:r>
      <w:bookmarkEnd w:id="7959"/>
      <w:bookmarkEnd w:id="7960"/>
      <w:bookmarkEnd w:id="7961"/>
      <w:bookmarkEnd w:id="7962"/>
      <w:bookmarkEnd w:id="7963"/>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5223F4">
        <w:rPr>
          <w:i/>
        </w:rPr>
        <w:t>augmented</w:t>
      </w:r>
      <w:r w:rsidRPr="005223F4">
        <w:t xml:space="preserve"> infoset.</w:t>
      </w:r>
    </w:p>
    <w:p w14:paraId="0EA86BE6" w14:textId="2DA3DA62" w:rsidR="00BE79A5" w:rsidRPr="005223F4" w:rsidRDefault="00BE79A5" w:rsidP="00BE732B">
      <w:r w:rsidRPr="005223F4">
        <w:t>During parsing, expressions can reference any element preceding the current position. During parsing only a limited degree of reference to elements following the current position is allowed. Forward reference can occur only in the context of a</w:t>
      </w:r>
      <w:ins w:id="7964" w:author="mbeckerle" w:date="2012-04-22T23:24:00Z">
        <w:r w:rsidR="00415E9E">
          <w:t xml:space="preserve"> </w:t>
        </w:r>
      </w:ins>
      <w:r w:rsidR="00BE732B">
        <w:t xml:space="preserve">dfdl:discriminator </w:t>
      </w:r>
      <w:r w:rsidRPr="005223F4">
        <w:t xml:space="preserve"> annotation and implementations may have varying ability to support forward reference. </w:t>
      </w:r>
    </w:p>
    <w:p w14:paraId="6E401EB5" w14:textId="77777777" w:rsidR="00BE79A5" w:rsidRDefault="00BE79A5" w:rsidP="00BE79A5">
      <w:pPr>
        <w:rPr>
          <w:ins w:id="7965" w:author="mbeckerle" w:date="2012-08-14T15:28:00Z"/>
        </w:rPr>
      </w:pPr>
      <w:commentRangeStart w:id="7966"/>
      <w:r w:rsidRPr="005223F4">
        <w:t xml:space="preserve">During unparsing, expressions can reference any element either preceding or following the current element in the data stream. </w:t>
      </w:r>
      <w:commentRangeEnd w:id="7966"/>
      <w:r w:rsidR="00415E9E">
        <w:rPr>
          <w:rStyle w:val="CommentReference"/>
        </w:rPr>
        <w:commentReference w:id="7966"/>
      </w:r>
    </w:p>
    <w:p w14:paraId="36E7306E" w14:textId="52C46589" w:rsidR="008901FB" w:rsidRPr="005223F4" w:rsidRDefault="008901FB" w:rsidP="00BE79A5">
      <w:ins w:id="7967" w:author="mbeckerle" w:date="2012-08-14T15:28:00Z">
        <w:r>
          <w:t xml:space="preserve">Implementations may have </w:t>
        </w:r>
      </w:ins>
      <w:ins w:id="7968" w:author="mbeckerle" w:date="2012-08-14T15:29:00Z">
        <w:r w:rsidR="00B136B9">
          <w:t xml:space="preserve">specific </w:t>
        </w:r>
      </w:ins>
      <w:ins w:id="7969" w:author="mbeckerle" w:date="2012-08-14T15:28:00Z">
        <w:r>
          <w:t>limitations on the use of thes</w:t>
        </w:r>
        <w:r w:rsidR="00B136B9">
          <w:t xml:space="preserve">e forward or backward reference, or may provide controls for </w:t>
        </w:r>
      </w:ins>
      <w:ins w:id="7970" w:author="mbeckerle" w:date="2012-08-14T15:30:00Z">
        <w:r w:rsidR="00B136B9">
          <w:t>bounding the reach of such references. These mechanisms are beyond the scope of this specification</w:t>
        </w:r>
      </w:ins>
      <w:ins w:id="7971" w:author="mbeckerle" w:date="2012-08-14T15:29:00Z">
        <w:r w:rsidR="00B136B9">
          <w:t xml:space="preserve">. </w:t>
        </w:r>
      </w:ins>
    </w:p>
    <w:p w14:paraId="2CE702E3" w14:textId="7C3C624C" w:rsidR="00BE79A5" w:rsidRPr="005223F4" w:rsidDel="00220DFE" w:rsidRDefault="00BE79A5" w:rsidP="00BE79A5">
      <w:pPr>
        <w:rPr>
          <w:del w:id="7972" w:author="mbeckerle" w:date="2012-04-22T21:23:00Z"/>
        </w:rPr>
      </w:pPr>
      <w:bookmarkStart w:id="7973" w:name="_Toc322911753"/>
      <w:bookmarkStart w:id="7974" w:name="_Toc322912292"/>
      <w:bookmarkStart w:id="7975" w:name="_Toc329093153"/>
      <w:bookmarkStart w:id="7976" w:name="_Toc332701666"/>
      <w:bookmarkStart w:id="7977" w:name="_Toc332701970"/>
      <w:bookmarkStart w:id="7978" w:name="_Toc332711768"/>
      <w:bookmarkStart w:id="7979" w:name="_Toc332712070"/>
      <w:bookmarkStart w:id="7980" w:name="_Toc332712371"/>
      <w:bookmarkStart w:id="7981" w:name="_Toc332724287"/>
      <w:bookmarkStart w:id="7982" w:name="_Toc332724587"/>
      <w:bookmarkEnd w:id="7973"/>
      <w:bookmarkEnd w:id="7974"/>
      <w:bookmarkEnd w:id="7975"/>
      <w:bookmarkEnd w:id="7976"/>
      <w:bookmarkEnd w:id="7977"/>
      <w:bookmarkEnd w:id="7978"/>
      <w:bookmarkEnd w:id="7979"/>
      <w:bookmarkEnd w:id="7980"/>
      <w:bookmarkEnd w:id="7981"/>
      <w:bookmarkEnd w:id="7982"/>
    </w:p>
    <w:p w14:paraId="35667F21" w14:textId="77777777" w:rsidR="00BE79A5" w:rsidRPr="005223F4" w:rsidRDefault="00BE79A5">
      <w:pPr>
        <w:pStyle w:val="Heading2"/>
      </w:pPr>
      <w:bookmarkStart w:id="7983" w:name="_Toc243112800"/>
      <w:bookmarkStart w:id="7984" w:name="_Toc199516271"/>
      <w:bookmarkStart w:id="7985" w:name="_Toc194983947"/>
      <w:bookmarkStart w:id="7986" w:name="_Toc332724588"/>
      <w:r w:rsidRPr="005223F4">
        <w:t>Variables</w:t>
      </w:r>
      <w:bookmarkEnd w:id="7983"/>
      <w:bookmarkEnd w:id="7986"/>
      <w:r w:rsidRPr="005223F4">
        <w:t xml:space="preserve"> </w:t>
      </w:r>
      <w:bookmarkEnd w:id="7984"/>
      <w:bookmarkEnd w:id="7985"/>
    </w:p>
    <w:p w14:paraId="3827E576" w14:textId="77777777" w:rsidR="00BE79A5" w:rsidRPr="005223F4" w:rsidRDefault="00BE79A5" w:rsidP="006000F2">
      <w:pPr>
        <w:pStyle w:val="nobreak"/>
        <w:spacing w:before="240"/>
      </w:pPr>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6000F2" w:rsidRPr="005223F4">
        <w:fldChar w:fldCharType="separate"/>
      </w:r>
      <w:r w:rsidR="00D04199">
        <w:rPr>
          <w:cs/>
        </w:rPr>
        <w:t>‎</w:t>
      </w:r>
      <w:r w:rsidR="00D04199">
        <w:t>7.7</w:t>
      </w:r>
      <w:r w:rsidR="006000F2" w:rsidRPr="005223F4">
        <w:fldChar w:fldCharType="end"/>
      </w:r>
      <w:r w:rsidR="006000F2" w:rsidRPr="005223F4">
        <w:t>)</w:t>
      </w:r>
      <w:r w:rsidRPr="005223F4">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BE79A5">
      <w:pPr>
        <w:numPr>
          <w:ilvl w:val="0"/>
          <w:numId w:val="15"/>
        </w:numPr>
      </w:pPr>
      <w:r w:rsidRPr="005223F4">
        <w:t>a counter used to generate locations for new tuples. Initial value is 1.</w:t>
      </w:r>
    </w:p>
    <w:p w14:paraId="7BE113F6" w14:textId="77777777" w:rsidR="00BE79A5" w:rsidRPr="005223F4" w:rsidRDefault="00BE79A5" w:rsidP="00BE79A5">
      <w:pPr>
        <w:numPr>
          <w:ilvl w:val="0"/>
          <w:numId w:val="15"/>
        </w:numPr>
      </w:pPr>
      <w:r w:rsidRPr="005223F4">
        <w:t>an ordered list of locations. Each location contains a tuple of values:</w:t>
      </w:r>
    </w:p>
    <w:p w14:paraId="04C7C7B8" w14:textId="77777777" w:rsidR="00BE79A5" w:rsidRPr="005223F4" w:rsidRDefault="00BE79A5" w:rsidP="00BE79A5">
      <w:pPr>
        <w:numPr>
          <w:ilvl w:val="1"/>
          <w:numId w:val="15"/>
        </w:numPr>
      </w:pPr>
      <w:r w:rsidRPr="005223F4">
        <w:t>has-been-set flag. This Boolean is originally false. dfdl:setVariable changes this flag to true.</w:t>
      </w:r>
    </w:p>
    <w:p w14:paraId="7F45A15A" w14:textId="77777777" w:rsidR="00BE79A5" w:rsidRPr="005223F4" w:rsidRDefault="00BE79A5" w:rsidP="00BE79A5">
      <w:pPr>
        <w:numPr>
          <w:ilvl w:val="1"/>
          <w:numId w:val="15"/>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BE79A5">
      <w:pPr>
        <w:numPr>
          <w:ilvl w:val="1"/>
          <w:numId w:val="15"/>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BE79A5">
      <w:pPr>
        <w:numPr>
          <w:ilvl w:val="1"/>
          <w:numId w:val="15"/>
        </w:numPr>
      </w:pPr>
      <w:r w:rsidRPr="005223F4">
        <w:t>typeID. This string is a type identifier taken from the type specified in the dfdl:defineVariable annotation.</w:t>
      </w:r>
    </w:p>
    <w:p w14:paraId="0C722D99" w14:textId="77777777" w:rsidR="00BE79A5" w:rsidRPr="005223F4" w:rsidRDefault="00BE79A5" w:rsidP="00BE79A5">
      <w:pPr>
        <w:numPr>
          <w:ilvl w:val="1"/>
          <w:numId w:val="15"/>
        </w:numPr>
      </w:pPr>
      <w:r w:rsidRPr="005223F4">
        <w:t xml:space="preserve">value. This is a typed value, or the distinguished value "unknown". The type of the value must correspond to the typeID. The value is optionally specified in dfdl:defineVariable or dfdl:newVariableInstance annotations in which case we refer to it as the </w:t>
      </w:r>
      <w:r w:rsidRPr="005223F4">
        <w:rPr>
          <w:i/>
        </w:rPr>
        <w:t>default value</w:t>
      </w:r>
      <w:r w:rsidRPr="005223F4">
        <w:t xml:space="preserve"> for the variable.  A default value may also be provided by the DFDL processor when the variable is defined with external=”true”.</w:t>
      </w:r>
    </w:p>
    <w:p w14:paraId="134BF99C" w14:textId="77777777" w:rsidR="00BE79A5" w:rsidRPr="005223F4" w:rsidRDefault="00BE79A5" w:rsidP="00BE79A5">
      <w:r w:rsidRPr="005223F4">
        <w:t>The variable memory is initialized when a dfdl:defineVariable annotation is encountered.</w:t>
      </w:r>
    </w:p>
    <w:p w14:paraId="64B3A3E5" w14:textId="77777777"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5AA37A4E" w14:textId="3393F74B" w:rsidR="00FA3F38" w:rsidRPr="005223F4" w:rsidDel="00220DFE" w:rsidRDefault="00FA3F38" w:rsidP="00BE79A5">
      <w:pPr>
        <w:rPr>
          <w:del w:id="7987" w:author="mbeckerle" w:date="2012-04-22T21:23:00Z"/>
        </w:rPr>
      </w:pPr>
      <w:bookmarkStart w:id="7988" w:name="_Toc322911755"/>
      <w:bookmarkStart w:id="7989" w:name="_Toc322912294"/>
      <w:bookmarkStart w:id="7990" w:name="_Toc329093155"/>
      <w:bookmarkStart w:id="7991" w:name="_Toc332701668"/>
      <w:bookmarkStart w:id="7992" w:name="_Toc332701972"/>
      <w:bookmarkStart w:id="7993" w:name="_Toc332711770"/>
      <w:bookmarkStart w:id="7994" w:name="_Toc332712072"/>
      <w:bookmarkStart w:id="7995" w:name="_Toc332712373"/>
      <w:bookmarkStart w:id="7996" w:name="_Toc332724289"/>
      <w:bookmarkStart w:id="7997" w:name="_Toc332724589"/>
      <w:bookmarkEnd w:id="7988"/>
      <w:bookmarkEnd w:id="7989"/>
      <w:bookmarkEnd w:id="7990"/>
      <w:bookmarkEnd w:id="7991"/>
      <w:bookmarkEnd w:id="7992"/>
      <w:bookmarkEnd w:id="7993"/>
      <w:bookmarkEnd w:id="7994"/>
      <w:bookmarkEnd w:id="7995"/>
      <w:bookmarkEnd w:id="7996"/>
      <w:bookmarkEnd w:id="7997"/>
    </w:p>
    <w:p w14:paraId="4C97F4AD" w14:textId="77777777" w:rsidR="00BE79A5" w:rsidRPr="005223F4" w:rsidRDefault="00BE79A5" w:rsidP="00BE79A5">
      <w:pPr>
        <w:pStyle w:val="Heading3"/>
      </w:pPr>
      <w:bookmarkStart w:id="7998" w:name="_Toc332724590"/>
      <w:r w:rsidRPr="005223F4">
        <w:t>Rewinding of Variable Memory State</w:t>
      </w:r>
      <w:bookmarkEnd w:id="7998"/>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44B922C9" w14:textId="4E82D17C" w:rsidR="00FA3F38" w:rsidRPr="005223F4" w:rsidDel="00220DFE" w:rsidRDefault="00FA3F38" w:rsidP="00BE79A5">
      <w:pPr>
        <w:rPr>
          <w:del w:id="7999" w:author="mbeckerle" w:date="2012-04-22T21:23:00Z"/>
        </w:rPr>
      </w:pPr>
      <w:bookmarkStart w:id="8000" w:name="_Toc322911757"/>
      <w:bookmarkStart w:id="8001" w:name="_Toc322912296"/>
      <w:bookmarkStart w:id="8002" w:name="_Toc329093157"/>
      <w:bookmarkStart w:id="8003" w:name="_Toc332701670"/>
      <w:bookmarkStart w:id="8004" w:name="_Toc332701974"/>
      <w:bookmarkStart w:id="8005" w:name="_Toc332711772"/>
      <w:bookmarkStart w:id="8006" w:name="_Toc332712074"/>
      <w:bookmarkStart w:id="8007" w:name="_Toc332712375"/>
      <w:bookmarkStart w:id="8008" w:name="_Toc332724291"/>
      <w:bookmarkStart w:id="8009" w:name="_Toc332724591"/>
      <w:bookmarkEnd w:id="8000"/>
      <w:bookmarkEnd w:id="8001"/>
      <w:bookmarkEnd w:id="8002"/>
      <w:bookmarkEnd w:id="8003"/>
      <w:bookmarkEnd w:id="8004"/>
      <w:bookmarkEnd w:id="8005"/>
      <w:bookmarkEnd w:id="8006"/>
      <w:bookmarkEnd w:id="8007"/>
      <w:bookmarkEnd w:id="8008"/>
      <w:bookmarkEnd w:id="8009"/>
      <w:commentRangeStart w:id="8010"/>
    </w:p>
    <w:p w14:paraId="0D78441A" w14:textId="77777777" w:rsidR="00BE79A5" w:rsidRPr="005223F4" w:rsidRDefault="00BE79A5" w:rsidP="00BE79A5">
      <w:pPr>
        <w:pStyle w:val="Heading3"/>
      </w:pPr>
      <w:bookmarkStart w:id="8011" w:name="_Toc332724592"/>
      <w:r w:rsidRPr="005223F4">
        <w:t>Variable Memory State Transitions</w:t>
      </w:r>
      <w:commentRangeEnd w:id="8010"/>
      <w:r w:rsidR="002B57B7">
        <w:rPr>
          <w:rStyle w:val="CommentReference"/>
          <w:rFonts w:ascii="Arial" w:hAnsi="Arial" w:cs="Times New Roman"/>
          <w:b w:val="0"/>
          <w:bCs w:val="0"/>
        </w:rPr>
        <w:commentReference w:id="8010"/>
      </w:r>
      <w:bookmarkEnd w:id="8011"/>
    </w:p>
    <w:p w14:paraId="59D94D12" w14:textId="77777777" w:rsidR="00BE79A5" w:rsidRPr="005223F4" w:rsidRDefault="00BE79A5" w:rsidP="00BE79A5">
      <w:r w:rsidRPr="005223F4">
        <w:t>The flags in the variable memory tuples are interpreted and modified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1056"/>
        <w:gridCol w:w="1239"/>
        <w:gridCol w:w="1041"/>
        <w:gridCol w:w="1053"/>
        <w:gridCol w:w="1239"/>
        <w:gridCol w:w="1155"/>
      </w:tblGrid>
      <w:tr w:rsidR="00BE79A5" w:rsidRPr="003F35ED" w14:paraId="2970C99C" w14:textId="77777777" w:rsidTr="003F35ED">
        <w:tc>
          <w:tcPr>
            <w:tcW w:w="2073" w:type="dxa"/>
            <w:vMerge w:val="restart"/>
            <w:shd w:val="clear" w:color="auto" w:fill="F2F2F2" w:themeFill="background1" w:themeFillShade="F2"/>
          </w:tcPr>
          <w:p w14:paraId="006E8B27" w14:textId="77777777" w:rsidR="00BE79A5" w:rsidRPr="003F35ED" w:rsidRDefault="002C6D29" w:rsidP="00A91670">
            <w:pPr>
              <w:rPr>
                <w:b/>
              </w:rPr>
            </w:pPr>
            <w:r w:rsidRPr="003F35ED">
              <w:rPr>
                <w:b/>
              </w:rPr>
              <w:t>DFDL</w:t>
            </w:r>
            <w:r w:rsidR="005223F4" w:rsidRPr="003F35ED">
              <w:rPr>
                <w:b/>
              </w:rPr>
              <w:t xml:space="preserve"> annotation</w:t>
            </w:r>
          </w:p>
        </w:tc>
        <w:tc>
          <w:tcPr>
            <w:tcW w:w="3336" w:type="dxa"/>
            <w:gridSpan w:val="3"/>
            <w:shd w:val="clear" w:color="auto" w:fill="F2F2F2" w:themeFill="background1" w:themeFillShade="F2"/>
          </w:tcPr>
          <w:p w14:paraId="2BDD01F4" w14:textId="77777777" w:rsidR="00BE79A5" w:rsidRPr="003F35ED" w:rsidRDefault="00BE79A5" w:rsidP="00A91670">
            <w:pPr>
              <w:rPr>
                <w:b/>
                <w:i/>
                <w:iCs/>
              </w:rPr>
            </w:pPr>
            <w:r w:rsidRPr="003F35ED">
              <w:rPr>
                <w:b/>
                <w:i/>
                <w:iCs/>
              </w:rPr>
              <w:t>before annotation processed</w:t>
            </w:r>
          </w:p>
        </w:tc>
        <w:tc>
          <w:tcPr>
            <w:tcW w:w="3447" w:type="dxa"/>
            <w:gridSpan w:val="3"/>
            <w:shd w:val="clear" w:color="auto" w:fill="F2F2F2" w:themeFill="background1" w:themeFillShade="F2"/>
          </w:tcPr>
          <w:p w14:paraId="58A0BC9D" w14:textId="77777777" w:rsidR="00BE79A5" w:rsidRPr="003F35ED" w:rsidRDefault="00BE79A5" w:rsidP="00A91670">
            <w:pPr>
              <w:rPr>
                <w:b/>
                <w:i/>
                <w:iCs/>
              </w:rPr>
            </w:pPr>
            <w:r w:rsidRPr="003F35ED">
              <w:rPr>
                <w:b/>
                <w:i/>
                <w:iCs/>
              </w:rPr>
              <w:t>after annotation processed</w:t>
            </w:r>
          </w:p>
        </w:tc>
      </w:tr>
      <w:tr w:rsidR="00BE79A5" w:rsidRPr="003F35ED" w14:paraId="2E56933B" w14:textId="77777777" w:rsidTr="003F35ED">
        <w:tc>
          <w:tcPr>
            <w:tcW w:w="2073" w:type="dxa"/>
            <w:vMerge/>
            <w:shd w:val="clear" w:color="auto" w:fill="F2F2F2" w:themeFill="background1" w:themeFillShade="F2"/>
          </w:tcPr>
          <w:p w14:paraId="66F33D7C" w14:textId="77777777" w:rsidR="00BE79A5" w:rsidRPr="003F35ED" w:rsidRDefault="00BE79A5" w:rsidP="00A91670">
            <w:pPr>
              <w:rPr>
                <w:b/>
              </w:rPr>
            </w:pPr>
          </w:p>
        </w:tc>
        <w:tc>
          <w:tcPr>
            <w:tcW w:w="1059" w:type="dxa"/>
            <w:shd w:val="clear" w:color="auto" w:fill="F2F2F2" w:themeFill="background1" w:themeFillShade="F2"/>
          </w:tcPr>
          <w:p w14:paraId="1C8AB9C2"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104F6AF" w14:textId="77777777" w:rsidR="00BE79A5" w:rsidRPr="003F35ED" w:rsidRDefault="00BE79A5" w:rsidP="00A91670">
            <w:pPr>
              <w:rPr>
                <w:b/>
                <w:i/>
                <w:iCs/>
              </w:rPr>
            </w:pPr>
            <w:r w:rsidRPr="003F35ED">
              <w:rPr>
                <w:b/>
                <w:i/>
                <w:iCs/>
              </w:rPr>
              <w:t>has-been-referenced</w:t>
            </w:r>
          </w:p>
        </w:tc>
        <w:tc>
          <w:tcPr>
            <w:tcW w:w="1047" w:type="dxa"/>
            <w:shd w:val="clear" w:color="auto" w:fill="F2F2F2" w:themeFill="background1" w:themeFillShade="F2"/>
          </w:tcPr>
          <w:p w14:paraId="06785BB0" w14:textId="77777777" w:rsidR="00BE79A5" w:rsidRPr="003F35ED" w:rsidRDefault="00BE79A5" w:rsidP="00A91670">
            <w:pPr>
              <w:rPr>
                <w:b/>
                <w:i/>
                <w:iCs/>
              </w:rPr>
            </w:pPr>
            <w:r w:rsidRPr="003F35ED">
              <w:rPr>
                <w:b/>
                <w:i/>
                <w:iCs/>
              </w:rPr>
              <w:t>has-value</w:t>
            </w:r>
          </w:p>
        </w:tc>
        <w:tc>
          <w:tcPr>
            <w:tcW w:w="1059" w:type="dxa"/>
            <w:shd w:val="clear" w:color="auto" w:fill="F2F2F2" w:themeFill="background1" w:themeFillShade="F2"/>
          </w:tcPr>
          <w:p w14:paraId="526226AF"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A72E6D0" w14:textId="77777777" w:rsidR="00BE79A5" w:rsidRPr="003F35ED" w:rsidRDefault="00BE79A5" w:rsidP="00A91670">
            <w:pPr>
              <w:rPr>
                <w:b/>
                <w:i/>
                <w:iCs/>
              </w:rPr>
            </w:pPr>
            <w:r w:rsidRPr="003F35ED">
              <w:rPr>
                <w:b/>
                <w:i/>
                <w:iCs/>
              </w:rPr>
              <w:t>has-been-referenced</w:t>
            </w:r>
          </w:p>
        </w:tc>
        <w:tc>
          <w:tcPr>
            <w:tcW w:w="1158" w:type="dxa"/>
            <w:shd w:val="clear" w:color="auto" w:fill="F2F2F2" w:themeFill="background1" w:themeFillShade="F2"/>
          </w:tcPr>
          <w:p w14:paraId="450D67DE" w14:textId="77777777" w:rsidR="00BE79A5" w:rsidRPr="003F35ED" w:rsidRDefault="00BE79A5" w:rsidP="00A91670">
            <w:pPr>
              <w:rPr>
                <w:b/>
                <w:i/>
                <w:iCs/>
              </w:rPr>
            </w:pPr>
            <w:r w:rsidRPr="003F35ED">
              <w:rPr>
                <w:b/>
                <w:i/>
                <w:iCs/>
              </w:rPr>
              <w:t>has-value</w:t>
            </w:r>
          </w:p>
        </w:tc>
      </w:tr>
      <w:tr w:rsidR="00BE79A5" w:rsidRPr="005223F4" w14:paraId="0C769989" w14:textId="77777777" w:rsidTr="00EB3915">
        <w:tc>
          <w:tcPr>
            <w:tcW w:w="2073" w:type="dxa"/>
            <w:shd w:val="clear" w:color="auto" w:fill="auto"/>
          </w:tcPr>
          <w:p w14:paraId="4A5B0145" w14:textId="77777777" w:rsidR="00BE79A5" w:rsidRPr="005223F4" w:rsidRDefault="00BE79A5" w:rsidP="00A91670">
            <w:r w:rsidRPr="005223F4">
              <w:t>defineVariable (without default or external value)</w:t>
            </w:r>
          </w:p>
        </w:tc>
        <w:tc>
          <w:tcPr>
            <w:tcW w:w="3336" w:type="dxa"/>
            <w:gridSpan w:val="3"/>
            <w:shd w:val="clear" w:color="auto" w:fill="auto"/>
          </w:tcPr>
          <w:p w14:paraId="204C8ECF" w14:textId="77777777" w:rsidR="00BE79A5" w:rsidRPr="005223F4" w:rsidRDefault="00BE79A5" w:rsidP="00A91670">
            <w:r w:rsidRPr="005223F4">
              <w:t>tuple doesn’t exist</w:t>
            </w:r>
          </w:p>
        </w:tc>
        <w:tc>
          <w:tcPr>
            <w:tcW w:w="1059" w:type="dxa"/>
            <w:shd w:val="clear" w:color="auto" w:fill="auto"/>
          </w:tcPr>
          <w:p w14:paraId="340F4D67" w14:textId="77777777" w:rsidR="00BE79A5" w:rsidRPr="005223F4" w:rsidRDefault="00BE79A5" w:rsidP="00A91670">
            <w:r w:rsidRPr="005223F4">
              <w:t>false</w:t>
            </w:r>
          </w:p>
        </w:tc>
        <w:tc>
          <w:tcPr>
            <w:tcW w:w="1230" w:type="dxa"/>
            <w:shd w:val="clear" w:color="auto" w:fill="auto"/>
          </w:tcPr>
          <w:p w14:paraId="4A1936B8" w14:textId="77777777" w:rsidR="00BE79A5" w:rsidRPr="005223F4" w:rsidRDefault="00BE79A5" w:rsidP="00A91670">
            <w:r w:rsidRPr="005223F4">
              <w:t>false</w:t>
            </w:r>
          </w:p>
        </w:tc>
        <w:tc>
          <w:tcPr>
            <w:tcW w:w="1158" w:type="dxa"/>
            <w:shd w:val="clear" w:color="auto" w:fill="auto"/>
          </w:tcPr>
          <w:p w14:paraId="44550391" w14:textId="77777777" w:rsidR="00BE79A5" w:rsidRPr="005223F4" w:rsidRDefault="00BE79A5" w:rsidP="00A91670">
            <w:r w:rsidRPr="005223F4">
              <w:t>false</w:t>
            </w:r>
          </w:p>
        </w:tc>
      </w:tr>
      <w:tr w:rsidR="00BE79A5" w:rsidRPr="005223F4" w14:paraId="36E4E311" w14:textId="77777777" w:rsidTr="00EB3915">
        <w:tc>
          <w:tcPr>
            <w:tcW w:w="2073" w:type="dxa"/>
            <w:shd w:val="clear" w:color="auto" w:fill="auto"/>
          </w:tcPr>
          <w:p w14:paraId="3CECD7AA" w14:textId="77777777" w:rsidR="00BE79A5" w:rsidRPr="005223F4" w:rsidRDefault="00BE79A5" w:rsidP="00A91670">
            <w:r w:rsidRPr="005223F4">
              <w:t>defineVariable (with default value)</w:t>
            </w:r>
          </w:p>
        </w:tc>
        <w:tc>
          <w:tcPr>
            <w:tcW w:w="3336" w:type="dxa"/>
            <w:gridSpan w:val="3"/>
            <w:shd w:val="clear" w:color="auto" w:fill="auto"/>
          </w:tcPr>
          <w:p w14:paraId="651A65C1" w14:textId="77777777" w:rsidR="00BE79A5" w:rsidRPr="005223F4" w:rsidRDefault="00BE79A5" w:rsidP="00A91670">
            <w:r w:rsidRPr="005223F4">
              <w:t>tuple doesn’t exist</w:t>
            </w:r>
          </w:p>
        </w:tc>
        <w:tc>
          <w:tcPr>
            <w:tcW w:w="1059" w:type="dxa"/>
            <w:shd w:val="clear" w:color="auto" w:fill="auto"/>
          </w:tcPr>
          <w:p w14:paraId="40BE8484" w14:textId="77777777" w:rsidR="00BE79A5" w:rsidRPr="005223F4" w:rsidRDefault="00BE79A5" w:rsidP="00A91670">
            <w:r w:rsidRPr="005223F4">
              <w:t>false</w:t>
            </w:r>
          </w:p>
        </w:tc>
        <w:tc>
          <w:tcPr>
            <w:tcW w:w="1230" w:type="dxa"/>
            <w:shd w:val="clear" w:color="auto" w:fill="auto"/>
          </w:tcPr>
          <w:p w14:paraId="67EE88E7" w14:textId="77777777" w:rsidR="00BE79A5" w:rsidRPr="005223F4" w:rsidRDefault="00BE79A5" w:rsidP="00A91670">
            <w:r w:rsidRPr="005223F4">
              <w:t>false</w:t>
            </w:r>
          </w:p>
        </w:tc>
        <w:tc>
          <w:tcPr>
            <w:tcW w:w="1158" w:type="dxa"/>
            <w:shd w:val="clear" w:color="auto" w:fill="auto"/>
          </w:tcPr>
          <w:p w14:paraId="4506F4A9" w14:textId="77777777" w:rsidR="00BE79A5" w:rsidRPr="005223F4" w:rsidRDefault="00BE79A5" w:rsidP="00A91670">
            <w:r w:rsidRPr="005223F4">
              <w:t>true</w:t>
            </w:r>
          </w:p>
        </w:tc>
      </w:tr>
      <w:tr w:rsidR="00BE79A5" w:rsidRPr="005223F4" w14:paraId="63A2E75E" w14:textId="77777777" w:rsidTr="00EB3915">
        <w:tc>
          <w:tcPr>
            <w:tcW w:w="2073" w:type="dxa"/>
            <w:shd w:val="clear" w:color="auto" w:fill="auto"/>
          </w:tcPr>
          <w:p w14:paraId="05E7DDB1" w14:textId="77777777" w:rsidR="00BE79A5" w:rsidRPr="005223F4" w:rsidRDefault="00BE79A5" w:rsidP="00A91670">
            <w:r w:rsidRPr="005223F4">
              <w:t>defineVariable (with external value)</w:t>
            </w:r>
          </w:p>
        </w:tc>
        <w:tc>
          <w:tcPr>
            <w:tcW w:w="3336" w:type="dxa"/>
            <w:gridSpan w:val="3"/>
            <w:shd w:val="clear" w:color="auto" w:fill="auto"/>
          </w:tcPr>
          <w:p w14:paraId="2B3092F6" w14:textId="77777777" w:rsidR="00BE79A5" w:rsidRPr="005223F4" w:rsidRDefault="00BE79A5" w:rsidP="00A91670">
            <w:r w:rsidRPr="005223F4">
              <w:t>tuple doesn’t exist</w:t>
            </w:r>
          </w:p>
        </w:tc>
        <w:tc>
          <w:tcPr>
            <w:tcW w:w="1059" w:type="dxa"/>
            <w:shd w:val="clear" w:color="auto" w:fill="auto"/>
          </w:tcPr>
          <w:p w14:paraId="0182C209" w14:textId="77777777" w:rsidR="00BE79A5" w:rsidRPr="005223F4" w:rsidRDefault="00BE79A5" w:rsidP="00A91670">
            <w:r w:rsidRPr="005223F4">
              <w:t>false</w:t>
            </w:r>
          </w:p>
        </w:tc>
        <w:tc>
          <w:tcPr>
            <w:tcW w:w="1230" w:type="dxa"/>
            <w:shd w:val="clear" w:color="auto" w:fill="auto"/>
          </w:tcPr>
          <w:p w14:paraId="105A7E82" w14:textId="77777777" w:rsidR="00BE79A5" w:rsidRPr="005223F4" w:rsidRDefault="00BE79A5" w:rsidP="00A91670">
            <w:r w:rsidRPr="005223F4">
              <w:t>false</w:t>
            </w:r>
          </w:p>
        </w:tc>
        <w:tc>
          <w:tcPr>
            <w:tcW w:w="1158" w:type="dxa"/>
            <w:shd w:val="clear" w:color="auto" w:fill="auto"/>
          </w:tcPr>
          <w:p w14:paraId="7AB3ED48" w14:textId="77777777" w:rsidR="00BE79A5" w:rsidRPr="005223F4" w:rsidRDefault="00BE79A5" w:rsidP="00A91670">
            <w:r w:rsidRPr="005223F4">
              <w:t>true</w:t>
            </w:r>
          </w:p>
        </w:tc>
      </w:tr>
      <w:tr w:rsidR="00BE79A5" w:rsidRPr="005223F4" w14:paraId="5A4A2942" w14:textId="77777777" w:rsidTr="00EB3915">
        <w:tc>
          <w:tcPr>
            <w:tcW w:w="2073" w:type="dxa"/>
            <w:shd w:val="clear" w:color="auto" w:fill="auto"/>
          </w:tcPr>
          <w:p w14:paraId="7B92DB49" w14:textId="77777777" w:rsidR="00BE79A5" w:rsidRPr="005223F4" w:rsidRDefault="00BE79A5" w:rsidP="00A91670">
            <w:r w:rsidRPr="005223F4">
              <w:t>newVariableInstance (without default value)</w:t>
            </w:r>
          </w:p>
        </w:tc>
        <w:tc>
          <w:tcPr>
            <w:tcW w:w="3336" w:type="dxa"/>
            <w:gridSpan w:val="3"/>
            <w:shd w:val="clear" w:color="auto" w:fill="auto"/>
          </w:tcPr>
          <w:p w14:paraId="4BF36D10" w14:textId="77777777" w:rsidR="00BE79A5" w:rsidRPr="005223F4" w:rsidRDefault="00BE79A5" w:rsidP="00A91670">
            <w:r w:rsidRPr="005223F4">
              <w:t>tuple doesn't exist</w:t>
            </w:r>
          </w:p>
        </w:tc>
        <w:tc>
          <w:tcPr>
            <w:tcW w:w="1059" w:type="dxa"/>
            <w:shd w:val="clear" w:color="auto" w:fill="auto"/>
          </w:tcPr>
          <w:p w14:paraId="54ABEE3B" w14:textId="77777777" w:rsidR="00BE79A5" w:rsidRPr="005223F4" w:rsidRDefault="00BE79A5" w:rsidP="00A91670">
            <w:r w:rsidRPr="005223F4">
              <w:t>false</w:t>
            </w:r>
          </w:p>
        </w:tc>
        <w:tc>
          <w:tcPr>
            <w:tcW w:w="1230" w:type="dxa"/>
            <w:shd w:val="clear" w:color="auto" w:fill="auto"/>
          </w:tcPr>
          <w:p w14:paraId="62DF2B18" w14:textId="77777777" w:rsidR="00BE79A5" w:rsidRPr="005223F4" w:rsidRDefault="00BE79A5" w:rsidP="00A91670">
            <w:r w:rsidRPr="005223F4">
              <w:t>false</w:t>
            </w:r>
          </w:p>
        </w:tc>
        <w:tc>
          <w:tcPr>
            <w:tcW w:w="1158" w:type="dxa"/>
            <w:shd w:val="clear" w:color="auto" w:fill="auto"/>
          </w:tcPr>
          <w:p w14:paraId="26851382" w14:textId="18FF4F72" w:rsidR="00BE79A5" w:rsidRPr="005223F4" w:rsidRDefault="003F35ED" w:rsidP="00A91670">
            <w:ins w:id="8012" w:author="Steve Hanson" w:date="2012-08-10T14:40:00Z">
              <w:r>
                <w:t>f</w:t>
              </w:r>
            </w:ins>
            <w:del w:id="8013" w:author="Steve Hanson" w:date="2012-08-10T14:40:00Z">
              <w:r w:rsidRPr="005223F4" w:rsidDel="003F35ED">
                <w:delText>F</w:delText>
              </w:r>
            </w:del>
            <w:r w:rsidR="00BE79A5" w:rsidRPr="005223F4">
              <w:t>alse</w:t>
            </w:r>
          </w:p>
        </w:tc>
      </w:tr>
      <w:tr w:rsidR="00BE79A5" w:rsidRPr="005223F4" w14:paraId="615D4F23" w14:textId="77777777" w:rsidTr="00EB3915">
        <w:tc>
          <w:tcPr>
            <w:tcW w:w="2073" w:type="dxa"/>
            <w:shd w:val="clear" w:color="auto" w:fill="auto"/>
          </w:tcPr>
          <w:p w14:paraId="6A1DAA4E" w14:textId="77777777" w:rsidR="00BE79A5" w:rsidRPr="005223F4" w:rsidRDefault="00BE79A5" w:rsidP="00A91670">
            <w:r w:rsidRPr="005223F4">
              <w:t>newVariableInstance (with default value)</w:t>
            </w:r>
          </w:p>
        </w:tc>
        <w:tc>
          <w:tcPr>
            <w:tcW w:w="3336" w:type="dxa"/>
            <w:gridSpan w:val="3"/>
            <w:shd w:val="clear" w:color="auto" w:fill="auto"/>
          </w:tcPr>
          <w:p w14:paraId="0F1B70AB" w14:textId="77777777" w:rsidR="00BE79A5" w:rsidRPr="005223F4" w:rsidRDefault="00BE79A5" w:rsidP="00A91670">
            <w:r w:rsidRPr="005223F4">
              <w:t>tuple doesn't exist</w:t>
            </w:r>
          </w:p>
        </w:tc>
        <w:tc>
          <w:tcPr>
            <w:tcW w:w="1059" w:type="dxa"/>
            <w:shd w:val="clear" w:color="auto" w:fill="auto"/>
          </w:tcPr>
          <w:p w14:paraId="2ABE0D0A" w14:textId="77777777" w:rsidR="00BE79A5" w:rsidRPr="005223F4" w:rsidRDefault="00BE79A5" w:rsidP="00A91670">
            <w:r w:rsidRPr="005223F4">
              <w:t>false</w:t>
            </w:r>
          </w:p>
        </w:tc>
        <w:tc>
          <w:tcPr>
            <w:tcW w:w="1230" w:type="dxa"/>
            <w:shd w:val="clear" w:color="auto" w:fill="auto"/>
          </w:tcPr>
          <w:p w14:paraId="580705F5" w14:textId="77777777" w:rsidR="00BE79A5" w:rsidRPr="005223F4" w:rsidRDefault="00BE79A5" w:rsidP="00A91670">
            <w:r w:rsidRPr="005223F4">
              <w:t>false</w:t>
            </w:r>
          </w:p>
        </w:tc>
        <w:tc>
          <w:tcPr>
            <w:tcW w:w="1158" w:type="dxa"/>
            <w:shd w:val="clear" w:color="auto" w:fill="auto"/>
          </w:tcPr>
          <w:p w14:paraId="207C733B" w14:textId="77777777" w:rsidR="00BE79A5" w:rsidRPr="005223F4" w:rsidRDefault="00BE79A5" w:rsidP="00A91670">
            <w:r w:rsidRPr="005223F4">
              <w:t>true</w:t>
            </w:r>
          </w:p>
        </w:tc>
      </w:tr>
      <w:tr w:rsidR="00BE79A5" w:rsidRPr="005223F4" w14:paraId="3DD9CC45" w14:textId="77777777" w:rsidTr="00EB3915">
        <w:tc>
          <w:tcPr>
            <w:tcW w:w="2073" w:type="dxa"/>
            <w:vMerge w:val="restart"/>
            <w:shd w:val="clear" w:color="auto" w:fill="auto"/>
          </w:tcPr>
          <w:p w14:paraId="53B1CE1A" w14:textId="77777777" w:rsidR="00BE79A5" w:rsidRPr="005223F4" w:rsidRDefault="00BE79A5" w:rsidP="00A91670">
            <w:r w:rsidRPr="005223F4">
              <w:t>setVariable</w:t>
            </w:r>
          </w:p>
        </w:tc>
        <w:tc>
          <w:tcPr>
            <w:tcW w:w="3336" w:type="dxa"/>
            <w:gridSpan w:val="3"/>
            <w:shd w:val="clear" w:color="auto" w:fill="auto"/>
          </w:tcPr>
          <w:p w14:paraId="673C93DC" w14:textId="77777777" w:rsidR="00BE79A5" w:rsidRPr="005223F4" w:rsidRDefault="00BE79A5" w:rsidP="00A91670">
            <w:r w:rsidRPr="005223F4">
              <w:t>tuple doesn't exist</w:t>
            </w:r>
          </w:p>
        </w:tc>
        <w:tc>
          <w:tcPr>
            <w:tcW w:w="3447" w:type="dxa"/>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3915">
        <w:tc>
          <w:tcPr>
            <w:tcW w:w="2073" w:type="dxa"/>
            <w:vMerge/>
            <w:shd w:val="clear" w:color="auto" w:fill="auto"/>
          </w:tcPr>
          <w:p w14:paraId="677E3A2C" w14:textId="77777777" w:rsidR="00BE79A5" w:rsidRPr="005223F4" w:rsidRDefault="00BE79A5" w:rsidP="00A91670"/>
        </w:tc>
        <w:tc>
          <w:tcPr>
            <w:tcW w:w="1059" w:type="dxa"/>
            <w:shd w:val="clear" w:color="auto" w:fill="auto"/>
          </w:tcPr>
          <w:p w14:paraId="708A9248" w14:textId="77777777" w:rsidR="00BE79A5" w:rsidRPr="005223F4" w:rsidRDefault="00BE79A5" w:rsidP="00A91670">
            <w:r w:rsidRPr="005223F4">
              <w:t>false</w:t>
            </w:r>
          </w:p>
        </w:tc>
        <w:tc>
          <w:tcPr>
            <w:tcW w:w="1230" w:type="dxa"/>
            <w:shd w:val="clear" w:color="auto" w:fill="auto"/>
          </w:tcPr>
          <w:p w14:paraId="0F1ACE5E" w14:textId="77777777" w:rsidR="00BE79A5" w:rsidRPr="005223F4" w:rsidRDefault="00BE79A5" w:rsidP="00A91670">
            <w:r w:rsidRPr="005223F4">
              <w:t>false</w:t>
            </w:r>
          </w:p>
        </w:tc>
        <w:tc>
          <w:tcPr>
            <w:tcW w:w="1047" w:type="dxa"/>
            <w:shd w:val="clear" w:color="auto" w:fill="auto"/>
          </w:tcPr>
          <w:p w14:paraId="126BA985" w14:textId="77777777" w:rsidR="00BE79A5" w:rsidRPr="005223F4" w:rsidRDefault="00BE79A5" w:rsidP="00A91670">
            <w:r w:rsidRPr="005223F4">
              <w:t>false</w:t>
            </w:r>
          </w:p>
        </w:tc>
        <w:tc>
          <w:tcPr>
            <w:tcW w:w="1059" w:type="dxa"/>
            <w:shd w:val="clear" w:color="auto" w:fill="auto"/>
          </w:tcPr>
          <w:p w14:paraId="4752FDBA" w14:textId="77777777" w:rsidR="00BE79A5" w:rsidRPr="005223F4" w:rsidRDefault="00BE79A5" w:rsidP="00A91670">
            <w:r w:rsidRPr="005223F4">
              <w:t>true</w:t>
            </w:r>
          </w:p>
        </w:tc>
        <w:tc>
          <w:tcPr>
            <w:tcW w:w="1230" w:type="dxa"/>
            <w:shd w:val="clear" w:color="auto" w:fill="auto"/>
          </w:tcPr>
          <w:p w14:paraId="55DC9B11" w14:textId="77777777" w:rsidR="00BE79A5" w:rsidRPr="005223F4" w:rsidRDefault="00BE79A5" w:rsidP="00A91670">
            <w:r w:rsidRPr="005223F4">
              <w:t>false</w:t>
            </w:r>
          </w:p>
        </w:tc>
        <w:tc>
          <w:tcPr>
            <w:tcW w:w="1158" w:type="dxa"/>
            <w:shd w:val="clear" w:color="auto" w:fill="auto"/>
          </w:tcPr>
          <w:p w14:paraId="0B35B47E" w14:textId="15978CC0" w:rsidR="00BE79A5" w:rsidRPr="005223F4" w:rsidRDefault="003F35ED" w:rsidP="00A91670">
            <w:ins w:id="8014" w:author="Steve Hanson" w:date="2012-08-10T14:40:00Z">
              <w:r>
                <w:t>t</w:t>
              </w:r>
            </w:ins>
            <w:del w:id="8015" w:author="Steve Hanson" w:date="2012-08-10T14:40:00Z">
              <w:r w:rsidRPr="005223F4" w:rsidDel="003F35ED">
                <w:delText>T</w:delText>
              </w:r>
            </w:del>
            <w:r w:rsidR="00BE79A5" w:rsidRPr="005223F4">
              <w:t>rue</w:t>
            </w:r>
          </w:p>
        </w:tc>
      </w:tr>
      <w:tr w:rsidR="00BE79A5" w:rsidRPr="005223F4" w14:paraId="7DFB804C" w14:textId="77777777" w:rsidTr="00EB3915">
        <w:tc>
          <w:tcPr>
            <w:tcW w:w="2073" w:type="dxa"/>
            <w:vMerge/>
            <w:shd w:val="clear" w:color="auto" w:fill="auto"/>
          </w:tcPr>
          <w:p w14:paraId="67B2BBC7" w14:textId="77777777" w:rsidR="00BE79A5" w:rsidRPr="005223F4" w:rsidRDefault="00BE79A5" w:rsidP="00A91670"/>
        </w:tc>
        <w:tc>
          <w:tcPr>
            <w:tcW w:w="1059" w:type="dxa"/>
            <w:shd w:val="clear" w:color="auto" w:fill="auto"/>
          </w:tcPr>
          <w:p w14:paraId="4EDAB342" w14:textId="77777777" w:rsidR="00BE79A5" w:rsidRPr="005223F4" w:rsidRDefault="00BE79A5" w:rsidP="00A91670">
            <w:r w:rsidRPr="005223F4">
              <w:t>false</w:t>
            </w:r>
          </w:p>
        </w:tc>
        <w:tc>
          <w:tcPr>
            <w:tcW w:w="1230" w:type="dxa"/>
            <w:shd w:val="clear" w:color="auto" w:fill="auto"/>
          </w:tcPr>
          <w:p w14:paraId="371BCF62" w14:textId="77777777" w:rsidR="00BE79A5" w:rsidRPr="005223F4" w:rsidRDefault="00BE79A5" w:rsidP="00A91670">
            <w:r w:rsidRPr="005223F4">
              <w:t>false</w:t>
            </w:r>
          </w:p>
        </w:tc>
        <w:tc>
          <w:tcPr>
            <w:tcW w:w="1047" w:type="dxa"/>
            <w:shd w:val="clear" w:color="auto" w:fill="auto"/>
          </w:tcPr>
          <w:p w14:paraId="40EFA55D" w14:textId="77777777" w:rsidR="00BE79A5" w:rsidRPr="005223F4" w:rsidRDefault="00BE79A5" w:rsidP="00A91670">
            <w:r w:rsidRPr="005223F4">
              <w:t>true</w:t>
            </w:r>
          </w:p>
        </w:tc>
        <w:tc>
          <w:tcPr>
            <w:tcW w:w="1059" w:type="dxa"/>
            <w:shd w:val="clear" w:color="auto" w:fill="auto"/>
          </w:tcPr>
          <w:p w14:paraId="44A7B48E" w14:textId="77777777" w:rsidR="00BE79A5" w:rsidRPr="005223F4" w:rsidRDefault="00BE79A5" w:rsidP="00A91670">
            <w:r w:rsidRPr="005223F4">
              <w:t>true</w:t>
            </w:r>
          </w:p>
        </w:tc>
        <w:tc>
          <w:tcPr>
            <w:tcW w:w="1230" w:type="dxa"/>
            <w:shd w:val="clear" w:color="auto" w:fill="auto"/>
          </w:tcPr>
          <w:p w14:paraId="70C68845" w14:textId="77777777" w:rsidR="00BE79A5" w:rsidRPr="005223F4" w:rsidRDefault="00BE79A5" w:rsidP="00A91670">
            <w:r w:rsidRPr="005223F4">
              <w:t>false</w:t>
            </w:r>
          </w:p>
        </w:tc>
        <w:tc>
          <w:tcPr>
            <w:tcW w:w="1158" w:type="dxa"/>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3915">
        <w:tc>
          <w:tcPr>
            <w:tcW w:w="2073" w:type="dxa"/>
            <w:vMerge/>
            <w:shd w:val="clear" w:color="auto" w:fill="auto"/>
          </w:tcPr>
          <w:p w14:paraId="142212C8" w14:textId="77777777" w:rsidR="00BE79A5" w:rsidRPr="005223F4" w:rsidRDefault="00BE79A5" w:rsidP="00A91670"/>
        </w:tc>
        <w:tc>
          <w:tcPr>
            <w:tcW w:w="1059" w:type="dxa"/>
            <w:shd w:val="clear" w:color="auto" w:fill="auto"/>
          </w:tcPr>
          <w:p w14:paraId="7A373215" w14:textId="77777777" w:rsidR="00BE79A5" w:rsidRPr="005223F4" w:rsidRDefault="00BE79A5" w:rsidP="00A91670">
            <w:r w:rsidRPr="005223F4">
              <w:t>false</w:t>
            </w:r>
          </w:p>
        </w:tc>
        <w:tc>
          <w:tcPr>
            <w:tcW w:w="1230" w:type="dxa"/>
            <w:shd w:val="clear" w:color="auto" w:fill="auto"/>
          </w:tcPr>
          <w:p w14:paraId="32894F02" w14:textId="77777777" w:rsidR="00BE79A5" w:rsidRPr="005223F4" w:rsidRDefault="00BE79A5" w:rsidP="00A91670">
            <w:r w:rsidRPr="005223F4">
              <w:t>true</w:t>
            </w:r>
          </w:p>
        </w:tc>
        <w:tc>
          <w:tcPr>
            <w:tcW w:w="1047" w:type="dxa"/>
            <w:shd w:val="clear" w:color="auto" w:fill="auto"/>
          </w:tcPr>
          <w:p w14:paraId="58A8D179" w14:textId="77777777" w:rsidR="00BE79A5" w:rsidRPr="005223F4" w:rsidRDefault="00BE79A5" w:rsidP="00A91670">
            <w:r w:rsidRPr="005223F4">
              <w:t>true</w:t>
            </w:r>
          </w:p>
        </w:tc>
        <w:tc>
          <w:tcPr>
            <w:tcW w:w="3447" w:type="dxa"/>
            <w:gridSpan w:val="3"/>
            <w:shd w:val="clear" w:color="auto" w:fill="auto"/>
          </w:tcPr>
          <w:p w14:paraId="5F78EF50" w14:textId="3A630FA9" w:rsidR="00BE79A5" w:rsidRPr="005223F4" w:rsidRDefault="00BE79A5" w:rsidP="00A91670">
            <w:del w:id="8016" w:author="mbeckerle" w:date="2012-04-22T23:31:00Z">
              <w:r w:rsidRPr="005223F4" w:rsidDel="00EB3915">
                <w:delText>schema definition</w:delText>
              </w:r>
            </w:del>
            <w:ins w:id="8017" w:author="mbeckerle" w:date="2012-04-22T23:37:00Z">
              <w:r w:rsidR="002B57B7">
                <w:t>schema definition</w:t>
              </w:r>
            </w:ins>
            <w:r w:rsidRPr="005223F4">
              <w:t xml:space="preserve"> error – set after reference not allowed.</w:t>
            </w:r>
          </w:p>
        </w:tc>
      </w:tr>
      <w:tr w:rsidR="00BE79A5" w:rsidRPr="005223F4" w14:paraId="0A6BB176" w14:textId="77777777" w:rsidTr="00EB3915">
        <w:tc>
          <w:tcPr>
            <w:tcW w:w="2073" w:type="dxa"/>
            <w:vMerge/>
            <w:shd w:val="clear" w:color="auto" w:fill="auto"/>
          </w:tcPr>
          <w:p w14:paraId="4980DA9D" w14:textId="77777777" w:rsidR="00BE79A5" w:rsidRPr="005223F4" w:rsidRDefault="00BE79A5" w:rsidP="00A91670"/>
        </w:tc>
        <w:tc>
          <w:tcPr>
            <w:tcW w:w="1059" w:type="dxa"/>
            <w:shd w:val="clear" w:color="auto" w:fill="auto"/>
          </w:tcPr>
          <w:p w14:paraId="6F4F9951" w14:textId="77777777" w:rsidR="00BE79A5" w:rsidRPr="005223F4" w:rsidRDefault="00BE79A5" w:rsidP="00A91670">
            <w:r w:rsidRPr="005223F4">
              <w:t>true</w:t>
            </w:r>
          </w:p>
        </w:tc>
        <w:tc>
          <w:tcPr>
            <w:tcW w:w="1230" w:type="dxa"/>
            <w:shd w:val="clear" w:color="auto" w:fill="auto"/>
          </w:tcPr>
          <w:p w14:paraId="5BB9A1EC" w14:textId="365C90CB" w:rsidR="00BE79A5" w:rsidRPr="005223F4" w:rsidRDefault="00BE79A5" w:rsidP="00A91670">
            <w:del w:id="8018" w:author="mbeckerle" w:date="2012-04-22T23:34:00Z">
              <w:r w:rsidRPr="005223F4" w:rsidDel="00EB3915">
                <w:delText>true</w:delText>
              </w:r>
            </w:del>
            <w:ins w:id="8019" w:author="mbeckerle" w:date="2012-04-22T23:35:00Z">
              <w:r w:rsidR="00EB3915">
                <w:t>any</w:t>
              </w:r>
            </w:ins>
          </w:p>
        </w:tc>
        <w:tc>
          <w:tcPr>
            <w:tcW w:w="1047" w:type="dxa"/>
            <w:shd w:val="clear" w:color="auto" w:fill="auto"/>
          </w:tcPr>
          <w:p w14:paraId="7B85D158" w14:textId="77777777" w:rsidR="00BE79A5" w:rsidRPr="005223F4" w:rsidRDefault="00BE79A5" w:rsidP="00A91670">
            <w:r w:rsidRPr="005223F4">
              <w:t>true</w:t>
            </w:r>
          </w:p>
        </w:tc>
        <w:tc>
          <w:tcPr>
            <w:tcW w:w="3447" w:type="dxa"/>
            <w:gridSpan w:val="3"/>
            <w:shd w:val="clear" w:color="auto" w:fill="auto"/>
          </w:tcPr>
          <w:p w14:paraId="57BD0B69" w14:textId="4EE8FF0B" w:rsidR="00BE79A5" w:rsidRPr="005223F4" w:rsidRDefault="00BE79A5" w:rsidP="00A91670">
            <w:del w:id="8020" w:author="mbeckerle" w:date="2012-04-22T23:29:00Z">
              <w:r w:rsidRPr="005223F4" w:rsidDel="00EB3915">
                <w:delText>validator should issue warning – double set not allowed unless on separate branches of a choice and this can only be determined reliably at runtime</w:delText>
              </w:r>
            </w:del>
            <w:ins w:id="8021" w:author="mbeckerle" w:date="2012-04-22T23:37:00Z">
              <w:r w:rsidR="002B57B7">
                <w:t>schema definition</w:t>
              </w:r>
            </w:ins>
            <w:ins w:id="8022" w:author="mbeckerle" w:date="2012-04-22T23:29:00Z">
              <w:r w:rsidR="00EB3915">
                <w:t xml:space="preserve"> error - double set not allowed.</w:t>
              </w:r>
            </w:ins>
          </w:p>
        </w:tc>
      </w:tr>
      <w:tr w:rsidR="00BE79A5" w:rsidRPr="005223F4" w14:paraId="7F5A04A6" w14:textId="77777777" w:rsidTr="00EB3915">
        <w:tc>
          <w:tcPr>
            <w:tcW w:w="2073" w:type="dxa"/>
            <w:vMerge w:val="restart"/>
            <w:shd w:val="clear" w:color="auto" w:fill="auto"/>
          </w:tcPr>
          <w:p w14:paraId="6083A813" w14:textId="77777777" w:rsidR="00BE79A5" w:rsidRPr="005223F4" w:rsidRDefault="00BE79A5" w:rsidP="00A91670">
            <w:r w:rsidRPr="005223F4">
              <w:t>reference variable (from DFDL expression)</w:t>
            </w:r>
          </w:p>
        </w:tc>
        <w:tc>
          <w:tcPr>
            <w:tcW w:w="3336" w:type="dxa"/>
            <w:gridSpan w:val="3"/>
            <w:shd w:val="clear" w:color="auto" w:fill="auto"/>
          </w:tcPr>
          <w:p w14:paraId="35D3C130" w14:textId="77777777" w:rsidR="00BE79A5" w:rsidRPr="005223F4" w:rsidRDefault="00BE79A5" w:rsidP="00A91670">
            <w:r w:rsidRPr="005223F4">
              <w:t>tuple doesn't exist</w:t>
            </w:r>
          </w:p>
        </w:tc>
        <w:tc>
          <w:tcPr>
            <w:tcW w:w="3447" w:type="dxa"/>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3915">
        <w:tc>
          <w:tcPr>
            <w:tcW w:w="2073" w:type="dxa"/>
            <w:vMerge/>
            <w:shd w:val="clear" w:color="auto" w:fill="auto"/>
          </w:tcPr>
          <w:p w14:paraId="3B7142C0" w14:textId="77777777" w:rsidR="00BE79A5" w:rsidRPr="005223F4" w:rsidRDefault="00BE79A5" w:rsidP="00A91670"/>
        </w:tc>
        <w:tc>
          <w:tcPr>
            <w:tcW w:w="1059" w:type="dxa"/>
            <w:shd w:val="clear" w:color="auto" w:fill="auto"/>
          </w:tcPr>
          <w:p w14:paraId="031A8FB4" w14:textId="77777777" w:rsidR="00BE79A5" w:rsidRPr="005223F4" w:rsidRDefault="00BE79A5" w:rsidP="00A91670">
            <w:r w:rsidRPr="005223F4">
              <w:t>false</w:t>
            </w:r>
          </w:p>
        </w:tc>
        <w:tc>
          <w:tcPr>
            <w:tcW w:w="1230" w:type="dxa"/>
            <w:shd w:val="clear" w:color="auto" w:fill="auto"/>
          </w:tcPr>
          <w:p w14:paraId="2D07989A" w14:textId="77777777" w:rsidR="00BE79A5" w:rsidRPr="005223F4" w:rsidRDefault="00BE79A5" w:rsidP="00A91670">
            <w:r w:rsidRPr="005223F4">
              <w:t>false</w:t>
            </w:r>
          </w:p>
        </w:tc>
        <w:tc>
          <w:tcPr>
            <w:tcW w:w="1047" w:type="dxa"/>
            <w:shd w:val="clear" w:color="auto" w:fill="auto"/>
          </w:tcPr>
          <w:p w14:paraId="177605DF" w14:textId="77777777" w:rsidR="00BE79A5" w:rsidRPr="005223F4" w:rsidRDefault="00BE79A5" w:rsidP="00A91670">
            <w:r w:rsidRPr="005223F4">
              <w:t>false</w:t>
            </w:r>
          </w:p>
        </w:tc>
        <w:tc>
          <w:tcPr>
            <w:tcW w:w="3447" w:type="dxa"/>
            <w:gridSpan w:val="3"/>
            <w:shd w:val="clear" w:color="auto" w:fill="auto"/>
          </w:tcPr>
          <w:p w14:paraId="25CBEFCA" w14:textId="527B0686" w:rsidR="00BE79A5" w:rsidRPr="005223F4" w:rsidRDefault="00BE79A5" w:rsidP="00A91670">
            <w:del w:id="8023" w:author="mbeckerle" w:date="2012-04-22T23:29:00Z">
              <w:r w:rsidRPr="005223F4" w:rsidDel="00EB3915">
                <w:delText>schema definition error</w:delText>
              </w:r>
            </w:del>
            <w:ins w:id="8024" w:author="mbeckerle" w:date="2012-04-22T23:37:00Z">
              <w:r w:rsidR="002B57B7">
                <w:t>schema definition</w:t>
              </w:r>
            </w:ins>
            <w:ins w:id="8025" w:author="mbeckerle" w:date="2012-04-22T23:29:00Z">
              <w:r w:rsidR="00EB3915">
                <w:t xml:space="preserve"> error</w:t>
              </w:r>
            </w:ins>
            <w:r w:rsidRPr="005223F4">
              <w:t xml:space="preserve"> – undefined variable</w:t>
            </w:r>
          </w:p>
        </w:tc>
      </w:tr>
      <w:tr w:rsidR="00BE79A5" w:rsidRPr="005223F4" w14:paraId="0572AE9E" w14:textId="77777777" w:rsidTr="00EB3915">
        <w:tc>
          <w:tcPr>
            <w:tcW w:w="2073" w:type="dxa"/>
            <w:vMerge/>
            <w:shd w:val="clear" w:color="auto" w:fill="auto"/>
          </w:tcPr>
          <w:p w14:paraId="6B1F8694" w14:textId="77777777" w:rsidR="00BE79A5" w:rsidRPr="005223F4" w:rsidRDefault="00BE79A5" w:rsidP="00A91670"/>
        </w:tc>
        <w:tc>
          <w:tcPr>
            <w:tcW w:w="1059" w:type="dxa"/>
            <w:shd w:val="clear" w:color="auto" w:fill="auto"/>
          </w:tcPr>
          <w:p w14:paraId="337AD1DB" w14:textId="4064B985" w:rsidR="00BE79A5" w:rsidRPr="005223F4" w:rsidRDefault="00BE79A5" w:rsidP="00A91670">
            <w:del w:id="8026" w:author="mbeckerle" w:date="2012-04-22T23:36:00Z">
              <w:r w:rsidRPr="005223F4" w:rsidDel="002B57B7">
                <w:delText>false</w:delText>
              </w:r>
            </w:del>
            <w:ins w:id="8027" w:author="mbeckerle" w:date="2012-04-22T23:36:00Z">
              <w:r w:rsidR="002B57B7">
                <w:t>any</w:t>
              </w:r>
            </w:ins>
          </w:p>
        </w:tc>
        <w:tc>
          <w:tcPr>
            <w:tcW w:w="1230" w:type="dxa"/>
            <w:shd w:val="clear" w:color="auto" w:fill="auto"/>
          </w:tcPr>
          <w:p w14:paraId="09D17C3A" w14:textId="37363786" w:rsidR="00BE79A5" w:rsidRPr="005223F4" w:rsidRDefault="00BE79A5" w:rsidP="00A91670">
            <w:del w:id="8028" w:author="mbeckerle" w:date="2012-04-22T23:36:00Z">
              <w:r w:rsidRPr="005223F4" w:rsidDel="002B57B7">
                <w:delText>false</w:delText>
              </w:r>
            </w:del>
            <w:ins w:id="8029" w:author="mbeckerle" w:date="2012-04-22T23:36:00Z">
              <w:r w:rsidR="002B57B7">
                <w:t>any</w:t>
              </w:r>
            </w:ins>
          </w:p>
        </w:tc>
        <w:tc>
          <w:tcPr>
            <w:tcW w:w="1047" w:type="dxa"/>
            <w:shd w:val="clear" w:color="auto" w:fill="auto"/>
          </w:tcPr>
          <w:p w14:paraId="4497835A" w14:textId="77777777" w:rsidR="00BE79A5" w:rsidRPr="005223F4" w:rsidRDefault="00BE79A5" w:rsidP="00A91670">
            <w:r w:rsidRPr="005223F4">
              <w:t>true</w:t>
            </w:r>
          </w:p>
        </w:tc>
        <w:tc>
          <w:tcPr>
            <w:tcW w:w="1059" w:type="dxa"/>
            <w:shd w:val="clear" w:color="auto" w:fill="auto"/>
          </w:tcPr>
          <w:p w14:paraId="0396FC13" w14:textId="77777777" w:rsidR="00BE79A5" w:rsidRPr="005223F4" w:rsidRDefault="00BE79A5" w:rsidP="00A91670">
            <w:r w:rsidRPr="005223F4">
              <w:t>false</w:t>
            </w:r>
          </w:p>
        </w:tc>
        <w:tc>
          <w:tcPr>
            <w:tcW w:w="1230" w:type="dxa"/>
            <w:shd w:val="clear" w:color="auto" w:fill="auto"/>
          </w:tcPr>
          <w:p w14:paraId="5251195A" w14:textId="77777777" w:rsidR="00BE79A5" w:rsidRPr="005223F4" w:rsidRDefault="00BE79A5" w:rsidP="00A91670">
            <w:r w:rsidRPr="005223F4">
              <w:t>true (value is returned)</w:t>
            </w:r>
          </w:p>
        </w:tc>
        <w:tc>
          <w:tcPr>
            <w:tcW w:w="1158" w:type="dxa"/>
            <w:shd w:val="clear" w:color="auto" w:fill="auto"/>
          </w:tcPr>
          <w:p w14:paraId="0C46713B" w14:textId="77777777" w:rsidR="00BE79A5" w:rsidRPr="005223F4" w:rsidRDefault="00BE79A5" w:rsidP="00A91670">
            <w:r w:rsidRPr="005223F4">
              <w:t>true</w:t>
            </w:r>
          </w:p>
        </w:tc>
      </w:tr>
    </w:tbl>
    <w:p w14:paraId="44CE217E" w14:textId="77777777" w:rsidR="00BE79A5" w:rsidRPr="005223F4" w:rsidRDefault="002C6D29" w:rsidP="002C6D29">
      <w:pPr>
        <w:pStyle w:val="Caption"/>
      </w:pPr>
      <w:r>
        <w:t xml:space="preserve">Table </w:t>
      </w:r>
      <w:r w:rsidR="008356D4">
        <w:fldChar w:fldCharType="begin"/>
      </w:r>
      <w:r w:rsidR="008356D4">
        <w:instrText xml:space="preserve"> SEQ Table \* ARABIC </w:instrText>
      </w:r>
      <w:r w:rsidR="008356D4">
        <w:fldChar w:fldCharType="separate"/>
      </w:r>
      <w:r w:rsidR="00D04199">
        <w:rPr>
          <w:noProof/>
        </w:rPr>
        <w:t>25</w:t>
      </w:r>
      <w:r w:rsidR="008356D4">
        <w:rPr>
          <w:noProof/>
        </w:rPr>
        <w:fldChar w:fldCharType="end"/>
      </w:r>
      <w:r>
        <w:rPr>
          <w:noProof/>
          <w:lang w:val="en-GB"/>
        </w:rPr>
        <w:t xml:space="preserve"> </w:t>
      </w:r>
      <w:r w:rsidRPr="00C82426">
        <w:rPr>
          <w:noProof/>
          <w:lang w:val="en-GB"/>
        </w:rPr>
        <w:t>Variable memory states.</w:t>
      </w:r>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BE79A5">
      <w:pPr>
        <w:numPr>
          <w:ilvl w:val="0"/>
          <w:numId w:val="16"/>
        </w:numPr>
      </w:pPr>
      <w:r w:rsidRPr="005223F4">
        <w:t>write once, read many</w:t>
      </w:r>
    </w:p>
    <w:p w14:paraId="79E789B5" w14:textId="77777777" w:rsidR="00BE79A5" w:rsidRPr="005223F4" w:rsidRDefault="00BE79A5" w:rsidP="00BE79A5">
      <w:pPr>
        <w:numPr>
          <w:ilvl w:val="0"/>
          <w:numId w:val="16"/>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pPr>
        <w:rPr>
          <w:ins w:id="8030" w:author="mbeckerle" w:date="2012-04-22T23:38:00Z"/>
        </w:rPr>
      </w:pPr>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ins w:id="8031" w:author="mbeckerle" w:date="2012-04-22T23:38:00Z">
        <w:r>
          <w:t>Even if the errors are detected at processing time, the errors associated with write-after-read, and double-write are schema definition errors because they indicate the schema is not properly designed to use variables consist</w:t>
        </w:r>
      </w:ins>
      <w:ins w:id="8032" w:author="mbeckerle" w:date="2012-04-22T23:39:00Z">
        <w:r>
          <w:t xml:space="preserve">ent with their single-assignment behavior. </w:t>
        </w:r>
      </w:ins>
    </w:p>
    <w:p w14:paraId="7681DBA0" w14:textId="77777777" w:rsidR="004676F8" w:rsidRPr="005223F4" w:rsidRDefault="004676F8">
      <w:pPr>
        <w:pStyle w:val="Heading2"/>
      </w:pPr>
      <w:bookmarkStart w:id="8033" w:name="_Toc199516270"/>
      <w:bookmarkStart w:id="8034" w:name="_Toc194983946"/>
      <w:bookmarkStart w:id="8035" w:name="_Toc243112799"/>
      <w:bookmarkStart w:id="8036" w:name="_Toc199516272"/>
      <w:bookmarkStart w:id="8037" w:name="_Toc194983948"/>
      <w:bookmarkStart w:id="8038" w:name="_Toc243112801"/>
      <w:bookmarkStart w:id="8039" w:name="_Toc332724593"/>
      <w:r w:rsidRPr="005223F4">
        <w:t>General Syntax</w:t>
      </w:r>
      <w:bookmarkEnd w:id="8033"/>
      <w:bookmarkEnd w:id="8034"/>
      <w:bookmarkEnd w:id="8035"/>
      <w:bookmarkEnd w:id="8039"/>
    </w:p>
    <w:p w14:paraId="6ED37BB0" w14:textId="77777777" w:rsidR="004676F8" w:rsidRPr="007C0867" w:rsidRDefault="004676F8" w:rsidP="003F35ED">
      <w:r w:rsidRPr="00EA0EB7">
        <w:t>DFDL expressions follow the XPath 2.0 syntax</w:t>
      </w:r>
      <w:r w:rsidRPr="003B7497">
        <w:t xml:space="preserve"> rules but are always enclosed in curly braces “{“ and “}”. </w:t>
      </w:r>
    </w:p>
    <w:p w14:paraId="423D04CD" w14:textId="77777777" w:rsidR="004676F8" w:rsidRPr="00710BA1" w:rsidRDefault="004676F8">
      <w:commentRangeStart w:id="8040"/>
      <w:r w:rsidRPr="00710BA1">
        <w:t xml:space="preserve">When </w:t>
      </w:r>
      <w:del w:id="8041" w:author="Steve Hanson" w:date="2012-02-24T11:36:00Z">
        <w:r w:rsidRPr="00710BA1" w:rsidDel="006A53D2">
          <w:delText xml:space="preserve">expressions are used for </w:delText>
        </w:r>
      </w:del>
      <w:r w:rsidRPr="00710BA1">
        <w:t xml:space="preserve">a property </w:t>
      </w:r>
      <w:del w:id="8042" w:author="Steve Hanson" w:date="2012-02-24T11:36:00Z">
        <w:r w:rsidRPr="00710BA1" w:rsidDel="006A53D2">
          <w:delText xml:space="preserve">which </w:delText>
        </w:r>
      </w:del>
      <w:r w:rsidRPr="00710BA1">
        <w:t xml:space="preserve">accepts </w:t>
      </w:r>
      <w:ins w:id="8043" w:author="Steve Hanson" w:date="2012-02-24T11:35:00Z">
        <w:r w:rsidR="006A53D2" w:rsidRPr="00710BA1">
          <w:t xml:space="preserve">either </w:t>
        </w:r>
      </w:ins>
      <w:r w:rsidRPr="00710BA1">
        <w:t xml:space="preserve">a </w:t>
      </w:r>
      <w:ins w:id="8044" w:author="Steve Hanson" w:date="2012-02-24T11:35:00Z">
        <w:r w:rsidR="006A53D2" w:rsidRPr="00710BA1">
          <w:t xml:space="preserve">DFDL </w:t>
        </w:r>
      </w:ins>
      <w:r w:rsidRPr="00710BA1">
        <w:t xml:space="preserve">string literal </w:t>
      </w:r>
      <w:ins w:id="8045" w:author="Steve Hanson" w:date="2012-02-24T11:36:00Z">
        <w:r w:rsidR="006A53D2" w:rsidRPr="00710BA1">
          <w:t xml:space="preserve">or a DFDL expression, </w:t>
        </w:r>
      </w:ins>
      <w:ins w:id="8046" w:author="Steve Hanson" w:date="2012-02-24T11:37:00Z">
        <w:r w:rsidR="006A53D2" w:rsidRPr="00710BA1">
          <w:t xml:space="preserve">and the value is a string literal starting with </w:t>
        </w:r>
      </w:ins>
      <w:ins w:id="8047" w:author="Steve Hanson" w:date="2012-02-24T11:38:00Z">
        <w:r w:rsidR="006A53D2" w:rsidRPr="00710BA1">
          <w:t xml:space="preserve">a </w:t>
        </w:r>
      </w:ins>
      <w:ins w:id="8048" w:author="Steve Hanson" w:date="2012-02-24T11:37:00Z">
        <w:r w:rsidR="006A53D2" w:rsidRPr="00710BA1">
          <w:t>“{“</w:t>
        </w:r>
      </w:ins>
      <w:ins w:id="8049" w:author="Steve Hanson" w:date="2012-02-24T11:38:00Z">
        <w:r w:rsidR="006A53D2" w:rsidRPr="00710BA1">
          <w:t xml:space="preserve"> character</w:t>
        </w:r>
      </w:ins>
      <w:ins w:id="8050" w:author="Steve Hanson" w:date="2012-02-24T11:37:00Z">
        <w:r w:rsidR="006A53D2" w:rsidRPr="00710BA1">
          <w:t xml:space="preserve">, </w:t>
        </w:r>
      </w:ins>
      <w:r w:rsidRPr="00710BA1">
        <w:t>then “{{“</w:t>
      </w:r>
      <w:ins w:id="8051" w:author="Steve Hanson" w:date="2012-02-24T11:35:00Z">
        <w:r w:rsidR="006A53D2" w:rsidRPr="00710BA1">
          <w:t>must</w:t>
        </w:r>
      </w:ins>
      <w:del w:id="8052" w:author="Steve Hanson" w:date="2012-02-24T11:35:00Z">
        <w:r w:rsidRPr="00710BA1" w:rsidDel="006A53D2">
          <w:delText>should</w:delText>
        </w:r>
      </w:del>
      <w:r w:rsidRPr="00710BA1">
        <w:t xml:space="preserve"> be used to escape </w:t>
      </w:r>
      <w:ins w:id="8053" w:author="Steve Hanson" w:date="2012-02-24T11:38:00Z">
        <w:r w:rsidR="006A53D2" w:rsidRPr="00710BA1">
          <w:t>the</w:t>
        </w:r>
      </w:ins>
      <w:del w:id="8054" w:author="Steve Hanson" w:date="2012-02-24T11:38:00Z">
        <w:r w:rsidRPr="00710BA1" w:rsidDel="006A53D2">
          <w:delText xml:space="preserve">when a </w:delText>
        </w:r>
      </w:del>
      <w:ins w:id="8055" w:author="Steve Hanson" w:date="2012-02-24T11:38:00Z">
        <w:r w:rsidR="006A53D2" w:rsidRPr="00710BA1">
          <w:t xml:space="preserve"> </w:t>
        </w:r>
      </w:ins>
      <w:r w:rsidRPr="00710BA1">
        <w:t>“{“</w:t>
      </w:r>
      <w:ins w:id="8056" w:author="Steve Hanson" w:date="2012-02-24T11:38:00Z">
        <w:r w:rsidR="006A53D2" w:rsidRPr="00710BA1">
          <w:t xml:space="preserve"> character</w:t>
        </w:r>
      </w:ins>
      <w:del w:id="8057" w:author="Steve Hanson" w:date="2012-02-24T11:38:00Z">
        <w:r w:rsidRPr="00710BA1" w:rsidDel="006A53D2">
          <w:delText>is required as a character</w:delText>
        </w:r>
      </w:del>
      <w:r w:rsidRPr="00710BA1">
        <w:t>.</w:t>
      </w:r>
      <w:commentRangeEnd w:id="8040"/>
      <w:r w:rsidR="006A53D2" w:rsidRPr="003F35ED">
        <w:commentReference w:id="8040"/>
      </w:r>
    </w:p>
    <w:p w14:paraId="39EDFBAC" w14:textId="77777777" w:rsidR="00557DF4" w:rsidRPr="00710BA1" w:rsidRDefault="00557DF4">
      <w:pPr>
        <w:rPr>
          <w:ins w:id="8058" w:author="Steve Hanson" w:date="2012-02-29T12:17:00Z"/>
        </w:rPr>
      </w:pPr>
      <w:commentRangeStart w:id="8059"/>
      <w:ins w:id="8060" w:author="Steve Hanson" w:date="2012-02-29T12:17:00Z">
        <w:r w:rsidRPr="00710BA1">
          <w:t xml:space="preserve">The </w:t>
        </w:r>
      </w:ins>
      <w:ins w:id="8061" w:author="Steve Hanson" w:date="2012-02-29T12:18:00Z">
        <w:r w:rsidRPr="00710BA1">
          <w:t>syntax “{}” is a schema definition error as it results in an empty XPath 2.0 expression</w:t>
        </w:r>
      </w:ins>
      <w:ins w:id="8062" w:author="Steve Hanson" w:date="2012-02-29T12:19:00Z">
        <w:r w:rsidRPr="00710BA1">
          <w:t xml:space="preserve"> which is not legal</w:t>
        </w:r>
      </w:ins>
      <w:ins w:id="8063" w:author="Steve Hanson" w:date="2012-02-29T12:18:00Z">
        <w:r w:rsidRPr="00710BA1">
          <w:t>.</w:t>
        </w:r>
      </w:ins>
      <w:ins w:id="8064" w:author="Steve Hanson" w:date="2012-02-29T12:19:00Z">
        <w:r w:rsidRPr="00710BA1">
          <w:t xml:space="preserve"> It is not</w:t>
        </w:r>
      </w:ins>
      <w:ins w:id="8065" w:author="Steve Hanson" w:date="2012-02-29T12:20:00Z">
        <w:r w:rsidRPr="00710BA1">
          <w:t xml:space="preserve"> the equivalent of setting the property to empty string.</w:t>
        </w:r>
        <w:commentRangeEnd w:id="8059"/>
        <w:r w:rsidRPr="003F35ED">
          <w:commentReference w:id="8059"/>
        </w:r>
      </w:ins>
    </w:p>
    <w:p w14:paraId="79DCCF18" w14:textId="0BAB68B4" w:rsidR="00557DF4" w:rsidRPr="00710BA1" w:rsidDel="00220DFE" w:rsidRDefault="00557DF4">
      <w:pPr>
        <w:rPr>
          <w:ins w:id="8066" w:author="Steve Hanson" w:date="2012-02-29T12:20:00Z"/>
          <w:del w:id="8067" w:author="mbeckerle" w:date="2012-04-22T21:24:00Z"/>
        </w:rPr>
      </w:pPr>
    </w:p>
    <w:p w14:paraId="2701D537" w14:textId="77777777" w:rsidR="004676F8" w:rsidRPr="00710BA1" w:rsidRDefault="004676F8">
      <w:r w:rsidRPr="00710BA1">
        <w:t>Examples</w:t>
      </w:r>
    </w:p>
    <w:p w14:paraId="0C5D5E73" w14:textId="49DC6F06" w:rsidR="00351163" w:rsidRPr="005223F4" w:rsidDel="00220DFE" w:rsidRDefault="00351163" w:rsidP="004676F8">
      <w:pPr>
        <w:rPr>
          <w:del w:id="8068" w:author="mbeckerle" w:date="2012-04-22T21:24:00Z"/>
        </w:rPr>
      </w:pPr>
    </w:p>
    <w:p w14:paraId="74FD0F7B" w14:textId="77777777" w:rsidR="00351163" w:rsidRPr="005223F4" w:rsidRDefault="00351163" w:rsidP="00351163">
      <w:pPr>
        <w:pStyle w:val="XMLExcerpt"/>
        <w:rPr>
          <w:lang w:val="en-US"/>
        </w:rPr>
      </w:pPr>
      <w:r w:rsidRPr="005223F4">
        <w:rPr>
          <w:lang w:val="en-US"/>
        </w:rPr>
        <w:t>{ /book/title }</w:t>
      </w:r>
    </w:p>
    <w:p w14:paraId="2B47DA3F" w14:textId="77777777" w:rsidR="00351163" w:rsidRPr="005223F4" w:rsidRDefault="00351163" w:rsidP="00351163">
      <w:pPr>
        <w:pStyle w:val="XMLExcerpt"/>
        <w:rPr>
          <w:lang w:val="en-US"/>
        </w:rPr>
      </w:pPr>
      <w:r w:rsidRPr="005223F4">
        <w:rPr>
          <w:lang w:val="en-US"/>
        </w:rPr>
        <w:t>{ $x+2 }</w:t>
      </w:r>
    </w:p>
    <w:p w14:paraId="7E8C6066" w14:textId="77777777" w:rsidR="00351163" w:rsidRPr="005223F4" w:rsidDel="006A53D2" w:rsidRDefault="00351163" w:rsidP="00351163">
      <w:pPr>
        <w:pStyle w:val="XMLExcerpt"/>
        <w:rPr>
          <w:del w:id="8069" w:author="Steve Hanson" w:date="2012-02-24T11:34:00Z"/>
          <w:lang w:val="en-US"/>
        </w:rPr>
      </w:pPr>
      <w:r w:rsidRPr="005223F4">
        <w:rPr>
          <w:lang w:val="en-US"/>
        </w:rPr>
        <w:t xml:space="preserve">{ </w:t>
      </w:r>
      <w:r w:rsidRPr="005223F4">
        <w:rPr>
          <w:rFonts w:eastAsia="MS Mincho"/>
          <w:color w:val="000000"/>
          <w:lang w:val="en-US" w:eastAsia="ja-JP" w:bidi="he-IL"/>
        </w:rPr>
        <w:t xml:space="preserve">if (fn:exists(../field1))  then 1 else 0 </w:t>
      </w:r>
      <w:r w:rsidRPr="005223F4">
        <w:rPr>
          <w:lang w:val="en-US"/>
        </w:rPr>
        <w:t xml:space="preserve"> }   </w:t>
      </w:r>
    </w:p>
    <w:p w14:paraId="6A5B2E20" w14:textId="77777777" w:rsidR="00351163" w:rsidRPr="005223F4" w:rsidDel="006A53D2" w:rsidRDefault="00351163" w:rsidP="00351163">
      <w:pPr>
        <w:pStyle w:val="XMLExcerpt"/>
        <w:rPr>
          <w:del w:id="8070" w:author="Steve Hanson" w:date="2012-02-24T11:34:00Z"/>
          <w:lang w:val="en-US"/>
        </w:rPr>
      </w:pPr>
    </w:p>
    <w:p w14:paraId="4705723E" w14:textId="77777777" w:rsidR="004676F8" w:rsidRPr="005223F4" w:rsidRDefault="004676F8" w:rsidP="00351163">
      <w:pPr>
        <w:pStyle w:val="XMLExcerpt"/>
        <w:rPr>
          <w:lang w:val="en-US"/>
        </w:rPr>
      </w:pPr>
    </w:p>
    <w:p w14:paraId="36FC8E97" w14:textId="289C0469" w:rsidR="006A53D2" w:rsidDel="00220DFE" w:rsidRDefault="006A53D2">
      <w:pPr>
        <w:rPr>
          <w:ins w:id="8071" w:author="Steve Hanson" w:date="2012-02-24T11:34:00Z"/>
          <w:del w:id="8072" w:author="mbeckerle" w:date="2012-04-22T21:24:00Z"/>
        </w:rPr>
      </w:pPr>
    </w:p>
    <w:p w14:paraId="0318EB80" w14:textId="75A42A6B" w:rsidR="00710BA1" w:rsidRPr="003F35ED" w:rsidRDefault="00872A3C" w:rsidP="003F35ED">
      <w:pPr>
        <w:rPr>
          <w:ins w:id="8073" w:author="mbeckerle" w:date="2012-04-12T17:13:00Z"/>
        </w:rPr>
      </w:pPr>
      <w:ins w:id="8074" w:author="mbeckerle" w:date="2012-03-24T18:07:00Z">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containing</w:t>
        </w:r>
        <w:r w:rsidRPr="003F35ED">
          <w:rPr>
            <w:rFonts w:eastAsia="Arial"/>
          </w:rPr>
          <w:t xml:space="preserve"> </w:t>
        </w:r>
        <w:r w:rsidRPr="003F35ED">
          <w:t>more</w:t>
        </w:r>
        <w:r w:rsidRPr="003F35ED">
          <w:rPr>
            <w:rFonts w:eastAsia="Arial"/>
          </w:rPr>
          <w:t xml:space="preserve"> </w:t>
        </w:r>
        <w:r w:rsidRPr="003F35ED">
          <w:t>than</w:t>
        </w:r>
        <w:r w:rsidRPr="003F35ED">
          <w:rPr>
            <w:rFonts w:eastAsia="Arial"/>
          </w:rPr>
          <w:t xml:space="preserve"> </w:t>
        </w:r>
        <w:r w:rsidRPr="003F35ED">
          <w:t>one</w:t>
        </w:r>
        <w:r w:rsidRPr="003F35ED">
          <w:rPr>
            <w:rFonts w:eastAsia="Arial"/>
          </w:rPr>
          <w:t xml:space="preserve"> </w:t>
        </w:r>
        <w:r w:rsidRPr="003F35ED">
          <w:t>item.</w:t>
        </w:r>
        <w:r w:rsidRPr="003F35ED">
          <w:rPr>
            <w:rFonts w:eastAsia="Arial"/>
          </w:rPr>
          <w:t xml:space="preserve"> </w:t>
        </w:r>
        <w:r w:rsidRPr="003F35ED">
          <w:t>If</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an</w:t>
        </w:r>
        <w:r w:rsidRPr="003F35ED">
          <w:rPr>
            <w:rFonts w:eastAsia="Arial"/>
          </w:rPr>
          <w:t xml:space="preserve"> </w:t>
        </w:r>
        <w:r w:rsidRPr="003F35ED">
          <w:t>empty</w:t>
        </w:r>
        <w:r w:rsidRPr="003F35ED">
          <w:rPr>
            <w:rFonts w:eastAsia="Arial"/>
          </w:rPr>
          <w:t xml:space="preserve"> </w:t>
        </w:r>
        <w:r w:rsidRPr="003F35ED">
          <w:t>sequence</w:t>
        </w:r>
        <w:r w:rsidRPr="003F35ED">
          <w:rPr>
            <w:rFonts w:eastAsia="Arial"/>
          </w:rPr>
          <w:t xml:space="preserve"> </w:t>
        </w:r>
        <w:r w:rsidRPr="003F35ED">
          <w:t>it</w:t>
        </w:r>
        <w:r w:rsidRPr="003F35ED">
          <w:rPr>
            <w:rFonts w:eastAsia="Arial"/>
          </w:rPr>
          <w:t xml:space="preserve"> </w:t>
        </w:r>
        <w:r w:rsidRPr="003F35ED">
          <w:t>will</w:t>
        </w:r>
        <w:r w:rsidRPr="003F35ED">
          <w:rPr>
            <w:rFonts w:eastAsia="Arial"/>
          </w:rPr>
          <w:t xml:space="preserve"> </w:t>
        </w:r>
        <w:r w:rsidRPr="003F35ED">
          <w:t>be</w:t>
        </w:r>
        <w:r w:rsidRPr="003F35ED">
          <w:rPr>
            <w:rFonts w:eastAsia="Arial"/>
          </w:rPr>
          <w:t xml:space="preserve"> </w:t>
        </w:r>
        <w:r w:rsidRPr="003F35ED">
          <w:t>treated</w:t>
        </w:r>
        <w:r w:rsidRPr="003F35ED">
          <w:rPr>
            <w:rFonts w:eastAsia="Arial"/>
          </w:rPr>
          <w:t xml:space="preserve"> </w:t>
        </w:r>
        <w:r w:rsidRPr="003F35ED">
          <w:t>as</w:t>
        </w:r>
        <w:r w:rsidRPr="003F35ED">
          <w:rPr>
            <w:rFonts w:eastAsia="Arial"/>
          </w:rPr>
          <w:t xml:space="preserve"> </w:t>
        </w:r>
        <w:r w:rsidRPr="003F35ED">
          <w:t>returning</w:t>
        </w:r>
        <w:r w:rsidRPr="003F35ED">
          <w:rPr>
            <w:rFonts w:eastAsia="Arial"/>
          </w:rPr>
          <w:t xml:space="preserve"> </w:t>
        </w:r>
        <w:r w:rsidRPr="003F35ED">
          <w:t>nil</w:t>
        </w:r>
      </w:ins>
      <w:ins w:id="8075" w:author="mbeckerle" w:date="2012-04-12T17:15:00Z">
        <w:r w:rsidR="00710BA1">
          <w:t>.</w:t>
        </w:r>
      </w:ins>
    </w:p>
    <w:p w14:paraId="11F6F712" w14:textId="35FC4E12" w:rsidR="004676F8" w:rsidDel="00B847D2" w:rsidRDefault="004676F8">
      <w:pPr>
        <w:pStyle w:val="Heading2"/>
        <w:rPr>
          <w:del w:id="8076" w:author="mbeckerle" w:date="2012-03-24T18:07:00Z"/>
        </w:rPr>
        <w:pPrChange w:id="8077" w:author="mbeckerle" w:date="2012-04-22T21:11:00Z">
          <w:pPr/>
        </w:pPrChange>
      </w:pPr>
      <w:bookmarkStart w:id="8078" w:name="_Toc322911426"/>
      <w:bookmarkStart w:id="8079" w:name="_Toc322911987"/>
      <w:commentRangeStart w:id="8080"/>
      <w:del w:id="8081" w:author="mbeckerle" w:date="2012-03-24T18:07:00Z">
        <w:r w:rsidRPr="005223F4" w:rsidDel="00872A3C">
          <w:delText>The result of evaluating the expression must be a single atomic value of the type expected by the context. Expressions must not return a sequence containing more than one item or a processing error will occur. If the expression returns an empty sequence it will be treated as returning nil</w:delText>
        </w:r>
        <w:commentRangeEnd w:id="8080"/>
        <w:r w:rsidR="0089198E" w:rsidDel="00872A3C">
          <w:rPr>
            <w:rStyle w:val="CommentReference"/>
          </w:rPr>
          <w:commentReference w:id="8080"/>
        </w:r>
        <w:r w:rsidRPr="005223F4" w:rsidDel="00872A3C">
          <w:delText>.</w:delText>
        </w:r>
        <w:bookmarkStart w:id="8082" w:name="_Toc322014601"/>
        <w:bookmarkStart w:id="8083" w:name="_Toc322014783"/>
        <w:bookmarkStart w:id="8084" w:name="_Toc322911760"/>
        <w:bookmarkStart w:id="8085" w:name="_Toc322912299"/>
        <w:bookmarkEnd w:id="8078"/>
        <w:bookmarkEnd w:id="8079"/>
        <w:bookmarkEnd w:id="8082"/>
        <w:bookmarkEnd w:id="8083"/>
        <w:bookmarkEnd w:id="8084"/>
        <w:bookmarkEnd w:id="8085"/>
      </w:del>
    </w:p>
    <w:p w14:paraId="09B78176" w14:textId="77777777" w:rsidR="00B847D2" w:rsidRDefault="00B847D2" w:rsidP="003F35ED">
      <w:pPr>
        <w:autoSpaceDE w:val="0"/>
        <w:autoSpaceDN w:val="0"/>
        <w:adjustRightInd w:val="0"/>
        <w:spacing w:before="0" w:after="0"/>
        <w:ind w:left="720"/>
        <w:rPr>
          <w:ins w:id="8086" w:author="mbeckerle" w:date="2012-07-03T14:15:00Z"/>
          <w:rFonts w:ascii="Helv" w:hAnsi="Helv" w:cs="Helv"/>
          <w:color w:val="0000FF"/>
        </w:rPr>
      </w:pPr>
    </w:p>
    <w:p w14:paraId="21DD6151" w14:textId="3036D2E2" w:rsidR="00B847D2" w:rsidRDefault="00B847D2" w:rsidP="003F35ED">
      <w:pPr>
        <w:rPr>
          <w:ins w:id="8087" w:author="mbeckerle" w:date="2012-07-03T14:15:00Z"/>
        </w:rPr>
      </w:pPr>
      <w:commentRangeStart w:id="8088"/>
      <w:ins w:id="8089" w:author="mbeckerle" w:date="2012-07-03T14:16:00Z">
        <w:r>
          <w:t>Additionally:</w:t>
        </w:r>
      </w:ins>
    </w:p>
    <w:p w14:paraId="44E8421E" w14:textId="71FF6E66" w:rsidR="00B847D2" w:rsidRPr="00B847D2" w:rsidRDefault="00B847D2" w:rsidP="00B847D2">
      <w:pPr>
        <w:numPr>
          <w:ilvl w:val="0"/>
          <w:numId w:val="166"/>
        </w:numPr>
        <w:autoSpaceDE w:val="0"/>
        <w:autoSpaceDN w:val="0"/>
        <w:adjustRightInd w:val="0"/>
        <w:spacing w:before="0" w:after="0"/>
        <w:rPr>
          <w:ins w:id="8090" w:author="mbeckerle" w:date="2012-07-03T14:13:00Z"/>
          <w:rFonts w:ascii="Helv" w:hAnsi="Helv" w:cs="Helv"/>
          <w:color w:val="0000FF"/>
        </w:rPr>
      </w:pPr>
      <w:ins w:id="8091" w:author="mbeckerle" w:date="2012-07-03T14:13:00Z">
        <w:r w:rsidRPr="00B847D2">
          <w:rPr>
            <w:rFonts w:ascii="Helv" w:hAnsi="Helv" w:cs="Helv"/>
            <w:color w:val="0000FF"/>
          </w:rPr>
          <w:t xml:space="preserve">Every property that accepts an expression </w:t>
        </w:r>
      </w:ins>
      <w:ins w:id="8092" w:author="mbeckerle" w:date="2012-07-03T14:14:00Z">
        <w:r w:rsidRPr="00B847D2">
          <w:rPr>
            <w:rFonts w:ascii="Helv" w:hAnsi="Helv" w:cs="Helv"/>
            <w:color w:val="0000FF"/>
          </w:rPr>
          <w:t>states</w:t>
        </w:r>
      </w:ins>
      <w:ins w:id="8093" w:author="mbeckerle" w:date="2012-07-03T14:13:00Z">
        <w:r w:rsidRPr="00B847D2">
          <w:rPr>
            <w:rFonts w:ascii="Helv" w:hAnsi="Helv" w:cs="Helv"/>
            <w:color w:val="0000FF"/>
          </w:rPr>
          <w:t xml:space="preserve"> exactly what the expression is expected to return</w:t>
        </w:r>
      </w:ins>
      <w:ins w:id="8094" w:author="mbeckerle" w:date="2012-07-03T14:14:00Z">
        <w:r w:rsidRPr="00B847D2">
          <w:rPr>
            <w:rFonts w:ascii="Helv" w:hAnsi="Helv" w:cs="Helv"/>
            <w:color w:val="0000FF"/>
          </w:rPr>
          <w:t xml:space="preserve">. </w:t>
        </w:r>
      </w:ins>
      <w:ins w:id="8095" w:author="mbeckerle" w:date="2012-07-03T14:13:00Z">
        <w:r w:rsidRPr="00B847D2">
          <w:rPr>
            <w:rFonts w:ascii="Helv" w:hAnsi="Helv" w:cs="Helv"/>
            <w:color w:val="0000FF"/>
          </w:rPr>
          <w:t xml:space="preserve">To ensure the returned value is of the correct type, </w:t>
        </w:r>
      </w:ins>
      <w:ins w:id="8096" w:author="mbeckerle" w:date="2012-07-03T14:14:00Z">
        <w:r>
          <w:rPr>
            <w:rFonts w:ascii="Helv" w:hAnsi="Helv" w:cs="Helv"/>
            <w:color w:val="0000FF"/>
          </w:rPr>
          <w:t xml:space="preserve">an expression must </w:t>
        </w:r>
      </w:ins>
      <w:ins w:id="8097" w:author="mbeckerle" w:date="2012-07-03T14:13:00Z">
        <w:r w:rsidRPr="00B847D2">
          <w:rPr>
            <w:rFonts w:ascii="Helv" w:hAnsi="Helv" w:cs="Helv"/>
            <w:color w:val="0000FF"/>
          </w:rPr>
          <w:t>use XPath constructors or the correct literal values</w:t>
        </w:r>
      </w:ins>
      <w:ins w:id="8098" w:author="Steve Hanson" w:date="2012-08-10T14:42:00Z">
        <w:r w:rsidR="003F35ED">
          <w:rPr>
            <w:rFonts w:ascii="Helv" w:hAnsi="Helv" w:cs="Helv"/>
            <w:color w:val="0000FF"/>
          </w:rPr>
          <w:t>.</w:t>
        </w:r>
      </w:ins>
      <w:ins w:id="8099" w:author="mbeckerle" w:date="2012-07-03T14:13:00Z">
        <w:r w:rsidRPr="00B847D2">
          <w:rPr>
            <w:rFonts w:ascii="Helv" w:hAnsi="Helv" w:cs="Helv"/>
            <w:color w:val="0000FF"/>
          </w:rPr>
          <w:t xml:space="preserve"> </w:t>
        </w:r>
      </w:ins>
    </w:p>
    <w:p w14:paraId="1D3D5609" w14:textId="125608BB" w:rsidR="00B847D2" w:rsidRDefault="00B847D2" w:rsidP="00B847D2">
      <w:pPr>
        <w:numPr>
          <w:ilvl w:val="0"/>
          <w:numId w:val="166"/>
        </w:numPr>
        <w:autoSpaceDE w:val="0"/>
        <w:autoSpaceDN w:val="0"/>
        <w:adjustRightInd w:val="0"/>
        <w:spacing w:before="0" w:after="0"/>
        <w:rPr>
          <w:ins w:id="8100" w:author="mbeckerle" w:date="2012-07-03T14:13:00Z"/>
          <w:rFonts w:ascii="Helv" w:hAnsi="Helv" w:cs="Helv"/>
          <w:color w:val="0000FF"/>
        </w:rPr>
      </w:pPr>
      <w:ins w:id="8101" w:author="mbeckerle" w:date="2012-07-03T14:13:00Z">
        <w:r>
          <w:rPr>
            <w:rFonts w:ascii="Helv" w:hAnsi="Helv" w:cs="Helv"/>
            <w:color w:val="0000FF"/>
          </w:rPr>
          <w:t xml:space="preserve">What </w:t>
        </w:r>
      </w:ins>
      <w:ins w:id="8102" w:author="mbeckerle" w:date="2012-08-14T15:35:00Z">
        <w:r w:rsidR="00B136B9">
          <w:rPr>
            <w:rFonts w:ascii="Helv" w:hAnsi="Helv" w:cs="Helv"/>
            <w:color w:val="0000FF"/>
          </w:rPr>
          <w:t>appears</w:t>
        </w:r>
      </w:ins>
      <w:commentRangeStart w:id="8103"/>
      <w:ins w:id="8104" w:author="mbeckerle" w:date="2012-07-03T14:13:00Z">
        <w:r>
          <w:rPr>
            <w:rFonts w:ascii="Helv" w:hAnsi="Helv" w:cs="Helv"/>
            <w:color w:val="0000FF"/>
          </w:rPr>
          <w:t xml:space="preserve"> lexically</w:t>
        </w:r>
      </w:ins>
      <w:commentRangeEnd w:id="8103"/>
      <w:ins w:id="8105" w:author="mbeckerle" w:date="2012-08-14T15:34:00Z">
        <w:r w:rsidR="00B136B9">
          <w:rPr>
            <w:rStyle w:val="CommentReference"/>
          </w:rPr>
          <w:commentReference w:id="8103"/>
        </w:r>
      </w:ins>
      <w:ins w:id="8106" w:author="mbeckerle" w:date="2012-07-03T14:13:00Z">
        <w:r>
          <w:rPr>
            <w:rFonts w:ascii="Helv" w:hAnsi="Helv" w:cs="Helv"/>
            <w:color w:val="0000FF"/>
          </w:rPr>
          <w:t xml:space="preserve"> </w:t>
        </w:r>
      </w:ins>
      <w:ins w:id="8107" w:author="mbeckerle" w:date="2012-08-14T15:35:00Z">
        <w:r w:rsidR="00B136B9">
          <w:rPr>
            <w:rFonts w:ascii="Helv" w:hAnsi="Helv" w:cs="Helv"/>
            <w:color w:val="0000FF"/>
          </w:rPr>
          <w:t>as</w:t>
        </w:r>
      </w:ins>
      <w:ins w:id="8108" w:author="mbeckerle" w:date="2012-07-03T14:13:00Z">
        <w:r>
          <w:rPr>
            <w:rFonts w:ascii="Helv" w:hAnsi="Helv" w:cs="Helv"/>
            <w:color w:val="0000FF"/>
          </w:rPr>
          <w:t xml:space="preserve"> an expr</w:t>
        </w:r>
        <w:r w:rsidR="00264CA8">
          <w:rPr>
            <w:rFonts w:ascii="Helv" w:hAnsi="Helv" w:cs="Helv"/>
            <w:color w:val="0000FF"/>
          </w:rPr>
          <w:t>ession follows XPath 2.0 rules</w:t>
        </w:r>
      </w:ins>
      <w:ins w:id="8109" w:author="mbeckerle" w:date="2012-08-14T15:42:00Z">
        <w:r w:rsidR="00264CA8">
          <w:rPr>
            <w:rFonts w:ascii="Helv" w:hAnsi="Helv" w:cs="Helv"/>
            <w:color w:val="0000FF"/>
          </w:rPr>
          <w:t>. N</w:t>
        </w:r>
      </w:ins>
      <w:ins w:id="8110" w:author="mbeckerle" w:date="2012-07-03T14:14:00Z">
        <w:r>
          <w:rPr>
            <w:rFonts w:ascii="Helv" w:hAnsi="Helv" w:cs="Helv"/>
            <w:color w:val="0000FF"/>
          </w:rPr>
          <w:t xml:space="preserve">ote specifically that this </w:t>
        </w:r>
      </w:ins>
      <w:ins w:id="8111" w:author="mbeckerle" w:date="2012-07-03T14:13:00Z">
        <w:r>
          <w:rPr>
            <w:rFonts w:ascii="Helv" w:hAnsi="Helv" w:cs="Helv"/>
            <w:color w:val="0000FF"/>
          </w:rPr>
          <w:t xml:space="preserve">is not the same as xs:default and </w:t>
        </w:r>
        <w:del w:id="8112" w:author="Steve Hanson" w:date="2012-08-10T14:42:00Z">
          <w:r w:rsidDel="003F35ED">
            <w:rPr>
              <w:rFonts w:ascii="Helv" w:hAnsi="Helv" w:cs="Helv"/>
              <w:color w:val="0000FF"/>
            </w:rPr>
            <w:delText xml:space="preserve"> </w:delText>
          </w:r>
        </w:del>
        <w:r>
          <w:rPr>
            <w:rFonts w:ascii="Helv" w:hAnsi="Helv" w:cs="Helv"/>
            <w:color w:val="0000FF"/>
          </w:rPr>
          <w:t xml:space="preserve">xs:fixed lexical </w:t>
        </w:r>
        <w:commentRangeStart w:id="8113"/>
        <w:r>
          <w:rPr>
            <w:rFonts w:ascii="Helv" w:hAnsi="Helv" w:cs="Helv"/>
            <w:color w:val="0000FF"/>
          </w:rPr>
          <w:t>content</w:t>
        </w:r>
      </w:ins>
      <w:commentRangeEnd w:id="8113"/>
      <w:ins w:id="8114" w:author="mbeckerle" w:date="2012-07-03T14:17:00Z">
        <w:r>
          <w:rPr>
            <w:rStyle w:val="CommentReference"/>
          </w:rPr>
          <w:commentReference w:id="8113"/>
        </w:r>
      </w:ins>
      <w:ins w:id="8115" w:author="mbeckerle" w:date="2012-08-14T15:41:00Z">
        <w:r w:rsidR="00264CA8">
          <w:rPr>
            <w:rFonts w:ascii="Helv" w:hAnsi="Helv" w:cs="Helv"/>
            <w:color w:val="0000FF"/>
          </w:rPr>
          <w:t>. Specifically, xs:default and xs:fixed do not accept expressions. Their values are always interpreted as XML Schema string literals. Se</w:t>
        </w:r>
      </w:ins>
      <w:ins w:id="8116" w:author="mbeckerle" w:date="2012-08-14T15:36:00Z">
        <w:r w:rsidR="00B136B9">
          <w:rPr>
            <w:rFonts w:ascii="Helv" w:hAnsi="Helv" w:cs="Helv"/>
            <w:color w:val="0000FF"/>
          </w:rPr>
          <w:t>e</w:t>
        </w:r>
      </w:ins>
      <w:ins w:id="8117" w:author="mbeckerle" w:date="2012-08-14T15:38:00Z">
        <w:r w:rsidR="00B136B9">
          <w:rPr>
            <w:rFonts w:ascii="Helv" w:hAnsi="Helv" w:cs="Helv"/>
            <w:color w:val="0000FF"/>
          </w:rPr>
          <w:t xml:space="preserve"> </w:t>
        </w:r>
      </w:ins>
      <w:ins w:id="8118" w:author="mbeckerle" w:date="2012-08-14T15:40:00Z">
        <w:r w:rsidR="00264CA8" w:rsidRPr="005223F4">
          <w:t>[</w:t>
        </w:r>
        <w:r w:rsidR="00264CA8" w:rsidRPr="005223F4">
          <w:rPr>
            <w:rStyle w:val="abbrev"/>
          </w:rPr>
          <w:t>XSDLV1</w:t>
        </w:r>
        <w:r w:rsidR="00264CA8">
          <w:t>]</w:t>
        </w:r>
      </w:ins>
      <w:ins w:id="8119" w:author="mbeckerle" w:date="2012-08-14T15:42:00Z">
        <w:r w:rsidR="00264CA8">
          <w:t xml:space="preserve"> </w:t>
        </w:r>
      </w:ins>
      <w:ins w:id="8120" w:author="mbeckerle" w:date="2012-08-14T15:40:00Z">
        <w:r w:rsidR="00264CA8">
          <w:t>for details.</w:t>
        </w:r>
      </w:ins>
    </w:p>
    <w:p w14:paraId="551A68A4" w14:textId="77777777" w:rsidR="00B847D2" w:rsidRDefault="00B847D2" w:rsidP="00B847D2">
      <w:pPr>
        <w:numPr>
          <w:ilvl w:val="0"/>
          <w:numId w:val="166"/>
        </w:numPr>
        <w:autoSpaceDE w:val="0"/>
        <w:autoSpaceDN w:val="0"/>
        <w:adjustRightInd w:val="0"/>
        <w:spacing w:before="0" w:after="0"/>
        <w:rPr>
          <w:ins w:id="8121" w:author="mbeckerle" w:date="2012-07-03T14:13:00Z"/>
          <w:rFonts w:ascii="Helv" w:hAnsi="Helv" w:cs="Helv"/>
          <w:color w:val="0000FF"/>
        </w:rPr>
      </w:pPr>
      <w:ins w:id="8122" w:author="mbeckerle" w:date="2012-07-03T14:13:00Z">
        <w:r>
          <w:rPr>
            <w:rFonts w:ascii="Helv" w:hAnsi="Helv" w:cs="Helv"/>
            <w:color w:val="0000FF"/>
          </w:rPr>
          <w:t xml:space="preserve">No extra auto-casting is performed over and above that provided by XPath 2.0. </w:t>
        </w:r>
      </w:ins>
    </w:p>
    <w:p w14:paraId="712D3F74" w14:textId="77777777" w:rsidR="00B847D2" w:rsidRDefault="00B847D2" w:rsidP="00B847D2">
      <w:pPr>
        <w:numPr>
          <w:ilvl w:val="0"/>
          <w:numId w:val="166"/>
        </w:numPr>
        <w:autoSpaceDE w:val="0"/>
        <w:autoSpaceDN w:val="0"/>
        <w:adjustRightInd w:val="0"/>
        <w:spacing w:before="0" w:after="0"/>
        <w:rPr>
          <w:ins w:id="8123" w:author="mbeckerle" w:date="2012-07-03T14:13:00Z"/>
          <w:rFonts w:ascii="Helv" w:hAnsi="Helv" w:cs="Helv"/>
          <w:color w:val="0000FF"/>
        </w:rPr>
      </w:pPr>
      <w:ins w:id="8124" w:author="mbeckerle" w:date="2012-07-03T14:13:00Z">
        <w:r>
          <w:rPr>
            <w:rFonts w:ascii="Helv" w:hAnsi="Helv" w:cs="Helv"/>
            <w:color w:val="0000FF"/>
          </w:rPr>
          <w:t>If the property is not expecting an expression to return a DFDL string literal, the returned value is never treated as a DFDL string literal.</w:t>
        </w:r>
      </w:ins>
    </w:p>
    <w:p w14:paraId="6FE84A36" w14:textId="498D3265" w:rsidR="00B847D2" w:rsidRDefault="00B847D2" w:rsidP="00B847D2">
      <w:pPr>
        <w:numPr>
          <w:ilvl w:val="0"/>
          <w:numId w:val="166"/>
        </w:numPr>
        <w:autoSpaceDE w:val="0"/>
        <w:autoSpaceDN w:val="0"/>
        <w:adjustRightInd w:val="0"/>
        <w:spacing w:before="0" w:after="0"/>
        <w:rPr>
          <w:ins w:id="8125" w:author="mbeckerle" w:date="2012-07-03T14:13:00Z"/>
          <w:rFonts w:ascii="Helv" w:hAnsi="Helv" w:cs="Helv"/>
          <w:color w:val="0000FF"/>
        </w:rPr>
      </w:pPr>
      <w:ins w:id="8126" w:author="mbeckerle" w:date="2012-07-03T14:13:00Z">
        <w:r>
          <w:rPr>
            <w:rFonts w:ascii="Helv" w:hAnsi="Helv" w:cs="Helv"/>
            <w:color w:val="0000FF"/>
          </w:rPr>
          <w:t xml:space="preserve">If expecting </w:t>
        </w:r>
      </w:ins>
      <w:ins w:id="8127" w:author="mbeckerle" w:date="2012-07-03T14:15:00Z">
        <w:r>
          <w:rPr>
            <w:rFonts w:ascii="Helv" w:hAnsi="Helv" w:cs="Helv"/>
            <w:color w:val="0000FF"/>
          </w:rPr>
          <w:t xml:space="preserve">an </w:t>
        </w:r>
      </w:ins>
      <w:ins w:id="8128" w:author="mbeckerle" w:date="2012-07-03T14:13:00Z">
        <w:r>
          <w:rPr>
            <w:rFonts w:ascii="Helv" w:hAnsi="Helv" w:cs="Helv"/>
            <w:color w:val="0000FF"/>
          </w:rPr>
          <w:t>expression to return a DFDL string literal, the returned value is always treated as a DFDL string literal.</w:t>
        </w:r>
      </w:ins>
    </w:p>
    <w:p w14:paraId="3D73EA3C" w14:textId="4DEB44D3" w:rsidR="00B847D2" w:rsidRDefault="00B847D2" w:rsidP="00B847D2">
      <w:pPr>
        <w:numPr>
          <w:ilvl w:val="0"/>
          <w:numId w:val="166"/>
        </w:numPr>
        <w:autoSpaceDE w:val="0"/>
        <w:autoSpaceDN w:val="0"/>
        <w:adjustRightInd w:val="0"/>
        <w:spacing w:before="0" w:after="0"/>
        <w:rPr>
          <w:ins w:id="8129" w:author="mbeckerle" w:date="2012-07-03T14:13:00Z"/>
          <w:rFonts w:ascii="Helv" w:hAnsi="Helv" w:cs="Helv"/>
          <w:color w:val="0000FF"/>
        </w:rPr>
      </w:pPr>
      <w:ins w:id="8130" w:author="mbeckerle" w:date="2012-07-03T14:13:00Z">
        <w:r>
          <w:rPr>
            <w:rFonts w:ascii="Helv" w:hAnsi="Helv" w:cs="Helv"/>
            <w:color w:val="0000FF"/>
            <w:u w:val="single"/>
          </w:rPr>
          <w:t>Within</w:t>
        </w:r>
        <w:r>
          <w:rPr>
            <w:rFonts w:ascii="Helv" w:hAnsi="Helv" w:cs="Helv"/>
            <w:color w:val="0000FF"/>
          </w:rPr>
          <w:t xml:space="preserve"> an expression, a string is never interpreted as a DFDL string literal</w:t>
        </w:r>
      </w:ins>
      <w:commentRangeEnd w:id="8088"/>
      <w:ins w:id="8131" w:author="Steve Hanson" w:date="2012-08-10T14:43:00Z">
        <w:r w:rsidR="003F35ED">
          <w:rPr>
            <w:rFonts w:ascii="Helv" w:hAnsi="Helv" w:cs="Helv"/>
            <w:color w:val="0000FF"/>
          </w:rPr>
          <w:t>.</w:t>
        </w:r>
      </w:ins>
      <w:ins w:id="8132" w:author="mbeckerle" w:date="2012-07-03T14:17:00Z">
        <w:r>
          <w:rPr>
            <w:rStyle w:val="CommentReference"/>
          </w:rPr>
          <w:commentReference w:id="8088"/>
        </w:r>
      </w:ins>
    </w:p>
    <w:p w14:paraId="67D9AE39" w14:textId="77777777" w:rsidR="00B847D2" w:rsidRPr="00B847D2" w:rsidRDefault="00B847D2" w:rsidP="003F35ED">
      <w:pPr>
        <w:pStyle w:val="nobreak"/>
        <w:rPr>
          <w:ins w:id="8133" w:author="mbeckerle" w:date="2012-07-03T14:13:00Z"/>
        </w:rPr>
      </w:pPr>
    </w:p>
    <w:p w14:paraId="4A713A91" w14:textId="77777777" w:rsidR="00BE79A5" w:rsidRDefault="00BE79A5">
      <w:pPr>
        <w:pStyle w:val="Heading2"/>
        <w:rPr>
          <w:ins w:id="8134" w:author="mbeckerle" w:date="2012-04-12T17:13:00Z"/>
        </w:rPr>
      </w:pPr>
      <w:bookmarkStart w:id="8135" w:name="_Toc332724594"/>
      <w:r w:rsidRPr="005223F4">
        <w:t>DFDL E</w:t>
      </w:r>
      <w:bookmarkEnd w:id="8036"/>
      <w:bookmarkEnd w:id="8037"/>
      <w:bookmarkEnd w:id="8038"/>
      <w:r w:rsidRPr="005223F4">
        <w:t>xpression Syntax</w:t>
      </w:r>
      <w:bookmarkEnd w:id="8135"/>
    </w:p>
    <w:p w14:paraId="092F9FFA" w14:textId="0461F1B6" w:rsidR="00710BA1" w:rsidRPr="00EA0EB7" w:rsidDel="00220DFE" w:rsidRDefault="00710BA1">
      <w:pPr>
        <w:pStyle w:val="nobreak"/>
        <w:rPr>
          <w:del w:id="8136" w:author="mbeckerle" w:date="2012-04-22T21:24:00Z"/>
        </w:rPr>
        <w:pPrChange w:id="8137" w:author="mbeckerle" w:date="2012-04-12T17:13:00Z">
          <w:pPr>
            <w:pStyle w:val="Heading2"/>
          </w:pPr>
        </w:pPrChange>
      </w:pPr>
    </w:p>
    <w:p w14:paraId="74E09C06" w14:textId="3C82841F" w:rsidR="00BE79A5" w:rsidRPr="005223F4" w:rsidDel="00220DFE" w:rsidRDefault="00BE79A5" w:rsidP="00BE79A5">
      <w:pPr>
        <w:pStyle w:val="nobreak"/>
        <w:rPr>
          <w:del w:id="8138" w:author="mbeckerle" w:date="2012-04-22T21:24:00Z"/>
        </w:rPr>
      </w:pPr>
    </w:p>
    <w:p w14:paraId="67CE79BA" w14:textId="77777777" w:rsidR="00BE79A5" w:rsidRPr="005223F4" w:rsidRDefault="00BE79A5" w:rsidP="00BE79A5">
      <w:r w:rsidRPr="005223F4">
        <w:t>Refer to XML Path Language (XPath) 2.0 [XPath2 for a description of XPath expressions</w:t>
      </w:r>
    </w:p>
    <w:p w14:paraId="7720D5F8" w14:textId="76136B28" w:rsidR="00BE79A5" w:rsidRPr="005223F4" w:rsidDel="00220DFE" w:rsidRDefault="00BE79A5" w:rsidP="00BE79A5">
      <w:pPr>
        <w:rPr>
          <w:del w:id="8139" w:author="mbeckerle" w:date="2012-04-22T21:24:00Z"/>
        </w:rPr>
      </w:pPr>
    </w:p>
    <w:tbl>
      <w:tblPr>
        <w:tblW w:w="7306" w:type="dxa"/>
        <w:tblCellSpacing w:w="15" w:type="dxa"/>
        <w:tblCellMar>
          <w:top w:w="15" w:type="dxa"/>
          <w:left w:w="15" w:type="dxa"/>
          <w:bottom w:w="15" w:type="dxa"/>
          <w:right w:w="15" w:type="dxa"/>
        </w:tblCellMar>
        <w:tblLook w:val="0000" w:firstRow="0" w:lastRow="0" w:firstColumn="0" w:lastColumn="0" w:noHBand="0" w:noVBand="0"/>
      </w:tblPr>
      <w:tblGrid>
        <w:gridCol w:w="2321"/>
        <w:gridCol w:w="645"/>
        <w:gridCol w:w="4340"/>
      </w:tblGrid>
      <w:tr w:rsidR="00BE79A5" w:rsidRPr="005223F4" w14:paraId="6A17F807" w14:textId="77777777" w:rsidTr="003F35ED">
        <w:trPr>
          <w:tblCellSpacing w:w="15" w:type="dxa"/>
        </w:trPr>
        <w:tc>
          <w:tcPr>
            <w:tcW w:w="2276" w:type="dxa"/>
            <w:shd w:val="clear" w:color="auto" w:fill="auto"/>
          </w:tcPr>
          <w:p w14:paraId="41BD7F88" w14:textId="77777777" w:rsidR="00BE79A5" w:rsidRPr="005223F4" w:rsidRDefault="00BE79A5" w:rsidP="00A91670">
            <w:r w:rsidRPr="005223F4">
              <w:rPr>
                <w:rStyle w:val="HTMLCode"/>
                <w:rFonts w:eastAsia="Times New Roman"/>
              </w:rPr>
              <w:t>DFDL</w:t>
            </w:r>
            <w:r w:rsidRPr="005223F4">
              <w:rPr>
                <w:rStyle w:val="HTMLCode"/>
              </w:rPr>
              <w:t xml:space="preserve"> Expression</w:t>
            </w:r>
          </w:p>
        </w:tc>
        <w:tc>
          <w:tcPr>
            <w:tcW w:w="0" w:type="auto"/>
            <w:shd w:val="clear" w:color="auto" w:fill="auto"/>
          </w:tcPr>
          <w:p w14:paraId="1DD268BD" w14:textId="77777777" w:rsidR="00BE79A5" w:rsidRPr="005223F4" w:rsidRDefault="00BE79A5" w:rsidP="00A91670">
            <w:r w:rsidRPr="005223F4">
              <w:t>   ::=   </w:t>
            </w:r>
          </w:p>
        </w:tc>
        <w:tc>
          <w:tcPr>
            <w:tcW w:w="4295" w:type="dxa"/>
            <w:shd w:val="clear" w:color="auto" w:fill="auto"/>
          </w:tcPr>
          <w:p w14:paraId="2C08D674" w14:textId="77777777" w:rsidR="00BE79A5" w:rsidRPr="005223F4" w:rsidRDefault="00BE79A5" w:rsidP="00A91670">
            <w:r w:rsidRPr="005223F4">
              <w:rPr>
                <w:rStyle w:val="HTMLCode"/>
              </w:rPr>
              <w:t xml:space="preserve">"{" </w:t>
            </w:r>
            <w:r w:rsidRPr="005223F4">
              <w:rPr>
                <w:rStyle w:val="HTMLCode"/>
                <w:rFonts w:eastAsia="Times New Roman"/>
              </w:rPr>
              <w:t>Expr</w:t>
            </w:r>
            <w:r w:rsidRPr="005223F4">
              <w:rPr>
                <w:rStyle w:val="HTMLCode"/>
              </w:rPr>
              <w:t xml:space="preserve"> "}"</w:t>
            </w:r>
          </w:p>
        </w:tc>
      </w:tr>
      <w:tr w:rsidR="00BE79A5" w:rsidRPr="005223F4" w14:paraId="7C058205" w14:textId="77777777" w:rsidTr="003F35ED">
        <w:trPr>
          <w:tblCellSpacing w:w="15" w:type="dxa"/>
        </w:trPr>
        <w:tc>
          <w:tcPr>
            <w:tcW w:w="2276" w:type="dxa"/>
            <w:shd w:val="clear" w:color="auto" w:fill="auto"/>
          </w:tcPr>
          <w:p w14:paraId="34932738" w14:textId="77777777" w:rsidR="00BE79A5" w:rsidRPr="00220DFE" w:rsidRDefault="00BE79A5" w:rsidP="00D67874">
            <w:pPr>
              <w:rPr>
                <w:rFonts w:ascii="Courier New" w:hAnsi="Courier New" w:cs="Courier New"/>
                <w:rPrChange w:id="8140" w:author="mbeckerle" w:date="2012-04-22T21:24:00Z">
                  <w:rPr/>
                </w:rPrChange>
              </w:rPr>
            </w:pPr>
            <w:bookmarkStart w:id="8141" w:name="prod-xpath-Expr"/>
            <w:bookmarkEnd w:id="8141"/>
            <w:r w:rsidRPr="003F35ED">
              <w:rPr>
                <w:rStyle w:val="HTMLCode"/>
                <w:rFonts w:eastAsia="Arial Unicode MS"/>
                <w:sz w:val="18"/>
              </w:rPr>
              <w:t>Expr</w:t>
            </w:r>
          </w:p>
        </w:tc>
        <w:tc>
          <w:tcPr>
            <w:tcW w:w="0" w:type="auto"/>
            <w:shd w:val="clear" w:color="auto" w:fill="auto"/>
          </w:tcPr>
          <w:p w14:paraId="0C5460CB" w14:textId="77777777" w:rsidR="00BE79A5" w:rsidRPr="005223F4" w:rsidRDefault="00BE79A5" w:rsidP="00A91670">
            <w:r w:rsidRPr="005223F4">
              <w:t>   ::=   </w:t>
            </w:r>
          </w:p>
        </w:tc>
        <w:tc>
          <w:tcPr>
            <w:tcW w:w="4295" w:type="dxa"/>
            <w:shd w:val="clear" w:color="auto" w:fill="auto"/>
          </w:tcPr>
          <w:p w14:paraId="1C12103C" w14:textId="77777777" w:rsidR="00BE79A5" w:rsidRPr="005223F4" w:rsidRDefault="00BE79A5" w:rsidP="00A91670">
            <w:r w:rsidRPr="005223F4">
              <w:rPr>
                <w:rStyle w:val="HTMLCode"/>
                <w:rFonts w:eastAsia="Times New Roman"/>
              </w:rPr>
              <w:t>ExprSingle</w:t>
            </w:r>
            <w:r w:rsidRPr="005223F4">
              <w:rPr>
                <w:rStyle w:val="HTMLCode"/>
              </w:rPr>
              <w:t xml:space="preserve"> </w:t>
            </w:r>
          </w:p>
        </w:tc>
      </w:tr>
      <w:tr w:rsidR="00BE79A5" w:rsidRPr="005223F4" w14:paraId="35E14C68" w14:textId="77777777" w:rsidTr="003F35ED">
        <w:trPr>
          <w:tblCellSpacing w:w="15" w:type="dxa"/>
        </w:trPr>
        <w:tc>
          <w:tcPr>
            <w:tcW w:w="2276" w:type="dxa"/>
            <w:shd w:val="clear" w:color="auto" w:fill="auto"/>
          </w:tcPr>
          <w:p w14:paraId="7A59EACE" w14:textId="77777777" w:rsidR="00BE79A5" w:rsidRPr="005223F4" w:rsidRDefault="00BE79A5" w:rsidP="00A91670">
            <w:bookmarkStart w:id="8142" w:name="prod-xpath-ExprSingle"/>
            <w:bookmarkEnd w:id="8142"/>
            <w:r w:rsidRPr="005223F4">
              <w:rPr>
                <w:rStyle w:val="HTMLCode"/>
                <w:rFonts w:eastAsia="Times New Roman"/>
              </w:rPr>
              <w:t>ExprSingle</w:t>
            </w:r>
          </w:p>
        </w:tc>
        <w:tc>
          <w:tcPr>
            <w:tcW w:w="0" w:type="auto"/>
            <w:shd w:val="clear" w:color="auto" w:fill="auto"/>
          </w:tcPr>
          <w:p w14:paraId="6691DDBD" w14:textId="77777777" w:rsidR="00BE79A5" w:rsidRPr="005223F4" w:rsidRDefault="00BE79A5" w:rsidP="00A91670">
            <w:r w:rsidRPr="005223F4">
              <w:t>   ::=   </w:t>
            </w:r>
          </w:p>
        </w:tc>
        <w:tc>
          <w:tcPr>
            <w:tcW w:w="4295" w:type="dxa"/>
            <w:shd w:val="clear" w:color="auto" w:fill="auto"/>
          </w:tcPr>
          <w:p w14:paraId="04F49413" w14:textId="77777777" w:rsidR="00BE79A5" w:rsidRPr="005223F4" w:rsidRDefault="00BE79A5" w:rsidP="00A91670">
            <w:r w:rsidRPr="005223F4">
              <w:rPr>
                <w:rStyle w:val="HTMLCode"/>
              </w:rPr>
              <w:t xml:space="preserve"> </w:t>
            </w:r>
            <w:r w:rsidRPr="005223F4">
              <w:rPr>
                <w:rStyle w:val="HTMLCode"/>
                <w:rFonts w:eastAsia="Times New Roman"/>
              </w:rPr>
              <w:t>IfExpr</w:t>
            </w:r>
            <w:r w:rsidRPr="005223F4">
              <w:br/>
            </w:r>
            <w:r w:rsidRPr="005223F4">
              <w:rPr>
                <w:rStyle w:val="HTMLCode"/>
              </w:rPr>
              <w:t xml:space="preserve">| </w:t>
            </w:r>
            <w:r w:rsidRPr="005223F4">
              <w:rPr>
                <w:rStyle w:val="HTMLCode"/>
                <w:rFonts w:eastAsia="Times New Roman"/>
              </w:rPr>
              <w:t>OrExpr</w:t>
            </w:r>
          </w:p>
        </w:tc>
      </w:tr>
      <w:tr w:rsidR="00BE79A5" w:rsidRPr="005223F4" w14:paraId="39F15E55" w14:textId="77777777" w:rsidTr="003F35ED">
        <w:trPr>
          <w:tblCellSpacing w:w="15" w:type="dxa"/>
        </w:trPr>
        <w:tc>
          <w:tcPr>
            <w:tcW w:w="2276" w:type="dxa"/>
            <w:shd w:val="clear" w:color="auto" w:fill="auto"/>
          </w:tcPr>
          <w:p w14:paraId="1F3D11C4" w14:textId="77777777" w:rsidR="00BE79A5" w:rsidRPr="005223F4" w:rsidRDefault="00BE79A5" w:rsidP="00A91670">
            <w:bookmarkStart w:id="8143" w:name="prod-xpath-ForExpr"/>
            <w:bookmarkStart w:id="8144" w:name="prod-xpath-IfExpr"/>
            <w:bookmarkEnd w:id="8143"/>
            <w:bookmarkEnd w:id="8144"/>
            <w:r w:rsidRPr="005223F4">
              <w:rPr>
                <w:rStyle w:val="HTMLCode"/>
                <w:rFonts w:eastAsia="Times New Roman"/>
              </w:rPr>
              <w:t>IfExpr</w:t>
            </w:r>
          </w:p>
        </w:tc>
        <w:tc>
          <w:tcPr>
            <w:tcW w:w="0" w:type="auto"/>
            <w:shd w:val="clear" w:color="auto" w:fill="auto"/>
          </w:tcPr>
          <w:p w14:paraId="04DF59D5" w14:textId="77777777" w:rsidR="00BE79A5" w:rsidRPr="005223F4" w:rsidRDefault="00BE79A5" w:rsidP="00A91670">
            <w:r w:rsidRPr="005223F4">
              <w:t>   ::=   </w:t>
            </w:r>
          </w:p>
        </w:tc>
        <w:tc>
          <w:tcPr>
            <w:tcW w:w="4295" w:type="dxa"/>
            <w:shd w:val="clear" w:color="auto" w:fill="auto"/>
          </w:tcPr>
          <w:p w14:paraId="0785FAC0" w14:textId="77777777" w:rsidR="00BE79A5" w:rsidRPr="005223F4" w:rsidRDefault="00BE79A5" w:rsidP="00A91670">
            <w:r w:rsidRPr="005223F4">
              <w:rPr>
                <w:rStyle w:val="HTMLCode"/>
              </w:rPr>
              <w:t xml:space="preserve">"if" "(" </w:t>
            </w:r>
            <w:r w:rsidRPr="005223F4">
              <w:rPr>
                <w:rStyle w:val="HTMLCode"/>
                <w:rFonts w:eastAsia="Times New Roman"/>
              </w:rPr>
              <w:t>Expr</w:t>
            </w:r>
            <w:r w:rsidRPr="005223F4">
              <w:rPr>
                <w:rStyle w:val="HTMLCode"/>
              </w:rPr>
              <w:t xml:space="preserve"> ")" "then" </w:t>
            </w:r>
            <w:r w:rsidRPr="005223F4">
              <w:rPr>
                <w:rStyle w:val="HTMLCode"/>
                <w:rFonts w:eastAsia="Times New Roman"/>
              </w:rPr>
              <w:t>ExprSingle</w:t>
            </w:r>
            <w:r w:rsidRPr="005223F4">
              <w:rPr>
                <w:rStyle w:val="HTMLCode"/>
              </w:rPr>
              <w:t xml:space="preserve"> "else" </w:t>
            </w:r>
            <w:r w:rsidRPr="005223F4">
              <w:rPr>
                <w:rStyle w:val="HTMLCode"/>
                <w:rFonts w:eastAsia="Times New Roman"/>
              </w:rPr>
              <w:t>ExprSingle</w:t>
            </w:r>
          </w:p>
        </w:tc>
      </w:tr>
      <w:tr w:rsidR="00BE79A5" w:rsidRPr="005223F4" w14:paraId="120D9625" w14:textId="77777777" w:rsidTr="003F35ED">
        <w:trPr>
          <w:tblCellSpacing w:w="15" w:type="dxa"/>
        </w:trPr>
        <w:tc>
          <w:tcPr>
            <w:tcW w:w="2276" w:type="dxa"/>
            <w:shd w:val="clear" w:color="auto" w:fill="auto"/>
          </w:tcPr>
          <w:p w14:paraId="7BBCC0C3" w14:textId="77777777" w:rsidR="00BE79A5" w:rsidRPr="005223F4" w:rsidRDefault="00BE79A5" w:rsidP="00A91670">
            <w:bookmarkStart w:id="8145" w:name="prod-xpath-OrExpr"/>
            <w:bookmarkEnd w:id="8145"/>
            <w:r w:rsidRPr="005223F4">
              <w:rPr>
                <w:rStyle w:val="HTMLCode"/>
                <w:rFonts w:eastAsia="Times New Roman"/>
              </w:rPr>
              <w:t>OrExpr</w:t>
            </w:r>
          </w:p>
        </w:tc>
        <w:tc>
          <w:tcPr>
            <w:tcW w:w="0" w:type="auto"/>
            <w:shd w:val="clear" w:color="auto" w:fill="auto"/>
          </w:tcPr>
          <w:p w14:paraId="133BE989" w14:textId="77777777" w:rsidR="00BE79A5" w:rsidRPr="005223F4" w:rsidRDefault="00BE79A5" w:rsidP="00A91670">
            <w:r w:rsidRPr="005223F4">
              <w:t>   ::=   </w:t>
            </w:r>
          </w:p>
        </w:tc>
        <w:tc>
          <w:tcPr>
            <w:tcW w:w="4295" w:type="dxa"/>
            <w:shd w:val="clear" w:color="auto" w:fill="auto"/>
          </w:tcPr>
          <w:p w14:paraId="7C7AE76F" w14:textId="77777777" w:rsidR="00BE79A5" w:rsidRPr="005223F4" w:rsidRDefault="00BE79A5" w:rsidP="00A91670">
            <w:r w:rsidRPr="005223F4">
              <w:rPr>
                <w:rStyle w:val="HTMLCode"/>
                <w:rFonts w:eastAsia="Times New Roman"/>
              </w:rPr>
              <w:t>AndExpr</w:t>
            </w:r>
            <w:r w:rsidRPr="005223F4">
              <w:rPr>
                <w:rStyle w:val="HTMLCode"/>
              </w:rPr>
              <w:t xml:space="preserve"> ( "or" </w:t>
            </w:r>
            <w:r w:rsidRPr="005223F4">
              <w:rPr>
                <w:rStyle w:val="HTMLCode"/>
                <w:rFonts w:eastAsia="Times New Roman"/>
              </w:rPr>
              <w:t>AndExpr</w:t>
            </w:r>
            <w:r w:rsidRPr="005223F4">
              <w:rPr>
                <w:rStyle w:val="HTMLCode"/>
              </w:rPr>
              <w:t xml:space="preserve"> )*</w:t>
            </w:r>
          </w:p>
        </w:tc>
      </w:tr>
      <w:tr w:rsidR="00BE79A5" w:rsidRPr="005223F4" w14:paraId="6E8F8AC0" w14:textId="77777777" w:rsidTr="003F35ED">
        <w:trPr>
          <w:tblCellSpacing w:w="15" w:type="dxa"/>
        </w:trPr>
        <w:tc>
          <w:tcPr>
            <w:tcW w:w="2276" w:type="dxa"/>
            <w:shd w:val="clear" w:color="auto" w:fill="auto"/>
          </w:tcPr>
          <w:p w14:paraId="2E45D6FE" w14:textId="77777777" w:rsidR="00BE79A5" w:rsidRPr="005223F4" w:rsidRDefault="00BE79A5" w:rsidP="00A91670">
            <w:bookmarkStart w:id="8146" w:name="prod-xpath-AndExpr"/>
            <w:bookmarkEnd w:id="8146"/>
            <w:r w:rsidRPr="005223F4">
              <w:rPr>
                <w:rStyle w:val="HTMLCode"/>
                <w:rFonts w:eastAsia="Times New Roman"/>
              </w:rPr>
              <w:t>AndExpr</w:t>
            </w:r>
          </w:p>
        </w:tc>
        <w:tc>
          <w:tcPr>
            <w:tcW w:w="0" w:type="auto"/>
            <w:shd w:val="clear" w:color="auto" w:fill="auto"/>
          </w:tcPr>
          <w:p w14:paraId="4855A80A" w14:textId="77777777" w:rsidR="00BE79A5" w:rsidRPr="005223F4" w:rsidRDefault="00BE79A5" w:rsidP="00A91670">
            <w:r w:rsidRPr="005223F4">
              <w:t>   ::=   </w:t>
            </w:r>
          </w:p>
        </w:tc>
        <w:tc>
          <w:tcPr>
            <w:tcW w:w="4295" w:type="dxa"/>
            <w:shd w:val="clear" w:color="auto" w:fill="auto"/>
          </w:tcPr>
          <w:p w14:paraId="191C5257" w14:textId="77777777" w:rsidR="00BE79A5" w:rsidRPr="005223F4" w:rsidRDefault="00BE79A5" w:rsidP="00A91670">
            <w:r w:rsidRPr="005223F4">
              <w:rPr>
                <w:rStyle w:val="HTMLCode"/>
                <w:rFonts w:eastAsia="Times New Roman"/>
              </w:rPr>
              <w:t>ComparisonExpr</w:t>
            </w:r>
            <w:r w:rsidRPr="005223F4">
              <w:rPr>
                <w:rStyle w:val="HTMLCode"/>
              </w:rPr>
              <w:t xml:space="preserve"> ( "and" </w:t>
            </w:r>
            <w:r w:rsidRPr="005223F4">
              <w:rPr>
                <w:rStyle w:val="HTMLCode"/>
                <w:rFonts w:eastAsia="Times New Roman"/>
              </w:rPr>
              <w:t>ComparisonExpr</w:t>
            </w:r>
            <w:r w:rsidRPr="005223F4">
              <w:rPr>
                <w:rStyle w:val="HTMLCode"/>
              </w:rPr>
              <w:t xml:space="preserve"> )*</w:t>
            </w:r>
          </w:p>
        </w:tc>
      </w:tr>
      <w:tr w:rsidR="00BE79A5" w:rsidRPr="005223F4" w14:paraId="3B0AACD0" w14:textId="77777777" w:rsidTr="003F35ED">
        <w:trPr>
          <w:tblCellSpacing w:w="15" w:type="dxa"/>
        </w:trPr>
        <w:tc>
          <w:tcPr>
            <w:tcW w:w="2276" w:type="dxa"/>
            <w:shd w:val="clear" w:color="auto" w:fill="auto"/>
          </w:tcPr>
          <w:p w14:paraId="13CADBF8" w14:textId="77777777" w:rsidR="00BE79A5" w:rsidRPr="005223F4" w:rsidRDefault="00BE79A5" w:rsidP="00A91670">
            <w:bookmarkStart w:id="8147" w:name="prod-xpath-ComparisonExpr"/>
            <w:bookmarkEnd w:id="8147"/>
            <w:r w:rsidRPr="005223F4">
              <w:rPr>
                <w:rStyle w:val="HTMLCode"/>
                <w:rFonts w:eastAsia="Times New Roman"/>
              </w:rPr>
              <w:t>ComparisonExpr</w:t>
            </w:r>
          </w:p>
        </w:tc>
        <w:tc>
          <w:tcPr>
            <w:tcW w:w="0" w:type="auto"/>
            <w:shd w:val="clear" w:color="auto" w:fill="auto"/>
          </w:tcPr>
          <w:p w14:paraId="68656214" w14:textId="77777777" w:rsidR="00BE79A5" w:rsidRPr="005223F4" w:rsidRDefault="00BE79A5" w:rsidP="00A91670">
            <w:r w:rsidRPr="005223F4">
              <w:t>   ::=   </w:t>
            </w:r>
          </w:p>
        </w:tc>
        <w:tc>
          <w:tcPr>
            <w:tcW w:w="4295" w:type="dxa"/>
            <w:shd w:val="clear" w:color="auto" w:fill="auto"/>
          </w:tcPr>
          <w:p w14:paraId="147080D2" w14:textId="77777777" w:rsidR="00BE79A5" w:rsidRPr="005223F4" w:rsidRDefault="00BE79A5" w:rsidP="00A91670">
            <w:r w:rsidRPr="005223F4">
              <w:rPr>
                <w:rStyle w:val="HTMLCode"/>
                <w:rFonts w:eastAsia="Times New Roman"/>
              </w:rPr>
              <w:t>AdditiveExpr</w:t>
            </w:r>
            <w:r w:rsidRPr="005223F4">
              <w:rPr>
                <w:rStyle w:val="HTMLCode"/>
              </w:rPr>
              <w:t xml:space="preserve"> ( (</w:t>
            </w:r>
            <w:r w:rsidRPr="005223F4">
              <w:rPr>
                <w:rStyle w:val="HTMLCode"/>
                <w:rFonts w:eastAsia="Times New Roman"/>
              </w:rPr>
              <w:t>ValueComp</w:t>
            </w:r>
            <w:r w:rsidRPr="005223F4">
              <w:br/>
            </w:r>
            <w:r w:rsidRPr="005223F4">
              <w:rPr>
                <w:rStyle w:val="HTMLCode"/>
              </w:rPr>
              <w:t xml:space="preserve">) </w:t>
            </w:r>
            <w:r w:rsidRPr="005223F4">
              <w:rPr>
                <w:rStyle w:val="HTMLCode"/>
                <w:rFonts w:eastAsia="Times New Roman"/>
              </w:rPr>
              <w:t>AdditiveExpr</w:t>
            </w:r>
            <w:r w:rsidRPr="005223F4">
              <w:rPr>
                <w:rStyle w:val="HTMLCode"/>
              </w:rPr>
              <w:t>)?</w:t>
            </w:r>
          </w:p>
        </w:tc>
      </w:tr>
      <w:tr w:rsidR="00BE79A5" w:rsidRPr="005223F4" w14:paraId="36722CE1" w14:textId="77777777" w:rsidTr="003F35ED">
        <w:trPr>
          <w:tblCellSpacing w:w="15" w:type="dxa"/>
        </w:trPr>
        <w:tc>
          <w:tcPr>
            <w:tcW w:w="2276" w:type="dxa"/>
            <w:shd w:val="clear" w:color="auto" w:fill="auto"/>
          </w:tcPr>
          <w:p w14:paraId="23948E11" w14:textId="77777777" w:rsidR="00BE79A5" w:rsidRPr="005223F4" w:rsidRDefault="00BE79A5" w:rsidP="00A91670">
            <w:bookmarkStart w:id="8148" w:name="prod-xpath-RangeExpr"/>
            <w:bookmarkEnd w:id="8148"/>
          </w:p>
        </w:tc>
        <w:tc>
          <w:tcPr>
            <w:tcW w:w="0" w:type="auto"/>
            <w:shd w:val="clear" w:color="auto" w:fill="auto"/>
          </w:tcPr>
          <w:p w14:paraId="151AE83D" w14:textId="77777777" w:rsidR="00BE79A5" w:rsidRPr="005223F4" w:rsidRDefault="00BE79A5" w:rsidP="00A91670"/>
        </w:tc>
        <w:tc>
          <w:tcPr>
            <w:tcW w:w="4295" w:type="dxa"/>
            <w:shd w:val="clear" w:color="auto" w:fill="auto"/>
          </w:tcPr>
          <w:p w14:paraId="444C1944" w14:textId="77777777" w:rsidR="00BE79A5" w:rsidRPr="005223F4" w:rsidRDefault="00BE79A5" w:rsidP="00A91670"/>
        </w:tc>
      </w:tr>
      <w:tr w:rsidR="00BE79A5" w:rsidRPr="005223F4" w14:paraId="58E6BBDC" w14:textId="77777777" w:rsidTr="003F35ED">
        <w:trPr>
          <w:tblCellSpacing w:w="15" w:type="dxa"/>
        </w:trPr>
        <w:tc>
          <w:tcPr>
            <w:tcW w:w="2276" w:type="dxa"/>
            <w:shd w:val="clear" w:color="auto" w:fill="auto"/>
          </w:tcPr>
          <w:p w14:paraId="55309226" w14:textId="77777777" w:rsidR="00BE79A5" w:rsidRPr="005223F4" w:rsidRDefault="00BE79A5" w:rsidP="00A91670">
            <w:bookmarkStart w:id="8149" w:name="prod-xpath-AdditiveExpr"/>
            <w:bookmarkEnd w:id="8149"/>
            <w:r w:rsidRPr="005223F4">
              <w:rPr>
                <w:rStyle w:val="HTMLCode"/>
                <w:rFonts w:eastAsia="Times New Roman"/>
              </w:rPr>
              <w:t>AdditiveExpr</w:t>
            </w:r>
          </w:p>
        </w:tc>
        <w:tc>
          <w:tcPr>
            <w:tcW w:w="0" w:type="auto"/>
            <w:shd w:val="clear" w:color="auto" w:fill="auto"/>
          </w:tcPr>
          <w:p w14:paraId="4363908C" w14:textId="77777777" w:rsidR="00BE79A5" w:rsidRPr="005223F4" w:rsidRDefault="00BE79A5" w:rsidP="00A91670">
            <w:r w:rsidRPr="005223F4">
              <w:t>   ::=   </w:t>
            </w:r>
          </w:p>
        </w:tc>
        <w:tc>
          <w:tcPr>
            <w:tcW w:w="4295" w:type="dxa"/>
            <w:shd w:val="clear" w:color="auto" w:fill="auto"/>
          </w:tcPr>
          <w:p w14:paraId="5DAD3568" w14:textId="77777777" w:rsidR="00BE79A5" w:rsidRPr="005223F4" w:rsidRDefault="00BE79A5" w:rsidP="00A91670">
            <w:r w:rsidRPr="005223F4">
              <w:rPr>
                <w:rStyle w:val="HTMLCode"/>
                <w:rFonts w:eastAsia="Times New Roman"/>
              </w:rPr>
              <w:t>MultiplicativeExpr</w:t>
            </w:r>
            <w:r w:rsidRPr="005223F4">
              <w:rPr>
                <w:rStyle w:val="HTMLCode"/>
              </w:rPr>
              <w:t xml:space="preserve"> ( ("+" | "-") </w:t>
            </w:r>
            <w:r w:rsidRPr="005223F4">
              <w:rPr>
                <w:rStyle w:val="HTMLCode"/>
                <w:rFonts w:eastAsia="Times New Roman"/>
              </w:rPr>
              <w:t>MultiplicativeExpr</w:t>
            </w:r>
            <w:r w:rsidRPr="005223F4">
              <w:rPr>
                <w:rStyle w:val="HTMLCode"/>
              </w:rPr>
              <w:t xml:space="preserve"> )*</w:t>
            </w:r>
          </w:p>
        </w:tc>
      </w:tr>
      <w:tr w:rsidR="00BE79A5" w:rsidRPr="005223F4" w14:paraId="3358AB02" w14:textId="77777777" w:rsidTr="003F35ED">
        <w:trPr>
          <w:tblCellSpacing w:w="15" w:type="dxa"/>
        </w:trPr>
        <w:tc>
          <w:tcPr>
            <w:tcW w:w="2276" w:type="dxa"/>
            <w:shd w:val="clear" w:color="auto" w:fill="auto"/>
          </w:tcPr>
          <w:p w14:paraId="26C1C209" w14:textId="77777777" w:rsidR="00BE79A5" w:rsidRPr="005223F4" w:rsidRDefault="00BE79A5" w:rsidP="00A91670">
            <w:bookmarkStart w:id="8150" w:name="prod-xpath-MultiplicativeExpr"/>
            <w:bookmarkEnd w:id="8150"/>
            <w:r w:rsidRPr="005223F4">
              <w:rPr>
                <w:rStyle w:val="HTMLCode"/>
                <w:rFonts w:eastAsia="Times New Roman"/>
              </w:rPr>
              <w:t>MultiplicativeExpr</w:t>
            </w:r>
          </w:p>
        </w:tc>
        <w:tc>
          <w:tcPr>
            <w:tcW w:w="0" w:type="auto"/>
            <w:shd w:val="clear" w:color="auto" w:fill="auto"/>
          </w:tcPr>
          <w:p w14:paraId="723DA84F" w14:textId="77777777" w:rsidR="00BE79A5" w:rsidRPr="005223F4" w:rsidRDefault="00BE79A5" w:rsidP="00A91670">
            <w:r w:rsidRPr="005223F4">
              <w:t>   ::=   </w:t>
            </w:r>
          </w:p>
        </w:tc>
        <w:tc>
          <w:tcPr>
            <w:tcW w:w="4295" w:type="dxa"/>
            <w:shd w:val="clear" w:color="auto" w:fill="auto"/>
          </w:tcPr>
          <w:p w14:paraId="426EE51F" w14:textId="77777777" w:rsidR="00BE79A5" w:rsidRPr="005223F4" w:rsidRDefault="00BE79A5" w:rsidP="00A91670">
            <w:r w:rsidRPr="005223F4">
              <w:rPr>
                <w:rStyle w:val="HTMLCode"/>
                <w:rFonts w:eastAsia="Times New Roman"/>
              </w:rPr>
              <w:t>UnaryExpr</w:t>
            </w:r>
            <w:r w:rsidRPr="005223F4">
              <w:rPr>
                <w:rStyle w:val="HTMLCode"/>
              </w:rPr>
              <w:t xml:space="preserve">  ( ("*" | "div" | "idiv" | "mod") </w:t>
            </w:r>
            <w:r w:rsidRPr="005223F4">
              <w:rPr>
                <w:rStyle w:val="HTMLCode"/>
                <w:rFonts w:eastAsia="Times New Roman"/>
              </w:rPr>
              <w:t>UnaryExpr</w:t>
            </w:r>
            <w:r w:rsidRPr="005223F4">
              <w:rPr>
                <w:rStyle w:val="HTMLCode"/>
              </w:rPr>
              <w:t xml:space="preserve">  )*</w:t>
            </w:r>
          </w:p>
        </w:tc>
      </w:tr>
      <w:tr w:rsidR="00BE79A5" w:rsidRPr="005223F4" w14:paraId="782034B3" w14:textId="77777777" w:rsidTr="003F35ED">
        <w:trPr>
          <w:tblCellSpacing w:w="15" w:type="dxa"/>
        </w:trPr>
        <w:tc>
          <w:tcPr>
            <w:tcW w:w="2276" w:type="dxa"/>
            <w:shd w:val="clear" w:color="auto" w:fill="auto"/>
          </w:tcPr>
          <w:p w14:paraId="6BA52FE9" w14:textId="77777777" w:rsidR="00BE79A5" w:rsidRPr="005223F4" w:rsidRDefault="00BE79A5" w:rsidP="00A91670">
            <w:bookmarkStart w:id="8151" w:name="prod-xpath-UnionExpr"/>
            <w:bookmarkStart w:id="8152" w:name="prod-xpath-IntersectExceptExpr"/>
            <w:bookmarkStart w:id="8153" w:name="prod-xpath-InstanceofExpr"/>
            <w:bookmarkStart w:id="8154" w:name="prod-xpath-TreatExpr"/>
            <w:bookmarkStart w:id="8155" w:name="prod-xpath-CastableExpr"/>
            <w:bookmarkStart w:id="8156" w:name="prod-xpath-CastExpr"/>
            <w:bookmarkStart w:id="8157" w:name="prod-xpath-UnaryExpr"/>
            <w:bookmarkEnd w:id="8151"/>
            <w:bookmarkEnd w:id="8152"/>
            <w:bookmarkEnd w:id="8153"/>
            <w:bookmarkEnd w:id="8154"/>
            <w:bookmarkEnd w:id="8155"/>
            <w:bookmarkEnd w:id="8156"/>
            <w:bookmarkEnd w:id="8157"/>
            <w:r w:rsidRPr="005223F4">
              <w:rPr>
                <w:rStyle w:val="HTMLCode"/>
                <w:rFonts w:eastAsia="Times New Roman"/>
              </w:rPr>
              <w:t>UnaryExpr</w:t>
            </w:r>
          </w:p>
        </w:tc>
        <w:tc>
          <w:tcPr>
            <w:tcW w:w="0" w:type="auto"/>
            <w:shd w:val="clear" w:color="auto" w:fill="auto"/>
          </w:tcPr>
          <w:p w14:paraId="3B2BE2B9" w14:textId="77777777" w:rsidR="00BE79A5" w:rsidRPr="005223F4" w:rsidRDefault="00BE79A5" w:rsidP="00A91670">
            <w:r w:rsidRPr="005223F4">
              <w:t>   ::=   </w:t>
            </w:r>
          </w:p>
        </w:tc>
        <w:tc>
          <w:tcPr>
            <w:tcW w:w="4295" w:type="dxa"/>
            <w:shd w:val="clear" w:color="auto" w:fill="auto"/>
          </w:tcPr>
          <w:p w14:paraId="1DA5AE66" w14:textId="77777777" w:rsidR="00BE79A5" w:rsidRPr="005223F4" w:rsidRDefault="00BE79A5" w:rsidP="00A91670">
            <w:r w:rsidRPr="005223F4">
              <w:rPr>
                <w:rStyle w:val="HTMLCode"/>
              </w:rPr>
              <w:t xml:space="preserve">("-" | "+")* </w:t>
            </w:r>
            <w:r w:rsidRPr="005223F4">
              <w:rPr>
                <w:rStyle w:val="HTMLCode"/>
                <w:rFonts w:eastAsia="Times New Roman"/>
              </w:rPr>
              <w:t>ValueExpr</w:t>
            </w:r>
          </w:p>
        </w:tc>
      </w:tr>
      <w:tr w:rsidR="00BE79A5" w:rsidRPr="005223F4" w14:paraId="2A711752" w14:textId="77777777" w:rsidTr="003F35ED">
        <w:trPr>
          <w:tblCellSpacing w:w="15" w:type="dxa"/>
        </w:trPr>
        <w:tc>
          <w:tcPr>
            <w:tcW w:w="2276" w:type="dxa"/>
            <w:shd w:val="clear" w:color="auto" w:fill="auto"/>
          </w:tcPr>
          <w:p w14:paraId="0692B955" w14:textId="77777777" w:rsidR="00BE79A5" w:rsidRPr="005223F4" w:rsidRDefault="00BE79A5" w:rsidP="00A91670">
            <w:bookmarkStart w:id="8158" w:name="prod-xpath-ValueExpr"/>
            <w:bookmarkEnd w:id="8158"/>
            <w:r w:rsidRPr="005223F4">
              <w:rPr>
                <w:rStyle w:val="HTMLCode"/>
                <w:rFonts w:eastAsia="Times New Roman"/>
              </w:rPr>
              <w:t>ValueExpr</w:t>
            </w:r>
          </w:p>
        </w:tc>
        <w:tc>
          <w:tcPr>
            <w:tcW w:w="0" w:type="auto"/>
            <w:shd w:val="clear" w:color="auto" w:fill="auto"/>
          </w:tcPr>
          <w:p w14:paraId="45DCA08F" w14:textId="77777777" w:rsidR="00BE79A5" w:rsidRPr="005223F4" w:rsidRDefault="00BE79A5" w:rsidP="00A91670">
            <w:r w:rsidRPr="005223F4">
              <w:t>   ::=   </w:t>
            </w:r>
          </w:p>
        </w:tc>
        <w:tc>
          <w:tcPr>
            <w:tcW w:w="4295" w:type="dxa"/>
            <w:shd w:val="clear" w:color="auto" w:fill="auto"/>
          </w:tcPr>
          <w:p w14:paraId="3C086E02" w14:textId="77777777" w:rsidR="00BE79A5" w:rsidRPr="005223F4" w:rsidRDefault="00BE79A5" w:rsidP="00A91670">
            <w:r w:rsidRPr="005223F4">
              <w:rPr>
                <w:rStyle w:val="HTMLCode"/>
                <w:rFonts w:eastAsia="Times New Roman"/>
              </w:rPr>
              <w:t>PathExpr</w:t>
            </w:r>
          </w:p>
        </w:tc>
      </w:tr>
      <w:tr w:rsidR="00BE79A5" w:rsidRPr="005223F4" w14:paraId="6BD0143F" w14:textId="77777777" w:rsidTr="003F35ED">
        <w:trPr>
          <w:tblCellSpacing w:w="15" w:type="dxa"/>
        </w:trPr>
        <w:tc>
          <w:tcPr>
            <w:tcW w:w="2276" w:type="dxa"/>
            <w:shd w:val="clear" w:color="auto" w:fill="auto"/>
          </w:tcPr>
          <w:p w14:paraId="4F988166" w14:textId="77777777" w:rsidR="00BE79A5" w:rsidRPr="005223F4" w:rsidRDefault="00BE79A5" w:rsidP="00A91670">
            <w:bookmarkStart w:id="8159" w:name="prod-xpath-GeneralComp"/>
            <w:bookmarkStart w:id="8160" w:name="prod-xpath-ValueComp"/>
            <w:bookmarkEnd w:id="8159"/>
            <w:bookmarkEnd w:id="8160"/>
            <w:r w:rsidRPr="005223F4">
              <w:rPr>
                <w:rStyle w:val="HTMLCode"/>
                <w:rFonts w:eastAsia="Times New Roman"/>
              </w:rPr>
              <w:t>ValueComp</w:t>
            </w:r>
          </w:p>
        </w:tc>
        <w:tc>
          <w:tcPr>
            <w:tcW w:w="0" w:type="auto"/>
            <w:shd w:val="clear" w:color="auto" w:fill="auto"/>
          </w:tcPr>
          <w:p w14:paraId="28A91360" w14:textId="77777777" w:rsidR="00BE79A5" w:rsidRPr="005223F4" w:rsidRDefault="00BE79A5" w:rsidP="00A91670">
            <w:r w:rsidRPr="005223F4">
              <w:t>   ::=   </w:t>
            </w:r>
          </w:p>
        </w:tc>
        <w:tc>
          <w:tcPr>
            <w:tcW w:w="4295" w:type="dxa"/>
            <w:shd w:val="clear" w:color="auto" w:fill="auto"/>
          </w:tcPr>
          <w:p w14:paraId="7959243C" w14:textId="77777777" w:rsidR="00BE79A5" w:rsidRPr="005223F4" w:rsidRDefault="00BE79A5" w:rsidP="00A91670">
            <w:r w:rsidRPr="005223F4">
              <w:rPr>
                <w:rStyle w:val="HTMLCode"/>
              </w:rPr>
              <w:t>"eq" | "ne" | "lt" | "le" | "gt" | "ge"</w:t>
            </w:r>
          </w:p>
        </w:tc>
      </w:tr>
      <w:tr w:rsidR="00BE79A5" w:rsidRPr="005223F4" w14:paraId="54DCF7DC" w14:textId="77777777" w:rsidTr="003F35ED">
        <w:trPr>
          <w:tblCellSpacing w:w="15" w:type="dxa"/>
        </w:trPr>
        <w:tc>
          <w:tcPr>
            <w:tcW w:w="2276" w:type="dxa"/>
            <w:shd w:val="clear" w:color="auto" w:fill="auto"/>
          </w:tcPr>
          <w:p w14:paraId="28A597DE" w14:textId="77777777" w:rsidR="00BE79A5" w:rsidRPr="005223F4" w:rsidRDefault="00BE79A5" w:rsidP="00A91670">
            <w:bookmarkStart w:id="8161" w:name="prod-xpath-NodeComp"/>
            <w:bookmarkStart w:id="8162" w:name="prod-xpath-PathExpr"/>
            <w:bookmarkEnd w:id="8161"/>
            <w:bookmarkEnd w:id="8162"/>
            <w:r w:rsidRPr="005223F4">
              <w:rPr>
                <w:rStyle w:val="HTMLCode"/>
                <w:rFonts w:eastAsia="Times New Roman"/>
              </w:rPr>
              <w:t>PathExpr</w:t>
            </w:r>
          </w:p>
        </w:tc>
        <w:tc>
          <w:tcPr>
            <w:tcW w:w="0" w:type="auto"/>
            <w:shd w:val="clear" w:color="auto" w:fill="auto"/>
          </w:tcPr>
          <w:p w14:paraId="73BFF789" w14:textId="77777777" w:rsidR="00BE79A5" w:rsidRPr="005223F4" w:rsidRDefault="00BE79A5" w:rsidP="00A91670">
            <w:r w:rsidRPr="005223F4">
              <w:t>   ::=   </w:t>
            </w:r>
          </w:p>
        </w:tc>
        <w:tc>
          <w:tcPr>
            <w:tcW w:w="4295" w:type="dxa"/>
            <w:shd w:val="clear" w:color="auto" w:fill="auto"/>
          </w:tcPr>
          <w:p w14:paraId="26884572" w14:textId="77777777" w:rsidR="00BE79A5" w:rsidRPr="005223F4" w:rsidRDefault="00BE79A5" w:rsidP="00A91670">
            <w:r w:rsidRPr="005223F4">
              <w:rPr>
                <w:rStyle w:val="HTMLCode"/>
              </w:rPr>
              <w:t xml:space="preserve">("/" </w:t>
            </w:r>
            <w:r w:rsidRPr="005223F4">
              <w:rPr>
                <w:rStyle w:val="HTMLCode"/>
                <w:rFonts w:eastAsia="Times New Roman"/>
              </w:rPr>
              <w:t>RelativePathExpr</w:t>
            </w:r>
            <w:r w:rsidRPr="005223F4">
              <w:rPr>
                <w:rStyle w:val="HTMLCode"/>
              </w:rPr>
              <w:t>?)</w:t>
            </w:r>
            <w:r w:rsidRPr="005223F4">
              <w:br/>
            </w:r>
            <w:r w:rsidRPr="005223F4">
              <w:rPr>
                <w:rStyle w:val="HTMLCode"/>
              </w:rPr>
              <w:t xml:space="preserve">| </w:t>
            </w:r>
            <w:r w:rsidRPr="005223F4">
              <w:rPr>
                <w:rStyle w:val="HTMLCode"/>
                <w:rFonts w:eastAsia="Times New Roman"/>
              </w:rPr>
              <w:t>RelativePathExpr</w:t>
            </w:r>
          </w:p>
        </w:tc>
      </w:tr>
      <w:tr w:rsidR="00BE79A5" w:rsidRPr="005223F4" w14:paraId="2E1D7170" w14:textId="77777777" w:rsidTr="003F35ED">
        <w:trPr>
          <w:tblCellSpacing w:w="15" w:type="dxa"/>
        </w:trPr>
        <w:tc>
          <w:tcPr>
            <w:tcW w:w="2276" w:type="dxa"/>
            <w:shd w:val="clear" w:color="auto" w:fill="auto"/>
          </w:tcPr>
          <w:p w14:paraId="3C1D9DC5" w14:textId="77777777" w:rsidR="00BE79A5" w:rsidRPr="005223F4" w:rsidRDefault="00BE79A5" w:rsidP="00A91670">
            <w:bookmarkStart w:id="8163" w:name="prod-xpath-RelativePathExpr"/>
            <w:bookmarkEnd w:id="8163"/>
            <w:r w:rsidRPr="005223F4">
              <w:rPr>
                <w:rStyle w:val="HTMLCode"/>
                <w:rFonts w:eastAsia="Times New Roman"/>
              </w:rPr>
              <w:t>RelativePathExpr</w:t>
            </w:r>
          </w:p>
        </w:tc>
        <w:tc>
          <w:tcPr>
            <w:tcW w:w="0" w:type="auto"/>
            <w:shd w:val="clear" w:color="auto" w:fill="auto"/>
          </w:tcPr>
          <w:p w14:paraId="573A6927" w14:textId="77777777" w:rsidR="00BE79A5" w:rsidRPr="005223F4" w:rsidRDefault="00BE79A5" w:rsidP="00A91670">
            <w:r w:rsidRPr="005223F4">
              <w:t>   ::=   </w:t>
            </w:r>
          </w:p>
        </w:tc>
        <w:tc>
          <w:tcPr>
            <w:tcW w:w="4295" w:type="dxa"/>
            <w:shd w:val="clear" w:color="auto" w:fill="auto"/>
          </w:tcPr>
          <w:p w14:paraId="76E0EE28" w14:textId="77777777" w:rsidR="00BE79A5" w:rsidRPr="005223F4" w:rsidRDefault="00BE79A5" w:rsidP="00A91670">
            <w:r w:rsidRPr="005223F4">
              <w:rPr>
                <w:rStyle w:val="HTMLCode"/>
                <w:rFonts w:eastAsia="Times New Roman"/>
              </w:rPr>
              <w:t>StepExpr</w:t>
            </w:r>
            <w:r w:rsidRPr="005223F4">
              <w:rPr>
                <w:rStyle w:val="HTMLCode"/>
              </w:rPr>
              <w:t xml:space="preserve"> (("/") </w:t>
            </w:r>
            <w:r w:rsidRPr="005223F4">
              <w:rPr>
                <w:rStyle w:val="HTMLCode"/>
                <w:rFonts w:eastAsia="Times New Roman"/>
              </w:rPr>
              <w:t>StepExpr</w:t>
            </w:r>
            <w:r w:rsidRPr="005223F4">
              <w:rPr>
                <w:rStyle w:val="HTMLCode"/>
              </w:rPr>
              <w:t>)*</w:t>
            </w:r>
          </w:p>
        </w:tc>
      </w:tr>
      <w:tr w:rsidR="00BE79A5" w:rsidRPr="005223F4" w14:paraId="157F8C27" w14:textId="77777777" w:rsidTr="003F35ED">
        <w:trPr>
          <w:tblCellSpacing w:w="15" w:type="dxa"/>
        </w:trPr>
        <w:tc>
          <w:tcPr>
            <w:tcW w:w="2276" w:type="dxa"/>
            <w:shd w:val="clear" w:color="auto" w:fill="auto"/>
          </w:tcPr>
          <w:p w14:paraId="3A95A7BC" w14:textId="77777777" w:rsidR="00BE79A5" w:rsidRPr="005223F4" w:rsidRDefault="00BE79A5" w:rsidP="00A91670">
            <w:bookmarkStart w:id="8164" w:name="prod-xpath-StepExpr"/>
            <w:bookmarkEnd w:id="8164"/>
            <w:r w:rsidRPr="005223F4">
              <w:rPr>
                <w:rStyle w:val="HTMLCode"/>
                <w:rFonts w:eastAsia="Times New Roman"/>
              </w:rPr>
              <w:t>StepExpr</w:t>
            </w:r>
          </w:p>
        </w:tc>
        <w:tc>
          <w:tcPr>
            <w:tcW w:w="0" w:type="auto"/>
            <w:shd w:val="clear" w:color="auto" w:fill="auto"/>
          </w:tcPr>
          <w:p w14:paraId="1A50AD2B" w14:textId="77777777" w:rsidR="00BE79A5" w:rsidRPr="005223F4" w:rsidRDefault="00BE79A5" w:rsidP="00A91670">
            <w:r w:rsidRPr="005223F4">
              <w:t>   ::=   </w:t>
            </w:r>
          </w:p>
        </w:tc>
        <w:tc>
          <w:tcPr>
            <w:tcW w:w="4295" w:type="dxa"/>
            <w:shd w:val="clear" w:color="auto" w:fill="auto"/>
          </w:tcPr>
          <w:p w14:paraId="2410043E" w14:textId="77777777" w:rsidR="00BE79A5" w:rsidRPr="005223F4" w:rsidRDefault="00BE79A5" w:rsidP="00A91670">
            <w:r w:rsidRPr="005223F4">
              <w:rPr>
                <w:rStyle w:val="HTMLCode"/>
                <w:rFonts w:eastAsia="Times New Roman"/>
              </w:rPr>
              <w:t>FilterExpr</w:t>
            </w:r>
            <w:r w:rsidRPr="005223F4">
              <w:rPr>
                <w:rStyle w:val="HTMLCode"/>
              </w:rPr>
              <w:t xml:space="preserve"> | </w:t>
            </w:r>
            <w:r w:rsidRPr="005223F4">
              <w:rPr>
                <w:rStyle w:val="HTMLCode"/>
                <w:rFonts w:eastAsia="Times New Roman"/>
              </w:rPr>
              <w:t>AxisStep</w:t>
            </w:r>
          </w:p>
        </w:tc>
      </w:tr>
      <w:tr w:rsidR="00BE79A5" w:rsidRPr="005223F4" w14:paraId="3D83FC7A" w14:textId="77777777" w:rsidTr="003F35ED">
        <w:trPr>
          <w:tblCellSpacing w:w="15" w:type="dxa"/>
        </w:trPr>
        <w:tc>
          <w:tcPr>
            <w:tcW w:w="2276" w:type="dxa"/>
            <w:shd w:val="clear" w:color="auto" w:fill="auto"/>
          </w:tcPr>
          <w:p w14:paraId="59306E89" w14:textId="77777777" w:rsidR="00BE79A5" w:rsidRPr="005223F4" w:rsidRDefault="00BE79A5" w:rsidP="00A91670">
            <w:bookmarkStart w:id="8165" w:name="prod-xpath-AxisStep"/>
            <w:bookmarkEnd w:id="8165"/>
            <w:r w:rsidRPr="005223F4">
              <w:rPr>
                <w:rStyle w:val="HTMLCode"/>
                <w:rFonts w:eastAsia="Times New Roman"/>
              </w:rPr>
              <w:t>AxisStep</w:t>
            </w:r>
          </w:p>
        </w:tc>
        <w:tc>
          <w:tcPr>
            <w:tcW w:w="0" w:type="auto"/>
            <w:shd w:val="clear" w:color="auto" w:fill="auto"/>
          </w:tcPr>
          <w:p w14:paraId="320D6AB7" w14:textId="77777777" w:rsidR="00BE79A5" w:rsidRPr="005223F4" w:rsidRDefault="00BE79A5" w:rsidP="00A91670">
            <w:r w:rsidRPr="005223F4">
              <w:t>   ::=   </w:t>
            </w:r>
          </w:p>
        </w:tc>
        <w:tc>
          <w:tcPr>
            <w:tcW w:w="4295" w:type="dxa"/>
            <w:shd w:val="clear" w:color="auto" w:fill="auto"/>
          </w:tcPr>
          <w:p w14:paraId="47C3CC5E" w14:textId="77777777" w:rsidR="00BE79A5" w:rsidRPr="005223F4" w:rsidRDefault="00BE79A5" w:rsidP="00A91670">
            <w:r w:rsidRPr="005223F4">
              <w:rPr>
                <w:rStyle w:val="HTMLCode"/>
              </w:rPr>
              <w:t>(</w:t>
            </w:r>
            <w:r w:rsidRPr="005223F4">
              <w:rPr>
                <w:rStyle w:val="HTMLCode"/>
                <w:rFonts w:eastAsia="Times New Roman"/>
              </w:rPr>
              <w:t>ReverseStep</w:t>
            </w:r>
            <w:r w:rsidRPr="005223F4">
              <w:rPr>
                <w:rStyle w:val="HTMLCode"/>
              </w:rPr>
              <w:t xml:space="preserve"> | </w:t>
            </w:r>
            <w:r w:rsidRPr="005223F4">
              <w:rPr>
                <w:rStyle w:val="HTMLCode"/>
                <w:rFonts w:eastAsia="Times New Roman"/>
              </w:rPr>
              <w:t>ForwardStep</w:t>
            </w:r>
            <w:r w:rsidRPr="005223F4">
              <w:rPr>
                <w:rStyle w:val="HTMLCode"/>
              </w:rPr>
              <w:t xml:space="preserve">) </w:t>
            </w:r>
            <w:r w:rsidRPr="005223F4">
              <w:rPr>
                <w:rStyle w:val="HTMLCode"/>
                <w:rFonts w:eastAsia="Times New Roman"/>
              </w:rPr>
              <w:t>Predicate</w:t>
            </w:r>
          </w:p>
        </w:tc>
      </w:tr>
      <w:tr w:rsidR="00BE79A5" w:rsidRPr="005223F4" w14:paraId="5406BDDE" w14:textId="77777777" w:rsidTr="003F35ED">
        <w:trPr>
          <w:tblCellSpacing w:w="15" w:type="dxa"/>
        </w:trPr>
        <w:tc>
          <w:tcPr>
            <w:tcW w:w="2276" w:type="dxa"/>
            <w:shd w:val="clear" w:color="auto" w:fill="auto"/>
          </w:tcPr>
          <w:p w14:paraId="0B79B55B" w14:textId="77777777" w:rsidR="00BE79A5" w:rsidRPr="005223F4" w:rsidRDefault="00BE79A5" w:rsidP="00A91670">
            <w:bookmarkStart w:id="8166" w:name="prod-xpath-ForwardStep"/>
            <w:bookmarkEnd w:id="8166"/>
            <w:r w:rsidRPr="005223F4">
              <w:rPr>
                <w:rStyle w:val="HTMLCode"/>
                <w:rFonts w:eastAsia="Times New Roman"/>
              </w:rPr>
              <w:t>ForwardStep</w:t>
            </w:r>
          </w:p>
        </w:tc>
        <w:tc>
          <w:tcPr>
            <w:tcW w:w="0" w:type="auto"/>
            <w:shd w:val="clear" w:color="auto" w:fill="auto"/>
          </w:tcPr>
          <w:p w14:paraId="572F2026" w14:textId="77777777" w:rsidR="00BE79A5" w:rsidRPr="005223F4" w:rsidRDefault="00BE79A5" w:rsidP="00A91670">
            <w:r w:rsidRPr="005223F4">
              <w:t>   ::=   </w:t>
            </w:r>
          </w:p>
        </w:tc>
        <w:tc>
          <w:tcPr>
            <w:tcW w:w="4295" w:type="dxa"/>
            <w:shd w:val="clear" w:color="auto" w:fill="auto"/>
          </w:tcPr>
          <w:p w14:paraId="45F14592" w14:textId="77777777" w:rsidR="00BE79A5" w:rsidRPr="005223F4" w:rsidRDefault="00BE79A5" w:rsidP="00A91670">
            <w:r w:rsidRPr="005223F4">
              <w:rPr>
                <w:rStyle w:val="HTMLCode"/>
              </w:rPr>
              <w:t>(</w:t>
            </w:r>
            <w:r w:rsidRPr="005223F4">
              <w:rPr>
                <w:rStyle w:val="HTMLCode"/>
                <w:rFonts w:eastAsia="Times New Roman"/>
              </w:rPr>
              <w:t>ForwardAxis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AbbrevForwardStep</w:t>
            </w:r>
          </w:p>
        </w:tc>
      </w:tr>
      <w:tr w:rsidR="00BE79A5" w:rsidRPr="005223F4" w14:paraId="230AF664" w14:textId="77777777" w:rsidTr="003F35ED">
        <w:trPr>
          <w:tblCellSpacing w:w="15" w:type="dxa"/>
        </w:trPr>
        <w:tc>
          <w:tcPr>
            <w:tcW w:w="2276" w:type="dxa"/>
            <w:shd w:val="clear" w:color="auto" w:fill="auto"/>
          </w:tcPr>
          <w:p w14:paraId="21AEC099" w14:textId="77777777" w:rsidR="00BE79A5" w:rsidRPr="005223F4" w:rsidRDefault="00BE79A5" w:rsidP="00A91670">
            <w:bookmarkStart w:id="8167" w:name="prod-xpath-ForwardAxis"/>
            <w:bookmarkEnd w:id="8167"/>
            <w:r w:rsidRPr="005223F4">
              <w:rPr>
                <w:rStyle w:val="HTMLCode"/>
                <w:rFonts w:eastAsia="Times New Roman"/>
              </w:rPr>
              <w:t>ForwardAxis</w:t>
            </w:r>
          </w:p>
        </w:tc>
        <w:tc>
          <w:tcPr>
            <w:tcW w:w="0" w:type="auto"/>
            <w:shd w:val="clear" w:color="auto" w:fill="auto"/>
          </w:tcPr>
          <w:p w14:paraId="481F63FB" w14:textId="77777777" w:rsidR="00BE79A5" w:rsidRPr="005223F4" w:rsidRDefault="00BE79A5" w:rsidP="00A91670">
            <w:r w:rsidRPr="005223F4">
              <w:t>   ::=   </w:t>
            </w:r>
          </w:p>
        </w:tc>
        <w:tc>
          <w:tcPr>
            <w:tcW w:w="4295" w:type="dxa"/>
            <w:shd w:val="clear" w:color="auto" w:fill="auto"/>
          </w:tcPr>
          <w:p w14:paraId="774B6913" w14:textId="77777777" w:rsidR="00BE79A5" w:rsidRPr="005223F4" w:rsidRDefault="00BE79A5" w:rsidP="00A91670">
            <w:r w:rsidRPr="005223F4">
              <w:rPr>
                <w:rStyle w:val="HTMLCode"/>
              </w:rPr>
              <w:t>("child" "::")</w:t>
            </w:r>
            <w:r w:rsidRPr="005223F4">
              <w:br/>
            </w:r>
            <w:r w:rsidRPr="005223F4">
              <w:rPr>
                <w:rStyle w:val="HTMLCode"/>
              </w:rPr>
              <w:t>| ("self" "::")</w:t>
            </w:r>
            <w:r w:rsidRPr="005223F4">
              <w:br/>
            </w:r>
          </w:p>
        </w:tc>
      </w:tr>
      <w:tr w:rsidR="00BE79A5" w:rsidRPr="005223F4" w14:paraId="56B9B879" w14:textId="77777777" w:rsidTr="003F35ED">
        <w:trPr>
          <w:tblCellSpacing w:w="15" w:type="dxa"/>
        </w:trPr>
        <w:tc>
          <w:tcPr>
            <w:tcW w:w="2276" w:type="dxa"/>
            <w:shd w:val="clear" w:color="auto" w:fill="auto"/>
          </w:tcPr>
          <w:p w14:paraId="769B10CC" w14:textId="77777777" w:rsidR="00BE79A5" w:rsidRPr="005223F4" w:rsidRDefault="00BE79A5" w:rsidP="00A91670">
            <w:bookmarkStart w:id="8168" w:name="prod-xpath-AbbrevForwardStep"/>
            <w:bookmarkEnd w:id="8168"/>
            <w:r w:rsidRPr="005223F4">
              <w:rPr>
                <w:rStyle w:val="HTMLCode"/>
                <w:rFonts w:eastAsia="Times New Roman"/>
              </w:rPr>
              <w:t>AbbrevForwardStep</w:t>
            </w:r>
          </w:p>
        </w:tc>
        <w:tc>
          <w:tcPr>
            <w:tcW w:w="0" w:type="auto"/>
            <w:shd w:val="clear" w:color="auto" w:fill="auto"/>
          </w:tcPr>
          <w:p w14:paraId="35E06456" w14:textId="77777777" w:rsidR="00BE79A5" w:rsidRPr="005223F4" w:rsidRDefault="00BE79A5" w:rsidP="00A91670">
            <w:r w:rsidRPr="005223F4">
              <w:t>   ::=   </w:t>
            </w:r>
          </w:p>
        </w:tc>
        <w:tc>
          <w:tcPr>
            <w:tcW w:w="4295" w:type="dxa"/>
            <w:shd w:val="clear" w:color="auto" w:fill="auto"/>
          </w:tcPr>
          <w:p w14:paraId="7C760564" w14:textId="77777777" w:rsidR="00BE79A5" w:rsidRPr="005223F4" w:rsidRDefault="00BE79A5" w:rsidP="00A91670">
            <w:r w:rsidRPr="005223F4">
              <w:rPr>
                <w:rStyle w:val="HTMLCode"/>
                <w:rFonts w:eastAsia="Times New Roman"/>
              </w:rPr>
              <w:t>NodeTest</w:t>
            </w:r>
          </w:p>
        </w:tc>
      </w:tr>
      <w:tr w:rsidR="00BE79A5" w:rsidRPr="005223F4" w14:paraId="24C30C73" w14:textId="77777777" w:rsidTr="003F35ED">
        <w:trPr>
          <w:tblCellSpacing w:w="15" w:type="dxa"/>
        </w:trPr>
        <w:tc>
          <w:tcPr>
            <w:tcW w:w="2276" w:type="dxa"/>
            <w:shd w:val="clear" w:color="auto" w:fill="auto"/>
          </w:tcPr>
          <w:p w14:paraId="2DE6F092" w14:textId="77777777" w:rsidR="00BE79A5" w:rsidRPr="005223F4" w:rsidRDefault="00BE79A5" w:rsidP="00A91670">
            <w:bookmarkStart w:id="8169" w:name="prod-xpath-ReverseStep"/>
            <w:bookmarkEnd w:id="8169"/>
            <w:r w:rsidRPr="005223F4">
              <w:rPr>
                <w:rStyle w:val="HTMLCode"/>
                <w:rFonts w:eastAsia="Times New Roman"/>
              </w:rPr>
              <w:t>ReverseStep</w:t>
            </w:r>
          </w:p>
        </w:tc>
        <w:tc>
          <w:tcPr>
            <w:tcW w:w="0" w:type="auto"/>
            <w:shd w:val="clear" w:color="auto" w:fill="auto"/>
          </w:tcPr>
          <w:p w14:paraId="0FA7D920" w14:textId="77777777" w:rsidR="00BE79A5" w:rsidRPr="005223F4" w:rsidRDefault="00BE79A5" w:rsidP="00A91670">
            <w:r w:rsidRPr="005223F4">
              <w:t>   ::=   </w:t>
            </w:r>
          </w:p>
        </w:tc>
        <w:tc>
          <w:tcPr>
            <w:tcW w:w="4295" w:type="dxa"/>
            <w:shd w:val="clear" w:color="auto" w:fill="auto"/>
          </w:tcPr>
          <w:p w14:paraId="35414A10" w14:textId="77777777" w:rsidR="00BE79A5" w:rsidRPr="005223F4" w:rsidRDefault="00BE79A5" w:rsidP="00A91670">
            <w:r w:rsidRPr="005223F4">
              <w:rPr>
                <w:rStyle w:val="HTMLCode"/>
              </w:rPr>
              <w:t>(</w:t>
            </w:r>
            <w:r w:rsidRPr="005223F4">
              <w:rPr>
                <w:rStyle w:val="HTMLCode"/>
                <w:rFonts w:eastAsia="Times New Roman"/>
              </w:rPr>
              <w:t>ReverseAxis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AbbrevReverseStep</w:t>
            </w:r>
          </w:p>
        </w:tc>
      </w:tr>
      <w:tr w:rsidR="00BE79A5" w:rsidRPr="005223F4" w14:paraId="02BEE39E" w14:textId="77777777" w:rsidTr="003F35ED">
        <w:trPr>
          <w:tblCellSpacing w:w="15" w:type="dxa"/>
        </w:trPr>
        <w:tc>
          <w:tcPr>
            <w:tcW w:w="2276" w:type="dxa"/>
            <w:shd w:val="clear" w:color="auto" w:fill="auto"/>
          </w:tcPr>
          <w:p w14:paraId="69C159F0" w14:textId="77777777" w:rsidR="00BE79A5" w:rsidRPr="005223F4" w:rsidRDefault="00BE79A5" w:rsidP="00A91670">
            <w:bookmarkStart w:id="8170" w:name="prod-xpath-ReverseAxis"/>
            <w:bookmarkEnd w:id="8170"/>
            <w:r w:rsidRPr="005223F4">
              <w:rPr>
                <w:rStyle w:val="HTMLCode"/>
                <w:rFonts w:eastAsia="Times New Roman"/>
              </w:rPr>
              <w:t>ReverseAxis</w:t>
            </w:r>
          </w:p>
        </w:tc>
        <w:tc>
          <w:tcPr>
            <w:tcW w:w="0" w:type="auto"/>
            <w:shd w:val="clear" w:color="auto" w:fill="auto"/>
          </w:tcPr>
          <w:p w14:paraId="39A434F0" w14:textId="77777777" w:rsidR="00BE79A5" w:rsidRPr="005223F4" w:rsidRDefault="00BE79A5" w:rsidP="00A91670">
            <w:r w:rsidRPr="005223F4">
              <w:t>   ::=   </w:t>
            </w:r>
          </w:p>
        </w:tc>
        <w:tc>
          <w:tcPr>
            <w:tcW w:w="4295" w:type="dxa"/>
            <w:shd w:val="clear" w:color="auto" w:fill="auto"/>
          </w:tcPr>
          <w:p w14:paraId="6B8FB27A" w14:textId="77777777" w:rsidR="00BE79A5" w:rsidRPr="005223F4" w:rsidRDefault="00BE79A5" w:rsidP="00A91670">
            <w:r w:rsidRPr="005223F4">
              <w:rPr>
                <w:rStyle w:val="HTMLCode"/>
              </w:rPr>
              <w:t>("parent" "::")</w:t>
            </w:r>
            <w:r w:rsidRPr="005223F4">
              <w:br/>
            </w:r>
            <w:r w:rsidRPr="005223F4">
              <w:rPr>
                <w:rStyle w:val="HTMLCode"/>
              </w:rPr>
              <w:t>")</w:t>
            </w:r>
          </w:p>
        </w:tc>
      </w:tr>
      <w:tr w:rsidR="00BE79A5" w:rsidRPr="005223F4" w14:paraId="31FA25D6" w14:textId="77777777" w:rsidTr="003F35ED">
        <w:trPr>
          <w:tblCellSpacing w:w="15" w:type="dxa"/>
        </w:trPr>
        <w:tc>
          <w:tcPr>
            <w:tcW w:w="2276" w:type="dxa"/>
            <w:shd w:val="clear" w:color="auto" w:fill="auto"/>
          </w:tcPr>
          <w:p w14:paraId="702ECA16" w14:textId="77777777" w:rsidR="00BE79A5" w:rsidRPr="005223F4" w:rsidRDefault="00BE79A5" w:rsidP="00A91670">
            <w:bookmarkStart w:id="8171" w:name="prod-xpath-AbbrevReverseStep"/>
            <w:bookmarkEnd w:id="8171"/>
            <w:r w:rsidRPr="005223F4">
              <w:rPr>
                <w:rStyle w:val="HTMLCode"/>
                <w:rFonts w:eastAsia="Times New Roman"/>
              </w:rPr>
              <w:t>AbbrevReverseStep</w:t>
            </w:r>
          </w:p>
        </w:tc>
        <w:tc>
          <w:tcPr>
            <w:tcW w:w="0" w:type="auto"/>
            <w:shd w:val="clear" w:color="auto" w:fill="auto"/>
          </w:tcPr>
          <w:p w14:paraId="4E0B95D8" w14:textId="77777777" w:rsidR="00BE79A5" w:rsidRPr="005223F4" w:rsidRDefault="00BE79A5" w:rsidP="00A91670">
            <w:r w:rsidRPr="005223F4">
              <w:t>   ::=   </w:t>
            </w:r>
          </w:p>
        </w:tc>
        <w:tc>
          <w:tcPr>
            <w:tcW w:w="4295" w:type="dxa"/>
            <w:shd w:val="clear" w:color="auto" w:fill="auto"/>
          </w:tcPr>
          <w:p w14:paraId="2D8066F2" w14:textId="77777777" w:rsidR="00BE79A5" w:rsidRPr="005223F4" w:rsidRDefault="00BE79A5" w:rsidP="00A91670">
            <w:r w:rsidRPr="005223F4">
              <w:rPr>
                <w:rStyle w:val="HTMLCode"/>
              </w:rPr>
              <w:t>".."</w:t>
            </w:r>
          </w:p>
        </w:tc>
      </w:tr>
      <w:tr w:rsidR="00BE79A5" w:rsidRPr="005223F4" w14:paraId="7A2A381C" w14:textId="77777777" w:rsidTr="003F35ED">
        <w:trPr>
          <w:tblCellSpacing w:w="15" w:type="dxa"/>
        </w:trPr>
        <w:tc>
          <w:tcPr>
            <w:tcW w:w="2276" w:type="dxa"/>
            <w:shd w:val="clear" w:color="auto" w:fill="auto"/>
          </w:tcPr>
          <w:p w14:paraId="648A4700" w14:textId="77777777" w:rsidR="00BE79A5" w:rsidRPr="005223F4" w:rsidRDefault="00BE79A5" w:rsidP="00A91670">
            <w:bookmarkStart w:id="8172" w:name="prod-xpath-NodeTest"/>
            <w:bookmarkEnd w:id="8172"/>
            <w:r w:rsidRPr="005223F4">
              <w:rPr>
                <w:rStyle w:val="HTMLCode"/>
                <w:rFonts w:eastAsia="Times New Roman"/>
              </w:rPr>
              <w:t>NodeTest</w:t>
            </w:r>
          </w:p>
        </w:tc>
        <w:tc>
          <w:tcPr>
            <w:tcW w:w="0" w:type="auto"/>
            <w:shd w:val="clear" w:color="auto" w:fill="auto"/>
          </w:tcPr>
          <w:p w14:paraId="27D2B70C" w14:textId="77777777" w:rsidR="00BE79A5" w:rsidRPr="005223F4" w:rsidRDefault="00BE79A5" w:rsidP="00A91670">
            <w:r w:rsidRPr="005223F4">
              <w:t>   ::=   </w:t>
            </w:r>
          </w:p>
        </w:tc>
        <w:tc>
          <w:tcPr>
            <w:tcW w:w="4295" w:type="dxa"/>
            <w:shd w:val="clear" w:color="auto" w:fill="auto"/>
          </w:tcPr>
          <w:p w14:paraId="59C51E5A" w14:textId="77777777" w:rsidR="00BE79A5" w:rsidRPr="005223F4" w:rsidRDefault="00BE79A5" w:rsidP="00A91670">
            <w:r w:rsidRPr="005223F4">
              <w:rPr>
                <w:rStyle w:val="HTMLCode"/>
                <w:rFonts w:eastAsia="Times New Roman"/>
              </w:rPr>
              <w:t>NameTest</w:t>
            </w:r>
          </w:p>
        </w:tc>
      </w:tr>
      <w:tr w:rsidR="00BE79A5" w:rsidRPr="005223F4" w14:paraId="6FFFA0AA" w14:textId="77777777" w:rsidTr="003F35ED">
        <w:trPr>
          <w:tblCellSpacing w:w="15" w:type="dxa"/>
        </w:trPr>
        <w:tc>
          <w:tcPr>
            <w:tcW w:w="2276" w:type="dxa"/>
            <w:shd w:val="clear" w:color="auto" w:fill="auto"/>
          </w:tcPr>
          <w:p w14:paraId="40B78D12" w14:textId="77777777" w:rsidR="00BE79A5" w:rsidRPr="005223F4" w:rsidRDefault="00BE79A5" w:rsidP="00A91670">
            <w:bookmarkStart w:id="8173" w:name="prod-xpath-NameTest"/>
            <w:bookmarkEnd w:id="8173"/>
            <w:r w:rsidRPr="005223F4">
              <w:rPr>
                <w:rStyle w:val="HTMLCode"/>
                <w:rFonts w:eastAsia="Times New Roman"/>
              </w:rPr>
              <w:t>NameTest</w:t>
            </w:r>
          </w:p>
        </w:tc>
        <w:tc>
          <w:tcPr>
            <w:tcW w:w="0" w:type="auto"/>
            <w:shd w:val="clear" w:color="auto" w:fill="auto"/>
          </w:tcPr>
          <w:p w14:paraId="5CABD1F7" w14:textId="77777777" w:rsidR="00BE79A5" w:rsidRPr="005223F4" w:rsidRDefault="00BE79A5" w:rsidP="00A91670">
            <w:r w:rsidRPr="005223F4">
              <w:t>   ::=   </w:t>
            </w:r>
          </w:p>
        </w:tc>
        <w:tc>
          <w:tcPr>
            <w:tcW w:w="4295" w:type="dxa"/>
            <w:shd w:val="clear" w:color="auto" w:fill="auto"/>
          </w:tcPr>
          <w:p w14:paraId="46A2D62F" w14:textId="77777777" w:rsidR="00BE79A5" w:rsidRPr="005223F4" w:rsidRDefault="00BE79A5" w:rsidP="00A91670">
            <w:r w:rsidRPr="005223F4">
              <w:rPr>
                <w:rStyle w:val="HTMLCode"/>
                <w:rFonts w:eastAsia="Times New Roman"/>
              </w:rPr>
              <w:t>QName</w:t>
            </w:r>
            <w:r w:rsidRPr="005223F4">
              <w:rPr>
                <w:rStyle w:val="HTMLCode"/>
              </w:rPr>
              <w:t xml:space="preserve"> </w:t>
            </w:r>
          </w:p>
        </w:tc>
      </w:tr>
      <w:tr w:rsidR="00BE79A5" w:rsidRPr="005223F4" w14:paraId="65FB38AA" w14:textId="77777777" w:rsidTr="003F35ED">
        <w:trPr>
          <w:tblCellSpacing w:w="15" w:type="dxa"/>
        </w:trPr>
        <w:tc>
          <w:tcPr>
            <w:tcW w:w="2276" w:type="dxa"/>
            <w:shd w:val="clear" w:color="auto" w:fill="auto"/>
          </w:tcPr>
          <w:p w14:paraId="3CC3808F" w14:textId="77777777" w:rsidR="00BE79A5" w:rsidRPr="005223F4" w:rsidRDefault="00BE79A5" w:rsidP="00A91670">
            <w:bookmarkStart w:id="8174" w:name="prod-xpath-Wildcard"/>
            <w:bookmarkStart w:id="8175" w:name="prod-xpath-FilterExpr"/>
            <w:bookmarkEnd w:id="8174"/>
            <w:bookmarkEnd w:id="8175"/>
            <w:r w:rsidRPr="005223F4">
              <w:rPr>
                <w:rStyle w:val="HTMLCode"/>
                <w:rFonts w:eastAsia="Times New Roman"/>
              </w:rPr>
              <w:t>FilterExpr</w:t>
            </w:r>
          </w:p>
        </w:tc>
        <w:tc>
          <w:tcPr>
            <w:tcW w:w="0" w:type="auto"/>
            <w:shd w:val="clear" w:color="auto" w:fill="auto"/>
          </w:tcPr>
          <w:p w14:paraId="3327CFE2" w14:textId="77777777" w:rsidR="00BE79A5" w:rsidRPr="005223F4" w:rsidRDefault="00BE79A5" w:rsidP="00A91670">
            <w:r w:rsidRPr="005223F4">
              <w:t>   ::=   </w:t>
            </w:r>
          </w:p>
        </w:tc>
        <w:tc>
          <w:tcPr>
            <w:tcW w:w="4295" w:type="dxa"/>
            <w:shd w:val="clear" w:color="auto" w:fill="auto"/>
          </w:tcPr>
          <w:p w14:paraId="195ED417" w14:textId="77777777" w:rsidR="00BE79A5" w:rsidRPr="005223F4" w:rsidRDefault="00BE79A5" w:rsidP="00A91670">
            <w:r w:rsidRPr="005223F4">
              <w:rPr>
                <w:rStyle w:val="HTMLCode"/>
                <w:rFonts w:eastAsia="Times New Roman"/>
              </w:rPr>
              <w:t>PrimaryExpr</w:t>
            </w:r>
            <w:r w:rsidRPr="005223F4">
              <w:rPr>
                <w:rStyle w:val="HTMLCode"/>
              </w:rPr>
              <w:t xml:space="preserve"> </w:t>
            </w:r>
            <w:r w:rsidRPr="005223F4">
              <w:rPr>
                <w:rStyle w:val="HTMLCode"/>
                <w:rFonts w:eastAsia="Times New Roman"/>
              </w:rPr>
              <w:t>Predicate</w:t>
            </w:r>
          </w:p>
        </w:tc>
      </w:tr>
      <w:tr w:rsidR="00BE79A5" w:rsidRPr="005223F4" w14:paraId="2DBF9B9A" w14:textId="77777777" w:rsidTr="003F35ED">
        <w:trPr>
          <w:tblCellSpacing w:w="15" w:type="dxa"/>
        </w:trPr>
        <w:tc>
          <w:tcPr>
            <w:tcW w:w="2276" w:type="dxa"/>
            <w:shd w:val="clear" w:color="auto" w:fill="auto"/>
          </w:tcPr>
          <w:p w14:paraId="71B9C871" w14:textId="77777777" w:rsidR="00BE79A5" w:rsidRPr="005223F4" w:rsidRDefault="00BE79A5" w:rsidP="00A91670">
            <w:bookmarkStart w:id="8176" w:name="prod-xpath-PredicateList"/>
            <w:bookmarkStart w:id="8177" w:name="prod-xpath-Predicate"/>
            <w:bookmarkEnd w:id="8176"/>
            <w:bookmarkEnd w:id="8177"/>
            <w:r w:rsidRPr="005223F4">
              <w:rPr>
                <w:rStyle w:val="HTMLCode"/>
                <w:rFonts w:eastAsia="Times New Roman"/>
              </w:rPr>
              <w:t>Predicate</w:t>
            </w:r>
          </w:p>
        </w:tc>
        <w:tc>
          <w:tcPr>
            <w:tcW w:w="0" w:type="auto"/>
            <w:shd w:val="clear" w:color="auto" w:fill="auto"/>
          </w:tcPr>
          <w:p w14:paraId="7F4B8C76" w14:textId="77777777" w:rsidR="00BE79A5" w:rsidRPr="005223F4" w:rsidRDefault="00BE79A5" w:rsidP="00A91670">
            <w:r w:rsidRPr="005223F4">
              <w:t>   ::=   </w:t>
            </w:r>
          </w:p>
        </w:tc>
        <w:tc>
          <w:tcPr>
            <w:tcW w:w="4295" w:type="dxa"/>
            <w:shd w:val="clear" w:color="auto" w:fill="auto"/>
          </w:tcPr>
          <w:p w14:paraId="10587CFC" w14:textId="77777777" w:rsidR="00BE79A5" w:rsidRPr="005223F4" w:rsidRDefault="00BE79A5" w:rsidP="00A91670">
            <w:r w:rsidRPr="005223F4">
              <w:rPr>
                <w:rStyle w:val="HTMLCode"/>
              </w:rPr>
              <w:t xml:space="preserve">"[" </w:t>
            </w:r>
            <w:r w:rsidRPr="005223F4">
              <w:rPr>
                <w:rStyle w:val="HTMLCode"/>
                <w:rFonts w:eastAsia="Times New Roman"/>
              </w:rPr>
              <w:t>Expr</w:t>
            </w:r>
            <w:r w:rsidRPr="005223F4">
              <w:rPr>
                <w:rStyle w:val="HTMLCode"/>
              </w:rPr>
              <w:t xml:space="preserve"> "]"</w:t>
            </w:r>
          </w:p>
        </w:tc>
      </w:tr>
      <w:tr w:rsidR="00BE79A5" w:rsidRPr="005223F4" w14:paraId="7939A1A0" w14:textId="77777777" w:rsidTr="003F35ED">
        <w:trPr>
          <w:tblCellSpacing w:w="15" w:type="dxa"/>
        </w:trPr>
        <w:tc>
          <w:tcPr>
            <w:tcW w:w="2276" w:type="dxa"/>
            <w:shd w:val="clear" w:color="auto" w:fill="auto"/>
          </w:tcPr>
          <w:p w14:paraId="2AC1246F" w14:textId="77777777" w:rsidR="00BE79A5" w:rsidRPr="005223F4" w:rsidRDefault="00BE79A5" w:rsidP="00A91670">
            <w:bookmarkStart w:id="8178" w:name="prod-xpath-PrimaryExpr"/>
            <w:bookmarkEnd w:id="8178"/>
            <w:r w:rsidRPr="005223F4">
              <w:rPr>
                <w:rStyle w:val="HTMLCode"/>
                <w:rFonts w:eastAsia="Times New Roman"/>
              </w:rPr>
              <w:t>PrimaryExpr</w:t>
            </w:r>
          </w:p>
        </w:tc>
        <w:tc>
          <w:tcPr>
            <w:tcW w:w="0" w:type="auto"/>
            <w:shd w:val="clear" w:color="auto" w:fill="auto"/>
          </w:tcPr>
          <w:p w14:paraId="4E9F86B9" w14:textId="77777777" w:rsidR="00BE79A5" w:rsidRPr="005223F4" w:rsidRDefault="00BE79A5" w:rsidP="00A91670">
            <w:r w:rsidRPr="005223F4">
              <w:t>   ::=   </w:t>
            </w:r>
          </w:p>
        </w:tc>
        <w:tc>
          <w:tcPr>
            <w:tcW w:w="4295" w:type="dxa"/>
            <w:shd w:val="clear" w:color="auto" w:fill="auto"/>
          </w:tcPr>
          <w:p w14:paraId="59003D39" w14:textId="77777777" w:rsidR="00BE79A5" w:rsidRPr="005223F4" w:rsidRDefault="00BE79A5" w:rsidP="00A91670">
            <w:r w:rsidRPr="005223F4">
              <w:rPr>
                <w:rStyle w:val="HTMLCode"/>
                <w:rFonts w:eastAsia="Times New Roman"/>
              </w:rPr>
              <w:t>Literal</w:t>
            </w:r>
            <w:r w:rsidRPr="005223F4">
              <w:rPr>
                <w:rStyle w:val="HTMLCode"/>
              </w:rPr>
              <w:t xml:space="preserve"> | </w:t>
            </w:r>
            <w:r w:rsidRPr="005223F4">
              <w:rPr>
                <w:rStyle w:val="HTMLCode"/>
                <w:rFonts w:eastAsia="Times New Roman"/>
              </w:rPr>
              <w:t>VarRef</w:t>
            </w:r>
            <w:r w:rsidRPr="005223F4">
              <w:rPr>
                <w:rStyle w:val="HTMLCode"/>
              </w:rPr>
              <w:t xml:space="preserve"> | </w:t>
            </w:r>
            <w:r w:rsidRPr="005223F4">
              <w:rPr>
                <w:rStyle w:val="HTMLCode"/>
                <w:rFonts w:eastAsia="Times New Roman"/>
              </w:rPr>
              <w:t>ParenthesizedExpr</w:t>
            </w:r>
            <w:r w:rsidRPr="005223F4">
              <w:rPr>
                <w:rStyle w:val="HTMLCode"/>
              </w:rPr>
              <w:t xml:space="preserve"> | </w:t>
            </w:r>
            <w:r w:rsidRPr="005223F4">
              <w:rPr>
                <w:rStyle w:val="HTMLCode"/>
                <w:rFonts w:eastAsia="Times New Roman"/>
              </w:rPr>
              <w:t>ContextItemExpr</w:t>
            </w:r>
            <w:r w:rsidRPr="005223F4">
              <w:rPr>
                <w:rStyle w:val="HTMLCode"/>
              </w:rPr>
              <w:t xml:space="preserve"> | </w:t>
            </w:r>
            <w:r w:rsidRPr="005223F4">
              <w:rPr>
                <w:rStyle w:val="HTMLCode"/>
                <w:rFonts w:eastAsia="Times New Roman"/>
              </w:rPr>
              <w:t>FunctionCall</w:t>
            </w:r>
          </w:p>
        </w:tc>
      </w:tr>
      <w:tr w:rsidR="00BE79A5" w:rsidRPr="005223F4" w14:paraId="24B27CAB" w14:textId="77777777" w:rsidTr="003F35ED">
        <w:trPr>
          <w:tblCellSpacing w:w="15" w:type="dxa"/>
        </w:trPr>
        <w:tc>
          <w:tcPr>
            <w:tcW w:w="2276" w:type="dxa"/>
            <w:shd w:val="clear" w:color="auto" w:fill="auto"/>
          </w:tcPr>
          <w:p w14:paraId="32FA62DF" w14:textId="77777777" w:rsidR="00BE79A5" w:rsidRPr="005223F4" w:rsidRDefault="00BE79A5" w:rsidP="00A91670">
            <w:bookmarkStart w:id="8179" w:name="prod-xpath-Literal"/>
            <w:bookmarkEnd w:id="8179"/>
            <w:r w:rsidRPr="005223F4">
              <w:rPr>
                <w:rStyle w:val="HTMLCode"/>
                <w:rFonts w:eastAsia="Times New Roman"/>
              </w:rPr>
              <w:t>Literal</w:t>
            </w:r>
          </w:p>
        </w:tc>
        <w:tc>
          <w:tcPr>
            <w:tcW w:w="0" w:type="auto"/>
            <w:shd w:val="clear" w:color="auto" w:fill="auto"/>
          </w:tcPr>
          <w:p w14:paraId="4AAFE6A5" w14:textId="77777777" w:rsidR="00BE79A5" w:rsidRPr="005223F4" w:rsidRDefault="00BE79A5" w:rsidP="00A91670">
            <w:r w:rsidRPr="005223F4">
              <w:t>   ::=   </w:t>
            </w:r>
          </w:p>
        </w:tc>
        <w:tc>
          <w:tcPr>
            <w:tcW w:w="4295" w:type="dxa"/>
            <w:shd w:val="clear" w:color="auto" w:fill="auto"/>
          </w:tcPr>
          <w:p w14:paraId="5930156B" w14:textId="77777777" w:rsidR="00BE79A5" w:rsidRPr="005223F4" w:rsidRDefault="00BE79A5" w:rsidP="00A91670">
            <w:r w:rsidRPr="005223F4">
              <w:rPr>
                <w:rStyle w:val="HTMLCode"/>
                <w:rFonts w:eastAsia="Times New Roman"/>
              </w:rPr>
              <w:t>NumericLiteral</w:t>
            </w:r>
            <w:r w:rsidRPr="005223F4">
              <w:rPr>
                <w:rStyle w:val="HTMLCode"/>
              </w:rPr>
              <w:t xml:space="preserve"> | </w:t>
            </w:r>
            <w:r w:rsidRPr="005223F4">
              <w:rPr>
                <w:rStyle w:val="HTMLCode"/>
                <w:rFonts w:eastAsia="Times New Roman"/>
              </w:rPr>
              <w:t>StringLiteral</w:t>
            </w:r>
          </w:p>
        </w:tc>
      </w:tr>
      <w:tr w:rsidR="00BE79A5" w:rsidRPr="005223F4" w14:paraId="5BC3DB78" w14:textId="77777777" w:rsidTr="003F35ED">
        <w:trPr>
          <w:tblCellSpacing w:w="15" w:type="dxa"/>
        </w:trPr>
        <w:tc>
          <w:tcPr>
            <w:tcW w:w="2276" w:type="dxa"/>
            <w:shd w:val="clear" w:color="auto" w:fill="auto"/>
          </w:tcPr>
          <w:p w14:paraId="6E657AF1" w14:textId="77777777" w:rsidR="00BE79A5" w:rsidRPr="005223F4" w:rsidRDefault="00BE79A5" w:rsidP="00A91670">
            <w:bookmarkStart w:id="8180" w:name="prod-xpath-NumericLiteral"/>
            <w:bookmarkEnd w:id="8180"/>
            <w:r w:rsidRPr="005223F4">
              <w:rPr>
                <w:rStyle w:val="HTMLCode"/>
                <w:rFonts w:eastAsia="Times New Roman"/>
              </w:rPr>
              <w:t>NumericLiteral</w:t>
            </w:r>
          </w:p>
        </w:tc>
        <w:tc>
          <w:tcPr>
            <w:tcW w:w="0" w:type="auto"/>
            <w:shd w:val="clear" w:color="auto" w:fill="auto"/>
          </w:tcPr>
          <w:p w14:paraId="462A730D" w14:textId="77777777" w:rsidR="00BE79A5" w:rsidRPr="005223F4" w:rsidRDefault="00BE79A5" w:rsidP="00A91670">
            <w:r w:rsidRPr="005223F4">
              <w:t>   ::=   </w:t>
            </w:r>
          </w:p>
        </w:tc>
        <w:tc>
          <w:tcPr>
            <w:tcW w:w="4295" w:type="dxa"/>
            <w:shd w:val="clear" w:color="auto" w:fill="auto"/>
          </w:tcPr>
          <w:p w14:paraId="658C8B2B" w14:textId="77777777" w:rsidR="00BE79A5" w:rsidRPr="005223F4" w:rsidRDefault="00BE79A5" w:rsidP="00A91670">
            <w:r w:rsidRPr="005223F4">
              <w:rPr>
                <w:rStyle w:val="HTMLCode"/>
                <w:rFonts w:eastAsia="Times New Roman"/>
              </w:rPr>
              <w:t>IntegerLiteral</w:t>
            </w:r>
            <w:r w:rsidRPr="005223F4">
              <w:rPr>
                <w:rStyle w:val="HTMLCode"/>
              </w:rPr>
              <w:t xml:space="preserve"> | </w:t>
            </w:r>
            <w:r w:rsidRPr="005223F4">
              <w:rPr>
                <w:rStyle w:val="HTMLCode"/>
                <w:rFonts w:eastAsia="Times New Roman"/>
              </w:rPr>
              <w:t>DecimalLiteral</w:t>
            </w:r>
            <w:r w:rsidRPr="005223F4">
              <w:rPr>
                <w:rStyle w:val="HTMLCode"/>
              </w:rPr>
              <w:t xml:space="preserve"> | </w:t>
            </w:r>
            <w:r w:rsidRPr="005223F4">
              <w:rPr>
                <w:rStyle w:val="HTMLCode"/>
                <w:rFonts w:eastAsia="Times New Roman"/>
              </w:rPr>
              <w:t>DoubleLiteral</w:t>
            </w:r>
          </w:p>
        </w:tc>
      </w:tr>
      <w:tr w:rsidR="00BE79A5" w:rsidRPr="005223F4" w14:paraId="4C010BCC" w14:textId="77777777" w:rsidTr="003F35ED">
        <w:trPr>
          <w:tblCellSpacing w:w="15" w:type="dxa"/>
        </w:trPr>
        <w:tc>
          <w:tcPr>
            <w:tcW w:w="2276" w:type="dxa"/>
            <w:shd w:val="clear" w:color="auto" w:fill="auto"/>
          </w:tcPr>
          <w:p w14:paraId="03C76530" w14:textId="77777777" w:rsidR="00BE79A5" w:rsidRPr="005223F4" w:rsidRDefault="00BE79A5" w:rsidP="00A91670">
            <w:bookmarkStart w:id="8181" w:name="prod-xpath-VarRef"/>
            <w:bookmarkEnd w:id="8181"/>
            <w:r w:rsidRPr="005223F4">
              <w:rPr>
                <w:rStyle w:val="HTMLCode"/>
                <w:rFonts w:eastAsia="Times New Roman"/>
              </w:rPr>
              <w:t>VarRef</w:t>
            </w:r>
          </w:p>
        </w:tc>
        <w:tc>
          <w:tcPr>
            <w:tcW w:w="0" w:type="auto"/>
            <w:shd w:val="clear" w:color="auto" w:fill="auto"/>
          </w:tcPr>
          <w:p w14:paraId="138186B5" w14:textId="77777777" w:rsidR="00BE79A5" w:rsidRPr="005223F4" w:rsidRDefault="00BE79A5" w:rsidP="00A91670">
            <w:r w:rsidRPr="005223F4">
              <w:t>   ::=   </w:t>
            </w:r>
          </w:p>
        </w:tc>
        <w:tc>
          <w:tcPr>
            <w:tcW w:w="4295" w:type="dxa"/>
            <w:shd w:val="clear" w:color="auto" w:fill="auto"/>
          </w:tcPr>
          <w:p w14:paraId="6B197DEE" w14:textId="77777777" w:rsidR="00BE79A5" w:rsidRPr="005223F4" w:rsidRDefault="00BE79A5" w:rsidP="00A91670">
            <w:r w:rsidRPr="005223F4">
              <w:rPr>
                <w:rStyle w:val="HTMLCode"/>
              </w:rPr>
              <w:t xml:space="preserve">"$" </w:t>
            </w:r>
            <w:r w:rsidRPr="005223F4">
              <w:rPr>
                <w:rStyle w:val="HTMLCode"/>
                <w:rFonts w:eastAsia="Times New Roman"/>
              </w:rPr>
              <w:t>VarName</w:t>
            </w:r>
          </w:p>
        </w:tc>
      </w:tr>
      <w:tr w:rsidR="00BE79A5" w:rsidRPr="005223F4" w14:paraId="24FF0D26" w14:textId="77777777" w:rsidTr="003F35ED">
        <w:trPr>
          <w:tblCellSpacing w:w="15" w:type="dxa"/>
        </w:trPr>
        <w:tc>
          <w:tcPr>
            <w:tcW w:w="2276" w:type="dxa"/>
            <w:shd w:val="clear" w:color="auto" w:fill="auto"/>
          </w:tcPr>
          <w:p w14:paraId="5F2E6028" w14:textId="77777777" w:rsidR="00BE79A5" w:rsidRPr="005223F4" w:rsidRDefault="00BE79A5" w:rsidP="00A91670">
            <w:bookmarkStart w:id="8182" w:name="prod-xpath-VarName"/>
            <w:bookmarkEnd w:id="8182"/>
            <w:r w:rsidRPr="005223F4">
              <w:rPr>
                <w:rStyle w:val="HTMLCode"/>
                <w:rFonts w:eastAsia="Times New Roman"/>
              </w:rPr>
              <w:t>VarName</w:t>
            </w:r>
          </w:p>
        </w:tc>
        <w:tc>
          <w:tcPr>
            <w:tcW w:w="0" w:type="auto"/>
            <w:shd w:val="clear" w:color="auto" w:fill="auto"/>
          </w:tcPr>
          <w:p w14:paraId="112BD093" w14:textId="77777777" w:rsidR="00BE79A5" w:rsidRPr="005223F4" w:rsidRDefault="00BE79A5" w:rsidP="00A91670">
            <w:r w:rsidRPr="005223F4">
              <w:t>   ::=   </w:t>
            </w:r>
          </w:p>
        </w:tc>
        <w:tc>
          <w:tcPr>
            <w:tcW w:w="4295" w:type="dxa"/>
            <w:shd w:val="clear" w:color="auto" w:fill="auto"/>
          </w:tcPr>
          <w:p w14:paraId="58ED5C69" w14:textId="77777777" w:rsidR="00BE79A5" w:rsidRPr="005223F4" w:rsidRDefault="00BE79A5" w:rsidP="00A91670">
            <w:r w:rsidRPr="005223F4">
              <w:rPr>
                <w:rStyle w:val="HTMLCode"/>
                <w:rFonts w:eastAsia="Times New Roman"/>
              </w:rPr>
              <w:t>QName</w:t>
            </w:r>
          </w:p>
        </w:tc>
      </w:tr>
      <w:tr w:rsidR="00BE79A5" w:rsidRPr="005223F4" w14:paraId="276EAB6A" w14:textId="77777777" w:rsidTr="003F35ED">
        <w:trPr>
          <w:tblCellSpacing w:w="15" w:type="dxa"/>
        </w:trPr>
        <w:tc>
          <w:tcPr>
            <w:tcW w:w="2276" w:type="dxa"/>
            <w:shd w:val="clear" w:color="auto" w:fill="auto"/>
          </w:tcPr>
          <w:p w14:paraId="67A83EF2" w14:textId="77777777" w:rsidR="00BE79A5" w:rsidRPr="005223F4" w:rsidRDefault="00BE79A5" w:rsidP="00A91670">
            <w:bookmarkStart w:id="8183" w:name="prod-xpath-ParenthesizedExpr"/>
            <w:bookmarkEnd w:id="8183"/>
            <w:r w:rsidRPr="005223F4">
              <w:rPr>
                <w:rStyle w:val="HTMLCode"/>
                <w:rFonts w:eastAsia="Times New Roman"/>
              </w:rPr>
              <w:t>ParenthesizedExpr</w:t>
            </w:r>
          </w:p>
        </w:tc>
        <w:tc>
          <w:tcPr>
            <w:tcW w:w="0" w:type="auto"/>
            <w:shd w:val="clear" w:color="auto" w:fill="auto"/>
          </w:tcPr>
          <w:p w14:paraId="3C83C971" w14:textId="77777777" w:rsidR="00BE79A5" w:rsidRPr="005223F4" w:rsidRDefault="00BE79A5" w:rsidP="00A91670">
            <w:r w:rsidRPr="005223F4">
              <w:t>   ::=   </w:t>
            </w:r>
          </w:p>
        </w:tc>
        <w:tc>
          <w:tcPr>
            <w:tcW w:w="4295" w:type="dxa"/>
            <w:shd w:val="clear" w:color="auto" w:fill="auto"/>
          </w:tcPr>
          <w:p w14:paraId="26D3D3BC" w14:textId="77777777" w:rsidR="00BE79A5" w:rsidRPr="005223F4" w:rsidRDefault="00BE79A5" w:rsidP="00A91670">
            <w:r w:rsidRPr="005223F4">
              <w:rPr>
                <w:rStyle w:val="HTMLCode"/>
              </w:rPr>
              <w:t xml:space="preserve">"(" </w:t>
            </w:r>
            <w:r w:rsidRPr="005223F4">
              <w:rPr>
                <w:rStyle w:val="HTMLCode"/>
                <w:rFonts w:eastAsia="Times New Roman"/>
              </w:rPr>
              <w:t>Expr</w:t>
            </w:r>
            <w:r w:rsidRPr="005223F4">
              <w:rPr>
                <w:rStyle w:val="HTMLCode"/>
              </w:rPr>
              <w:t>? ")"</w:t>
            </w:r>
          </w:p>
        </w:tc>
      </w:tr>
      <w:tr w:rsidR="00BE79A5" w:rsidRPr="005223F4" w14:paraId="3EC563DC" w14:textId="77777777" w:rsidTr="003F35ED">
        <w:trPr>
          <w:tblCellSpacing w:w="15" w:type="dxa"/>
        </w:trPr>
        <w:tc>
          <w:tcPr>
            <w:tcW w:w="2276" w:type="dxa"/>
            <w:shd w:val="clear" w:color="auto" w:fill="auto"/>
          </w:tcPr>
          <w:p w14:paraId="5BB2CC5C" w14:textId="77777777" w:rsidR="00BE79A5" w:rsidRPr="005223F4" w:rsidRDefault="00BE79A5" w:rsidP="00A91670">
            <w:bookmarkStart w:id="8184" w:name="prod-xpath-ContextItemExpr"/>
            <w:bookmarkEnd w:id="8184"/>
            <w:r w:rsidRPr="005223F4">
              <w:rPr>
                <w:rStyle w:val="HTMLCode"/>
                <w:rFonts w:eastAsia="Times New Roman"/>
              </w:rPr>
              <w:t>ContextItemExpr</w:t>
            </w:r>
          </w:p>
        </w:tc>
        <w:tc>
          <w:tcPr>
            <w:tcW w:w="0" w:type="auto"/>
            <w:shd w:val="clear" w:color="auto" w:fill="auto"/>
          </w:tcPr>
          <w:p w14:paraId="7556D0DE" w14:textId="77777777" w:rsidR="00BE79A5" w:rsidRPr="005223F4" w:rsidRDefault="00BE79A5" w:rsidP="00A91670">
            <w:r w:rsidRPr="005223F4">
              <w:t>   ::=   </w:t>
            </w:r>
          </w:p>
        </w:tc>
        <w:tc>
          <w:tcPr>
            <w:tcW w:w="4295" w:type="dxa"/>
            <w:shd w:val="clear" w:color="auto" w:fill="auto"/>
          </w:tcPr>
          <w:p w14:paraId="1E97C09F" w14:textId="77777777" w:rsidR="00BE79A5" w:rsidRPr="005223F4" w:rsidRDefault="00BE79A5" w:rsidP="00A91670">
            <w:r w:rsidRPr="005223F4">
              <w:rPr>
                <w:rStyle w:val="HTMLCode"/>
              </w:rPr>
              <w:t>"."</w:t>
            </w:r>
          </w:p>
        </w:tc>
      </w:tr>
      <w:tr w:rsidR="00BE79A5" w:rsidRPr="005223F4" w14:paraId="612E6174" w14:textId="77777777" w:rsidTr="003F35ED">
        <w:trPr>
          <w:tblCellSpacing w:w="15" w:type="dxa"/>
        </w:trPr>
        <w:tc>
          <w:tcPr>
            <w:tcW w:w="2276" w:type="dxa"/>
            <w:shd w:val="clear" w:color="auto" w:fill="auto"/>
          </w:tcPr>
          <w:p w14:paraId="3594CF6E" w14:textId="77777777" w:rsidR="00BE79A5" w:rsidRPr="005223F4" w:rsidRDefault="00BE79A5" w:rsidP="00A91670">
            <w:bookmarkStart w:id="8185" w:name="prod-xpath-FunctionCall"/>
            <w:bookmarkEnd w:id="8185"/>
            <w:r w:rsidRPr="005223F4">
              <w:rPr>
                <w:rStyle w:val="HTMLCode"/>
                <w:rFonts w:eastAsia="Times New Roman"/>
              </w:rPr>
              <w:t>FunctionCall</w:t>
            </w:r>
          </w:p>
        </w:tc>
        <w:tc>
          <w:tcPr>
            <w:tcW w:w="0" w:type="auto"/>
            <w:shd w:val="clear" w:color="auto" w:fill="auto"/>
          </w:tcPr>
          <w:p w14:paraId="28E68701" w14:textId="77777777" w:rsidR="00BE79A5" w:rsidRPr="005223F4" w:rsidRDefault="00BE79A5" w:rsidP="00A91670">
            <w:r w:rsidRPr="005223F4">
              <w:t>   ::=   </w:t>
            </w:r>
          </w:p>
        </w:tc>
        <w:tc>
          <w:tcPr>
            <w:tcW w:w="4295" w:type="dxa"/>
            <w:shd w:val="clear" w:color="auto" w:fill="auto"/>
          </w:tcPr>
          <w:p w14:paraId="2ED5F540" w14:textId="77777777" w:rsidR="00BE79A5" w:rsidRPr="005223F4" w:rsidRDefault="00BE79A5" w:rsidP="00A91670">
            <w:r w:rsidRPr="005223F4">
              <w:rPr>
                <w:rStyle w:val="HTMLCode"/>
                <w:rFonts w:eastAsia="Times New Roman"/>
              </w:rPr>
              <w:t>QName</w:t>
            </w:r>
            <w:r w:rsidRPr="005223F4">
              <w:rPr>
                <w:rStyle w:val="HTMLCode"/>
              </w:rPr>
              <w:t xml:space="preserve"> "(" (</w:t>
            </w:r>
            <w:r w:rsidRPr="005223F4">
              <w:rPr>
                <w:rStyle w:val="HTMLCode"/>
                <w:rFonts w:eastAsia="Times New Roman"/>
              </w:rPr>
              <w:t>ExprSingle</w:t>
            </w:r>
            <w:r w:rsidRPr="005223F4">
              <w:rPr>
                <w:rStyle w:val="HTMLCode"/>
              </w:rPr>
              <w:t xml:space="preserve"> ("," </w:t>
            </w:r>
            <w:r w:rsidRPr="005223F4">
              <w:rPr>
                <w:rStyle w:val="HTMLCode"/>
                <w:rFonts w:eastAsia="Times New Roman"/>
              </w:rPr>
              <w:t>ExprSingle</w:t>
            </w:r>
            <w:r w:rsidRPr="005223F4">
              <w:rPr>
                <w:rStyle w:val="HTMLCode"/>
              </w:rPr>
              <w:t>)*)? ")"</w:t>
            </w:r>
          </w:p>
        </w:tc>
      </w:tr>
    </w:tbl>
    <w:p w14:paraId="4B5D8ABD" w14:textId="77777777" w:rsidR="00BE79A5" w:rsidRPr="005223F4" w:rsidRDefault="00BE79A5" w:rsidP="00BE79A5">
      <w:pPr>
        <w:pStyle w:val="Caption"/>
      </w:pPr>
      <w:bookmarkStart w:id="8186" w:name="prod-xpath-SingleType"/>
      <w:bookmarkStart w:id="8187" w:name="prod-xpath-SequenceType"/>
      <w:bookmarkStart w:id="8188" w:name="prod-xpath-OccurrenceIndicator"/>
      <w:bookmarkStart w:id="8189" w:name="prod-xpath-ItemType"/>
      <w:bookmarkStart w:id="8190" w:name="prod-xpath-AtomicType"/>
      <w:bookmarkStart w:id="8191" w:name="prod-xpath-KindTest"/>
      <w:bookmarkStart w:id="8192" w:name="prod-xpath-AnyKindTest"/>
      <w:bookmarkStart w:id="8193" w:name="prod-xpath-DocumentTest"/>
      <w:bookmarkStart w:id="8194" w:name="prod-xpath-TextTest"/>
      <w:bookmarkStart w:id="8195" w:name="prod-xpath-CommentTest"/>
      <w:bookmarkStart w:id="8196" w:name="prod-xpath-PITest"/>
      <w:bookmarkStart w:id="8197" w:name="prod-xpath-AttributeTest"/>
      <w:bookmarkStart w:id="8198" w:name="prod-xpath-AttribNameOrWildcard"/>
      <w:bookmarkStart w:id="8199" w:name="prod-xpath-SchemaAttributeTest"/>
      <w:bookmarkStart w:id="8200" w:name="prod-xpath-AttributeDeclaration"/>
      <w:bookmarkStart w:id="8201" w:name="prod-xpath-ElementTest"/>
      <w:bookmarkStart w:id="8202" w:name="prod-xpath-ElementNameOrWildcard"/>
      <w:bookmarkStart w:id="8203" w:name="prod-xpath-SchemaElementTest"/>
      <w:bookmarkStart w:id="8204" w:name="prod-xpath-ElementDeclaration"/>
      <w:bookmarkStart w:id="8205" w:name="prod-xpath-AttributeName"/>
      <w:bookmarkStart w:id="8206" w:name="prod-xpath-ElementName"/>
      <w:bookmarkStart w:id="8207" w:name="prod-xpath-TypeName"/>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r w:rsidRPr="005223F4">
        <w:t xml:space="preserve">Table </w:t>
      </w:r>
      <w:r w:rsidR="008356D4">
        <w:fldChar w:fldCharType="begin"/>
      </w:r>
      <w:r w:rsidR="008356D4">
        <w:instrText xml:space="preserve"> SEQ Table \* ARABIC </w:instrText>
      </w:r>
      <w:r w:rsidR="008356D4">
        <w:fldChar w:fldCharType="separate"/>
      </w:r>
      <w:r w:rsidR="00D04199">
        <w:rPr>
          <w:noProof/>
        </w:rPr>
        <w:t>26</w:t>
      </w:r>
      <w:r w:rsidR="008356D4">
        <w:rPr>
          <w:noProof/>
        </w:rPr>
        <w:fldChar w:fldCharType="end"/>
      </w:r>
      <w:r w:rsidRPr="005223F4">
        <w:t xml:space="preserve"> DFDL Expression Language</w:t>
      </w:r>
    </w:p>
    <w:p w14:paraId="55BC39AE" w14:textId="77777777" w:rsidR="003F35ED" w:rsidRDefault="003F35ED" w:rsidP="00BE79A5">
      <w:pPr>
        <w:rPr>
          <w:ins w:id="8208" w:author="Steve Hanson" w:date="2012-08-10T14:43:00Z"/>
        </w:rPr>
      </w:pPr>
      <w:bookmarkStart w:id="8209" w:name="_Toc199516273"/>
      <w:bookmarkStart w:id="8210" w:name="_Toc194983949"/>
      <w:bookmarkStart w:id="8211" w:name="_Toc243112802"/>
    </w:p>
    <w:p w14:paraId="5EA04834" w14:textId="77777777" w:rsidR="00BE79A5" w:rsidRPr="005223F4" w:rsidRDefault="00BE79A5" w:rsidP="00BE79A5">
      <w:r w:rsidRPr="005223F4">
        <w:t>Notes</w:t>
      </w:r>
      <w:bookmarkEnd w:id="8209"/>
      <w:bookmarkEnd w:id="8210"/>
      <w:bookmarkEnd w:id="8211"/>
      <w:r w:rsidRPr="005223F4">
        <w:t>:</w:t>
      </w:r>
    </w:p>
    <w:p w14:paraId="45FEE109" w14:textId="77777777" w:rsidR="00BE79A5" w:rsidRPr="005223F4" w:rsidRDefault="00BE79A5" w:rsidP="00BE79A5">
      <w:pPr>
        <w:numPr>
          <w:ilvl w:val="0"/>
          <w:numId w:val="38"/>
        </w:numPr>
      </w:pPr>
      <w:r w:rsidRPr="005223F4">
        <w:t xml:space="preserve">Only </w:t>
      </w:r>
      <w:r w:rsidRPr="005223F4">
        <w:rPr>
          <w:i/>
        </w:rPr>
        <w:t>If</w:t>
      </w:r>
      <w:r w:rsidRPr="005223F4">
        <w:t xml:space="preserve"> and </w:t>
      </w:r>
      <w:r w:rsidRPr="005223F4">
        <w:rPr>
          <w:i/>
        </w:rPr>
        <w:t>path</w:t>
      </w:r>
      <w:r w:rsidRPr="005223F4">
        <w:t xml:space="preserve"> expression types are supported</w:t>
      </w:r>
    </w:p>
    <w:p w14:paraId="5E0BF08E" w14:textId="77777777" w:rsidR="00BE79A5" w:rsidRPr="005223F4" w:rsidRDefault="00BE79A5" w:rsidP="00BE79A5">
      <w:pPr>
        <w:numPr>
          <w:ilvl w:val="0"/>
          <w:numId w:val="38"/>
        </w:numPr>
      </w:pPr>
      <w:r w:rsidRPr="005223F4">
        <w:t xml:space="preserve">Only the </w:t>
      </w:r>
      <w:r w:rsidRPr="005223F4">
        <w:rPr>
          <w:i/>
        </w:rPr>
        <w:t>child</w:t>
      </w:r>
      <w:r w:rsidRPr="005223F4">
        <w:t xml:space="preserve">, </w:t>
      </w:r>
      <w:r w:rsidRPr="005223F4">
        <w:rPr>
          <w:i/>
        </w:rPr>
        <w:t>parent</w:t>
      </w:r>
      <w:r w:rsidRPr="005223F4">
        <w:t xml:space="preserve">, and </w:t>
      </w:r>
      <w:r w:rsidRPr="005223F4">
        <w:rPr>
          <w:i/>
        </w:rPr>
        <w:t>self</w:t>
      </w:r>
      <w:r w:rsidRPr="005223F4">
        <w:t xml:space="preserve"> axes are supported</w:t>
      </w:r>
    </w:p>
    <w:p w14:paraId="0B187312" w14:textId="77777777" w:rsidR="00BE79A5" w:rsidRPr="005223F4" w:rsidRDefault="00BE79A5" w:rsidP="00BE79A5">
      <w:pPr>
        <w:numPr>
          <w:ilvl w:val="0"/>
          <w:numId w:val="38"/>
        </w:numPr>
      </w:pPr>
      <w:r w:rsidRPr="005223F4">
        <w:t>Predicates are only used to index arrays and so must be integer expressions otherwise a schema definition error occurs</w:t>
      </w:r>
    </w:p>
    <w:p w14:paraId="44033A34" w14:textId="77777777" w:rsidR="00BE79A5" w:rsidRPr="005223F4" w:rsidRDefault="00BE79A5" w:rsidP="00BE79A5">
      <w:pPr>
        <w:numPr>
          <w:ilvl w:val="0"/>
          <w:numId w:val="38"/>
        </w:numPr>
      </w:pPr>
      <w:r w:rsidRPr="005223F4">
        <w:t>A subset of the XPath 2.0 operators are supported</w:t>
      </w:r>
    </w:p>
    <w:p w14:paraId="4ADCAD5D" w14:textId="5138E7FE" w:rsidR="00BE79A5" w:rsidRPr="005223F4" w:rsidDel="00220DFE" w:rsidRDefault="00BE79A5" w:rsidP="00BE79A5">
      <w:pPr>
        <w:rPr>
          <w:del w:id="8212" w:author="mbeckerle" w:date="2012-04-22T21:24:00Z"/>
        </w:rPr>
      </w:pPr>
      <w:bookmarkStart w:id="8213" w:name="_Toc322911762"/>
      <w:bookmarkStart w:id="8214" w:name="_Toc322912301"/>
      <w:bookmarkStart w:id="8215" w:name="_Toc329093161"/>
      <w:bookmarkStart w:id="8216" w:name="_Toc332701674"/>
      <w:bookmarkStart w:id="8217" w:name="_Toc332701978"/>
      <w:bookmarkStart w:id="8218" w:name="_Toc332711776"/>
      <w:bookmarkStart w:id="8219" w:name="_Toc332712078"/>
      <w:bookmarkStart w:id="8220" w:name="_Toc332712379"/>
      <w:bookmarkStart w:id="8221" w:name="_Toc332724295"/>
      <w:bookmarkStart w:id="8222" w:name="_Toc332724595"/>
      <w:bookmarkEnd w:id="8213"/>
      <w:bookmarkEnd w:id="8214"/>
      <w:bookmarkEnd w:id="8215"/>
      <w:bookmarkEnd w:id="8216"/>
      <w:bookmarkEnd w:id="8217"/>
      <w:bookmarkEnd w:id="8218"/>
      <w:bookmarkEnd w:id="8219"/>
      <w:bookmarkEnd w:id="8220"/>
      <w:bookmarkEnd w:id="8221"/>
      <w:bookmarkEnd w:id="8222"/>
    </w:p>
    <w:p w14:paraId="0EF3A5C6" w14:textId="0F28D56A" w:rsidR="00BE79A5" w:rsidRPr="005223F4" w:rsidDel="00220DFE" w:rsidRDefault="00BE79A5" w:rsidP="00BE79A5">
      <w:pPr>
        <w:rPr>
          <w:del w:id="8223" w:author="mbeckerle" w:date="2012-04-22T21:24:00Z"/>
        </w:rPr>
      </w:pPr>
      <w:bookmarkStart w:id="8224" w:name="_Toc322911763"/>
      <w:bookmarkStart w:id="8225" w:name="_Toc322912302"/>
      <w:bookmarkStart w:id="8226" w:name="_Toc329093162"/>
      <w:bookmarkStart w:id="8227" w:name="_Toc332701675"/>
      <w:bookmarkStart w:id="8228" w:name="_Toc332701979"/>
      <w:bookmarkStart w:id="8229" w:name="_Toc332711777"/>
      <w:bookmarkStart w:id="8230" w:name="_Toc332712079"/>
      <w:bookmarkStart w:id="8231" w:name="_Toc332712380"/>
      <w:bookmarkStart w:id="8232" w:name="_Toc332724296"/>
      <w:bookmarkStart w:id="8233" w:name="_Toc332724596"/>
      <w:bookmarkEnd w:id="8224"/>
      <w:bookmarkEnd w:id="8225"/>
      <w:bookmarkEnd w:id="8226"/>
      <w:bookmarkEnd w:id="8227"/>
      <w:bookmarkEnd w:id="8228"/>
      <w:bookmarkEnd w:id="8229"/>
      <w:bookmarkEnd w:id="8230"/>
      <w:bookmarkEnd w:id="8231"/>
      <w:bookmarkEnd w:id="8232"/>
      <w:bookmarkEnd w:id="8233"/>
    </w:p>
    <w:p w14:paraId="342B605E" w14:textId="77777777" w:rsidR="00BE79A5" w:rsidRPr="005223F4" w:rsidRDefault="00BE79A5">
      <w:pPr>
        <w:pStyle w:val="Heading2"/>
      </w:pPr>
      <w:bookmarkStart w:id="8234" w:name="_Toc199516274"/>
      <w:bookmarkStart w:id="8235" w:name="_Toc194983950"/>
      <w:bookmarkStart w:id="8236" w:name="_Toc243112803"/>
      <w:bookmarkStart w:id="8237" w:name="_Toc332724597"/>
      <w:r w:rsidRPr="005223F4">
        <w:t xml:space="preserve">Constructors, Functions and </w:t>
      </w:r>
      <w:commentRangeStart w:id="8238"/>
      <w:commentRangeStart w:id="8239"/>
      <w:r w:rsidRPr="005223F4">
        <w:t>Operators</w:t>
      </w:r>
      <w:bookmarkEnd w:id="8234"/>
      <w:bookmarkEnd w:id="8235"/>
      <w:bookmarkEnd w:id="8236"/>
      <w:commentRangeEnd w:id="8238"/>
      <w:r w:rsidR="002B57B7">
        <w:rPr>
          <w:rStyle w:val="CommentReference"/>
          <w:rFonts w:cs="Times New Roman"/>
          <w:b w:val="0"/>
          <w:bCs w:val="0"/>
          <w:i w:val="0"/>
          <w:iCs w:val="0"/>
        </w:rPr>
        <w:commentReference w:id="8238"/>
      </w:r>
      <w:commentRangeEnd w:id="8239"/>
      <w:r w:rsidR="00264CA8">
        <w:rPr>
          <w:rStyle w:val="CommentReference"/>
          <w:rFonts w:cs="Times New Roman"/>
          <w:b w:val="0"/>
          <w:bCs w:val="0"/>
          <w:i w:val="0"/>
          <w:iCs w:val="0"/>
        </w:rPr>
        <w:commentReference w:id="8239"/>
      </w:r>
      <w:bookmarkEnd w:id="8237"/>
    </w:p>
    <w:p w14:paraId="7F1CBBE7" w14:textId="2C900AB1" w:rsidR="00BE79A5" w:rsidRPr="005223F4" w:rsidDel="00220DFE" w:rsidRDefault="00BE79A5" w:rsidP="00BE79A5">
      <w:pPr>
        <w:pStyle w:val="nobreak"/>
        <w:rPr>
          <w:del w:id="8240" w:author="mbeckerle" w:date="2012-04-22T21:24:00Z"/>
        </w:rPr>
      </w:pPr>
      <w:bookmarkStart w:id="8241" w:name="_Toc322911765"/>
      <w:bookmarkStart w:id="8242" w:name="_Toc322912304"/>
      <w:bookmarkStart w:id="8243" w:name="_Toc329093164"/>
      <w:bookmarkStart w:id="8244" w:name="_Toc332701677"/>
      <w:bookmarkStart w:id="8245" w:name="_Toc332701981"/>
      <w:bookmarkStart w:id="8246" w:name="_Toc332711779"/>
      <w:bookmarkStart w:id="8247" w:name="_Toc332712081"/>
      <w:bookmarkStart w:id="8248" w:name="_Toc332712382"/>
      <w:bookmarkStart w:id="8249" w:name="_Toc332724298"/>
      <w:bookmarkStart w:id="8250" w:name="_Toc332724598"/>
      <w:bookmarkEnd w:id="8241"/>
      <w:bookmarkEnd w:id="8242"/>
      <w:bookmarkEnd w:id="8243"/>
      <w:bookmarkEnd w:id="8244"/>
      <w:bookmarkEnd w:id="8245"/>
      <w:bookmarkEnd w:id="8246"/>
      <w:bookmarkEnd w:id="8247"/>
      <w:bookmarkEnd w:id="8248"/>
      <w:bookmarkEnd w:id="8249"/>
      <w:bookmarkEnd w:id="8250"/>
    </w:p>
    <w:p w14:paraId="2810D152" w14:textId="45D84B09" w:rsidR="00264CA8" w:rsidRDefault="00BE79A5" w:rsidP="00264CA8">
      <w:pPr>
        <w:pStyle w:val="Heading3"/>
        <w:rPr>
          <w:ins w:id="8251" w:author="mbeckerle" w:date="2012-08-14T15:45:00Z"/>
        </w:rPr>
        <w:pPrChange w:id="8252" w:author="mbeckerle" w:date="2012-08-14T15:46:00Z">
          <w:pPr>
            <w:pStyle w:val="nobreak"/>
          </w:pPr>
        </w:pPrChange>
      </w:pPr>
      <w:bookmarkStart w:id="8253" w:name="_Toc199516275"/>
      <w:bookmarkStart w:id="8254" w:name="_Toc194983951"/>
      <w:bookmarkStart w:id="8255" w:name="_Toc243112804"/>
      <w:bookmarkStart w:id="8256" w:name="_Toc332724599"/>
      <w:r w:rsidRPr="005223F4">
        <w:t>Constructor Functions for XML Schema Built-in Types</w:t>
      </w:r>
      <w:bookmarkEnd w:id="8253"/>
      <w:bookmarkEnd w:id="8254"/>
      <w:bookmarkEnd w:id="8255"/>
      <w:bookmarkEnd w:id="8256"/>
    </w:p>
    <w:p w14:paraId="10795C8E" w14:textId="77777777" w:rsidR="00CF1D91" w:rsidRDefault="00774FCD" w:rsidP="00264CA8">
      <w:pPr>
        <w:pStyle w:val="nobreak"/>
        <w:rPr>
          <w:ins w:id="8257" w:author="mbeckerle" w:date="2012-08-14T16:00:00Z"/>
        </w:rPr>
      </w:pPr>
      <w:ins w:id="8258" w:author="mbeckerle" w:date="2012-08-14T15:50:00Z">
        <w:r>
          <w:t xml:space="preserve">The arguments to the constructors are all of type xs:anyAtomicType. Since the expression language can be statically type checked, it is a schema definition error if the type of the argument is not </w:t>
        </w:r>
      </w:ins>
      <w:ins w:id="8259" w:author="mbeckerle" w:date="2012-08-14T15:51:00Z">
        <w:r w:rsidR="00CF1D91">
          <w:t xml:space="preserve">one of the </w:t>
        </w:r>
      </w:ins>
      <w:ins w:id="8260" w:author="mbeckerle" w:date="2012-08-14T16:00:00Z">
        <w:r w:rsidR="00CF1D91">
          <w:t xml:space="preserve">DFDL-supported subtypes </w:t>
        </w:r>
      </w:ins>
      <w:ins w:id="8261" w:author="mbeckerle" w:date="2012-08-14T15:50:00Z">
        <w:r>
          <w:t xml:space="preserve">xs:anyAtomicType, </w:t>
        </w:r>
      </w:ins>
    </w:p>
    <w:p w14:paraId="344B637D" w14:textId="221E30AD" w:rsidR="00264CA8" w:rsidRPr="00264CA8" w:rsidRDefault="00CF1D91" w:rsidP="00CF1D91">
      <w:pPr>
        <w:pPrChange w:id="8262" w:author="mbeckerle" w:date="2012-08-14T16:00:00Z">
          <w:pPr>
            <w:pStyle w:val="nobreak"/>
          </w:pPr>
        </w:pPrChange>
      </w:pPr>
      <w:ins w:id="8263" w:author="mbeckerle" w:date="2012-08-14T16:00:00Z">
        <w:r>
          <w:t>However, many statically type-correct values will still not be convertible to the result type.</w:t>
        </w:r>
      </w:ins>
      <w:ins w:id="8264" w:author="mbeckerle" w:date="2012-08-14T16:01:00Z">
        <w:r>
          <w:t>I</w:t>
        </w:r>
      </w:ins>
      <w:ins w:id="8265" w:author="mbeckerle" w:date="2012-08-14T15:44:00Z">
        <w:r w:rsidR="00264CA8">
          <w:t>t is a processing error if the supplied argument value is not convertible to the constructed type.</w:t>
        </w:r>
      </w:ins>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p w14:paraId="29E3BCF1"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xs:string</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xs:string?</w:t>
      </w:r>
    </w:p>
    <w:p w14:paraId="20D44424"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xs:boolean</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xs:boolean?</w:t>
      </w:r>
    </w:p>
    <w:p w14:paraId="0A46E3B6"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xs:decimal</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xs:decimal?</w:t>
      </w:r>
    </w:p>
    <w:p w14:paraId="5C9A6D4B"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xs:float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xs:float?</w:t>
      </w:r>
    </w:p>
    <w:p w14:paraId="2B5FCE95"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xs:double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xs:double?</w:t>
      </w:r>
    </w:p>
    <w:p w14:paraId="1584F908"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xs:dateTime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xs:dateTime?</w:t>
      </w:r>
    </w:p>
    <w:p w14:paraId="295265A6"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xs:time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xs:time?</w:t>
      </w:r>
    </w:p>
    <w:p w14:paraId="59125E8E"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xs:date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xs:date?</w:t>
      </w:r>
    </w:p>
    <w:p w14:paraId="30C251D7"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xs:hexBinary</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xs:hexBinary?</w:t>
      </w:r>
    </w:p>
    <w:p w14:paraId="29CA804B"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xs:integer</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xs:integer?</w:t>
      </w:r>
    </w:p>
    <w:p w14:paraId="58A89942"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xs:long</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xs:long?</w:t>
      </w:r>
    </w:p>
    <w:p w14:paraId="570C54EA"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xs:int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xs:int?</w:t>
      </w:r>
    </w:p>
    <w:p w14:paraId="0F2269FB"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xs:short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xs:short?</w:t>
      </w:r>
    </w:p>
    <w:p w14:paraId="364874E9" w14:textId="77777777" w:rsidR="00E67DB9"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xs:byte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xs:byte?</w:t>
      </w:r>
    </w:p>
    <w:p w14:paraId="14B9E75D" w14:textId="77777777" w:rsidR="00E67DB9" w:rsidRPr="005223F4" w:rsidRDefault="00E67DB9" w:rsidP="00E67DB9">
      <w:pPr>
        <w:numPr>
          <w:ilvl w:val="0"/>
          <w:numId w:val="37"/>
        </w:numPr>
        <w:spacing w:before="100" w:beforeAutospacing="1" w:after="100" w:afterAutospacing="1"/>
        <w:rPr>
          <w:rFonts w:ascii="Times New Roman" w:eastAsia="MS Mincho" w:hAnsi="Times New Roman"/>
          <w:sz w:val="24"/>
          <w:szCs w:val="24"/>
          <w:lang w:eastAsia="ja-JP"/>
        </w:rPr>
      </w:pPr>
      <w:r w:rsidRPr="005223F4">
        <w:rPr>
          <w:rFonts w:ascii="Courier New" w:hAnsi="Courier New" w:cs="Courier New"/>
          <w:lang w:eastAsia="ja-JP"/>
        </w:rPr>
        <w:t>xs:nonNegativeInteger</w:t>
      </w:r>
      <w:r w:rsidRPr="005223F4">
        <w:rPr>
          <w:rFonts w:ascii="Times New Roman" w:eastAsia="MS Mincho" w:hAnsi="Times New Roman"/>
          <w:sz w:val="24"/>
          <w:szCs w:val="24"/>
          <w:lang w:eastAsia="ja-JP"/>
        </w:rPr>
        <w:t>(</w:t>
      </w:r>
      <w:r w:rsidRPr="005223F4">
        <w:rPr>
          <w:rFonts w:ascii="Courier New" w:hAnsi="Courier New" w:cs="Courier New"/>
          <w:lang w:eastAsia="ja-JP"/>
        </w:rPr>
        <w:t>$arg as xs:anyAtomicType?</w:t>
      </w:r>
      <w:r w:rsidRPr="005223F4">
        <w:rPr>
          <w:rFonts w:ascii="Times New Roman" w:eastAsia="MS Mincho" w:hAnsi="Times New Roman"/>
          <w:sz w:val="24"/>
          <w:szCs w:val="24"/>
          <w:lang w:eastAsia="ja-JP"/>
        </w:rPr>
        <w:t>)</w:t>
      </w:r>
      <w:r w:rsidRPr="005223F4">
        <w:rPr>
          <w:rFonts w:ascii="Courier New" w:hAnsi="Courier New" w:cs="Courier New"/>
          <w:lang w:eastAsia="ja-JP"/>
        </w:rPr>
        <w:t> as xs:nonNegativeInteger?</w:t>
      </w:r>
    </w:p>
    <w:p w14:paraId="3AED90A9"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xs:unsignedLong</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xs:unsignedLong?</w:t>
      </w:r>
    </w:p>
    <w:p w14:paraId="46D36DE0"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xs:unsignedInt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xs:unsignedInt?</w:t>
      </w:r>
    </w:p>
    <w:p w14:paraId="382AF2FB"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xs:unsignedShort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xs:unsignedShort?</w:t>
      </w:r>
    </w:p>
    <w:p w14:paraId="62B86165"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5223F4">
        <w:rPr>
          <w:rFonts w:ascii="Courier New" w:hAnsi="Courier New" w:cs="Courier New"/>
          <w:lang w:eastAsia="ja-JP" w:bidi="he-IL"/>
        </w:rPr>
        <w:t>xs:unsignedByte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xs:unsignedByte?</w:t>
      </w:r>
    </w:p>
    <w:p w14:paraId="567D5434" w14:textId="2CF6F135" w:rsidR="00BE79A5" w:rsidRPr="005223F4" w:rsidDel="00220DFE" w:rsidRDefault="00BE79A5" w:rsidP="00BE79A5">
      <w:pPr>
        <w:pStyle w:val="nobreak"/>
        <w:rPr>
          <w:del w:id="8266" w:author="mbeckerle" w:date="2012-04-22T21:24:00Z"/>
        </w:rPr>
      </w:pPr>
    </w:p>
    <w:p w14:paraId="21143A0A" w14:textId="77777777" w:rsidR="00BE79A5" w:rsidRPr="005223F4" w:rsidDel="0080143D" w:rsidRDefault="00BE79A5" w:rsidP="00BE79A5">
      <w:pPr>
        <w:rPr>
          <w:del w:id="8267" w:author="Steve Hanson" w:date="2012-02-24T12:05:00Z"/>
        </w:rPr>
      </w:pPr>
      <w:del w:id="8268" w:author="Steve Hanson" w:date="2012-02-24T12:05:00Z">
        <w:r w:rsidRPr="005223F4" w:rsidDel="0080143D">
          <w:delText>A Special Constructor Function for xs:dateTime</w:delText>
        </w:r>
      </w:del>
    </w:p>
    <w:p w14:paraId="200361BC" w14:textId="77777777" w:rsidR="00BE79A5" w:rsidRDefault="00BE79A5" w:rsidP="007151D0">
      <w:pPr>
        <w:rPr>
          <w:ins w:id="8269" w:author="Steve Hanson" w:date="2012-02-24T12:07:00Z"/>
        </w:rPr>
      </w:pPr>
      <w:r w:rsidRPr="005223F4">
        <w:t xml:space="preserve">A special constructor function is provided for constructing a </w:t>
      </w:r>
      <w:r w:rsidRPr="005223F4">
        <w:rPr>
          <w:rStyle w:val="HTMLCode"/>
        </w:rPr>
        <w:t>xs:dateTime</w:t>
      </w:r>
      <w:r w:rsidRPr="005223F4">
        <w:t xml:space="preserve"> value from a</w:t>
      </w:r>
      <w:r w:rsidR="005002E0">
        <w:t>n</w:t>
      </w:r>
      <w:r w:rsidRPr="005223F4">
        <w:t xml:space="preserve"> </w:t>
      </w:r>
      <w:r w:rsidRPr="005223F4">
        <w:rPr>
          <w:rStyle w:val="HTMLCode"/>
        </w:rPr>
        <w:t>xs:date</w:t>
      </w:r>
      <w:r w:rsidRPr="005223F4">
        <w:t xml:space="preserve"> value and a</w:t>
      </w:r>
      <w:r w:rsidR="005002E0">
        <w:t>n</w:t>
      </w:r>
      <w:r w:rsidRPr="005223F4">
        <w:t xml:space="preserve"> </w:t>
      </w:r>
      <w:r w:rsidRPr="005223F4">
        <w:rPr>
          <w:rStyle w:val="HTMLCode"/>
        </w:rPr>
        <w:t>xs:time</w:t>
      </w:r>
      <w:r w:rsidRPr="005223F4">
        <w:t xml:space="preserve"> value.</w:t>
      </w:r>
    </w:p>
    <w:p w14:paraId="3CC92371" w14:textId="77777777" w:rsidR="0080143D" w:rsidRPr="005223F4" w:rsidRDefault="0080143D" w:rsidP="0080143D">
      <w:pPr>
        <w:numPr>
          <w:ilvl w:val="0"/>
          <w:numId w:val="37"/>
        </w:numPr>
        <w:spacing w:before="100" w:beforeAutospacing="1" w:after="100" w:afterAutospacing="1"/>
        <w:rPr>
          <w:ins w:id="8270" w:author="Steve Hanson" w:date="2012-02-24T12:07:00Z"/>
          <w:rFonts w:ascii="Times New Roman" w:eastAsia="MS Mincho" w:hAnsi="Times New Roman"/>
          <w:sz w:val="24"/>
          <w:lang w:eastAsia="ja-JP" w:bidi="he-IL"/>
        </w:rPr>
      </w:pPr>
      <w:ins w:id="8271" w:author="Steve Hanson" w:date="2012-02-24T12:07:00Z">
        <w:r w:rsidRPr="005223F4">
          <w:rPr>
            <w:rStyle w:val="HTMLCode"/>
          </w:rPr>
          <w:t>fn:dateTime</w:t>
        </w:r>
        <w:r w:rsidRPr="005223F4">
          <w:t>(</w:t>
        </w:r>
        <w:r w:rsidRPr="005223F4">
          <w:rPr>
            <w:rStyle w:val="HTMLCode"/>
          </w:rPr>
          <w:t>$arg1 as xs:date?</w:t>
        </w:r>
        <w:r w:rsidRPr="005223F4">
          <w:t xml:space="preserve">, </w:t>
        </w:r>
        <w:r>
          <w:t xml:space="preserve"> </w:t>
        </w:r>
        <w:r w:rsidRPr="005223F4">
          <w:rPr>
            <w:rStyle w:val="HTMLCode"/>
          </w:rPr>
          <w:t>$arg2 as xs:time?</w:t>
        </w:r>
        <w:r w:rsidRPr="005223F4">
          <w:t>)</w:t>
        </w:r>
        <w:r w:rsidRPr="005223F4">
          <w:rPr>
            <w:rStyle w:val="HTMLCode"/>
          </w:rPr>
          <w:t> as xs:dateTime?</w:t>
        </w:r>
      </w:ins>
    </w:p>
    <w:p w14:paraId="0B617E18" w14:textId="77777777" w:rsidR="0080143D" w:rsidRPr="005223F4" w:rsidDel="0080143D" w:rsidRDefault="0080143D" w:rsidP="007151D0">
      <w:pPr>
        <w:rPr>
          <w:del w:id="8272" w:author="Steve Hanson" w:date="2012-02-24T12:08:00Z"/>
        </w:rPr>
      </w:pPr>
      <w:bookmarkStart w:id="8273" w:name="_Toc322911767"/>
      <w:bookmarkStart w:id="8274" w:name="_Toc322912306"/>
      <w:bookmarkStart w:id="8275" w:name="_Toc329093166"/>
      <w:bookmarkStart w:id="8276" w:name="_Toc332701679"/>
      <w:bookmarkStart w:id="8277" w:name="_Toc332701983"/>
      <w:bookmarkStart w:id="8278" w:name="_Toc332711781"/>
      <w:bookmarkStart w:id="8279" w:name="_Toc332712083"/>
      <w:bookmarkStart w:id="8280" w:name="_Toc332712384"/>
      <w:bookmarkStart w:id="8281" w:name="_Toc332724300"/>
      <w:bookmarkStart w:id="8282" w:name="_Toc332724600"/>
      <w:bookmarkEnd w:id="8273"/>
      <w:bookmarkEnd w:id="8274"/>
      <w:bookmarkEnd w:id="8275"/>
      <w:bookmarkEnd w:id="8276"/>
      <w:bookmarkEnd w:id="8277"/>
      <w:bookmarkEnd w:id="8278"/>
      <w:bookmarkEnd w:id="8279"/>
      <w:bookmarkEnd w:id="8280"/>
      <w:bookmarkEnd w:id="8281"/>
      <w:bookmarkEnd w:id="8282"/>
    </w:p>
    <w:p w14:paraId="362F229B" w14:textId="77777777" w:rsidR="00BE79A5" w:rsidRPr="005223F4" w:rsidDel="0080143D" w:rsidRDefault="00BE79A5" w:rsidP="0080143D">
      <w:pPr>
        <w:numPr>
          <w:ilvl w:val="1"/>
          <w:numId w:val="87"/>
        </w:numPr>
        <w:rPr>
          <w:del w:id="8283" w:author="Steve Hanson" w:date="2012-02-24T12:08:00Z"/>
        </w:rPr>
      </w:pPr>
      <w:del w:id="8284" w:author="Steve Hanson" w:date="2012-02-24T12:08:00Z">
        <w:r w:rsidRPr="005223F4" w:rsidDel="0080143D">
          <w:rPr>
            <w:rStyle w:val="HTMLCode"/>
          </w:rPr>
          <w:delText>fn:dateTime</w:delText>
        </w:r>
        <w:r w:rsidRPr="005223F4" w:rsidDel="0080143D">
          <w:delText>(</w:delText>
        </w:r>
        <w:r w:rsidRPr="005223F4" w:rsidDel="0080143D">
          <w:rPr>
            <w:rStyle w:val="HTMLCode"/>
          </w:rPr>
          <w:delText>$arg1 as xs:date?</w:delText>
        </w:r>
        <w:r w:rsidRPr="005223F4" w:rsidDel="0080143D">
          <w:delText xml:space="preserve">, </w:delText>
        </w:r>
        <w:r w:rsidRPr="005223F4" w:rsidDel="0080143D">
          <w:rPr>
            <w:rStyle w:val="HTMLCode"/>
          </w:rPr>
          <w:delText>$arg2 as xs:time?</w:delText>
        </w:r>
        <w:r w:rsidRPr="005223F4" w:rsidDel="0080143D">
          <w:delText>)</w:delText>
        </w:r>
        <w:r w:rsidRPr="005223F4" w:rsidDel="0080143D">
          <w:rPr>
            <w:rStyle w:val="HTMLCode"/>
          </w:rPr>
          <w:delText> as xs:dateTime?</w:delText>
        </w:r>
        <w:bookmarkStart w:id="8285" w:name="_Toc322911768"/>
        <w:bookmarkStart w:id="8286" w:name="_Toc322912307"/>
        <w:bookmarkStart w:id="8287" w:name="_Toc329093167"/>
        <w:bookmarkStart w:id="8288" w:name="_Toc332701680"/>
        <w:bookmarkStart w:id="8289" w:name="_Toc332701984"/>
        <w:bookmarkStart w:id="8290" w:name="_Toc332711782"/>
        <w:bookmarkStart w:id="8291" w:name="_Toc332712084"/>
        <w:bookmarkStart w:id="8292" w:name="_Toc332712385"/>
        <w:bookmarkStart w:id="8293" w:name="_Toc332724301"/>
        <w:bookmarkStart w:id="8294" w:name="_Toc332724601"/>
        <w:bookmarkEnd w:id="8285"/>
        <w:bookmarkEnd w:id="8286"/>
        <w:bookmarkEnd w:id="8287"/>
        <w:bookmarkEnd w:id="8288"/>
        <w:bookmarkEnd w:id="8289"/>
        <w:bookmarkEnd w:id="8290"/>
        <w:bookmarkEnd w:id="8291"/>
        <w:bookmarkEnd w:id="8292"/>
        <w:bookmarkEnd w:id="8293"/>
        <w:bookmarkEnd w:id="8294"/>
      </w:del>
    </w:p>
    <w:p w14:paraId="494F5D83" w14:textId="18904DFB" w:rsidR="00BE79A5" w:rsidRPr="005223F4" w:rsidDel="00220DFE" w:rsidRDefault="00BE79A5" w:rsidP="00BE79A5">
      <w:pPr>
        <w:rPr>
          <w:del w:id="8295" w:author="mbeckerle" w:date="2012-04-22T21:24:00Z"/>
        </w:rPr>
      </w:pPr>
      <w:bookmarkStart w:id="8296" w:name="_Toc322911769"/>
      <w:bookmarkStart w:id="8297" w:name="_Toc322912308"/>
      <w:bookmarkStart w:id="8298" w:name="_Toc329093168"/>
      <w:bookmarkStart w:id="8299" w:name="_Toc332701681"/>
      <w:bookmarkStart w:id="8300" w:name="_Toc332701985"/>
      <w:bookmarkStart w:id="8301" w:name="_Toc332711783"/>
      <w:bookmarkStart w:id="8302" w:name="_Toc332712085"/>
      <w:bookmarkStart w:id="8303" w:name="_Toc332712386"/>
      <w:bookmarkStart w:id="8304" w:name="_Toc332724302"/>
      <w:bookmarkStart w:id="8305" w:name="_Toc332724602"/>
      <w:bookmarkEnd w:id="8296"/>
      <w:bookmarkEnd w:id="8297"/>
      <w:bookmarkEnd w:id="8298"/>
      <w:bookmarkEnd w:id="8299"/>
      <w:bookmarkEnd w:id="8300"/>
      <w:bookmarkEnd w:id="8301"/>
      <w:bookmarkEnd w:id="8302"/>
      <w:bookmarkEnd w:id="8303"/>
      <w:bookmarkEnd w:id="8304"/>
      <w:bookmarkEnd w:id="8305"/>
    </w:p>
    <w:p w14:paraId="04C35631" w14:textId="730C53D9" w:rsidR="00BE79A5" w:rsidRPr="005223F4" w:rsidDel="00220DFE" w:rsidRDefault="00BE79A5" w:rsidP="00BE79A5">
      <w:pPr>
        <w:pStyle w:val="nobreak"/>
        <w:rPr>
          <w:del w:id="8306" w:author="mbeckerle" w:date="2012-04-22T21:24:00Z"/>
        </w:rPr>
      </w:pPr>
      <w:bookmarkStart w:id="8307" w:name="_Toc322911770"/>
      <w:bookmarkStart w:id="8308" w:name="_Toc322912309"/>
      <w:bookmarkStart w:id="8309" w:name="_Toc329093169"/>
      <w:bookmarkStart w:id="8310" w:name="_Toc332701682"/>
      <w:bookmarkStart w:id="8311" w:name="_Toc332701986"/>
      <w:bookmarkStart w:id="8312" w:name="_Toc332711784"/>
      <w:bookmarkStart w:id="8313" w:name="_Toc332712086"/>
      <w:bookmarkStart w:id="8314" w:name="_Toc332712387"/>
      <w:bookmarkStart w:id="8315" w:name="_Toc332724303"/>
      <w:bookmarkStart w:id="8316" w:name="_Toc332724603"/>
      <w:bookmarkEnd w:id="8307"/>
      <w:bookmarkEnd w:id="8308"/>
      <w:bookmarkEnd w:id="8309"/>
      <w:bookmarkEnd w:id="8310"/>
      <w:bookmarkEnd w:id="8311"/>
      <w:bookmarkEnd w:id="8312"/>
      <w:bookmarkEnd w:id="8313"/>
      <w:bookmarkEnd w:id="8314"/>
      <w:bookmarkEnd w:id="8315"/>
      <w:bookmarkEnd w:id="8316"/>
    </w:p>
    <w:p w14:paraId="54CE42FB" w14:textId="77777777" w:rsidR="00BE79A5" w:rsidRPr="005223F4" w:rsidRDefault="00BE79A5" w:rsidP="00BE79A5">
      <w:pPr>
        <w:pStyle w:val="Heading3"/>
      </w:pPr>
      <w:bookmarkStart w:id="8317" w:name="_Toc199516276"/>
      <w:bookmarkStart w:id="8318" w:name="_Toc194983952"/>
      <w:bookmarkStart w:id="8319" w:name="_Toc243112805"/>
      <w:bookmarkStart w:id="8320" w:name="_Toc332724604"/>
      <w:r w:rsidRPr="005223F4">
        <w:t xml:space="preserve">Standard XPath </w:t>
      </w:r>
      <w:commentRangeStart w:id="8321"/>
      <w:r w:rsidRPr="005223F4">
        <w:t>Functions</w:t>
      </w:r>
      <w:bookmarkEnd w:id="8317"/>
      <w:bookmarkEnd w:id="8318"/>
      <w:bookmarkEnd w:id="8319"/>
      <w:commentRangeEnd w:id="8321"/>
      <w:r w:rsidR="00F16FDE">
        <w:rPr>
          <w:rStyle w:val="CommentReference"/>
          <w:rFonts w:ascii="Arial" w:hAnsi="Arial" w:cs="Times New Roman"/>
          <w:b w:val="0"/>
          <w:bCs w:val="0"/>
        </w:rPr>
        <w:commentReference w:id="8321"/>
      </w:r>
      <w:bookmarkEnd w:id="8320"/>
    </w:p>
    <w:p w14:paraId="07EC8555" w14:textId="3AF9987B" w:rsidR="00BE79A5" w:rsidRPr="005223F4" w:rsidDel="00220DFE" w:rsidRDefault="00BE79A5" w:rsidP="00BE79A5">
      <w:pPr>
        <w:pStyle w:val="nobreak"/>
        <w:rPr>
          <w:del w:id="8322" w:author="mbeckerle" w:date="2012-04-22T21:24:00Z"/>
        </w:rPr>
      </w:pPr>
    </w:p>
    <w:p w14:paraId="17C3C1CF" w14:textId="77777777" w:rsidR="00BE79A5" w:rsidRPr="005223F4" w:rsidRDefault="00BE79A5" w:rsidP="00D43CED">
      <w:pPr>
        <w:pStyle w:val="Heading4"/>
      </w:pPr>
      <w:r w:rsidRPr="005223F4">
        <w:t>Boolean functions</w:t>
      </w:r>
    </w:p>
    <w:p w14:paraId="4BEED0F4" w14:textId="77777777"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50"/>
        <w:gridCol w:w="7750"/>
      </w:tblGrid>
      <w:tr w:rsidR="00BE79A5" w:rsidRPr="005223F4" w14:paraId="5295D334"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3D307AB"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71D9FB97"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26CE964D"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8D45BC3" w14:textId="51A96D1F" w:rsidR="00BE79A5" w:rsidRPr="005223F4" w:rsidRDefault="00BE79A5" w:rsidP="00D67874">
            <w:pPr>
              <w:rPr>
                <w:rFonts w:ascii="Times New Roman" w:hAnsi="Times New Roman"/>
                <w:sz w:val="24"/>
              </w:rPr>
            </w:pPr>
            <w:r w:rsidRPr="005223F4">
              <w:t>fn:true</w:t>
            </w:r>
            <w:ins w:id="8323"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65D13AED" w14:textId="77777777" w:rsidR="00BE79A5" w:rsidRPr="005223F4" w:rsidRDefault="00BE79A5" w:rsidP="00D67874">
            <w:r w:rsidRPr="005223F4">
              <w:t>Constructs the xs:boolean value 'true'.</w:t>
            </w:r>
          </w:p>
        </w:tc>
      </w:tr>
      <w:tr w:rsidR="00BE79A5" w:rsidRPr="005223F4" w14:paraId="7B19531A"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E68D9A5" w14:textId="6BCC1553" w:rsidR="00BE79A5" w:rsidRPr="005223F4" w:rsidRDefault="00BE79A5" w:rsidP="00D67874">
            <w:pPr>
              <w:rPr>
                <w:rFonts w:ascii="Times New Roman" w:hAnsi="Times New Roman"/>
                <w:sz w:val="24"/>
              </w:rPr>
            </w:pPr>
            <w:r w:rsidRPr="005223F4">
              <w:t>fn:false</w:t>
            </w:r>
            <w:ins w:id="8324"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77726854" w14:textId="77777777" w:rsidR="00BE79A5" w:rsidRPr="005223F4" w:rsidRDefault="00BE79A5" w:rsidP="00D67874">
            <w:r w:rsidRPr="005223F4">
              <w:t>Constructs the xs:boolean value 'false'.</w:t>
            </w:r>
          </w:p>
        </w:tc>
      </w:tr>
    </w:tbl>
    <w:p w14:paraId="1595FE90" w14:textId="77777777" w:rsidR="00BE79A5" w:rsidRPr="005223F4" w:rsidRDefault="00D43CED" w:rsidP="00D43CED">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27</w:t>
      </w:r>
      <w:r w:rsidR="008356D4">
        <w:rPr>
          <w:noProof/>
        </w:rPr>
        <w:fldChar w:fldCharType="end"/>
      </w:r>
      <w:r w:rsidRPr="005223F4">
        <w:rPr>
          <w:noProof/>
        </w:rPr>
        <w:t xml:space="preserve"> Boolean functions</w:t>
      </w:r>
    </w:p>
    <w:p w14:paraId="3653A65E" w14:textId="7777777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39"/>
        <w:gridCol w:w="7621"/>
      </w:tblGrid>
      <w:tr w:rsidR="00BE79A5" w:rsidRPr="005223F4" w14:paraId="3BD9930E"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22225A3"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330AAE9D"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31B833A3"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4EB47A5" w14:textId="7F1BBCEC" w:rsidR="00BE79A5" w:rsidRPr="005223F4" w:rsidRDefault="00BE79A5" w:rsidP="00D67874">
            <w:r w:rsidRPr="005223F4">
              <w:t>fn:not</w:t>
            </w:r>
            <w:ins w:id="8325" w:author="mbeckerle" w:date="2012-04-22T23:15:00Z">
              <w:r w:rsidR="00B8089F">
                <w:t>(</w:t>
              </w:r>
            </w:ins>
            <w:ins w:id="8326" w:author="mbeckerle" w:date="2012-04-22T23:59:00Z">
              <w:r w:rsidR="008C6949">
                <w:t>$</w:t>
              </w:r>
            </w:ins>
            <w:ins w:id="8327" w:author="mbeckerle" w:date="2012-04-22T23:15:00Z">
              <w:r w:rsidR="00B8089F">
                <w:t>arg)</w:t>
              </w:r>
            </w:ins>
          </w:p>
        </w:tc>
        <w:tc>
          <w:tcPr>
            <w:tcW w:w="7705" w:type="dxa"/>
            <w:tcBorders>
              <w:top w:val="outset" w:sz="6" w:space="0" w:color="auto"/>
              <w:left w:val="outset" w:sz="6" w:space="0" w:color="auto"/>
              <w:bottom w:val="outset" w:sz="6" w:space="0" w:color="auto"/>
              <w:right w:val="outset" w:sz="6" w:space="0" w:color="auto"/>
            </w:tcBorders>
            <w:vAlign w:val="center"/>
          </w:tcPr>
          <w:p w14:paraId="7DFC762A" w14:textId="47E6B344" w:rsidR="008C6949" w:rsidRDefault="008C6949" w:rsidP="003F35ED">
            <w:pPr>
              <w:rPr>
                <w:ins w:id="8328" w:author="mbeckerle" w:date="2012-04-22T23:59:00Z"/>
              </w:rPr>
            </w:pPr>
            <w:commentRangeStart w:id="8329"/>
            <w:ins w:id="8330" w:author="mbeckerle" w:date="2012-04-22T23:59:00Z">
              <w:r>
                <w:t xml:space="preserve">If </w:t>
              </w:r>
              <w:r>
                <w:rPr>
                  <w:rStyle w:val="HTMLCode"/>
                </w:rPr>
                <w:t>$arg</w:t>
              </w:r>
              <w:r>
                <w:t xml:space="preserve"> is the empty sequence or nil, </w:t>
              </w:r>
              <w:r>
                <w:rPr>
                  <w:rStyle w:val="HTMLCode"/>
                </w:rPr>
                <w:t>fn:</w:t>
              </w:r>
            </w:ins>
            <w:ins w:id="8331" w:author="mbeckerle" w:date="2012-04-23T00:00:00Z">
              <w:r>
                <w:rPr>
                  <w:rStyle w:val="HTMLCode"/>
                </w:rPr>
                <w:t>not</w:t>
              </w:r>
            </w:ins>
            <w:ins w:id="8332" w:author="mbeckerle" w:date="2012-04-22T23:59:00Z">
              <w:r>
                <w:t xml:space="preserve"> returns </w:t>
              </w:r>
            </w:ins>
            <w:ins w:id="8333" w:author="mbeckerle" w:date="2012-04-23T00:00:00Z">
              <w:r>
                <w:rPr>
                  <w:rStyle w:val="HTMLCode"/>
                </w:rPr>
                <w:t>true</w:t>
              </w:r>
            </w:ins>
            <w:ins w:id="8334" w:author="mbeckerle" w:date="2012-04-22T23:59:00Z">
              <w:r>
                <w:t>.</w:t>
              </w:r>
            </w:ins>
          </w:p>
          <w:p w14:paraId="594E1E4B" w14:textId="58E6DA8B" w:rsidR="008C6949" w:rsidRDefault="008C6949" w:rsidP="003F35ED">
            <w:pPr>
              <w:rPr>
                <w:ins w:id="8335" w:author="mbeckerle" w:date="2012-04-22T23:59:00Z"/>
              </w:rPr>
            </w:pPr>
            <w:commentRangeStart w:id="8336"/>
            <w:commentRangeStart w:id="8337"/>
            <w:ins w:id="8338" w:author="mbeckerle" w:date="2012-04-22T23:59:00Z">
              <w:r>
                <w:t xml:space="preserve">If </w:t>
              </w:r>
              <w:r>
                <w:rPr>
                  <w:rStyle w:val="HTMLCode"/>
                </w:rPr>
                <w:t>$arg</w:t>
              </w:r>
              <w:r>
                <w:t xml:space="preserve"> is a sequence </w:t>
              </w:r>
            </w:ins>
            <w:ins w:id="8339" w:author="mbeckerle" w:date="2012-08-14T16:03:00Z">
              <w:r w:rsidR="00CF1D91">
                <w:t xml:space="preserve">containing </w:t>
              </w:r>
            </w:ins>
            <w:ins w:id="8340" w:author="mbeckerle" w:date="2012-04-22T23:59:00Z">
              <w:r>
                <w:t xml:space="preserve">a node, </w:t>
              </w:r>
              <w:r>
                <w:rPr>
                  <w:rStyle w:val="HTMLCode"/>
                </w:rPr>
                <w:t>fn:</w:t>
              </w:r>
            </w:ins>
            <w:ins w:id="8341" w:author="mbeckerle" w:date="2012-04-23T00:00:00Z">
              <w:r>
                <w:rPr>
                  <w:rStyle w:val="HTMLCode"/>
                </w:rPr>
                <w:t>not</w:t>
              </w:r>
            </w:ins>
            <w:ins w:id="8342" w:author="mbeckerle" w:date="2012-04-22T23:59:00Z">
              <w:r>
                <w:t xml:space="preserve"> returns </w:t>
              </w:r>
            </w:ins>
            <w:ins w:id="8343" w:author="mbeckerle" w:date="2012-04-23T00:00:00Z">
              <w:r>
                <w:rPr>
                  <w:rStyle w:val="HTMLCode"/>
                </w:rPr>
                <w:t>false</w:t>
              </w:r>
            </w:ins>
            <w:ins w:id="8344" w:author="mbeckerle" w:date="2012-04-22T23:59:00Z">
              <w:r>
                <w:t>.</w:t>
              </w:r>
            </w:ins>
            <w:commentRangeEnd w:id="8336"/>
            <w:r w:rsidR="003F35ED">
              <w:rPr>
                <w:rStyle w:val="CommentReference"/>
              </w:rPr>
              <w:commentReference w:id="8336"/>
            </w:r>
            <w:commentRangeEnd w:id="8337"/>
            <w:r w:rsidR="00CF1D91">
              <w:rPr>
                <w:rStyle w:val="CommentReference"/>
              </w:rPr>
              <w:commentReference w:id="8337"/>
            </w:r>
          </w:p>
          <w:p w14:paraId="24ED18F6" w14:textId="6D085EE1" w:rsidR="008C6949" w:rsidRDefault="008C6949" w:rsidP="003F35ED">
            <w:pPr>
              <w:rPr>
                <w:ins w:id="8345" w:author="mbeckerle" w:date="2012-04-22T23:59:00Z"/>
              </w:rPr>
            </w:pPr>
            <w:ins w:id="8346" w:author="mbeckerle" w:date="2012-04-22T23:59:00Z">
              <w:r>
                <w:t xml:space="preserve">If </w:t>
              </w:r>
              <w:r>
                <w:rPr>
                  <w:rStyle w:val="HTMLCode"/>
                </w:rPr>
                <w:t>$arg</w:t>
              </w:r>
              <w:r>
                <w:t xml:space="preserve"> is a value of type </w:t>
              </w:r>
              <w:r>
                <w:rPr>
                  <w:rStyle w:val="HTMLCode"/>
                </w:rPr>
                <w:t>xs:boolean</w:t>
              </w:r>
              <w:r>
                <w:t xml:space="preserve"> or a derived from </w:t>
              </w:r>
              <w:r>
                <w:rPr>
                  <w:rStyle w:val="HTMLCode"/>
                </w:rPr>
                <w:t>xs:boolean</w:t>
              </w:r>
              <w:r>
                <w:t xml:space="preserve">, </w:t>
              </w:r>
              <w:r>
                <w:rPr>
                  <w:rStyle w:val="HTMLCode"/>
                </w:rPr>
                <w:t>fn:</w:t>
              </w:r>
            </w:ins>
            <w:ins w:id="8347" w:author="mbeckerle" w:date="2012-04-23T00:03:00Z">
              <w:r>
                <w:rPr>
                  <w:rStyle w:val="HTMLCode"/>
                </w:rPr>
                <w:t>not</w:t>
              </w:r>
            </w:ins>
            <w:ins w:id="8348" w:author="mbeckerle" w:date="2012-04-22T23:59:00Z">
              <w:r>
                <w:t xml:space="preserve"> returns </w:t>
              </w:r>
            </w:ins>
            <w:ins w:id="8349" w:author="mbeckerle" w:date="2012-04-23T00:01:00Z">
              <w:r>
                <w:t xml:space="preserve">the boolean inverse of </w:t>
              </w:r>
            </w:ins>
            <w:ins w:id="8350" w:author="mbeckerle" w:date="2012-04-22T23:59:00Z">
              <w:r>
                <w:rPr>
                  <w:rStyle w:val="HTMLCode"/>
                </w:rPr>
                <w:t>$arg</w:t>
              </w:r>
              <w:r>
                <w:t>.</w:t>
              </w:r>
            </w:ins>
          </w:p>
          <w:p w14:paraId="36E3568E" w14:textId="48CA20B9" w:rsidR="008C6949" w:rsidRDefault="008C6949" w:rsidP="003F35ED">
            <w:pPr>
              <w:rPr>
                <w:ins w:id="8351" w:author="mbeckerle" w:date="2012-04-22T23:59:00Z"/>
              </w:rPr>
            </w:pPr>
            <w:ins w:id="8352" w:author="mbeckerle" w:date="2012-04-22T23:59:00Z">
              <w:r>
                <w:t xml:space="preserve">If </w:t>
              </w:r>
              <w:r>
                <w:rPr>
                  <w:rStyle w:val="HTMLCode"/>
                </w:rPr>
                <w:t>$arg</w:t>
              </w:r>
              <w:r>
                <w:t xml:space="preserve"> is a value of type </w:t>
              </w:r>
              <w:r>
                <w:rPr>
                  <w:rStyle w:val="HTMLCode"/>
                </w:rPr>
                <w:t>xs:string</w:t>
              </w:r>
              <w:r>
                <w:t xml:space="preserve"> or a type derived from </w:t>
              </w:r>
              <w:r>
                <w:rPr>
                  <w:rStyle w:val="HTMLCode"/>
                </w:rPr>
                <w:t>xs:string</w:t>
              </w:r>
            </w:ins>
            <w:ins w:id="8353" w:author="mbeckerle" w:date="2012-04-23T00:01:00Z">
              <w:r>
                <w:t xml:space="preserve">, </w:t>
              </w:r>
            </w:ins>
            <w:ins w:id="8354" w:author="mbeckerle" w:date="2012-04-22T23:59:00Z">
              <w:r>
                <w:rPr>
                  <w:rStyle w:val="HTMLCode"/>
                </w:rPr>
                <w:t>fn:</w:t>
              </w:r>
            </w:ins>
            <w:ins w:id="8355" w:author="mbeckerle" w:date="2012-04-23T00:02:00Z">
              <w:r>
                <w:rPr>
                  <w:rStyle w:val="HTMLCode"/>
                </w:rPr>
                <w:t>not</w:t>
              </w:r>
            </w:ins>
            <w:ins w:id="8356" w:author="mbeckerle" w:date="2012-04-22T23:59:00Z">
              <w:r>
                <w:t xml:space="preserve"> returns </w:t>
              </w:r>
            </w:ins>
            <w:ins w:id="8357" w:author="mbeckerle" w:date="2012-04-23T00:02:00Z">
              <w:r>
                <w:rPr>
                  <w:rStyle w:val="HTMLCode"/>
                </w:rPr>
                <w:t>true</w:t>
              </w:r>
            </w:ins>
            <w:ins w:id="8358" w:author="mbeckerle" w:date="2012-04-22T23:59:00Z">
              <w:r>
                <w:t xml:space="preserve"> if the operand value has zero length; otherwise it returns </w:t>
              </w:r>
            </w:ins>
            <w:ins w:id="8359" w:author="mbeckerle" w:date="2012-04-23T00:02:00Z">
              <w:r>
                <w:rPr>
                  <w:rStyle w:val="HTMLCode"/>
                </w:rPr>
                <w:t>false</w:t>
              </w:r>
            </w:ins>
            <w:ins w:id="8360" w:author="mbeckerle" w:date="2012-04-22T23:59:00Z">
              <w:r>
                <w:t>.</w:t>
              </w:r>
            </w:ins>
          </w:p>
          <w:p w14:paraId="4A7C6079" w14:textId="6B777DC6" w:rsidR="008C6949" w:rsidRDefault="008C6949" w:rsidP="003F35ED">
            <w:pPr>
              <w:rPr>
                <w:ins w:id="8361" w:author="mbeckerle" w:date="2012-04-22T23:59:00Z"/>
              </w:rPr>
            </w:pPr>
            <w:ins w:id="8362" w:author="mbeckerle" w:date="2012-04-22T23:59:00Z">
              <w:r>
                <w:t xml:space="preserve">If </w:t>
              </w:r>
              <w:r>
                <w:rPr>
                  <w:rStyle w:val="HTMLCode"/>
                </w:rPr>
                <w:t>$arg</w:t>
              </w:r>
              <w:r>
                <w:t xml:space="preserve"> is a value of any numeric type or a type derived from a numeric type, </w:t>
              </w:r>
              <w:r>
                <w:rPr>
                  <w:rStyle w:val="HTMLCode"/>
                </w:rPr>
                <w:t>fn:</w:t>
              </w:r>
            </w:ins>
            <w:ins w:id="8363" w:author="mbeckerle" w:date="2012-04-23T00:02:00Z">
              <w:r>
                <w:rPr>
                  <w:rStyle w:val="HTMLCode"/>
                </w:rPr>
                <w:t>not</w:t>
              </w:r>
            </w:ins>
            <w:ins w:id="8364" w:author="mbeckerle" w:date="2012-04-22T23:59:00Z">
              <w:r>
                <w:t xml:space="preserve"> returns </w:t>
              </w:r>
            </w:ins>
            <w:ins w:id="8365" w:author="mbeckerle" w:date="2012-04-23T00:02:00Z">
              <w:r>
                <w:rPr>
                  <w:rStyle w:val="HTMLCode"/>
                </w:rPr>
                <w:t>true</w:t>
              </w:r>
            </w:ins>
            <w:ins w:id="8366" w:author="mbeckerle" w:date="2012-04-22T23:59:00Z">
              <w:r>
                <w:t xml:space="preserve"> if the operand value is </w:t>
              </w:r>
              <w:r>
                <w:rPr>
                  <w:rStyle w:val="HTMLCode"/>
                </w:rPr>
                <w:t>NaN</w:t>
              </w:r>
              <w:r>
                <w:t xml:space="preserve"> or is numerically equal to zero; otherwise it returns </w:t>
              </w:r>
            </w:ins>
            <w:ins w:id="8367" w:author="mbeckerle" w:date="2012-04-23T00:02:00Z">
              <w:r>
                <w:rPr>
                  <w:rStyle w:val="HTMLCode"/>
                </w:rPr>
                <w:t>false</w:t>
              </w:r>
            </w:ins>
            <w:ins w:id="8368" w:author="mbeckerle" w:date="2012-04-22T23:59:00Z">
              <w:r>
                <w:t>.</w:t>
              </w:r>
            </w:ins>
          </w:p>
          <w:p w14:paraId="208DE876" w14:textId="30F700EC" w:rsidR="008C6949" w:rsidRDefault="008C6949" w:rsidP="003F35ED">
            <w:pPr>
              <w:rPr>
                <w:ins w:id="8369" w:author="mbeckerle" w:date="2012-04-22T23:59:00Z"/>
              </w:rPr>
            </w:pPr>
            <w:ins w:id="8370" w:author="mbeckerle" w:date="2012-04-22T23:59:00Z">
              <w:r>
                <w:t xml:space="preserve">In all other cases, </w:t>
              </w:r>
              <w:r>
                <w:rPr>
                  <w:rStyle w:val="HTMLCode"/>
                </w:rPr>
                <w:t>fn:</w:t>
              </w:r>
            </w:ins>
            <w:ins w:id="8371" w:author="mbeckerle" w:date="2012-04-23T00:02:00Z">
              <w:r>
                <w:rPr>
                  <w:rStyle w:val="HTMLCode"/>
                </w:rPr>
                <w:t>not</w:t>
              </w:r>
            </w:ins>
            <w:ins w:id="8372" w:author="mbeckerle" w:date="2012-04-22T23:59:00Z">
              <w:r>
                <w:t xml:space="preserve"> raises a </w:t>
              </w:r>
            </w:ins>
            <w:ins w:id="8373" w:author="mbeckerle" w:date="2012-04-23T00:02:00Z">
              <w:r>
                <w:t>processing</w:t>
              </w:r>
            </w:ins>
            <w:ins w:id="8374" w:author="mbeckerle" w:date="2012-04-22T23:59:00Z">
              <w:r>
                <w:t xml:space="preserve"> error</w:t>
              </w:r>
            </w:ins>
            <w:ins w:id="8375" w:author="mbeckerle" w:date="2012-04-23T00:03:00Z">
              <w:r>
                <w:t>.</w:t>
              </w:r>
              <w:commentRangeEnd w:id="8329"/>
              <w:r>
                <w:rPr>
                  <w:rStyle w:val="CommentReference"/>
                </w:rPr>
                <w:commentReference w:id="8329"/>
              </w:r>
            </w:ins>
          </w:p>
          <w:p w14:paraId="71284A53" w14:textId="64852311" w:rsidR="00BE79A5" w:rsidRPr="005223F4" w:rsidRDefault="00BE79A5" w:rsidP="00D67874">
            <w:r w:rsidRPr="005223F4">
              <w:t xml:space="preserve">Inverts the </w:t>
            </w:r>
            <w:r w:rsidRPr="003F35ED">
              <w:rPr>
                <w:rFonts w:cs="Arial"/>
              </w:rPr>
              <w:t>xs:boolean</w:t>
            </w:r>
            <w:r w:rsidRPr="005223F4">
              <w:t xml:space="preserve"> value of the argument.</w:t>
            </w:r>
          </w:p>
        </w:tc>
      </w:tr>
    </w:tbl>
    <w:p w14:paraId="02A1B3D5" w14:textId="77777777" w:rsidR="00BE79A5" w:rsidRPr="005223F4" w:rsidRDefault="00D43CED" w:rsidP="00D43CED">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28</w:t>
      </w:r>
      <w:r w:rsidR="008356D4">
        <w:rPr>
          <w:noProof/>
        </w:rPr>
        <w:fldChar w:fldCharType="end"/>
      </w:r>
      <w:r w:rsidRPr="005223F4">
        <w:t xml:space="preserve"> Boolean functions</w:t>
      </w:r>
    </w:p>
    <w:p w14:paraId="107CAE06" w14:textId="145B68D9" w:rsidR="00BE79A5" w:rsidRPr="005223F4" w:rsidDel="00220DFE" w:rsidRDefault="00BE79A5" w:rsidP="00BE79A5">
      <w:pPr>
        <w:rPr>
          <w:del w:id="8376" w:author="mbeckerle" w:date="2012-04-22T21:25:00Z"/>
        </w:rPr>
      </w:pP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ins w:id="8377" w:author="mbeckerle" w:date="2012-04-22T23:49:00Z">
        <w:r w:rsidR="007B5BD1">
          <w:rPr>
            <w:rFonts w:eastAsia="MS Mincho"/>
            <w:lang w:eastAsia="ja-JP" w:bidi="he-IL"/>
          </w:rPr>
          <w:t xml:space="preserve"> The argument must be convertible to a number type.</w:t>
        </w:r>
      </w:ins>
    </w:p>
    <w:p w14:paraId="6CA12F46" w14:textId="11D20F39" w:rsidR="00BE79A5" w:rsidRPr="005223F4" w:rsidDel="00220DFE" w:rsidRDefault="00BE79A5">
      <w:pPr>
        <w:rPr>
          <w:del w:id="8378" w:author="mbeckerle" w:date="2012-04-22T21:25:00Z"/>
          <w:rFonts w:eastAsia="MS Mincho"/>
          <w:lang w:eastAsia="ja-JP" w:bidi="he-IL"/>
        </w:rPr>
        <w:pPrChange w:id="8379" w:author="mbeckerle" w:date="2012-04-22T23:49:00Z">
          <w:pPr>
            <w:spacing w:before="100" w:beforeAutospacing="1" w:after="100" w:afterAutospacing="1"/>
          </w:pPr>
        </w:pPrChange>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494"/>
        <w:gridCol w:w="5266"/>
      </w:tblGrid>
      <w:tr w:rsidR="00BE79A5" w:rsidRPr="005223F4" w14:paraId="184321B3"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7E9F8324" w14:textId="77777777" w:rsidR="00BE79A5" w:rsidRPr="00487B84" w:rsidRDefault="00BE79A5" w:rsidP="00487B84">
            <w:pPr>
              <w:rPr>
                <w:rFonts w:cs="Arial"/>
                <w:b/>
                <w:iCs/>
                <w:lang w:eastAsia="ja-JP" w:bidi="he-IL"/>
              </w:rPr>
            </w:pPr>
            <w:r w:rsidRPr="00487B84">
              <w:rPr>
                <w:rFonts w:cs="Arial"/>
                <w:b/>
                <w:iCs/>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876FFE0" w14:textId="77777777" w:rsidR="00BE79A5" w:rsidRPr="00487B84" w:rsidRDefault="00BE79A5" w:rsidP="00A91670">
            <w:pPr>
              <w:jc w:val="center"/>
              <w:rPr>
                <w:rFonts w:cs="Arial"/>
                <w:b/>
                <w:iCs/>
                <w:lang w:eastAsia="ja-JP" w:bidi="he-IL"/>
              </w:rPr>
            </w:pPr>
            <w:r w:rsidRPr="00487B84">
              <w:rPr>
                <w:rFonts w:cs="Arial"/>
                <w:b/>
                <w:iCs/>
                <w:lang w:eastAsia="ja-JP" w:bidi="he-IL"/>
              </w:rPr>
              <w:t>Meaning</w:t>
            </w:r>
          </w:p>
        </w:tc>
      </w:tr>
      <w:tr w:rsidR="00BE79A5" w:rsidRPr="005223F4" w14:paraId="576DEF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2708407" w14:textId="29D630CD" w:rsidR="00BE79A5" w:rsidRPr="00AB2400" w:rsidRDefault="00BE79A5">
            <w:r w:rsidRPr="00AB2400">
              <w:t>fn:abs</w:t>
            </w:r>
            <w:ins w:id="8380" w:author="mbeckerle" w:date="2012-04-22T23:16:00Z">
              <w:r w:rsidR="00B8089F" w:rsidRPr="00AB2400">
                <w:t>(</w:t>
              </w:r>
            </w:ins>
            <w:ins w:id="8381" w:author="mbeckerle" w:date="2012-04-22T23:52:00Z">
              <w:r w:rsidR="007B5BD1" w:rsidRPr="00487B84">
                <w:t>$arg as </w:t>
              </w:r>
              <w:commentRangeStart w:id="8382"/>
              <w:r w:rsidR="007B5BD1" w:rsidRPr="00487B84">
                <w:t>numeric?</w:t>
              </w:r>
            </w:ins>
            <w:commentRangeEnd w:id="8382"/>
            <w:r w:rsidR="00487B84">
              <w:rPr>
                <w:rStyle w:val="CommentReference"/>
              </w:rPr>
              <w:commentReference w:id="8382"/>
            </w:r>
            <w:ins w:id="8383" w:author="mbeckerle" w:date="2012-04-22T23:16:00Z">
              <w:r w:rsidR="00B8089F" w:rsidRPr="00AB2400">
                <w:t>)</w:t>
              </w:r>
            </w:ins>
          </w:p>
        </w:tc>
        <w:tc>
          <w:tcPr>
            <w:tcW w:w="0" w:type="auto"/>
            <w:tcBorders>
              <w:top w:val="outset" w:sz="6" w:space="0" w:color="auto"/>
              <w:left w:val="outset" w:sz="6" w:space="0" w:color="auto"/>
              <w:bottom w:val="outset" w:sz="6" w:space="0" w:color="auto"/>
              <w:right w:val="outset" w:sz="6" w:space="0" w:color="auto"/>
            </w:tcBorders>
            <w:vAlign w:val="center"/>
          </w:tcPr>
          <w:p w14:paraId="1185DCA2" w14:textId="371071EC" w:rsidR="00BE79A5" w:rsidRPr="005223F4" w:rsidRDefault="00BE79A5" w:rsidP="00487B84">
            <w:r w:rsidRPr="005223F4">
              <w:t>Returns the absolute value of the argument.</w:t>
            </w:r>
            <w:ins w:id="8384" w:author="mbeckerle" w:date="2012-04-22T23:42:00Z">
              <w:r w:rsidR="002B57B7">
                <w:t xml:space="preserve"> </w:t>
              </w:r>
            </w:ins>
          </w:p>
        </w:tc>
      </w:tr>
      <w:tr w:rsidR="00BE79A5" w:rsidRPr="005223F4" w14:paraId="3D9243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85C68A" w14:textId="4161A951" w:rsidR="00BE79A5" w:rsidRPr="00AB2400" w:rsidRDefault="00BE79A5" w:rsidP="00487B84">
            <w:r w:rsidRPr="00AB2400">
              <w:t>fn:ceiling</w:t>
            </w:r>
            <w:ins w:id="8385" w:author="mbeckerle" w:date="2012-04-22T23:49:00Z">
              <w:r w:rsidR="007B5BD1" w:rsidRPr="00AB2400">
                <w:t>(</w:t>
              </w:r>
            </w:ins>
            <w:ins w:id="8386" w:author="mbeckerle" w:date="2012-04-23T00:04: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3EF0ED" w14:textId="3DC81F32" w:rsidR="00BE79A5" w:rsidRPr="00AB2400" w:rsidRDefault="00BE79A5" w:rsidP="00487B84">
            <w:r w:rsidRPr="00AB2400">
              <w:t>fn:floor</w:t>
            </w:r>
            <w:ins w:id="8387" w:author="mbeckerle" w:date="2012-04-22T23:50:00Z">
              <w:r w:rsidR="007B5BD1" w:rsidRPr="00AB2400">
                <w:t>(</w:t>
              </w:r>
            </w:ins>
            <w:ins w:id="8388"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70B9FF" w14:textId="133A4725" w:rsidR="00BE79A5" w:rsidRPr="00AB2400" w:rsidRDefault="00BE79A5" w:rsidP="00487B84">
            <w:r w:rsidRPr="00AB2400">
              <w:t>fn:round</w:t>
            </w:r>
            <w:ins w:id="8389" w:author="mbeckerle" w:date="2012-04-22T23:50:00Z">
              <w:r w:rsidR="007B5BD1" w:rsidRPr="00AB2400">
                <w:t>(</w:t>
              </w:r>
            </w:ins>
            <w:ins w:id="8390"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679C1CCA" w14:textId="77777777" w:rsidR="00BE79A5" w:rsidRPr="005223F4" w:rsidRDefault="00BE79A5" w:rsidP="00D67874">
            <w:r w:rsidRPr="005223F4">
              <w:t>Rounds to the nearest number with no fractional part.</w:t>
            </w:r>
          </w:p>
        </w:tc>
      </w:tr>
      <w:tr w:rsidR="00BE79A5" w:rsidRPr="005223F4" w14:paraId="63FA0B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1F0E15A" w14:textId="77777777" w:rsidR="00BE79A5" w:rsidRPr="00AB2400" w:rsidRDefault="00BE79A5" w:rsidP="00487B84">
            <w:pPr>
              <w:rPr>
                <w:ins w:id="8391" w:author="mbeckerle" w:date="2012-04-23T00:05:00Z"/>
              </w:rPr>
            </w:pPr>
            <w:r w:rsidRPr="00AB2400">
              <w:t>fn:round-half-to-even</w:t>
            </w:r>
            <w:ins w:id="8392" w:author="mbeckerle" w:date="2012-04-22T23:50:00Z">
              <w:r w:rsidR="007B5BD1" w:rsidRPr="00AB2400">
                <w:t>(</w:t>
              </w:r>
            </w:ins>
            <w:ins w:id="8393" w:author="mbeckerle" w:date="2012-04-23T00:05:00Z">
              <w:r w:rsidR="008C6949" w:rsidRPr="00487B84">
                <w:t>$arg as numeric?)</w:t>
              </w:r>
            </w:ins>
          </w:p>
          <w:p w14:paraId="5F7D9108" w14:textId="2D5D81ED" w:rsidR="008C6949" w:rsidRPr="00AB2400" w:rsidRDefault="008C6949">
            <w:ins w:id="8394" w:author="mbeckerle" w:date="2012-04-23T00:05:00Z">
              <w:r w:rsidRPr="00AB2400">
                <w:t>fn:round-half-to-even($arg as numeric?, $precision as xs:integer)</w:t>
              </w:r>
            </w:ins>
          </w:p>
        </w:tc>
        <w:tc>
          <w:tcPr>
            <w:tcW w:w="0" w:type="auto"/>
            <w:tcBorders>
              <w:top w:val="outset" w:sz="6" w:space="0" w:color="auto"/>
              <w:left w:val="outset" w:sz="6" w:space="0" w:color="auto"/>
              <w:bottom w:val="outset" w:sz="6" w:space="0" w:color="auto"/>
              <w:right w:val="outset" w:sz="6" w:space="0" w:color="auto"/>
            </w:tcBorders>
            <w:vAlign w:val="center"/>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77777777" w:rsidR="00BE79A5" w:rsidRPr="005223F4" w:rsidRDefault="00D43CED" w:rsidP="00D43CED">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29</w:t>
      </w:r>
      <w:r w:rsidR="008356D4">
        <w:rPr>
          <w:noProof/>
        </w:rPr>
        <w:fldChar w:fldCharType="end"/>
      </w:r>
      <w:r w:rsidRPr="005223F4">
        <w:t xml:space="preserve"> Numeric Functions</w:t>
      </w:r>
    </w:p>
    <w:p w14:paraId="0885BD71" w14:textId="429EAEA3" w:rsidR="00BE79A5" w:rsidRPr="005223F4" w:rsidDel="00220DFE" w:rsidRDefault="00BE79A5" w:rsidP="00BE79A5">
      <w:pPr>
        <w:rPr>
          <w:del w:id="8395" w:author="mbeckerle" w:date="2012-04-22T21:25:00Z"/>
        </w:rPr>
      </w:pPr>
    </w:p>
    <w:p w14:paraId="0DC13FB1" w14:textId="77777777" w:rsidR="00BE79A5" w:rsidRPr="005223F4" w:rsidRDefault="00BE79A5" w:rsidP="00D43CED">
      <w:pPr>
        <w:pStyle w:val="Heading4"/>
      </w:pPr>
      <w:r w:rsidRPr="005223F4">
        <w:t>String Functions</w:t>
      </w:r>
    </w:p>
    <w:p w14:paraId="49B52026" w14:textId="77777777" w:rsidR="00BE79A5" w:rsidRPr="005223F4" w:rsidRDefault="00BE79A5" w:rsidP="00BE79A5">
      <w:pPr>
        <w:spacing w:before="100" w:beforeAutospacing="1" w:after="100" w:afterAutospacing="1"/>
        <w:rPr>
          <w:rFonts w:ascii="Times New Roman" w:eastAsia="MS Mincho" w:hAnsi="Times New Roman"/>
          <w:sz w:val="24"/>
          <w:lang w:eastAsia="ja-JP" w:bidi="he-IL"/>
        </w:rPr>
      </w:pPr>
      <w:r w:rsidRPr="005223F4">
        <w:rPr>
          <w:rFonts w:ascii="Times New Roman" w:eastAsia="MS Mincho" w:hAnsi="Times New Roman"/>
          <w:sz w:val="24"/>
          <w:lang w:eastAsia="ja-JP" w:bidi="he-IL"/>
        </w:rPr>
        <w:t xml:space="preserve">The following functions are defined on values of type </w:t>
      </w:r>
      <w:r w:rsidRPr="005223F4">
        <w:rPr>
          <w:rFonts w:ascii="Courier New" w:hAnsi="Courier New" w:cs="Courier New"/>
          <w:lang w:eastAsia="ja-JP" w:bidi="he-IL"/>
        </w:rPr>
        <w:t>xs:string</w:t>
      </w:r>
      <w:r w:rsidRPr="005223F4">
        <w:rPr>
          <w:rFonts w:ascii="Times New Roman" w:eastAsia="MS Mincho" w:hAnsi="Times New Roman"/>
          <w:sz w:val="24"/>
          <w:lang w:eastAsia="ja-JP" w:bidi="he-IL"/>
        </w:rPr>
        <w:t xml:space="preserve"> and types derived from 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278"/>
        <w:gridCol w:w="5482"/>
      </w:tblGrid>
      <w:tr w:rsidR="00BE79A5" w:rsidRPr="005223F4" w14:paraId="65A15C9C" w14:textId="77777777" w:rsidTr="00487B84">
        <w:trPr>
          <w:tblHeade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F3F3F3"/>
            <w:vAlign w:val="center"/>
          </w:tcPr>
          <w:p w14:paraId="449F2A25" w14:textId="77777777" w:rsidR="00BE79A5" w:rsidRPr="00487B84" w:rsidRDefault="00BE79A5">
            <w:pPr>
              <w:jc w:val="center"/>
              <w:rPr>
                <w:b/>
                <w:lang w:eastAsia="ja-JP" w:bidi="he-IL"/>
              </w:rPr>
            </w:pPr>
            <w:r w:rsidRPr="00487B84">
              <w:rPr>
                <w:b/>
                <w:lang w:eastAsia="ja-JP" w:bidi="he-IL"/>
              </w:rPr>
              <w:t>Function</w:t>
            </w:r>
          </w:p>
        </w:tc>
        <w:tc>
          <w:tcPr>
            <w:tcW w:w="6495" w:type="dxa"/>
            <w:tcBorders>
              <w:top w:val="outset" w:sz="6" w:space="0" w:color="auto"/>
              <w:left w:val="outset" w:sz="6" w:space="0" w:color="auto"/>
              <w:bottom w:val="outset" w:sz="6" w:space="0" w:color="auto"/>
              <w:right w:val="outset" w:sz="6" w:space="0" w:color="auto"/>
            </w:tcBorders>
            <w:shd w:val="clear" w:color="auto" w:fill="F3F3F3"/>
            <w:vAlign w:val="center"/>
          </w:tcPr>
          <w:p w14:paraId="2920AD34" w14:textId="77777777" w:rsidR="00BE79A5" w:rsidRPr="00487B84" w:rsidRDefault="00BE79A5">
            <w:pPr>
              <w:jc w:val="center"/>
              <w:rPr>
                <w:b/>
                <w:lang w:eastAsia="ja-JP" w:bidi="he-IL"/>
              </w:rPr>
            </w:pPr>
            <w:r w:rsidRPr="00487B84">
              <w:rPr>
                <w:b/>
                <w:lang w:eastAsia="ja-JP" w:bidi="he-IL"/>
              </w:rPr>
              <w:t>Meaning</w:t>
            </w:r>
          </w:p>
        </w:tc>
      </w:tr>
      <w:tr w:rsidR="00BE79A5" w:rsidRPr="005223F4" w14:paraId="2FED4EB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A6AB9C4" w14:textId="26971D7E" w:rsidR="00BE79A5" w:rsidRPr="00487B84" w:rsidRDefault="00AB2400" w:rsidP="00487B84">
            <w:pPr>
              <w:rPr>
                <w:sz w:val="24"/>
                <w:lang w:eastAsia="ja-JP" w:bidi="he-IL"/>
              </w:rPr>
            </w:pPr>
            <w:ins w:id="8396" w:author="mbeckerle" w:date="2012-04-23T00:08:00Z">
              <w:r w:rsidRPr="00AB2400">
                <w:t xml:space="preserve">fn:concat( $arg1 </w:t>
              </w:r>
              <w:del w:id="8397" w:author="Steve Hanson" w:date="2012-08-10T14:49:00Z">
                <w:r w:rsidRPr="00AB2400" w:rsidDel="00487B84">
                  <w:delText> </w:delText>
                </w:r>
              </w:del>
              <w:r w:rsidRPr="00AB2400">
                <w:t xml:space="preserve">as xs:anyAtomicType?, $arg2 </w:t>
              </w:r>
              <w:del w:id="8398" w:author="Steve Hanson" w:date="2012-08-10T14:49:00Z">
                <w:r w:rsidRPr="00AB2400" w:rsidDel="00487B84">
                  <w:delText> </w:delText>
                </w:r>
              </w:del>
              <w:r w:rsidRPr="00AB2400">
                <w:t>as xs:anyAtomicType?, ... )</w:t>
              </w:r>
            </w:ins>
            <w:ins w:id="8399" w:author="mbeckerle" w:date="2012-04-23T00:10:00Z">
              <w:r w:rsidRPr="0080143D" w:rsidDel="00AB2400">
                <w:rPr>
                  <w:lang w:eastAsia="ja-JP" w:bidi="he-IL"/>
                </w:rPr>
                <w:t xml:space="preserve"> </w:t>
              </w:r>
            </w:ins>
            <w:del w:id="8400" w:author="mbeckerle" w:date="2012-04-23T00:08:00Z">
              <w:r w:rsidR="00BE79A5" w:rsidRPr="00487B84" w:rsidDel="00AB2400">
                <w:rPr>
                  <w:lang w:eastAsia="ja-JP" w:bidi="he-IL"/>
                </w:rPr>
                <w:delText>fn:concat</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6B5BAF71" w14:textId="77777777" w:rsidR="006C1EBC" w:rsidRDefault="006C1EBC" w:rsidP="00487B84">
            <w:pPr>
              <w:rPr>
                <w:ins w:id="8401" w:author="mbeckerle" w:date="2012-04-23T00:23:00Z"/>
                <w:lang w:eastAsia="ja-JP" w:bidi="he-IL"/>
              </w:rPr>
            </w:pPr>
            <w:ins w:id="8402" w:author="mbeckerle" w:date="2012-04-23T00:23:00Z">
              <w:r>
                <w:rPr>
                  <w:lang w:eastAsia="ja-JP" w:bidi="he-IL"/>
                </w:rPr>
                <w:t xml:space="preserve">fn:substring($sourceString as xs:string?, $startingLoc as xs:double) </w:t>
              </w:r>
            </w:ins>
          </w:p>
          <w:p w14:paraId="3DF13837" w14:textId="3766713F" w:rsidR="00BE79A5" w:rsidRPr="00487B84" w:rsidRDefault="006C1EBC" w:rsidP="00487B84">
            <w:pPr>
              <w:rPr>
                <w:sz w:val="24"/>
                <w:lang w:eastAsia="ja-JP" w:bidi="he-IL"/>
              </w:rPr>
            </w:pPr>
            <w:ins w:id="8403" w:author="mbeckerle" w:date="2012-04-23T00:23:00Z">
              <w:r>
                <w:rPr>
                  <w:lang w:eastAsia="ja-JP" w:bidi="he-IL"/>
                </w:rPr>
                <w:t>fn:substring($sourceString as xs:string?, $startingLoc as xs:double, $length as xs:double)</w:t>
              </w:r>
            </w:ins>
            <w:del w:id="8404" w:author="mbeckerle" w:date="2012-04-23T00:08:00Z">
              <w:r w:rsidR="00BE79A5" w:rsidRPr="00487B84" w:rsidDel="00AB2400">
                <w:rPr>
                  <w:lang w:eastAsia="ja-JP" w:bidi="he-IL"/>
                </w:rPr>
                <w:delText>fn:substring</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758CA4E" w14:textId="5A10ECA5" w:rsidR="00BE79A5" w:rsidRPr="00487B84" w:rsidRDefault="00AB2400" w:rsidP="00487B84">
            <w:pPr>
              <w:rPr>
                <w:sz w:val="24"/>
                <w:lang w:eastAsia="ja-JP" w:bidi="he-IL"/>
              </w:rPr>
            </w:pPr>
            <w:ins w:id="8405" w:author="mbeckerle" w:date="2012-04-23T00:09:00Z">
              <w:r w:rsidRPr="00AB2400">
                <w:t>fn:string-length</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8406" w:author="mbeckerle" w:date="2012-04-23T00:10:00Z">
              <w:r w:rsidRPr="0080143D" w:rsidDel="00AB2400">
                <w:rPr>
                  <w:lang w:eastAsia="ja-JP" w:bidi="he-IL"/>
                </w:rPr>
                <w:t xml:space="preserve"> </w:t>
              </w:r>
            </w:ins>
            <w:del w:id="8407" w:author="mbeckerle" w:date="2012-04-23T00:09:00Z">
              <w:r w:rsidR="00BE79A5" w:rsidRPr="00487B84" w:rsidDel="00AB2400">
                <w:rPr>
                  <w:lang w:eastAsia="ja-JP" w:bidi="he-IL"/>
                </w:rPr>
                <w:delText>fn:string-length</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3455F6AA" w14:textId="321DEE45" w:rsidR="00BE79A5" w:rsidRPr="00487B84" w:rsidRDefault="00BE79A5" w:rsidP="00487B84">
            <w:pPr>
              <w:rPr>
                <w:lang w:eastAsia="ja-JP" w:bidi="he-IL"/>
              </w:rPr>
            </w:pPr>
            <w:r w:rsidRPr="00487B84">
              <w:rPr>
                <w:lang w:eastAsia="ja-JP" w:bidi="he-IL"/>
              </w:rPr>
              <w:t>Returns the length of the argument</w:t>
            </w:r>
            <w:ins w:id="8408" w:author="mbeckerle" w:date="2012-04-23T00:11:00Z">
              <w:r w:rsidR="00AB2400">
                <w:rPr>
                  <w:lang w:eastAsia="ja-JP" w:bidi="he-IL"/>
                </w:rPr>
                <w:t xml:space="preserve"> as an xs:integer</w:t>
              </w:r>
            </w:ins>
            <w:del w:id="8409" w:author="mbeckerle" w:date="2012-04-23T00:11:00Z">
              <w:r w:rsidRPr="00487B84" w:rsidDel="00AB2400">
                <w:rPr>
                  <w:lang w:eastAsia="ja-JP" w:bidi="he-IL"/>
                </w:rPr>
                <w:delText>.</w:delText>
              </w:r>
            </w:del>
          </w:p>
        </w:tc>
      </w:tr>
      <w:tr w:rsidR="00BE79A5" w:rsidRPr="005223F4" w14:paraId="60960218"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1BD1DE6" w14:textId="5728264F" w:rsidR="00BE79A5" w:rsidRPr="00487B84" w:rsidRDefault="00AB2400" w:rsidP="00487B84">
            <w:pPr>
              <w:rPr>
                <w:sz w:val="24"/>
                <w:lang w:eastAsia="ja-JP" w:bidi="he-IL"/>
              </w:rPr>
            </w:pPr>
            <w:ins w:id="8410" w:author="mbeckerle" w:date="2012-04-23T00:09:00Z">
              <w:r w:rsidRPr="00AB2400">
                <w:t>fn:upper-case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8411" w:author="mbeckerle" w:date="2012-04-23T00:10:00Z">
              <w:r w:rsidRPr="0080143D" w:rsidDel="00AB2400">
                <w:rPr>
                  <w:lang w:eastAsia="ja-JP" w:bidi="he-IL"/>
                </w:rPr>
                <w:t xml:space="preserve"> </w:t>
              </w:r>
            </w:ins>
            <w:del w:id="8412" w:author="mbeckerle" w:date="2012-04-23T00:09:00Z">
              <w:r w:rsidR="00BE79A5" w:rsidRPr="00487B84" w:rsidDel="00AB2400">
                <w:rPr>
                  <w:lang w:eastAsia="ja-JP" w:bidi="he-IL"/>
                </w:rPr>
                <w:delText>fn:upper-case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5DB3D90" w14:textId="5847A8A9" w:rsidR="00BE79A5" w:rsidRPr="00487B84" w:rsidRDefault="00AB2400" w:rsidP="00487B84">
            <w:pPr>
              <w:rPr>
                <w:rFonts w:ascii="Times New Roman" w:hAnsi="Times New Roman"/>
                <w:sz w:val="24"/>
                <w:szCs w:val="24"/>
              </w:rPr>
            </w:pPr>
            <w:ins w:id="8413" w:author="mbeckerle" w:date="2012-04-23T00:10:00Z">
              <w:r w:rsidRPr="00AB2400">
                <w:t>fn:lower-case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ins>
            <w:ins w:id="8414" w:author="mbeckerle" w:date="2012-04-23T00:11:00Z">
              <w:r w:rsidRPr="0080143D" w:rsidDel="00AB2400">
                <w:rPr>
                  <w:lang w:eastAsia="ja-JP" w:bidi="he-IL"/>
                </w:rPr>
                <w:t xml:space="preserve"> </w:t>
              </w:r>
            </w:ins>
            <w:del w:id="8415" w:author="mbeckerle" w:date="2012-04-23T00:10:00Z">
              <w:r w:rsidR="00BE79A5" w:rsidRPr="00487B84" w:rsidDel="00AB2400">
                <w:rPr>
                  <w:lang w:eastAsia="ja-JP" w:bidi="he-IL"/>
                </w:rPr>
                <w:delText>fn:lower-case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bl>
    <w:p w14:paraId="1BDCFA29" w14:textId="2B3250FE" w:rsidR="00AB2400" w:rsidRPr="005223F4" w:rsidRDefault="00AB2400" w:rsidP="007151D0"/>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711"/>
        <w:gridCol w:w="5049"/>
      </w:tblGrid>
      <w:tr w:rsidR="00BE79A5" w:rsidRPr="005223F4" w14:paraId="0BC4E910"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7797AF9" w14:textId="77777777" w:rsidR="00BE79A5" w:rsidRPr="00487B84" w:rsidRDefault="00BE79A5" w:rsidP="00487B84">
            <w:pPr>
              <w:jc w:val="center"/>
              <w:rPr>
                <w:b/>
                <w:sz w:val="24"/>
              </w:rPr>
            </w:pPr>
            <w:r w:rsidRPr="00487B84">
              <w:rPr>
                <w:b/>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A6F52B6" w14:textId="77777777" w:rsidR="00BE79A5" w:rsidRPr="00487B84" w:rsidRDefault="00BE79A5">
            <w:pPr>
              <w:jc w:val="center"/>
              <w:rPr>
                <w:b/>
                <w:sz w:val="24"/>
              </w:rPr>
            </w:pPr>
            <w:r w:rsidRPr="00487B84">
              <w:rPr>
                <w:b/>
              </w:rPr>
              <w:t>Meaning</w:t>
            </w:r>
          </w:p>
        </w:tc>
      </w:tr>
      <w:tr w:rsidR="00BE79A5" w:rsidRPr="005223F4" w14:paraId="112872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E43F6" w14:textId="77777777" w:rsidR="006C1EBC" w:rsidRPr="006C1EBC" w:rsidRDefault="006C1EBC" w:rsidP="00487B84">
            <w:pPr>
              <w:rPr>
                <w:ins w:id="8416" w:author="mbeckerle" w:date="2012-04-23T00:22:00Z"/>
                <w:rStyle w:val="HTMLCode"/>
                <w:rFonts w:ascii="Arial" w:hAnsi="Arial" w:cs="Arial"/>
              </w:rPr>
            </w:pPr>
            <w:ins w:id="8417" w:author="mbeckerle" w:date="2012-04-23T00:22:00Z">
              <w:r w:rsidRPr="006C1EBC">
                <w:rPr>
                  <w:rStyle w:val="HTMLCode"/>
                  <w:rFonts w:ascii="Arial" w:hAnsi="Arial" w:cs="Arial"/>
                </w:rPr>
                <w:t>fn:contains($arg1 as xs:string?, $arg2 as xs:string?)</w:t>
              </w:r>
            </w:ins>
          </w:p>
          <w:p w14:paraId="1C2DAF3B" w14:textId="7E6205F6" w:rsidR="00BE79A5" w:rsidRPr="0080143D" w:rsidRDefault="006C1EBC">
            <w:pPr>
              <w:rPr>
                <w:sz w:val="24"/>
              </w:rPr>
            </w:pPr>
            <w:ins w:id="8418" w:author="mbeckerle" w:date="2012-04-23T00:22:00Z">
              <w:r w:rsidRPr="006C1EBC">
                <w:rPr>
                  <w:rStyle w:val="HTMLCode"/>
                  <w:rFonts w:ascii="Arial" w:hAnsi="Arial" w:cs="Arial"/>
                </w:rPr>
                <w:t>fn:contains($arg1 as xs:string?, $arg2 as xs:string?, $collation as xs:string)</w:t>
              </w:r>
            </w:ins>
            <w:del w:id="8419" w:author="mbeckerle" w:date="2012-04-23T00:12:00Z">
              <w:r w:rsidR="00BE79A5" w:rsidRPr="00EB6903" w:rsidDel="00AB2400">
                <w:rPr>
                  <w:rStyle w:val="HTMLCode"/>
                  <w:rFonts w:ascii="Arial" w:hAnsi="Arial" w:cs="Arial"/>
                </w:rPr>
                <w:delText>fn:contains</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A8288D" w14:textId="7949D1BE" w:rsidR="00BE79A5" w:rsidRPr="00487B84" w:rsidRDefault="00487B84" w:rsidP="00487B84">
            <w:pPr>
              <w:rPr>
                <w:rFonts w:cs="Arial"/>
                <w:sz w:val="24"/>
              </w:rPr>
            </w:pPr>
            <w:ins w:id="8420" w:author="Steve Hanson" w:date="2012-08-10T14:50:00Z">
              <w:r>
                <w:rPr>
                  <w:rFonts w:cs="Arial"/>
                </w:rPr>
                <w:t>Returns xs:</w:t>
              </w:r>
            </w:ins>
            <w:ins w:id="8421" w:author="Steve Hanson" w:date="2012-08-10T14:54:00Z">
              <w:r>
                <w:rPr>
                  <w:rFonts w:cs="Arial"/>
                </w:rPr>
                <w:t>b</w:t>
              </w:r>
            </w:ins>
            <w:ins w:id="8422" w:author="Steve Hanson" w:date="2012-08-10T14:50:00Z">
              <w:r>
                <w:rPr>
                  <w:rFonts w:cs="Arial"/>
                </w:rPr>
                <w:t>oolean i</w:t>
              </w:r>
            </w:ins>
            <w:del w:id="8423" w:author="Steve Hanson" w:date="2012-08-10T14:50:00Z">
              <w:r w:rsidR="00BE79A5" w:rsidRPr="00487B84" w:rsidDel="00487B84">
                <w:rPr>
                  <w:rFonts w:cs="Arial"/>
                </w:rPr>
                <w:delText>I</w:delText>
              </w:r>
            </w:del>
            <w:r w:rsidR="00BE79A5" w:rsidRPr="00487B84">
              <w:rPr>
                <w:rFonts w:cs="Arial"/>
              </w:rPr>
              <w:t>ndicat</w:t>
            </w:r>
            <w:ins w:id="8424" w:author="Steve Hanson" w:date="2012-08-10T14:50:00Z">
              <w:r>
                <w:rPr>
                  <w:rFonts w:cs="Arial"/>
                </w:rPr>
                <w:t>ing</w:t>
              </w:r>
            </w:ins>
            <w:del w:id="8425" w:author="Steve Hanson" w:date="2012-08-10T14:50:00Z">
              <w:r w:rsidR="00BE79A5" w:rsidRPr="00487B84" w:rsidDel="00487B84">
                <w:rPr>
                  <w:rFonts w:cs="Arial"/>
                </w:rPr>
                <w:delText>e</w:delText>
              </w:r>
            </w:del>
            <w:del w:id="8426" w:author="Steve Hanson" w:date="2012-08-10T14:51:00Z">
              <w:r w:rsidR="00BE79A5" w:rsidRPr="00487B84" w:rsidDel="00487B84">
                <w:rPr>
                  <w:rFonts w:cs="Arial"/>
                </w:rPr>
                <w:delText>s</w:delText>
              </w:r>
            </w:del>
            <w:r w:rsidR="00BE79A5" w:rsidRPr="00487B84">
              <w:rPr>
                <w:rFonts w:cs="Arial"/>
              </w:rPr>
              <w:t xml:space="preserve"> whether one </w:t>
            </w:r>
            <w:r w:rsidR="00BE79A5" w:rsidRPr="00EB6903">
              <w:rPr>
                <w:rStyle w:val="HTMLCode"/>
                <w:rFonts w:ascii="Arial" w:hAnsi="Arial" w:cs="Arial"/>
              </w:rPr>
              <w:t>xs:string</w:t>
            </w:r>
            <w:r w:rsidR="00BE79A5" w:rsidRPr="00487B84">
              <w:rPr>
                <w:rFonts w:cs="Arial"/>
              </w:rPr>
              <w:t xml:space="preserve"> contains another </w:t>
            </w:r>
            <w:r w:rsidR="00BE79A5" w:rsidRPr="00EB6903">
              <w:rPr>
                <w:rStyle w:val="HTMLCode"/>
                <w:rFonts w:ascii="Arial" w:hAnsi="Arial" w:cs="Arial"/>
              </w:rPr>
              <w:t>xs:string</w:t>
            </w:r>
            <w:r w:rsidR="00BE79A5" w:rsidRPr="00487B84">
              <w:rPr>
                <w:rFonts w:cs="Arial"/>
              </w:rPr>
              <w:t>. A collation may be specified.</w:t>
            </w:r>
            <w:ins w:id="8427" w:author="mbeckerle" w:date="2012-04-23T00:14:00Z">
              <w:del w:id="8428" w:author="Steve Hanson" w:date="2012-08-10T14:51:00Z">
                <w:r w:rsidR="00AB2400" w:rsidDel="00487B84">
                  <w:rPr>
                    <w:rFonts w:cs="Arial"/>
                  </w:rPr>
                  <w:delText xml:space="preserve"> Returns xs:boolea</w:delText>
                </w:r>
              </w:del>
              <w:del w:id="8429" w:author="Steve Hanson" w:date="2012-08-10T14:50:00Z">
                <w:r w:rsidR="00AB2400" w:rsidDel="00487B84">
                  <w:rPr>
                    <w:rFonts w:cs="Arial"/>
                  </w:rPr>
                  <w:delText>n</w:delText>
                </w:r>
              </w:del>
              <w:del w:id="8430" w:author="Steve Hanson" w:date="2012-08-10T14:51:00Z">
                <w:r w:rsidR="00AB2400" w:rsidDel="00487B84">
                  <w:rPr>
                    <w:rFonts w:cs="Arial"/>
                  </w:rPr>
                  <w:delText>.</w:delText>
                </w:r>
              </w:del>
            </w:ins>
          </w:p>
        </w:tc>
      </w:tr>
      <w:tr w:rsidR="00BE79A5" w:rsidRPr="005223F4" w14:paraId="5374EF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E06C939" w14:textId="77777777" w:rsidR="006C1EBC" w:rsidRPr="006C1EBC" w:rsidRDefault="006C1EBC" w:rsidP="00487B84">
            <w:pPr>
              <w:rPr>
                <w:ins w:id="8431" w:author="mbeckerle" w:date="2012-04-23T00:21:00Z"/>
                <w:rStyle w:val="HTMLCode"/>
                <w:rFonts w:ascii="Arial" w:hAnsi="Arial" w:cs="Arial"/>
              </w:rPr>
            </w:pPr>
            <w:ins w:id="8432" w:author="mbeckerle" w:date="2012-04-23T00:21:00Z">
              <w:r w:rsidRPr="006C1EBC">
                <w:rPr>
                  <w:rStyle w:val="HTMLCode"/>
                  <w:rFonts w:ascii="Arial" w:hAnsi="Arial" w:cs="Arial"/>
                </w:rPr>
                <w:t>fn:starts-with($arg1 as xs:string?, $arg2 as xs:string?)</w:t>
              </w:r>
            </w:ins>
          </w:p>
          <w:p w14:paraId="57CECA4A" w14:textId="656292AE" w:rsidR="00BE79A5" w:rsidRPr="0080143D" w:rsidRDefault="006C1EBC" w:rsidP="00487B84">
            <w:pPr>
              <w:rPr>
                <w:sz w:val="24"/>
              </w:rPr>
            </w:pPr>
            <w:ins w:id="8433" w:author="mbeckerle" w:date="2012-04-23T00:21:00Z">
              <w:r w:rsidRPr="006C1EBC">
                <w:rPr>
                  <w:rStyle w:val="HTMLCode"/>
                  <w:rFonts w:ascii="Arial" w:hAnsi="Arial" w:cs="Arial"/>
                </w:rPr>
                <w:t>fn:starts-with($arg1 as xs:string?, $arg2 as xs:string?, $collation as xs:string)</w:t>
              </w:r>
            </w:ins>
            <w:del w:id="8434" w:author="mbeckerle" w:date="2012-04-23T00:13:00Z">
              <w:r w:rsidR="00BE79A5" w:rsidRPr="00EB6903" w:rsidDel="00AB2400">
                <w:rPr>
                  <w:rStyle w:val="HTMLCode"/>
                  <w:rFonts w:ascii="Arial" w:hAnsi="Arial" w:cs="Arial"/>
                </w:rPr>
                <w:delText>fn:starts-with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3355F2" w14:textId="48D7A268" w:rsidR="00BE79A5" w:rsidRPr="00487B84" w:rsidRDefault="00BE79A5" w:rsidP="00487B84">
            <w:pPr>
              <w:rPr>
                <w:rFonts w:cs="Arial"/>
                <w:sz w:val="24"/>
              </w:rPr>
            </w:pPr>
            <w:del w:id="8435" w:author="Steve Hanson" w:date="2012-08-10T14:51:00Z">
              <w:r w:rsidRPr="00487B84" w:rsidDel="00487B84">
                <w:rPr>
                  <w:rFonts w:cs="Arial"/>
                </w:rPr>
                <w:delText>Indicates</w:delText>
              </w:r>
            </w:del>
            <w:ins w:id="8436" w:author="Steve Hanson" w:date="2012-08-10T14:51:00Z">
              <w:r w:rsidR="00487B84">
                <w:rPr>
                  <w:rFonts w:cs="Arial"/>
                </w:rPr>
                <w:t>Returns xs:</w:t>
              </w:r>
            </w:ins>
            <w:ins w:id="8437" w:author="Steve Hanson" w:date="2012-08-10T14:54:00Z">
              <w:r w:rsidR="00487B84">
                <w:rPr>
                  <w:rFonts w:cs="Arial"/>
                </w:rPr>
                <w:t>b</w:t>
              </w:r>
            </w:ins>
            <w:ins w:id="8438" w:author="Steve Hanson" w:date="2012-08-10T14:51:00Z">
              <w:r w:rsidR="00487B84">
                <w:rPr>
                  <w:rFonts w:cs="Arial"/>
                </w:rPr>
                <w:t>oolean i</w:t>
              </w:r>
              <w:r w:rsidR="00487B84" w:rsidRPr="00487B84">
                <w:rPr>
                  <w:rFonts w:cs="Arial"/>
                </w:rPr>
                <w:t>ndicat</w:t>
              </w:r>
              <w:r w:rsidR="00487B84">
                <w:rPr>
                  <w:rFonts w:cs="Arial"/>
                </w:rPr>
                <w:t>ing</w:t>
              </w:r>
            </w:ins>
            <w:r w:rsidRPr="00487B84">
              <w:rPr>
                <w:rFonts w:cs="Arial"/>
              </w:rPr>
              <w:t xml:space="preserve"> whether the value of one </w:t>
            </w:r>
            <w:r w:rsidRPr="00EB6903">
              <w:rPr>
                <w:rStyle w:val="HTMLCode"/>
                <w:rFonts w:ascii="Arial" w:hAnsi="Arial" w:cs="Arial"/>
              </w:rPr>
              <w:t>xs:string</w:t>
            </w:r>
            <w:r w:rsidRPr="00487B84">
              <w:rPr>
                <w:rFonts w:cs="Arial"/>
              </w:rPr>
              <w:t xml:space="preserve"> begins with the collation units of another </w:t>
            </w:r>
            <w:r w:rsidRPr="00EB6903">
              <w:rPr>
                <w:rStyle w:val="HTMLCode"/>
                <w:rFonts w:ascii="Arial" w:hAnsi="Arial" w:cs="Arial"/>
              </w:rPr>
              <w:t>xs:string</w:t>
            </w:r>
            <w:r w:rsidRPr="00487B84">
              <w:rPr>
                <w:rFonts w:cs="Arial"/>
              </w:rPr>
              <w:t>. A collation may be specified.</w:t>
            </w:r>
            <w:ins w:id="8439" w:author="mbeckerle" w:date="2012-04-23T00:14:00Z">
              <w:r w:rsidR="00AB2400">
                <w:rPr>
                  <w:rFonts w:cs="Arial"/>
                </w:rPr>
                <w:t xml:space="preserve"> </w:t>
              </w:r>
              <w:del w:id="8440" w:author="Steve Hanson" w:date="2012-08-10T14:51:00Z">
                <w:r w:rsidR="00AB2400" w:rsidDel="00487B84">
                  <w:rPr>
                    <w:rFonts w:cs="Arial"/>
                  </w:rPr>
                  <w:delText>Returns xs:boolean.</w:delText>
                </w:r>
              </w:del>
            </w:ins>
          </w:p>
        </w:tc>
      </w:tr>
      <w:tr w:rsidR="00BE79A5" w:rsidRPr="005223F4" w14:paraId="3C277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926588" w14:textId="77777777" w:rsidR="006C1EBC" w:rsidRPr="006C1EBC" w:rsidRDefault="006C1EBC" w:rsidP="00487B84">
            <w:pPr>
              <w:rPr>
                <w:ins w:id="8441" w:author="mbeckerle" w:date="2012-04-23T00:20:00Z"/>
                <w:rStyle w:val="HTMLCode"/>
                <w:rFonts w:ascii="Arial" w:hAnsi="Arial" w:cs="Arial"/>
              </w:rPr>
            </w:pPr>
            <w:ins w:id="8442" w:author="mbeckerle" w:date="2012-04-23T00:20:00Z">
              <w:r w:rsidRPr="006C1EBC">
                <w:rPr>
                  <w:rStyle w:val="HTMLCode"/>
                  <w:rFonts w:ascii="Arial" w:hAnsi="Arial" w:cs="Arial"/>
                </w:rPr>
                <w:t>fn:ends-with($arg1 as xs:string?, $arg2 as xs:string?)</w:t>
              </w:r>
            </w:ins>
          </w:p>
          <w:p w14:paraId="480DDE6D" w14:textId="2901AC1A" w:rsidR="00BE79A5" w:rsidRPr="0080143D" w:rsidRDefault="006C1EBC" w:rsidP="00487B84">
            <w:pPr>
              <w:rPr>
                <w:sz w:val="24"/>
              </w:rPr>
            </w:pPr>
            <w:ins w:id="8443" w:author="mbeckerle" w:date="2012-04-23T00:20:00Z">
              <w:r w:rsidRPr="006C1EBC">
                <w:rPr>
                  <w:rStyle w:val="HTMLCode"/>
                  <w:rFonts w:ascii="Arial" w:hAnsi="Arial" w:cs="Arial"/>
                </w:rPr>
                <w:t>fn:ends-with($arg1 as xs:string?, $arg2</w:t>
              </w:r>
            </w:ins>
            <w:ins w:id="8444" w:author="Steve Hanson" w:date="2012-08-10T14:51:00Z">
              <w:r w:rsidR="00487B84">
                <w:rPr>
                  <w:rStyle w:val="HTMLCode"/>
                  <w:rFonts w:ascii="Arial" w:hAnsi="Arial" w:cs="Arial"/>
                </w:rPr>
                <w:t xml:space="preserve"> </w:t>
              </w:r>
            </w:ins>
            <w:ins w:id="8445" w:author="mbeckerle" w:date="2012-04-23T00:20:00Z">
              <w:del w:id="8446" w:author="Steve Hanson" w:date="2012-08-10T14:51:00Z">
                <w:r w:rsidRPr="006C1EBC" w:rsidDel="00487B84">
                  <w:rPr>
                    <w:rStyle w:val="HTMLCode"/>
                    <w:rFonts w:ascii="Arial" w:hAnsi="Arial" w:cs="Arial"/>
                  </w:rPr>
                  <w:tab/>
                </w:r>
              </w:del>
              <w:r w:rsidRPr="006C1EBC">
                <w:rPr>
                  <w:rStyle w:val="HTMLCode"/>
                  <w:rFonts w:ascii="Arial" w:hAnsi="Arial" w:cs="Arial"/>
                </w:rPr>
                <w:t>as xs:string?, $collation as xs:string)</w:t>
              </w:r>
            </w:ins>
            <w:del w:id="8447" w:author="mbeckerle" w:date="2012-04-23T00:13:00Z">
              <w:r w:rsidR="00BE79A5" w:rsidRPr="00EB6903" w:rsidDel="00AB2400">
                <w:rPr>
                  <w:rStyle w:val="HTMLCode"/>
                  <w:rFonts w:ascii="Arial" w:hAnsi="Arial" w:cs="Arial"/>
                </w:rPr>
                <w:delText>fn:ends-with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1AD9EE" w14:textId="6D96590C" w:rsidR="00BE79A5" w:rsidRPr="00487B84" w:rsidRDefault="00487B84" w:rsidP="00487B84">
            <w:pPr>
              <w:rPr>
                <w:rFonts w:cs="Arial"/>
                <w:sz w:val="24"/>
              </w:rPr>
            </w:pPr>
            <w:ins w:id="8448" w:author="Steve Hanson" w:date="2012-08-10T14:51:00Z">
              <w:r>
                <w:rPr>
                  <w:rFonts w:cs="Arial"/>
                </w:rPr>
                <w:t>Returns xs:</w:t>
              </w:r>
            </w:ins>
            <w:ins w:id="8449" w:author="Steve Hanson" w:date="2012-08-10T14:54:00Z">
              <w:r>
                <w:rPr>
                  <w:rFonts w:cs="Arial"/>
                </w:rPr>
                <w:t>b</w:t>
              </w:r>
            </w:ins>
            <w:ins w:id="8450" w:author="Steve Hanson" w:date="2012-08-10T14:51:00Z">
              <w:r>
                <w:rPr>
                  <w:rFonts w:cs="Arial"/>
                </w:rPr>
                <w:t>oolean i</w:t>
              </w:r>
              <w:r w:rsidRPr="00487B84">
                <w:rPr>
                  <w:rFonts w:cs="Arial"/>
                </w:rPr>
                <w:t>ndicat</w:t>
              </w:r>
              <w:r>
                <w:rPr>
                  <w:rFonts w:cs="Arial"/>
                </w:rPr>
                <w:t>ing</w:t>
              </w:r>
            </w:ins>
            <w:del w:id="8451" w:author="Steve Hanson" w:date="2012-08-10T14:51:00Z">
              <w:r w:rsidR="00BE79A5" w:rsidRPr="00487B84" w:rsidDel="00487B84">
                <w:rPr>
                  <w:rFonts w:cs="Arial"/>
                </w:rPr>
                <w:delText>Indicates w</w:delText>
              </w:r>
            </w:del>
            <w:ins w:id="8452" w:author="Steve Hanson" w:date="2012-08-10T14:51:00Z">
              <w:r>
                <w:rPr>
                  <w:rFonts w:cs="Arial"/>
                </w:rPr>
                <w:t xml:space="preserve"> w</w:t>
              </w:r>
            </w:ins>
            <w:r w:rsidR="00BE79A5" w:rsidRPr="00487B84">
              <w:rPr>
                <w:rFonts w:cs="Arial"/>
              </w:rPr>
              <w:t xml:space="preserve">hether the value of one </w:t>
            </w:r>
            <w:r w:rsidR="00BE79A5" w:rsidRPr="00EB6903">
              <w:rPr>
                <w:rStyle w:val="HTMLCode"/>
                <w:rFonts w:ascii="Arial" w:hAnsi="Arial" w:cs="Arial"/>
              </w:rPr>
              <w:t>xs:string</w:t>
            </w:r>
            <w:r w:rsidR="00BE79A5" w:rsidRPr="00487B84">
              <w:rPr>
                <w:rFonts w:cs="Arial"/>
              </w:rPr>
              <w:t xml:space="preserve"> ends with the collation units of another </w:t>
            </w:r>
            <w:r w:rsidR="00BE79A5" w:rsidRPr="00EB6903">
              <w:rPr>
                <w:rStyle w:val="HTMLCode"/>
                <w:rFonts w:ascii="Arial" w:hAnsi="Arial" w:cs="Arial"/>
              </w:rPr>
              <w:t>xs:string</w:t>
            </w:r>
            <w:r w:rsidR="00BE79A5" w:rsidRPr="00487B84">
              <w:rPr>
                <w:rFonts w:cs="Arial"/>
              </w:rPr>
              <w:t>. A collation may be specified.</w:t>
            </w:r>
            <w:ins w:id="8453" w:author="mbeckerle" w:date="2012-04-23T00:14:00Z">
              <w:r w:rsidR="00AB2400">
                <w:rPr>
                  <w:rFonts w:cs="Arial"/>
                </w:rPr>
                <w:t xml:space="preserve"> </w:t>
              </w:r>
              <w:del w:id="8454" w:author="Steve Hanson" w:date="2012-08-10T14:51:00Z">
                <w:r w:rsidR="00AB2400" w:rsidDel="00487B84">
                  <w:rPr>
                    <w:rFonts w:cs="Arial"/>
                  </w:rPr>
                  <w:delText>Returns xs:boolean.</w:delText>
                </w:r>
              </w:del>
            </w:ins>
          </w:p>
        </w:tc>
      </w:tr>
      <w:tr w:rsidR="00BE79A5" w:rsidRPr="005223F4" w14:paraId="7CCF19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194091" w14:textId="77777777" w:rsidR="006C1EBC" w:rsidRPr="006C1EBC" w:rsidRDefault="006C1EBC" w:rsidP="00487B84">
            <w:pPr>
              <w:rPr>
                <w:ins w:id="8455" w:author="mbeckerle" w:date="2012-04-23T00:18:00Z"/>
                <w:rStyle w:val="HTMLCode"/>
                <w:rFonts w:ascii="Arial" w:hAnsi="Arial" w:cs="Arial"/>
              </w:rPr>
            </w:pPr>
            <w:ins w:id="8456" w:author="mbeckerle" w:date="2012-04-23T00:18:00Z">
              <w:r w:rsidRPr="006C1EBC">
                <w:rPr>
                  <w:rStyle w:val="HTMLCode"/>
                  <w:rFonts w:ascii="Arial" w:hAnsi="Arial" w:cs="Arial"/>
                </w:rPr>
                <w:t>fn:substring-before($arg1 as xs:string?, $arg2 as xs:string?)</w:t>
              </w:r>
            </w:ins>
          </w:p>
          <w:p w14:paraId="508AA340" w14:textId="2EDC7DDF" w:rsidR="00BE79A5" w:rsidRPr="0080143D" w:rsidRDefault="006C1EBC" w:rsidP="00487B84">
            <w:pPr>
              <w:rPr>
                <w:sz w:val="24"/>
              </w:rPr>
            </w:pPr>
            <w:ins w:id="8457" w:author="mbeckerle" w:date="2012-04-23T00:18:00Z">
              <w:r w:rsidRPr="006C1EBC">
                <w:rPr>
                  <w:rStyle w:val="HTMLCode"/>
                  <w:rFonts w:ascii="Arial" w:hAnsi="Arial" w:cs="Arial"/>
                </w:rPr>
                <w:t>fn:substring-before($arg1 as xs:string?,</w:t>
              </w:r>
            </w:ins>
            <w:ins w:id="8458" w:author="mbeckerle" w:date="2012-04-23T00:19:00Z">
              <w:r>
                <w:rPr>
                  <w:rStyle w:val="HTMLCode"/>
                  <w:rFonts w:ascii="Arial" w:hAnsi="Arial" w:cs="Arial"/>
                </w:rPr>
                <w:t xml:space="preserve"> </w:t>
              </w:r>
            </w:ins>
            <w:ins w:id="8459" w:author="mbeckerle" w:date="2012-04-23T00:18:00Z">
              <w:r w:rsidRPr="006C1EBC">
                <w:rPr>
                  <w:rStyle w:val="HTMLCode"/>
                  <w:rFonts w:ascii="Arial" w:hAnsi="Arial" w:cs="Arial"/>
                </w:rPr>
                <w:t>$arg2 as xs:string?,</w:t>
              </w:r>
            </w:ins>
            <w:ins w:id="8460" w:author="mbeckerle" w:date="2012-04-23T00:19:00Z">
              <w:r>
                <w:rPr>
                  <w:rStyle w:val="HTMLCode"/>
                  <w:rFonts w:ascii="Arial" w:hAnsi="Arial" w:cs="Arial"/>
                </w:rPr>
                <w:t xml:space="preserve"> </w:t>
              </w:r>
            </w:ins>
            <w:ins w:id="8461" w:author="mbeckerle" w:date="2012-04-23T00:18:00Z">
              <w:r w:rsidRPr="006C1EBC">
                <w:rPr>
                  <w:rStyle w:val="HTMLCode"/>
                  <w:rFonts w:ascii="Arial" w:hAnsi="Arial" w:cs="Arial"/>
                </w:rPr>
                <w:t>$collation as xs:string)</w:t>
              </w:r>
            </w:ins>
            <w:del w:id="8462" w:author="mbeckerle" w:date="2012-04-23T00:14:00Z">
              <w:r w:rsidR="00BE79A5" w:rsidRPr="00EB6903" w:rsidDel="00AB2400">
                <w:rPr>
                  <w:rStyle w:val="HTMLCode"/>
                  <w:rFonts w:ascii="Arial" w:hAnsi="Arial" w:cs="Arial"/>
                </w:rPr>
                <w:delText>fn:substring-before</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A5B2F3" w14:textId="77777777" w:rsidR="00BE79A5" w:rsidRPr="00487B84" w:rsidRDefault="00BE79A5" w:rsidP="00487B84">
            <w:pPr>
              <w:rPr>
                <w:rFonts w:cs="Arial"/>
                <w:sz w:val="24"/>
              </w:rPr>
            </w:pPr>
            <w:r w:rsidRPr="00487B84">
              <w:rPr>
                <w:rFonts w:cs="Arial"/>
              </w:rPr>
              <w:t xml:space="preserve">Returns the collation units of one </w:t>
            </w:r>
            <w:r w:rsidRPr="00EB6903">
              <w:rPr>
                <w:rStyle w:val="HTMLCode"/>
                <w:rFonts w:ascii="Arial" w:hAnsi="Arial" w:cs="Arial"/>
              </w:rPr>
              <w:t>xs:string</w:t>
            </w:r>
            <w:r w:rsidRPr="00487B84">
              <w:rPr>
                <w:rFonts w:cs="Arial"/>
              </w:rPr>
              <w:t xml:space="preserve"> that precede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r w:rsidR="00BE79A5" w:rsidRPr="005223F4" w14:paraId="74F710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C4E3DA0" w14:textId="77777777" w:rsidR="006C1EBC" w:rsidRPr="006C1EBC" w:rsidRDefault="006C1EBC" w:rsidP="00487B84">
            <w:pPr>
              <w:rPr>
                <w:ins w:id="8463" w:author="mbeckerle" w:date="2012-04-23T00:19:00Z"/>
                <w:rStyle w:val="HTMLCode"/>
                <w:rFonts w:ascii="Arial" w:hAnsi="Arial" w:cs="Arial"/>
              </w:rPr>
            </w:pPr>
            <w:ins w:id="8464" w:author="mbeckerle" w:date="2012-04-23T00:19:00Z">
              <w:r w:rsidRPr="006C1EBC">
                <w:rPr>
                  <w:rStyle w:val="HTMLCode"/>
                  <w:rFonts w:ascii="Arial" w:hAnsi="Arial" w:cs="Arial"/>
                </w:rPr>
                <w:t>fn:substring-after($arg1 as xs:string?, $arg2 as xs:string?)</w:t>
              </w:r>
            </w:ins>
          </w:p>
          <w:p w14:paraId="30097C28" w14:textId="758A3F69" w:rsidR="00BE79A5" w:rsidRPr="0080143D" w:rsidRDefault="006C1EBC" w:rsidP="00487B84">
            <w:pPr>
              <w:rPr>
                <w:sz w:val="24"/>
              </w:rPr>
            </w:pPr>
            <w:ins w:id="8465" w:author="mbeckerle" w:date="2012-04-23T00:19:00Z">
              <w:r w:rsidRPr="006C1EBC">
                <w:rPr>
                  <w:rStyle w:val="HTMLCode"/>
                  <w:rFonts w:ascii="Arial" w:hAnsi="Arial" w:cs="Arial"/>
                </w:rPr>
                <w:t>fn:substring-after($arg1 as xs:string?,</w:t>
              </w:r>
              <w:r>
                <w:rPr>
                  <w:rStyle w:val="HTMLCode"/>
                  <w:rFonts w:ascii="Arial" w:hAnsi="Arial" w:cs="Arial"/>
                </w:rPr>
                <w:t xml:space="preserve"> </w:t>
              </w:r>
              <w:r w:rsidRPr="006C1EBC">
                <w:rPr>
                  <w:rStyle w:val="HTMLCode"/>
                  <w:rFonts w:ascii="Arial" w:hAnsi="Arial" w:cs="Arial"/>
                </w:rPr>
                <w:t>$arg2 as xs:string?,</w:t>
              </w:r>
              <w:r>
                <w:rPr>
                  <w:rStyle w:val="HTMLCode"/>
                  <w:rFonts w:ascii="Arial" w:hAnsi="Arial" w:cs="Arial"/>
                </w:rPr>
                <w:t xml:space="preserve"> </w:t>
              </w:r>
              <w:r w:rsidRPr="006C1EBC">
                <w:rPr>
                  <w:rStyle w:val="HTMLCode"/>
                  <w:rFonts w:ascii="Arial" w:hAnsi="Arial" w:cs="Arial"/>
                </w:rPr>
                <w:t>$collation as xs:string)</w:t>
              </w:r>
            </w:ins>
            <w:del w:id="8466" w:author="mbeckerle" w:date="2012-04-23T00:19:00Z">
              <w:r w:rsidR="00BE79A5" w:rsidRPr="00EB6903" w:rsidDel="006C1EBC">
                <w:rPr>
                  <w:rStyle w:val="HTMLCode"/>
                  <w:rFonts w:ascii="Arial" w:hAnsi="Arial" w:cs="Arial"/>
                </w:rPr>
                <w:delText>fn:substring-after</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ECC965" w14:textId="77777777" w:rsidR="00BE79A5" w:rsidRPr="00487B84" w:rsidRDefault="00BE79A5" w:rsidP="00487B84">
            <w:pPr>
              <w:rPr>
                <w:rFonts w:cs="Arial"/>
                <w:sz w:val="24"/>
              </w:rPr>
            </w:pPr>
            <w:r w:rsidRPr="00487B84">
              <w:rPr>
                <w:rFonts w:cs="Arial"/>
              </w:rPr>
              <w:t xml:space="preserve">Returns the collation units of </w:t>
            </w:r>
            <w:r w:rsidRPr="00EB6903">
              <w:rPr>
                <w:rStyle w:val="HTMLCode"/>
                <w:rFonts w:ascii="Arial" w:hAnsi="Arial" w:cs="Arial"/>
              </w:rPr>
              <w:t>xs:string</w:t>
            </w:r>
            <w:r w:rsidRPr="00487B84">
              <w:rPr>
                <w:rFonts w:cs="Arial"/>
              </w:rPr>
              <w:t xml:space="preserve"> that follow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bl>
    <w:p w14:paraId="454A15FA" w14:textId="77777777" w:rsidR="00BE79A5" w:rsidRPr="005223F4" w:rsidRDefault="00F05A22" w:rsidP="00F05A22">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30</w:t>
      </w:r>
      <w:r w:rsidR="008356D4">
        <w:rPr>
          <w:noProof/>
        </w:rPr>
        <w:fldChar w:fldCharType="end"/>
      </w:r>
      <w:r w:rsidRPr="005223F4">
        <w:t xml:space="preserve"> String Functions</w:t>
      </w:r>
    </w:p>
    <w:p w14:paraId="4639E047" w14:textId="5C9E6E24" w:rsidR="00D43CED" w:rsidDel="00220DFE" w:rsidRDefault="00D43CED" w:rsidP="00BE79A5">
      <w:pPr>
        <w:rPr>
          <w:ins w:id="8467" w:author="Steve Hanson" w:date="2012-02-24T12:13:00Z"/>
          <w:del w:id="8468" w:author="mbeckerle" w:date="2012-04-22T21:25:00Z"/>
        </w:rPr>
      </w:pPr>
    </w:p>
    <w:p w14:paraId="355DD012" w14:textId="44F44D7E" w:rsidR="0080143D" w:rsidRPr="005223F4" w:rsidDel="00220DFE" w:rsidRDefault="0080143D" w:rsidP="00BE79A5">
      <w:pPr>
        <w:rPr>
          <w:del w:id="8469" w:author="mbeckerle" w:date="2012-04-22T21:25:00Z"/>
        </w:rPr>
      </w:pPr>
    </w:p>
    <w:p w14:paraId="6B0418EE" w14:textId="77777777" w:rsidR="00BE79A5" w:rsidRPr="005223F4" w:rsidRDefault="00BE79A5" w:rsidP="008271A6">
      <w:pPr>
        <w:pStyle w:val="Heading4"/>
      </w:pPr>
      <w:r w:rsidRPr="005223F4">
        <w:t>Date, Time functions</w:t>
      </w:r>
      <w:del w:id="8470" w:author="Steve Hanson" w:date="2012-08-10T14:56:00Z">
        <w:r w:rsidRPr="005223F4" w:rsidDel="00487B84">
          <w:delText>:</w:delText>
        </w:r>
      </w:del>
    </w:p>
    <w:p w14:paraId="173D4CDD" w14:textId="6B4DC29F" w:rsidR="00BE79A5" w:rsidRPr="005223F4" w:rsidDel="00220DFE" w:rsidRDefault="00BE79A5" w:rsidP="00BE79A5">
      <w:pPr>
        <w:rPr>
          <w:del w:id="8471" w:author="mbeckerle" w:date="2012-04-22T21:25:00Z"/>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995"/>
        <w:gridCol w:w="5765"/>
      </w:tblGrid>
      <w:tr w:rsidR="00BE79A5" w:rsidRPr="005223F4" w14:paraId="49D3CDEA"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5BA6B11" w14:textId="77777777" w:rsidR="00BE79A5" w:rsidRPr="00487B84" w:rsidRDefault="00BE79A5">
            <w:pPr>
              <w:jc w:val="center"/>
              <w:rPr>
                <w:b/>
                <w:sz w:val="24"/>
              </w:rPr>
            </w:pPr>
            <w:r w:rsidRPr="00487B84">
              <w:rPr>
                <w:b/>
              </w:rPr>
              <w:t>Function</w:t>
            </w:r>
          </w:p>
        </w:tc>
        <w:tc>
          <w:tcPr>
            <w:tcW w:w="6216" w:type="dxa"/>
            <w:tcBorders>
              <w:top w:val="outset" w:sz="6" w:space="0" w:color="auto"/>
              <w:left w:val="outset" w:sz="6" w:space="0" w:color="auto"/>
              <w:bottom w:val="outset" w:sz="6" w:space="0" w:color="auto"/>
              <w:right w:val="outset" w:sz="6" w:space="0" w:color="auto"/>
            </w:tcBorders>
            <w:shd w:val="clear" w:color="auto" w:fill="F3F3F3"/>
            <w:vAlign w:val="center"/>
          </w:tcPr>
          <w:p w14:paraId="7BAA282A" w14:textId="77777777" w:rsidR="00BE79A5" w:rsidRPr="00487B84" w:rsidRDefault="00BE79A5">
            <w:pPr>
              <w:jc w:val="center"/>
              <w:rPr>
                <w:b/>
                <w:sz w:val="24"/>
              </w:rPr>
            </w:pPr>
            <w:r w:rsidRPr="00487B84">
              <w:rPr>
                <w:b/>
              </w:rPr>
              <w:t>Meaning</w:t>
            </w:r>
          </w:p>
        </w:tc>
      </w:tr>
      <w:tr w:rsidR="00BE79A5" w:rsidRPr="005223F4" w14:paraId="10FDC7CB"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D8F712F" w14:textId="6E8BB11D" w:rsidR="00BE79A5" w:rsidRPr="00487B84" w:rsidRDefault="00BE79A5">
            <w:pPr>
              <w:rPr>
                <w:rFonts w:cs="Arial"/>
                <w:sz w:val="24"/>
              </w:rPr>
            </w:pPr>
            <w:r w:rsidRPr="006C1EBC">
              <w:rPr>
                <w:rStyle w:val="HTMLCode"/>
                <w:rFonts w:ascii="Arial" w:hAnsi="Arial" w:cs="Arial"/>
              </w:rPr>
              <w:t>fn:year-from-dateTime</w:t>
            </w:r>
            <w:ins w:id="8472" w:author="mbeckerle" w:date="2012-04-23T00:24: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62F5F67B"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xs:dateTime</w:t>
            </w:r>
            <w:r w:rsidRPr="00487B84">
              <w:rPr>
                <w:rFonts w:cs="Arial"/>
              </w:rPr>
              <w:t xml:space="preserve"> value.</w:t>
            </w:r>
          </w:p>
        </w:tc>
      </w:tr>
      <w:tr w:rsidR="00BE79A5" w:rsidRPr="005223F4" w14:paraId="16074653"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2E67AEE" w14:textId="68EAE269" w:rsidR="00BE79A5" w:rsidRPr="00487B84" w:rsidRDefault="00BE79A5">
            <w:pPr>
              <w:rPr>
                <w:rFonts w:cs="Arial"/>
                <w:sz w:val="24"/>
              </w:rPr>
            </w:pPr>
            <w:r w:rsidRPr="006C1EBC">
              <w:rPr>
                <w:rStyle w:val="HTMLCode"/>
                <w:rFonts w:ascii="Arial" w:hAnsi="Arial" w:cs="Arial"/>
              </w:rPr>
              <w:t>fn:month-from-dateTime</w:t>
            </w:r>
            <w:ins w:id="8473"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0F06E18B"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xs:dateTime</w:t>
            </w:r>
            <w:r w:rsidRPr="00487B84">
              <w:rPr>
                <w:rFonts w:cs="Arial"/>
              </w:rPr>
              <w:t xml:space="preserve"> value.</w:t>
            </w:r>
          </w:p>
        </w:tc>
      </w:tr>
      <w:tr w:rsidR="00BE79A5" w:rsidRPr="005223F4" w14:paraId="32CCC01D"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02193CD" w14:textId="78826F4D" w:rsidR="00BE79A5" w:rsidRPr="00487B84" w:rsidRDefault="00BE79A5">
            <w:pPr>
              <w:rPr>
                <w:rFonts w:cs="Arial"/>
                <w:sz w:val="24"/>
              </w:rPr>
            </w:pPr>
            <w:r w:rsidRPr="006C1EBC">
              <w:rPr>
                <w:rStyle w:val="HTMLCode"/>
                <w:rFonts w:ascii="Arial" w:hAnsi="Arial" w:cs="Arial"/>
              </w:rPr>
              <w:t>fn:day-from-dateTime</w:t>
            </w:r>
            <w:ins w:id="8474"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132FFB6A"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xs:dateTime</w:t>
            </w:r>
            <w:r w:rsidRPr="00487B84">
              <w:rPr>
                <w:rFonts w:cs="Arial"/>
              </w:rPr>
              <w:t xml:space="preserve"> value.</w:t>
            </w:r>
          </w:p>
        </w:tc>
      </w:tr>
      <w:tr w:rsidR="00BE79A5" w:rsidRPr="005223F4" w14:paraId="2365975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F2F19F" w14:textId="79C97B57" w:rsidR="00BE79A5" w:rsidRPr="00487B84" w:rsidRDefault="00BE79A5">
            <w:pPr>
              <w:rPr>
                <w:rFonts w:cs="Arial"/>
                <w:sz w:val="24"/>
              </w:rPr>
            </w:pPr>
            <w:r w:rsidRPr="006C1EBC">
              <w:rPr>
                <w:rStyle w:val="HTMLCode"/>
                <w:rFonts w:ascii="Arial" w:hAnsi="Arial" w:cs="Arial"/>
              </w:rPr>
              <w:t>fn:hours-from-dateTime</w:t>
            </w:r>
            <w:ins w:id="8475"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A2C5FD7"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xs:dateTime</w:t>
            </w:r>
            <w:r w:rsidRPr="00487B84">
              <w:rPr>
                <w:rFonts w:cs="Arial"/>
              </w:rPr>
              <w:t xml:space="preserve"> value.</w:t>
            </w:r>
          </w:p>
        </w:tc>
      </w:tr>
      <w:tr w:rsidR="00BE79A5" w:rsidRPr="005223F4" w14:paraId="68863AD0"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6BD573" w14:textId="35345AB5" w:rsidR="00BE79A5" w:rsidRPr="00163AF4" w:rsidRDefault="00BE79A5">
            <w:pPr>
              <w:rPr>
                <w:rFonts w:cs="Arial"/>
                <w:sz w:val="24"/>
              </w:rPr>
            </w:pPr>
            <w:r w:rsidRPr="006C1EBC">
              <w:rPr>
                <w:rStyle w:val="HTMLCode"/>
                <w:rFonts w:ascii="Arial" w:hAnsi="Arial" w:cs="Arial"/>
              </w:rPr>
              <w:t>fn:minutes-from-dateTime</w:t>
            </w:r>
            <w:ins w:id="8476"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2E86562"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xs:dateTime</w:t>
            </w:r>
            <w:r w:rsidRPr="00487B84">
              <w:rPr>
                <w:rFonts w:cs="Arial"/>
              </w:rPr>
              <w:t xml:space="preserve"> value.</w:t>
            </w:r>
          </w:p>
        </w:tc>
      </w:tr>
      <w:tr w:rsidR="00BE79A5" w:rsidRPr="005223F4" w14:paraId="461538D2"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08B3215" w14:textId="5151A517" w:rsidR="00BE79A5" w:rsidRPr="00163AF4" w:rsidRDefault="00BE79A5">
            <w:pPr>
              <w:rPr>
                <w:rFonts w:cs="Arial"/>
                <w:sz w:val="24"/>
              </w:rPr>
            </w:pPr>
            <w:r w:rsidRPr="006C1EBC">
              <w:rPr>
                <w:rStyle w:val="HTMLCode"/>
                <w:rFonts w:ascii="Arial" w:hAnsi="Arial" w:cs="Arial"/>
              </w:rPr>
              <w:t>fn:seconds-from-dateTime</w:t>
            </w:r>
            <w:ins w:id="8477"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770CEE0C" w14:textId="77777777" w:rsidR="00BE79A5" w:rsidRPr="00487B84" w:rsidRDefault="00BE79A5" w:rsidP="00487B84">
            <w:pPr>
              <w:rPr>
                <w:rFonts w:cs="Arial"/>
                <w:sz w:val="24"/>
              </w:rPr>
            </w:pPr>
            <w:r w:rsidRPr="00487B84">
              <w:rPr>
                <w:rFonts w:cs="Arial"/>
              </w:rPr>
              <w:t xml:space="preserve">Returns the seconds from an </w:t>
            </w:r>
            <w:r w:rsidRPr="00EB6903">
              <w:rPr>
                <w:rStyle w:val="HTMLCode"/>
                <w:rFonts w:ascii="Arial" w:hAnsi="Arial" w:cs="Arial"/>
              </w:rPr>
              <w:t>xs:dateTime</w:t>
            </w:r>
            <w:r w:rsidRPr="00487B84">
              <w:rPr>
                <w:rFonts w:cs="Arial"/>
              </w:rPr>
              <w:t xml:space="preserve"> value.</w:t>
            </w:r>
          </w:p>
        </w:tc>
      </w:tr>
      <w:tr w:rsidR="00BE79A5" w:rsidRPr="005223F4" w14:paraId="05296B1C"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31BC69" w14:textId="654576A8" w:rsidR="00BE79A5" w:rsidRPr="00163AF4" w:rsidRDefault="00BE79A5">
            <w:pPr>
              <w:rPr>
                <w:rFonts w:cs="Arial"/>
                <w:sz w:val="24"/>
              </w:rPr>
            </w:pPr>
            <w:r w:rsidRPr="006C1EBC">
              <w:rPr>
                <w:rStyle w:val="HTMLCode"/>
                <w:rFonts w:ascii="Arial" w:hAnsi="Arial" w:cs="Arial"/>
              </w:rPr>
              <w:t>fn:year-from-date</w:t>
            </w:r>
            <w:ins w:id="8478"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0A15E61C"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xs:date</w:t>
            </w:r>
            <w:r w:rsidRPr="00487B84">
              <w:rPr>
                <w:rFonts w:cs="Arial"/>
              </w:rPr>
              <w:t xml:space="preserve"> value.</w:t>
            </w:r>
          </w:p>
        </w:tc>
      </w:tr>
      <w:tr w:rsidR="00BE79A5" w:rsidRPr="005223F4" w14:paraId="742C76B9" w14:textId="77777777" w:rsidTr="00487B84">
        <w:trPr>
          <w:trHeight w:val="40"/>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0FEC7B9" w14:textId="2397F589" w:rsidR="00BE79A5" w:rsidRPr="00487B84" w:rsidRDefault="00BE79A5">
            <w:pPr>
              <w:rPr>
                <w:rFonts w:cs="Arial"/>
                <w:sz w:val="24"/>
              </w:rPr>
            </w:pPr>
            <w:r w:rsidRPr="006C1EBC">
              <w:rPr>
                <w:rStyle w:val="HTMLCode"/>
                <w:rFonts w:ascii="Arial" w:hAnsi="Arial" w:cs="Arial"/>
              </w:rPr>
              <w:t>fn:month-from-date</w:t>
            </w:r>
            <w:ins w:id="8479"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6940C0AC"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xs:date</w:t>
            </w:r>
            <w:r w:rsidRPr="00487B84">
              <w:rPr>
                <w:rFonts w:cs="Arial"/>
              </w:rPr>
              <w:t xml:space="preserve"> value.</w:t>
            </w:r>
          </w:p>
        </w:tc>
      </w:tr>
      <w:tr w:rsidR="00BE79A5" w:rsidRPr="005223F4" w14:paraId="68D981B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8D39B27" w14:textId="17B353C7" w:rsidR="00BE79A5" w:rsidRPr="00487B84" w:rsidRDefault="00BE79A5">
            <w:pPr>
              <w:rPr>
                <w:rFonts w:cs="Arial"/>
                <w:sz w:val="24"/>
              </w:rPr>
            </w:pPr>
            <w:r w:rsidRPr="006C1EBC">
              <w:rPr>
                <w:rStyle w:val="HTMLCode"/>
                <w:rFonts w:ascii="Arial" w:hAnsi="Arial" w:cs="Arial"/>
              </w:rPr>
              <w:t>fn:day-from-date</w:t>
            </w:r>
            <w:ins w:id="8480"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18F4226D"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xs:date</w:t>
            </w:r>
            <w:r w:rsidRPr="00487B84">
              <w:rPr>
                <w:rFonts w:cs="Arial"/>
              </w:rPr>
              <w:t xml:space="preserve"> value.</w:t>
            </w:r>
          </w:p>
        </w:tc>
      </w:tr>
      <w:tr w:rsidR="00BE79A5" w:rsidRPr="005223F4" w14:paraId="0968260E"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524CAD" w14:textId="7B46007F" w:rsidR="00BE79A5" w:rsidRPr="00487B84" w:rsidRDefault="008356D4">
            <w:pPr>
              <w:rPr>
                <w:rFonts w:cs="Arial"/>
                <w:sz w:val="24"/>
              </w:rPr>
            </w:pPr>
            <w:hyperlink r:id="rId23" w:anchor="func-hours-from-time" w:history="1">
              <w:r w:rsidR="00BE79A5" w:rsidRPr="00487B84">
                <w:rPr>
                  <w:rStyle w:val="HTMLCode"/>
                  <w:rFonts w:ascii="Arial" w:hAnsi="Arial" w:cs="Arial"/>
                </w:rPr>
                <w:t>fn:hours-from-time</w:t>
              </w:r>
            </w:hyperlink>
            <w:ins w:id="8481"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1F548B13"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xs:time</w:t>
            </w:r>
            <w:r w:rsidRPr="00487B84">
              <w:rPr>
                <w:rFonts w:cs="Arial"/>
              </w:rPr>
              <w:t xml:space="preserve"> value.</w:t>
            </w:r>
          </w:p>
        </w:tc>
      </w:tr>
      <w:tr w:rsidR="00BE79A5" w:rsidRPr="005223F4" w14:paraId="512BC4C1"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88ABDE" w14:textId="1578AAC5" w:rsidR="00BE79A5" w:rsidRPr="00487B84" w:rsidRDefault="008356D4">
            <w:pPr>
              <w:rPr>
                <w:rFonts w:cs="Arial"/>
                <w:sz w:val="24"/>
              </w:rPr>
            </w:pPr>
            <w:hyperlink r:id="rId24" w:anchor="func-minutes-from-time" w:history="1">
              <w:r w:rsidR="00BE79A5" w:rsidRPr="00487B84">
                <w:rPr>
                  <w:rStyle w:val="HTMLCode"/>
                  <w:rFonts w:ascii="Arial" w:hAnsi="Arial" w:cs="Arial"/>
                </w:rPr>
                <w:t>fn:minutes-from-time</w:t>
              </w:r>
            </w:hyperlink>
            <w:ins w:id="8482"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45365A1C"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xs:time</w:t>
            </w:r>
            <w:r w:rsidRPr="00487B84">
              <w:rPr>
                <w:rFonts w:cs="Arial"/>
              </w:rPr>
              <w:t xml:space="preserve"> value.</w:t>
            </w:r>
          </w:p>
        </w:tc>
      </w:tr>
      <w:tr w:rsidR="00BE79A5" w:rsidRPr="005223F4" w14:paraId="01C77BE9"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727FF20" w14:textId="513C1351" w:rsidR="00BE79A5" w:rsidRPr="00FC1AA3" w:rsidRDefault="008356D4">
            <w:pPr>
              <w:rPr>
                <w:rFonts w:cs="Arial"/>
                <w:sz w:val="24"/>
              </w:rPr>
            </w:pPr>
            <w:hyperlink r:id="rId25" w:anchor="func-seconds-from-time" w:history="1">
              <w:r w:rsidR="00BE79A5" w:rsidRPr="00FC1AA3">
                <w:rPr>
                  <w:rStyle w:val="HTMLCode"/>
                  <w:rFonts w:ascii="Arial" w:hAnsi="Arial" w:cs="Arial"/>
                </w:rPr>
                <w:t>fn:seconds-from-time</w:t>
              </w:r>
            </w:hyperlink>
            <w:ins w:id="8483" w:author="mbeckerle" w:date="2012-04-23T00:26: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74732E63" w14:textId="77777777" w:rsidR="00BE79A5" w:rsidRPr="00FC1AA3" w:rsidRDefault="00BE79A5" w:rsidP="00FC1AA3">
            <w:pPr>
              <w:rPr>
                <w:rFonts w:cs="Arial"/>
                <w:sz w:val="24"/>
              </w:rPr>
            </w:pPr>
            <w:r w:rsidRPr="00FC1AA3">
              <w:rPr>
                <w:rFonts w:cs="Arial"/>
              </w:rPr>
              <w:t xml:space="preserve">Returns the seconds from an </w:t>
            </w:r>
            <w:r w:rsidRPr="00EB6903">
              <w:rPr>
                <w:rStyle w:val="HTMLCode"/>
                <w:rFonts w:ascii="Arial" w:hAnsi="Arial" w:cs="Arial"/>
              </w:rPr>
              <w:t>xs:time</w:t>
            </w:r>
            <w:r w:rsidRPr="00FC1AA3">
              <w:rPr>
                <w:rFonts w:cs="Arial"/>
              </w:rPr>
              <w:t xml:space="preserve"> value.</w:t>
            </w:r>
          </w:p>
        </w:tc>
      </w:tr>
    </w:tbl>
    <w:p w14:paraId="5CE95B81" w14:textId="77777777" w:rsidR="00BE79A5" w:rsidRPr="005223F4" w:rsidRDefault="008271A6" w:rsidP="008271A6">
      <w:pPr>
        <w:pStyle w:val="Caption"/>
      </w:pPr>
      <w:bookmarkStart w:id="8484" w:name="func-years-from-duration"/>
      <w:bookmarkEnd w:id="8484"/>
      <w:r w:rsidRPr="005223F4">
        <w:t xml:space="preserve">Table </w:t>
      </w:r>
      <w:r w:rsidR="008356D4">
        <w:fldChar w:fldCharType="begin"/>
      </w:r>
      <w:r w:rsidR="008356D4">
        <w:instrText xml:space="preserve"> SEQ Table \* ARABIC </w:instrText>
      </w:r>
      <w:r w:rsidR="008356D4">
        <w:fldChar w:fldCharType="separate"/>
      </w:r>
      <w:r w:rsidR="00D04199">
        <w:rPr>
          <w:noProof/>
        </w:rPr>
        <w:t>31</w:t>
      </w:r>
      <w:r w:rsidR="008356D4">
        <w:rPr>
          <w:noProof/>
        </w:rPr>
        <w:fldChar w:fldCharType="end"/>
      </w:r>
      <w:r w:rsidRPr="005223F4">
        <w:t xml:space="preserve"> Date, Time functions</w:t>
      </w:r>
      <w:del w:id="8485" w:author="Steve Hanson" w:date="2012-08-10T14:56:00Z">
        <w:r w:rsidRPr="005223F4" w:rsidDel="00487B84">
          <w:delText>:</w:delText>
        </w:r>
      </w:del>
    </w:p>
    <w:p w14:paraId="7F68571A" w14:textId="21304486" w:rsidR="00BE79A5" w:rsidRPr="005223F4" w:rsidDel="00220DFE" w:rsidRDefault="00BE79A5" w:rsidP="00BE79A5">
      <w:pPr>
        <w:rPr>
          <w:del w:id="8486" w:author="mbeckerle" w:date="2012-04-22T21:25:00Z"/>
        </w:rPr>
      </w:pPr>
    </w:p>
    <w:p w14:paraId="60E27F39" w14:textId="53C19EC5" w:rsidR="00BE79A5" w:rsidRPr="005223F4" w:rsidDel="00220DFE" w:rsidRDefault="00BE79A5" w:rsidP="00BE79A5">
      <w:pPr>
        <w:rPr>
          <w:del w:id="8487" w:author="mbeckerle" w:date="2012-04-22T21:25:00Z"/>
        </w:rPr>
      </w:pPr>
    </w:p>
    <w:p w14:paraId="6C37946E" w14:textId="77777777" w:rsidR="00BE79A5" w:rsidRPr="005223F4" w:rsidRDefault="00BE79A5" w:rsidP="008271A6">
      <w:pPr>
        <w:pStyle w:val="Heading4"/>
      </w:pPr>
      <w:r w:rsidRPr="005223F4">
        <w:t>Sequences functions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406"/>
        <w:gridCol w:w="7354"/>
      </w:tblGrid>
      <w:tr w:rsidR="00BE79A5" w:rsidRPr="005223F4" w14:paraId="7950D33D" w14:textId="77777777" w:rsidTr="00FC1AA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1437B24" w14:textId="77777777" w:rsidR="00BE79A5" w:rsidRPr="00FC1AA3" w:rsidRDefault="00BE79A5">
            <w:pPr>
              <w:jc w:val="center"/>
              <w:rPr>
                <w:rFonts w:cs="Arial"/>
                <w:iCs/>
                <w:lang w:eastAsia="ja-JP" w:bidi="he-IL"/>
              </w:rPr>
            </w:pPr>
            <w:r w:rsidRPr="00FC1AA3">
              <w:rPr>
                <w:rFonts w:cs="Arial"/>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54D7E3F3" w14:textId="77777777" w:rsidR="00BE79A5" w:rsidRPr="00FC1AA3" w:rsidRDefault="00BE79A5">
            <w:pPr>
              <w:jc w:val="center"/>
              <w:rPr>
                <w:lang w:eastAsia="ja-JP" w:bidi="he-IL"/>
              </w:rPr>
            </w:pPr>
            <w:r w:rsidRPr="00FC1AA3">
              <w:rPr>
                <w:lang w:eastAsia="ja-JP" w:bidi="he-IL"/>
              </w:rPr>
              <w:t>Meaning</w:t>
            </w:r>
          </w:p>
        </w:tc>
      </w:tr>
      <w:tr w:rsidR="00BE79A5" w:rsidRPr="005223F4" w14:paraId="0EA7347B" w14:textId="77777777" w:rsidTr="00FC1A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CC4D5EE" w14:textId="41DB6639" w:rsidR="00BE79A5" w:rsidRPr="00FC1AA3" w:rsidRDefault="00BE79A5" w:rsidP="00A91670">
            <w:pPr>
              <w:rPr>
                <w:rFonts w:cs="Arial"/>
                <w:lang w:eastAsia="ja-JP" w:bidi="he-IL"/>
              </w:rPr>
            </w:pPr>
            <w:r w:rsidRPr="00FC1AA3">
              <w:rPr>
                <w:rFonts w:cs="Arial"/>
                <w:lang w:eastAsia="ja-JP" w:bidi="he-IL"/>
              </w:rPr>
              <w:t>fn:empty</w:t>
            </w:r>
            <w:ins w:id="8488" w:author="mbeckerle" w:date="2012-04-23T00:27:00Z">
              <w:r w:rsidR="006C1EBC">
                <w:rPr>
                  <w:rFonts w:cs="Arial"/>
                  <w:lang w:eastAsia="ja-JP" w:bidi="he-IL"/>
                </w:rPr>
                <w:t>($arg)</w:t>
              </w:r>
            </w:ins>
          </w:p>
        </w:tc>
        <w:tc>
          <w:tcPr>
            <w:tcW w:w="7705" w:type="dxa"/>
            <w:tcBorders>
              <w:top w:val="outset" w:sz="6" w:space="0" w:color="auto"/>
              <w:left w:val="outset" w:sz="6" w:space="0" w:color="auto"/>
              <w:bottom w:val="outset" w:sz="6" w:space="0" w:color="auto"/>
              <w:right w:val="outset" w:sz="6" w:space="0" w:color="auto"/>
            </w:tcBorders>
            <w:vAlign w:val="center"/>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FC1A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F950902" w14:textId="18ED7A31" w:rsidR="00BE79A5" w:rsidRPr="00FC1AA3" w:rsidRDefault="00BE79A5" w:rsidP="00A91670">
            <w:pPr>
              <w:rPr>
                <w:rFonts w:cs="Arial"/>
                <w:lang w:eastAsia="ja-JP" w:bidi="he-IL"/>
              </w:rPr>
            </w:pPr>
            <w:r w:rsidRPr="00FC1AA3">
              <w:rPr>
                <w:rFonts w:cs="Arial"/>
                <w:lang w:eastAsia="ja-JP" w:bidi="he-IL"/>
              </w:rPr>
              <w:t>fn:exists</w:t>
            </w:r>
            <w:ins w:id="8489" w:author="mbeckerle" w:date="2012-04-23T00:27:00Z">
              <w:r w:rsidR="006C1EBC">
                <w:rPr>
                  <w:rFonts w:cs="Arial"/>
                  <w:lang w:eastAsia="ja-JP" w:bidi="he-IL"/>
                </w:rPr>
                <w:t>($arg)</w:t>
              </w:r>
            </w:ins>
          </w:p>
        </w:tc>
        <w:tc>
          <w:tcPr>
            <w:tcW w:w="7705" w:type="dxa"/>
            <w:tcBorders>
              <w:top w:val="outset" w:sz="6" w:space="0" w:color="auto"/>
              <w:left w:val="outset" w:sz="6" w:space="0" w:color="auto"/>
              <w:bottom w:val="outset" w:sz="6" w:space="0" w:color="auto"/>
              <w:right w:val="outset" w:sz="6" w:space="0" w:color="auto"/>
            </w:tcBorders>
            <w:vAlign w:val="center"/>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bl>
    <w:p w14:paraId="7E054A1A" w14:textId="77777777" w:rsidR="00BE79A5" w:rsidRPr="005223F4" w:rsidRDefault="008271A6" w:rsidP="008271A6">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32</w:t>
      </w:r>
      <w:r w:rsidR="008356D4">
        <w:rPr>
          <w:noProof/>
        </w:rPr>
        <w:fldChar w:fldCharType="end"/>
      </w:r>
      <w:r w:rsidRPr="005223F4">
        <w:t xml:space="preserve"> Sequences functions</w:t>
      </w:r>
    </w:p>
    <w:p w14:paraId="2BF8CD32" w14:textId="45F4E074" w:rsidR="00BE79A5" w:rsidRPr="005223F4" w:rsidDel="00220DFE" w:rsidRDefault="00BE79A5" w:rsidP="00BE79A5">
      <w:pPr>
        <w:rPr>
          <w:del w:id="8490" w:author="mbeckerle" w:date="2012-04-22T21:25:00Z"/>
        </w:rPr>
      </w:pP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475"/>
        <w:gridCol w:w="6285"/>
      </w:tblGrid>
      <w:tr w:rsidR="00561E19" w:rsidRPr="005223F4" w14:paraId="15C1586E" w14:textId="77777777" w:rsidTr="0080143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62A6ABD"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644DBFBB" w14:textId="77777777" w:rsidR="00BE79A5" w:rsidRPr="00FC1AA3" w:rsidRDefault="00BE79A5">
            <w:pPr>
              <w:jc w:val="center"/>
              <w:rPr>
                <w:b/>
                <w:lang w:eastAsia="ja-JP" w:bidi="he-IL"/>
              </w:rPr>
            </w:pPr>
            <w:r w:rsidRPr="00FC1AA3">
              <w:rPr>
                <w:b/>
                <w:lang w:eastAsia="ja-JP" w:bidi="he-IL"/>
              </w:rPr>
              <w:t>Meaning</w:t>
            </w:r>
          </w:p>
        </w:tc>
      </w:tr>
      <w:tr w:rsidR="00561E19" w:rsidRPr="005223F4" w14:paraId="4976C4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C19895" w14:textId="77777777" w:rsidR="00561E19" w:rsidRPr="00FC1AA3" w:rsidRDefault="00561E19" w:rsidP="00561E19">
            <w:pPr>
              <w:rPr>
                <w:ins w:id="8491" w:author="mbeckerle" w:date="2012-04-23T00:30:00Z"/>
                <w:lang w:val="de-DE" w:eastAsia="ja-JP" w:bidi="he-IL"/>
              </w:rPr>
            </w:pPr>
            <w:ins w:id="8492" w:author="mbeckerle" w:date="2012-04-23T00:30:00Z">
              <w:r w:rsidRPr="00FC1AA3">
                <w:rPr>
                  <w:lang w:val="de-DE" w:eastAsia="ja-JP" w:bidi="he-IL"/>
                </w:rPr>
                <w:t>fn:name()</w:t>
              </w:r>
            </w:ins>
          </w:p>
          <w:p w14:paraId="356A323A" w14:textId="190770C3" w:rsidR="00BE79A5" w:rsidRPr="00FC1AA3" w:rsidRDefault="00561E19">
            <w:pPr>
              <w:rPr>
                <w:lang w:val="de-DE" w:eastAsia="ja-JP" w:bidi="he-IL"/>
              </w:rPr>
            </w:pPr>
            <w:ins w:id="8493" w:author="mbeckerle" w:date="2012-04-23T00:30:00Z">
              <w:r w:rsidRPr="00FC1AA3">
                <w:rPr>
                  <w:lang w:val="de-DE" w:eastAsia="ja-JP" w:bidi="he-IL"/>
                </w:rPr>
                <w:t>fn:name($arg)</w:t>
              </w:r>
            </w:ins>
            <w:del w:id="8494" w:author="mbeckerle" w:date="2012-04-23T00:30:00Z">
              <w:r w:rsidR="00BE79A5" w:rsidRPr="00FC1AA3" w:rsidDel="00561E19">
                <w:rPr>
                  <w:lang w:val="de-DE" w:eastAsia="ja-JP" w:bidi="he-IL"/>
                </w:rPr>
                <w:delText>fn:name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4615B2BD" w14:textId="31444C0E" w:rsidR="00BE79A5" w:rsidRPr="00FC1AA3" w:rsidRDefault="00BE79A5" w:rsidP="00FC1AA3">
            <w:pPr>
              <w:rPr>
                <w:lang w:eastAsia="ja-JP" w:bidi="he-IL"/>
              </w:rPr>
            </w:pPr>
            <w:commentRangeStart w:id="8495"/>
            <w:r w:rsidRPr="00FC1AA3">
              <w:rPr>
                <w:lang w:eastAsia="ja-JP" w:bidi="he-IL"/>
              </w:rPr>
              <w:t xml:space="preserve">Returns the name of the context node </w:t>
            </w:r>
            <w:ins w:id="8496" w:author="mbeckerle" w:date="2012-04-23T00:31:00Z">
              <w:r w:rsidR="00561E19">
                <w:rPr>
                  <w:lang w:eastAsia="ja-JP" w:bidi="he-IL"/>
                </w:rPr>
                <w:t>("."</w:t>
              </w:r>
            </w:ins>
            <w:ins w:id="8497" w:author="mbeckerle" w:date="2012-04-23T00:30:00Z">
              <w:r w:rsidR="00561E19">
                <w:rPr>
                  <w:lang w:eastAsia="ja-JP" w:bidi="he-IL"/>
                </w:rPr>
                <w:t xml:space="preserve">) </w:t>
              </w:r>
            </w:ins>
            <w:r w:rsidRPr="00FC1AA3">
              <w:rPr>
                <w:lang w:eastAsia="ja-JP" w:bidi="he-IL"/>
              </w:rPr>
              <w:t>or the specified node as an xs:string.</w:t>
            </w:r>
            <w:ins w:id="8498" w:author="mbeckerle" w:date="2012-04-23T00:32:00Z">
              <w:r w:rsidR="00561E19">
                <w:rPr>
                  <w:lang w:eastAsia="ja-JP" w:bidi="he-IL"/>
                </w:rPr>
                <w:t xml:space="preserve"> Returns zero-length string if the arg is an empty sequence. </w:t>
              </w:r>
              <w:commentRangeStart w:id="8499"/>
              <w:commentRangeStart w:id="8500"/>
              <w:r w:rsidR="00561E19">
                <w:rPr>
                  <w:lang w:eastAsia="ja-JP" w:bidi="he-IL"/>
                </w:rPr>
                <w:t>Returns an</w:t>
              </w:r>
            </w:ins>
            <w:ins w:id="8501" w:author="mbeckerle" w:date="2012-04-23T00:33:00Z">
              <w:r w:rsidR="00561E19">
                <w:rPr>
                  <w:lang w:eastAsia="ja-JP" w:bidi="he-IL"/>
                </w:rPr>
                <w:t xml:space="preserve"> </w:t>
              </w:r>
            </w:ins>
            <w:ins w:id="8502" w:author="mbeckerle" w:date="2012-08-14T16:04:00Z">
              <w:r w:rsidR="00CF1D91">
                <w:rPr>
                  <w:lang w:eastAsia="ja-JP" w:bidi="he-IL"/>
                </w:rPr>
                <w:t>xs:</w:t>
              </w:r>
            </w:ins>
            <w:ins w:id="8503" w:author="mbeckerle" w:date="2012-04-23T00:33:00Z">
              <w:r w:rsidR="00561E19">
                <w:rPr>
                  <w:lang w:eastAsia="ja-JP" w:bidi="he-IL"/>
                </w:rPr>
                <w:t>string in the form of an</w:t>
              </w:r>
            </w:ins>
            <w:ins w:id="8504" w:author="mbeckerle" w:date="2012-04-23T00:32:00Z">
              <w:r w:rsidR="00561E19">
                <w:rPr>
                  <w:lang w:eastAsia="ja-JP" w:bidi="he-IL"/>
                </w:rPr>
                <w:t xml:space="preserve"> xs:QName</w:t>
              </w:r>
            </w:ins>
            <w:ins w:id="8505" w:author="mbeckerle" w:date="2012-04-23T00:33:00Z">
              <w:r w:rsidR="00561E19">
                <w:rPr>
                  <w:lang w:eastAsia="ja-JP" w:bidi="he-IL"/>
                </w:rPr>
                <w:t xml:space="preserve"> otherwise</w:t>
              </w:r>
            </w:ins>
            <w:commentRangeEnd w:id="8499"/>
            <w:r w:rsidR="00FC1AA3">
              <w:rPr>
                <w:rStyle w:val="CommentReference"/>
              </w:rPr>
              <w:commentReference w:id="8499"/>
            </w:r>
            <w:commentRangeEnd w:id="8500"/>
            <w:r w:rsidR="00CF1D91">
              <w:rPr>
                <w:rStyle w:val="CommentReference"/>
              </w:rPr>
              <w:commentReference w:id="8500"/>
            </w:r>
            <w:ins w:id="8506" w:author="mbeckerle" w:date="2012-04-23T00:33:00Z">
              <w:r w:rsidR="00561E19">
                <w:rPr>
                  <w:lang w:eastAsia="ja-JP" w:bidi="he-IL"/>
                </w:rPr>
                <w:t>.</w:t>
              </w:r>
            </w:ins>
            <w:commentRangeEnd w:id="8495"/>
            <w:ins w:id="8507" w:author="mbeckerle" w:date="2012-04-23T00:41:00Z">
              <w:r w:rsidR="007F01C0">
                <w:rPr>
                  <w:rStyle w:val="CommentReference"/>
                </w:rPr>
                <w:commentReference w:id="8495"/>
              </w:r>
            </w:ins>
          </w:p>
        </w:tc>
      </w:tr>
      <w:tr w:rsidR="00561E19" w:rsidRPr="005223F4" w14:paraId="3D3E5A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0B7C6E0" w14:textId="18129039" w:rsidR="00561E19" w:rsidRDefault="00561E19" w:rsidP="00561E19">
            <w:pPr>
              <w:rPr>
                <w:ins w:id="8508" w:author="mbeckerle" w:date="2012-04-23T00:30:00Z"/>
                <w:lang w:eastAsia="ja-JP" w:bidi="he-IL"/>
              </w:rPr>
            </w:pPr>
            <w:ins w:id="8509" w:author="mbeckerle" w:date="2012-04-23T00:30:00Z">
              <w:r>
                <w:rPr>
                  <w:lang w:eastAsia="ja-JP" w:bidi="he-IL"/>
                </w:rPr>
                <w:t>fn:local-name()</w:t>
              </w:r>
            </w:ins>
          </w:p>
          <w:p w14:paraId="6C4C9DFC" w14:textId="1B338EC9" w:rsidR="00BE79A5" w:rsidRPr="00FC1AA3" w:rsidRDefault="00561E19" w:rsidP="00FC1AA3">
            <w:pPr>
              <w:rPr>
                <w:lang w:eastAsia="ja-JP" w:bidi="he-IL"/>
              </w:rPr>
            </w:pPr>
            <w:ins w:id="8510" w:author="mbeckerle" w:date="2012-04-23T00:30:00Z">
              <w:r>
                <w:rPr>
                  <w:lang w:eastAsia="ja-JP" w:bidi="he-IL"/>
                </w:rPr>
                <w:t>fn:local-name($arg)</w:t>
              </w:r>
            </w:ins>
            <w:del w:id="8511" w:author="mbeckerle" w:date="2012-04-23T00:30:00Z">
              <w:r w:rsidR="00BE79A5" w:rsidRPr="00FC1AA3" w:rsidDel="00561E19">
                <w:rPr>
                  <w:lang w:eastAsia="ja-JP" w:bidi="he-IL"/>
                </w:rPr>
                <w:delText>fn:local-name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5255B645" w14:textId="77777777" w:rsidR="00BE79A5" w:rsidRPr="00FC1AA3" w:rsidRDefault="00BE79A5" w:rsidP="00FC1AA3">
            <w:pPr>
              <w:rPr>
                <w:lang w:eastAsia="ja-JP" w:bidi="he-IL"/>
              </w:rPr>
            </w:pPr>
            <w:r w:rsidRPr="00FC1AA3">
              <w:rPr>
                <w:lang w:eastAsia="ja-JP" w:bidi="he-IL"/>
              </w:rPr>
              <w:t>Returns the local name of the context node or the specified node as an xs:NCName.</w:t>
            </w:r>
          </w:p>
        </w:tc>
      </w:tr>
      <w:tr w:rsidR="00561E19" w:rsidRPr="005223F4" w14:paraId="1491A4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086FCF" w14:textId="73202A7D" w:rsidR="007F01C0" w:rsidRDefault="007F01C0" w:rsidP="007F01C0">
            <w:pPr>
              <w:rPr>
                <w:ins w:id="8512" w:author="mbeckerle" w:date="2012-04-23T00:38:00Z"/>
                <w:lang w:eastAsia="ja-JP" w:bidi="he-IL"/>
              </w:rPr>
            </w:pPr>
            <w:ins w:id="8513" w:author="mbeckerle" w:date="2012-04-23T00:38:00Z">
              <w:r>
                <w:rPr>
                  <w:lang w:eastAsia="ja-JP" w:bidi="he-IL"/>
                </w:rPr>
                <w:t>fn:namespace-uri()</w:t>
              </w:r>
            </w:ins>
          </w:p>
          <w:p w14:paraId="1C1AD84C" w14:textId="340AFE83" w:rsidR="00BE79A5" w:rsidRPr="00FC1AA3" w:rsidRDefault="007F01C0" w:rsidP="00FC1AA3">
            <w:pPr>
              <w:rPr>
                <w:lang w:eastAsia="ja-JP" w:bidi="he-IL"/>
              </w:rPr>
            </w:pPr>
            <w:ins w:id="8514" w:author="mbeckerle" w:date="2012-04-23T00:38:00Z">
              <w:r>
                <w:rPr>
                  <w:lang w:eastAsia="ja-JP" w:bidi="he-IL"/>
                </w:rPr>
                <w:t>fn:namespace-uri($arg)</w:t>
              </w:r>
            </w:ins>
            <w:del w:id="8515" w:author="mbeckerle" w:date="2012-04-23T00:38:00Z">
              <w:r w:rsidR="00BE79A5" w:rsidRPr="00FC1AA3" w:rsidDel="007F01C0">
                <w:rPr>
                  <w:lang w:eastAsia="ja-JP" w:bidi="he-IL"/>
                </w:rPr>
                <w:delText>fn:namespace-uri</w:delText>
              </w:r>
            </w:del>
          </w:p>
        </w:tc>
        <w:tc>
          <w:tcPr>
            <w:tcW w:w="0" w:type="auto"/>
            <w:tcBorders>
              <w:top w:val="outset" w:sz="6" w:space="0" w:color="auto"/>
              <w:left w:val="outset" w:sz="6" w:space="0" w:color="auto"/>
              <w:bottom w:val="outset" w:sz="6" w:space="0" w:color="auto"/>
              <w:right w:val="outset" w:sz="6" w:space="0" w:color="auto"/>
            </w:tcBorders>
            <w:vAlign w:val="center"/>
          </w:tcPr>
          <w:p w14:paraId="4CE8A869" w14:textId="46EA0599" w:rsidR="00BE79A5" w:rsidRPr="00FC1AA3" w:rsidRDefault="00BE79A5" w:rsidP="00FC1AA3">
            <w:pPr>
              <w:rPr>
                <w:lang w:eastAsia="ja-JP" w:bidi="he-IL"/>
              </w:rPr>
            </w:pPr>
            <w:r w:rsidRPr="00FC1AA3">
              <w:rPr>
                <w:lang w:eastAsia="ja-JP" w:bidi="he-IL"/>
              </w:rPr>
              <w:t xml:space="preserve">Returns the namespace URI as </w:t>
            </w:r>
            <w:del w:id="8516" w:author="mbeckerle" w:date="2012-04-23T00:35:00Z">
              <w:r w:rsidRPr="00FC1AA3" w:rsidDel="00561E19">
                <w:rPr>
                  <w:lang w:eastAsia="ja-JP" w:bidi="he-IL"/>
                </w:rPr>
                <w:delText>an xs:anyURI</w:delText>
              </w:r>
            </w:del>
            <w:ins w:id="8517" w:author="mbeckerle" w:date="2012-04-23T00:35:00Z">
              <w:r w:rsidR="00561E19">
                <w:rPr>
                  <w:lang w:eastAsia="ja-JP" w:bidi="he-IL"/>
                </w:rPr>
                <w:t>an xs:string</w:t>
              </w:r>
            </w:ins>
            <w:r w:rsidRPr="00FC1AA3">
              <w:rPr>
                <w:lang w:eastAsia="ja-JP" w:bidi="he-IL"/>
              </w:rPr>
              <w:t xml:space="preserve"> for </w:t>
            </w:r>
            <w:del w:id="8518" w:author="mbeckerle" w:date="2012-04-23T00:39:00Z">
              <w:r w:rsidRPr="00FC1AA3" w:rsidDel="007F01C0">
                <w:rPr>
                  <w:lang w:eastAsia="ja-JP" w:bidi="he-IL"/>
                </w:rPr>
                <w:delText>the xs:QName of the</w:delText>
              </w:r>
            </w:del>
            <w:ins w:id="8519" w:author="mbeckerle" w:date="2012-04-23T00:39:00Z">
              <w:r w:rsidR="007F01C0">
                <w:rPr>
                  <w:lang w:eastAsia="ja-JP" w:bidi="he-IL"/>
                </w:rPr>
                <w:t>the</w:t>
              </w:r>
            </w:ins>
            <w:r w:rsidRPr="00FC1AA3">
              <w:rPr>
                <w:lang w:eastAsia="ja-JP" w:bidi="he-IL"/>
              </w:rPr>
              <w:t xml:space="preserve"> argument node or the context node if the argument is omitted. </w:t>
            </w:r>
            <w:del w:id="8520" w:author="mbeckerle" w:date="2012-04-23T00:38:00Z">
              <w:r w:rsidRPr="00FC1AA3" w:rsidDel="00561E19">
                <w:rPr>
                  <w:lang w:eastAsia="ja-JP" w:bidi="he-IL"/>
                </w:rPr>
                <w:delText>This may be the URI corresponding to the zero-length string i</w:delText>
              </w:r>
            </w:del>
            <w:ins w:id="8521" w:author="mbeckerle" w:date="2012-04-23T00:38:00Z">
              <w:r w:rsidR="00561E19">
                <w:rPr>
                  <w:lang w:eastAsia="ja-JP" w:bidi="he-IL"/>
                </w:rPr>
                <w:t>Returns empty string</w:t>
              </w:r>
              <w:r w:rsidR="007F01C0">
                <w:rPr>
                  <w:lang w:eastAsia="ja-JP" w:bidi="he-IL"/>
                </w:rPr>
                <w:t xml:space="preserve"> if</w:t>
              </w:r>
            </w:ins>
            <w:del w:id="8522" w:author="mbeckerle" w:date="2012-04-23T00:38:00Z">
              <w:r w:rsidRPr="00FC1AA3" w:rsidDel="00561E19">
                <w:rPr>
                  <w:lang w:eastAsia="ja-JP" w:bidi="he-IL"/>
                </w:rPr>
                <w:delText>f</w:delText>
              </w:r>
            </w:del>
            <w:r w:rsidRPr="00FC1AA3">
              <w:rPr>
                <w:lang w:eastAsia="ja-JP" w:bidi="he-IL"/>
              </w:rPr>
              <w:t xml:space="preserve"> </w:t>
            </w:r>
            <w:del w:id="8523" w:author="mbeckerle" w:date="2012-04-23T00:39:00Z">
              <w:r w:rsidRPr="00FC1AA3" w:rsidDel="007F01C0">
                <w:rPr>
                  <w:lang w:eastAsia="ja-JP" w:bidi="he-IL"/>
                </w:rPr>
                <w:delText>the xs:QName</w:delText>
              </w:r>
            </w:del>
            <w:ins w:id="8524" w:author="mbeckerle" w:date="2012-04-23T00:39:00Z">
              <w:r w:rsidR="007F01C0">
                <w:rPr>
                  <w:lang w:eastAsia="ja-JP" w:bidi="he-IL"/>
                </w:rPr>
                <w:t>the argument/context node</w:t>
              </w:r>
            </w:ins>
            <w:r w:rsidRPr="00FC1AA3">
              <w:rPr>
                <w:lang w:eastAsia="ja-JP" w:bidi="he-IL"/>
              </w:rPr>
              <w:t xml:space="preserve"> is in no namespace.</w:t>
            </w:r>
          </w:p>
        </w:tc>
      </w:tr>
    </w:tbl>
    <w:p w14:paraId="3271F231" w14:textId="77777777" w:rsidR="00BE79A5" w:rsidRPr="005223F4" w:rsidRDefault="008271A6" w:rsidP="008271A6">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33</w:t>
      </w:r>
      <w:r w:rsidR="008356D4">
        <w:rPr>
          <w:noProof/>
        </w:rPr>
        <w:fldChar w:fldCharType="end"/>
      </w:r>
      <w:r w:rsidRPr="005223F4">
        <w:t xml:space="preserve"> Node functions</w:t>
      </w:r>
    </w:p>
    <w:p w14:paraId="58651B90" w14:textId="5E53A9C4" w:rsidR="00BE79A5" w:rsidRPr="005223F4" w:rsidDel="00220DFE" w:rsidRDefault="00BE79A5" w:rsidP="00BE79A5">
      <w:pPr>
        <w:rPr>
          <w:del w:id="8525" w:author="mbeckerle" w:date="2012-04-22T21:25:00Z"/>
        </w:rPr>
      </w:pPr>
      <w:bookmarkStart w:id="8526" w:name="_Toc322911772"/>
      <w:bookmarkStart w:id="8527" w:name="_Toc322912311"/>
      <w:bookmarkStart w:id="8528" w:name="_Toc329093171"/>
      <w:bookmarkStart w:id="8529" w:name="_Toc332701684"/>
      <w:bookmarkStart w:id="8530" w:name="_Toc332701988"/>
      <w:bookmarkStart w:id="8531" w:name="_Toc332711786"/>
      <w:bookmarkStart w:id="8532" w:name="_Toc332712088"/>
      <w:bookmarkStart w:id="8533" w:name="_Toc332712389"/>
      <w:bookmarkStart w:id="8534" w:name="_Toc332724305"/>
      <w:bookmarkStart w:id="8535" w:name="_Toc332724605"/>
      <w:bookmarkEnd w:id="8526"/>
      <w:bookmarkEnd w:id="8527"/>
      <w:bookmarkEnd w:id="8528"/>
      <w:bookmarkEnd w:id="8529"/>
      <w:bookmarkEnd w:id="8530"/>
      <w:bookmarkEnd w:id="8531"/>
      <w:bookmarkEnd w:id="8532"/>
      <w:bookmarkEnd w:id="8533"/>
      <w:bookmarkEnd w:id="8534"/>
      <w:bookmarkEnd w:id="8535"/>
    </w:p>
    <w:p w14:paraId="39DF5461" w14:textId="4AA4A60F" w:rsidR="00BE79A5" w:rsidRPr="005223F4" w:rsidDel="00220DFE" w:rsidRDefault="00BE79A5" w:rsidP="00BE79A5">
      <w:pPr>
        <w:rPr>
          <w:del w:id="8536" w:author="mbeckerle" w:date="2012-04-22T21:25:00Z"/>
        </w:rPr>
      </w:pPr>
      <w:bookmarkStart w:id="8537" w:name="_Toc322911773"/>
      <w:bookmarkStart w:id="8538" w:name="_Toc322912312"/>
      <w:bookmarkStart w:id="8539" w:name="_Toc329093172"/>
      <w:bookmarkStart w:id="8540" w:name="_Toc332701685"/>
      <w:bookmarkStart w:id="8541" w:name="_Toc332701989"/>
      <w:bookmarkStart w:id="8542" w:name="_Toc332711787"/>
      <w:bookmarkStart w:id="8543" w:name="_Toc332712089"/>
      <w:bookmarkStart w:id="8544" w:name="_Toc332712390"/>
      <w:bookmarkStart w:id="8545" w:name="_Toc332724306"/>
      <w:bookmarkStart w:id="8546" w:name="_Toc332724606"/>
      <w:bookmarkEnd w:id="8537"/>
      <w:bookmarkEnd w:id="8538"/>
      <w:bookmarkEnd w:id="8539"/>
      <w:bookmarkEnd w:id="8540"/>
      <w:bookmarkEnd w:id="8541"/>
      <w:bookmarkEnd w:id="8542"/>
      <w:bookmarkEnd w:id="8543"/>
      <w:bookmarkEnd w:id="8544"/>
      <w:bookmarkEnd w:id="8545"/>
      <w:bookmarkEnd w:id="8546"/>
    </w:p>
    <w:p w14:paraId="47B4EAC0" w14:textId="77777777" w:rsidR="00BE79A5" w:rsidRPr="005223F4" w:rsidRDefault="00BE79A5" w:rsidP="00BE79A5">
      <w:pPr>
        <w:pStyle w:val="Heading3"/>
      </w:pPr>
      <w:bookmarkStart w:id="8547" w:name="_Toc199516277"/>
      <w:bookmarkStart w:id="8548" w:name="_Toc194983953"/>
      <w:bookmarkStart w:id="8549" w:name="_Toc243112806"/>
      <w:bookmarkStart w:id="8550" w:name="_Toc332724607"/>
      <w:commentRangeStart w:id="8551"/>
      <w:r w:rsidRPr="005223F4">
        <w:t>DFDL Functions</w:t>
      </w:r>
      <w:bookmarkEnd w:id="8547"/>
      <w:bookmarkEnd w:id="8548"/>
      <w:bookmarkEnd w:id="8549"/>
      <w:commentRangeEnd w:id="8551"/>
      <w:r w:rsidR="00F16FDE">
        <w:rPr>
          <w:rStyle w:val="CommentReference"/>
          <w:rFonts w:ascii="Arial" w:hAnsi="Arial" w:cs="Times New Roman"/>
          <w:b w:val="0"/>
          <w:bCs w:val="0"/>
        </w:rPr>
        <w:commentReference w:id="8551"/>
      </w:r>
      <w:bookmarkEnd w:id="8550"/>
    </w:p>
    <w:p w14:paraId="029E959B" w14:textId="29836FD5" w:rsidR="00BE79A5" w:rsidRPr="005223F4" w:rsidDel="00220DFE" w:rsidRDefault="00BE79A5" w:rsidP="00BE79A5">
      <w:pPr>
        <w:spacing w:before="100" w:beforeAutospacing="1" w:after="100" w:afterAutospacing="1"/>
        <w:rPr>
          <w:del w:id="8552" w:author="mbeckerle" w:date="2012-04-22T21:25:00Z"/>
          <w:rFonts w:ascii="Times New Roman" w:eastAsia="MS Mincho" w:hAnsi="Times New Roman"/>
          <w:sz w:val="24"/>
          <w:lang w:eastAsia="ja-JP" w:bidi="he-I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248"/>
        <w:gridCol w:w="5512"/>
      </w:tblGrid>
      <w:tr w:rsidR="00BE79A5" w:rsidRPr="005223F4" w14:paraId="0547521D" w14:textId="77777777" w:rsidTr="00FC1AA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DE0439"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54B8EE" w14:textId="77777777" w:rsidR="00BE79A5" w:rsidRPr="00FC1AA3" w:rsidRDefault="00BE79A5">
            <w:pPr>
              <w:jc w:val="center"/>
              <w:rPr>
                <w:b/>
                <w:lang w:eastAsia="ja-JP" w:bidi="he-IL"/>
              </w:rPr>
            </w:pPr>
            <w:r w:rsidRPr="00FC1AA3">
              <w:rPr>
                <w:b/>
                <w:lang w:eastAsia="ja-JP" w:bidi="he-IL"/>
              </w:rPr>
              <w:t>Meaning</w:t>
            </w:r>
          </w:p>
        </w:tc>
      </w:tr>
      <w:tr w:rsidR="00BE79A5" w:rsidRPr="005223F4" w14:paraId="1F9A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25D93C" w14:textId="2BA817C5" w:rsidR="00BE79A5" w:rsidRPr="00FC1AA3" w:rsidRDefault="00BE79A5">
            <w:pPr>
              <w:rPr>
                <w:lang w:eastAsia="ja-JP" w:bidi="he-IL"/>
              </w:rPr>
            </w:pPr>
            <w:r w:rsidRPr="00FC1AA3">
              <w:rPr>
                <w:lang w:eastAsia="ja-JP" w:bidi="he-IL"/>
              </w:rPr>
              <w:t>dfdl:representationLength</w:t>
            </w:r>
            <w:ins w:id="8553" w:author="mbeckerle" w:date="2012-04-23T00:42:00Z">
              <w:r w:rsidR="007F01C0">
                <w:rPr>
                  <w:lang w:eastAsia="ja-JP" w:bidi="he-IL"/>
                </w:rPr>
                <w:t>($node, $lengthUnits)</w:t>
              </w:r>
            </w:ins>
          </w:p>
        </w:tc>
        <w:tc>
          <w:tcPr>
            <w:tcW w:w="0" w:type="auto"/>
            <w:tcBorders>
              <w:top w:val="outset" w:sz="6" w:space="0" w:color="auto"/>
              <w:left w:val="outset" w:sz="6" w:space="0" w:color="auto"/>
              <w:bottom w:val="outset" w:sz="6" w:space="0" w:color="auto"/>
              <w:right w:val="outset" w:sz="6" w:space="0" w:color="auto"/>
            </w:tcBorders>
            <w:vAlign w:val="center"/>
          </w:tcPr>
          <w:p w14:paraId="6AA49C95" w14:textId="13C3220A" w:rsidR="007F01C0" w:rsidRDefault="00BE79A5" w:rsidP="00FC1AA3">
            <w:pPr>
              <w:rPr>
                <w:ins w:id="8554" w:author="mbeckerle" w:date="2012-04-23T00:43:00Z"/>
                <w:lang w:eastAsia="ja-JP" w:bidi="he-IL"/>
              </w:rPr>
            </w:pPr>
            <w:r w:rsidRPr="00FC1AA3">
              <w:rPr>
                <w:lang w:eastAsia="ja-JP" w:bidi="he-IL"/>
              </w:rPr>
              <w:t>Returns the unparsed length</w:t>
            </w:r>
            <w:ins w:id="8555" w:author="mbeckerle" w:date="2012-04-23T00:42:00Z">
              <w:r w:rsidR="007F01C0">
                <w:rPr>
                  <w:lang w:eastAsia="ja-JP" w:bidi="he-IL"/>
                </w:rPr>
                <w:t xml:space="preserve"> of</w:t>
              </w:r>
            </w:ins>
            <w:r w:rsidRPr="00FC1AA3">
              <w:rPr>
                <w:lang w:eastAsia="ja-JP" w:bidi="he-IL"/>
              </w:rPr>
              <w:t xml:space="preserve"> the specified node as an xs:unsigned</w:t>
            </w:r>
            <w:ins w:id="8556" w:author="mbeckerle" w:date="2012-08-14T16:06:00Z">
              <w:r w:rsidR="00CF1D91">
                <w:rPr>
                  <w:lang w:eastAsia="ja-JP" w:bidi="he-IL"/>
                </w:rPr>
                <w:t>L</w:t>
              </w:r>
            </w:ins>
            <w:del w:id="8557" w:author="mbeckerle" w:date="2012-08-14T16:06:00Z">
              <w:r w:rsidRPr="00FC1AA3" w:rsidDel="00CF1D91">
                <w:rPr>
                  <w:lang w:eastAsia="ja-JP" w:bidi="he-IL"/>
                </w:rPr>
                <w:delText>l</w:delText>
              </w:r>
            </w:del>
            <w:r w:rsidRPr="00FC1AA3">
              <w:rPr>
                <w:lang w:eastAsia="ja-JP" w:bidi="he-IL"/>
              </w:rPr>
              <w:t xml:space="preserve">ong. </w:t>
            </w:r>
          </w:p>
          <w:p w14:paraId="730B9D33" w14:textId="4B230C91" w:rsidR="00BE79A5" w:rsidRPr="00FC1AA3" w:rsidRDefault="007F01C0" w:rsidP="00FC1AA3">
            <w:pPr>
              <w:rPr>
                <w:lang w:eastAsia="ja-JP" w:bidi="he-IL"/>
              </w:rPr>
            </w:pPr>
            <w:ins w:id="8558" w:author="mbeckerle" w:date="2012-04-23T00:43:00Z">
              <w:r>
                <w:rPr>
                  <w:lang w:eastAsia="ja-JP" w:bidi="he-IL"/>
                </w:rPr>
                <w:t xml:space="preserve">The second argument is 'bytes', 'characters', or 'bits' and determines the units of length. </w:t>
              </w:r>
            </w:ins>
            <w:del w:id="8559" w:author="mbeckerle" w:date="2012-04-23T00:43:00Z">
              <w:r w:rsidR="00BE79A5" w:rsidRPr="00FC1AA3" w:rsidDel="007F01C0">
                <w:rPr>
                  <w:lang w:eastAsia="ja-JP" w:bidi="he-IL"/>
                </w:rPr>
                <w:delText>The length is the number of 'bytes', 'characters' or 'bits' depending on second argument</w:delText>
              </w:r>
            </w:del>
          </w:p>
        </w:tc>
      </w:tr>
      <w:tr w:rsidR="00BE79A5" w:rsidRPr="005223F4" w14:paraId="17C486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673A62" w14:textId="203C3926" w:rsidR="00BE79A5" w:rsidRPr="00FC1AA3" w:rsidRDefault="00BE79A5" w:rsidP="00FC1AA3">
            <w:pPr>
              <w:rPr>
                <w:lang w:eastAsia="ja-JP" w:bidi="he-IL"/>
              </w:rPr>
            </w:pPr>
            <w:r w:rsidRPr="00FC1AA3">
              <w:t>dfdl:unpaddedLength</w:t>
            </w:r>
            <w:ins w:id="8560" w:author="mbeckerle" w:date="2012-04-23T00:44:00Z">
              <w:r w:rsidR="007F01C0">
                <w:rPr>
                  <w:lang w:eastAsia="ja-JP" w:bidi="he-IL"/>
                </w:rPr>
                <w:t>($node, $lengthUnits)</w:t>
              </w:r>
            </w:ins>
          </w:p>
        </w:tc>
        <w:tc>
          <w:tcPr>
            <w:tcW w:w="0" w:type="auto"/>
            <w:tcBorders>
              <w:top w:val="outset" w:sz="6" w:space="0" w:color="auto"/>
              <w:left w:val="outset" w:sz="6" w:space="0" w:color="auto"/>
              <w:bottom w:val="outset" w:sz="6" w:space="0" w:color="auto"/>
              <w:right w:val="outset" w:sz="6" w:space="0" w:color="auto"/>
            </w:tcBorders>
            <w:vAlign w:val="center"/>
          </w:tcPr>
          <w:p w14:paraId="58A47593" w14:textId="77777777" w:rsidR="007F01C0" w:rsidRDefault="00BE79A5" w:rsidP="00FC1AA3">
            <w:pPr>
              <w:rPr>
                <w:ins w:id="8561" w:author="mbeckerle" w:date="2012-04-23T00:44:00Z"/>
              </w:rPr>
            </w:pPr>
            <w:r w:rsidRPr="00FC1AA3">
              <w:t xml:space="preserve">Returns the unpadded length </w:t>
            </w:r>
            <w:r w:rsidRPr="00FC1AA3">
              <w:rPr>
                <w:lang w:eastAsia="ja-JP" w:bidi="he-IL"/>
              </w:rPr>
              <w:t xml:space="preserve">the specified node as an xs:unsignedlong. The unpadded length </w:t>
            </w:r>
            <w:r w:rsidRPr="00FC1AA3">
              <w:t xml:space="preserve">excludes any padding or filling. </w:t>
            </w:r>
          </w:p>
          <w:p w14:paraId="7B376903" w14:textId="59311EFF" w:rsidR="00BE79A5" w:rsidRPr="00FC1AA3" w:rsidRDefault="007F01C0" w:rsidP="00FC1AA3">
            <w:pPr>
              <w:rPr>
                <w:lang w:eastAsia="ja-JP" w:bidi="he-IL"/>
              </w:rPr>
            </w:pPr>
            <w:ins w:id="8562" w:author="mbeckerle" w:date="2012-04-23T00:44:00Z">
              <w:r>
                <w:rPr>
                  <w:lang w:eastAsia="ja-JP" w:bidi="he-IL"/>
                </w:rPr>
                <w:t xml:space="preserve">The second argument is 'bytes', 'characters', or 'bits' and determines the units of </w:t>
              </w:r>
              <w:commentRangeStart w:id="8563"/>
              <w:r>
                <w:rPr>
                  <w:lang w:eastAsia="ja-JP" w:bidi="he-IL"/>
                </w:rPr>
                <w:t>length</w:t>
              </w:r>
            </w:ins>
            <w:commentRangeEnd w:id="8563"/>
            <w:ins w:id="8564" w:author="mbeckerle" w:date="2012-07-03T14:18:00Z">
              <w:r w:rsidR="003E3B6F">
                <w:rPr>
                  <w:rStyle w:val="CommentReference"/>
                </w:rPr>
                <w:commentReference w:id="8563"/>
              </w:r>
            </w:ins>
            <w:ins w:id="8565" w:author="mbeckerle" w:date="2012-04-23T00:44:00Z">
              <w:r>
                <w:rPr>
                  <w:lang w:eastAsia="ja-JP" w:bidi="he-IL"/>
                </w:rPr>
                <w:t>.</w:t>
              </w:r>
            </w:ins>
            <w:del w:id="8566" w:author="mbeckerle" w:date="2012-04-23T00:44:00Z">
              <w:r w:rsidR="00BE79A5" w:rsidRPr="00FC1AA3" w:rsidDel="007F01C0">
                <w:rPr>
                  <w:lang w:eastAsia="ja-JP" w:bidi="he-IL"/>
                </w:rPr>
                <w:delText>The length is the number of 'bytes', 'characters' or 'bits' depending on second argument</w:delText>
              </w:r>
            </w:del>
          </w:p>
        </w:tc>
      </w:tr>
      <w:tr w:rsidR="00BE79A5" w:rsidRPr="005223F4" w:rsidDel="003E3B6F" w14:paraId="4C4244DC" w14:textId="1D695984">
        <w:trPr>
          <w:tblCellSpacing w:w="15" w:type="dxa"/>
          <w:del w:id="8567" w:author="mbeckerle" w:date="2012-07-03T14:18:00Z"/>
        </w:trPr>
        <w:tc>
          <w:tcPr>
            <w:tcW w:w="0" w:type="auto"/>
            <w:tcBorders>
              <w:top w:val="outset" w:sz="6" w:space="0" w:color="auto"/>
              <w:left w:val="outset" w:sz="6" w:space="0" w:color="auto"/>
              <w:bottom w:val="outset" w:sz="6" w:space="0" w:color="auto"/>
              <w:right w:val="outset" w:sz="6" w:space="0" w:color="auto"/>
            </w:tcBorders>
            <w:vAlign w:val="center"/>
          </w:tcPr>
          <w:p w14:paraId="6972A541" w14:textId="42D4A48E" w:rsidR="00BE79A5" w:rsidRPr="00F16FDE" w:rsidDel="003E3B6F" w:rsidRDefault="00BE79A5">
            <w:pPr>
              <w:rPr>
                <w:del w:id="8568" w:author="mbeckerle" w:date="2012-07-03T14:18:00Z"/>
                <w:lang w:eastAsia="ja-JP" w:bidi="he-IL"/>
                <w:rPrChange w:id="8569" w:author="Steve Hanson" w:date="2012-02-24T12:16:00Z">
                  <w:rPr>
                    <w:del w:id="8570" w:author="mbeckerle" w:date="2012-07-03T14:18:00Z"/>
                    <w:rFonts w:ascii="Courier New" w:hAnsi="Courier New" w:cs="Courier New"/>
                    <w:lang w:eastAsia="ja-JP" w:bidi="he-IL"/>
                  </w:rPr>
                </w:rPrChange>
              </w:rPr>
              <w:pPrChange w:id="8571" w:author="mbeckerle" w:date="2012-04-22T21:29:00Z">
                <w:pPr>
                  <w:numPr>
                    <w:numId w:val="8"/>
                  </w:numPr>
                  <w:tabs>
                    <w:tab w:val="num" w:pos="1080"/>
                  </w:tabs>
                  <w:ind w:left="1080" w:hanging="360"/>
                </w:pPr>
              </w:pPrChange>
            </w:pPr>
            <w:del w:id="8572" w:author="mbeckerle" w:date="2012-07-03T14:18:00Z">
              <w:r w:rsidRPr="00F16FDE" w:rsidDel="003E3B6F">
                <w:rPr>
                  <w:lang w:eastAsia="ja-JP" w:bidi="he-IL"/>
                  <w:rPrChange w:id="8573" w:author="Steve Hanson" w:date="2012-02-24T12:16:00Z">
                    <w:rPr>
                      <w:rFonts w:ascii="Courier New" w:hAnsi="Courier New" w:cs="Courier New"/>
                      <w:lang w:eastAsia="ja-JP" w:bidi="he-IL"/>
                    </w:rPr>
                  </w:rPrChange>
                </w:rPr>
                <w:delText>dfdl:property</w:delText>
              </w:r>
            </w:del>
          </w:p>
        </w:tc>
        <w:tc>
          <w:tcPr>
            <w:tcW w:w="0" w:type="auto"/>
            <w:tcBorders>
              <w:top w:val="outset" w:sz="6" w:space="0" w:color="auto"/>
              <w:left w:val="outset" w:sz="6" w:space="0" w:color="auto"/>
              <w:bottom w:val="outset" w:sz="6" w:space="0" w:color="auto"/>
              <w:right w:val="outset" w:sz="6" w:space="0" w:color="auto"/>
            </w:tcBorders>
            <w:vAlign w:val="center"/>
          </w:tcPr>
          <w:p w14:paraId="6E3A9437" w14:textId="28DCEC8E" w:rsidR="00BE79A5" w:rsidRPr="00F16FDE" w:rsidDel="003E3B6F" w:rsidRDefault="00BE79A5">
            <w:pPr>
              <w:rPr>
                <w:del w:id="8574" w:author="mbeckerle" w:date="2012-07-03T14:18:00Z"/>
                <w:lang w:eastAsia="ja-JP" w:bidi="he-IL"/>
                <w:rPrChange w:id="8575" w:author="Steve Hanson" w:date="2012-02-24T12:16:00Z">
                  <w:rPr>
                    <w:del w:id="8576" w:author="mbeckerle" w:date="2012-07-03T14:18:00Z"/>
                    <w:rFonts w:ascii="Courier New" w:hAnsi="Courier New" w:cs="Courier New"/>
                    <w:lang w:eastAsia="ja-JP" w:bidi="he-IL"/>
                  </w:rPr>
                </w:rPrChange>
              </w:rPr>
              <w:pPrChange w:id="8577" w:author="mbeckerle" w:date="2012-04-22T21:29:00Z">
                <w:pPr>
                  <w:numPr>
                    <w:numId w:val="8"/>
                  </w:numPr>
                  <w:tabs>
                    <w:tab w:val="num" w:pos="1080"/>
                  </w:tabs>
                  <w:ind w:left="1080" w:hanging="360"/>
                </w:pPr>
              </w:pPrChange>
            </w:pPr>
            <w:commentRangeStart w:id="8578"/>
            <w:del w:id="8579" w:author="mbeckerle" w:date="2012-07-03T14:18:00Z">
              <w:r w:rsidRPr="00F16FDE" w:rsidDel="003E3B6F">
                <w:rPr>
                  <w:lang w:eastAsia="ja-JP" w:bidi="he-IL"/>
                  <w:rPrChange w:id="8580" w:author="Steve Hanson" w:date="2012-02-24T12:16:00Z">
                    <w:rPr>
                      <w:rFonts w:ascii="Courier New" w:hAnsi="Courier New" w:cs="Courier New"/>
                      <w:lang w:eastAsia="ja-JP" w:bidi="he-IL"/>
                    </w:rPr>
                  </w:rPrChange>
                </w:rPr>
                <w:delText>Returns the value of requested DFDL property of the specified node as an xs:string.</w:delText>
              </w:r>
              <w:commentRangeEnd w:id="8578"/>
              <w:r w:rsidR="007F01C0" w:rsidDel="003E3B6F">
                <w:rPr>
                  <w:rStyle w:val="CommentReference"/>
                </w:rPr>
                <w:commentReference w:id="8578"/>
              </w:r>
            </w:del>
          </w:p>
          <w:p w14:paraId="5854E782" w14:textId="495A0472" w:rsidR="00BE79A5" w:rsidRPr="00F16FDE" w:rsidDel="003E3B6F" w:rsidRDefault="00BE79A5">
            <w:pPr>
              <w:rPr>
                <w:del w:id="8581" w:author="mbeckerle" w:date="2012-07-03T14:18:00Z"/>
                <w:lang w:eastAsia="ja-JP" w:bidi="he-IL"/>
                <w:rPrChange w:id="8582" w:author="Steve Hanson" w:date="2012-02-24T12:16:00Z">
                  <w:rPr>
                    <w:del w:id="8583" w:author="mbeckerle" w:date="2012-07-03T14:18:00Z"/>
                    <w:rFonts w:ascii="Courier New" w:hAnsi="Courier New" w:cs="Courier New"/>
                    <w:lang w:eastAsia="ja-JP" w:bidi="he-IL"/>
                  </w:rPr>
                </w:rPrChange>
              </w:rPr>
            </w:pPr>
            <w:del w:id="8584" w:author="mbeckerle" w:date="2012-07-03T14:18:00Z">
              <w:r w:rsidRPr="00F16FDE" w:rsidDel="003E3B6F">
                <w:rPr>
                  <w:lang w:eastAsia="ja-JP" w:bidi="he-IL"/>
                  <w:rPrChange w:id="8585" w:author="Steve Hanson" w:date="2012-02-24T12:16:00Z">
                    <w:rPr>
                      <w:rFonts w:ascii="Courier New" w:hAnsi="Courier New" w:cs="Courier New"/>
                      <w:lang w:eastAsia="ja-JP" w:bidi="he-IL"/>
                    </w:rPr>
                  </w:rPrChange>
                </w:rPr>
                <w:delText>Ex dfdl:property( ‘byteorder’, ‘./address ‘)</w:delText>
              </w:r>
            </w:del>
          </w:p>
        </w:tc>
      </w:tr>
      <w:tr w:rsidR="00BE79A5" w:rsidRPr="005223F4" w14:paraId="029CD0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5589593" w14:textId="09C7CE9B" w:rsidR="00BE79A5" w:rsidRPr="00FC1AA3" w:rsidRDefault="00BE79A5">
            <w:pPr>
              <w:rPr>
                <w:lang w:eastAsia="ja-JP" w:bidi="he-IL"/>
              </w:rPr>
              <w:pPrChange w:id="8586" w:author="mbeckerle" w:date="2012-04-22T21:29:00Z">
                <w:pPr>
                  <w:numPr>
                    <w:numId w:val="8"/>
                  </w:numPr>
                  <w:tabs>
                    <w:tab w:val="num" w:pos="1080"/>
                  </w:tabs>
                  <w:ind w:left="1080" w:hanging="360"/>
                </w:pPr>
              </w:pPrChange>
            </w:pPr>
            <w:r w:rsidRPr="00FC1AA3">
              <w:rPr>
                <w:lang w:eastAsia="ja-JP" w:bidi="he-IL"/>
              </w:rPr>
              <w:t>dfdl:test</w:t>
            </w:r>
            <w:ins w:id="8587" w:author="Steve Hanson" w:date="2012-02-24T12:16:00Z">
              <w:r w:rsidR="00F16FDE">
                <w:rPr>
                  <w:lang w:eastAsia="ja-JP" w:bidi="he-IL"/>
                </w:rPr>
                <w:t>B</w:t>
              </w:r>
            </w:ins>
            <w:del w:id="8588" w:author="Steve Hanson" w:date="2012-02-24T12:16:00Z">
              <w:r w:rsidR="00BF1909" w:rsidRPr="00FC1AA3" w:rsidDel="00F16FDE">
                <w:rPr>
                  <w:lang w:eastAsia="ja-JP" w:bidi="he-IL"/>
                </w:rPr>
                <w:delText>b</w:delText>
              </w:r>
            </w:del>
            <w:r w:rsidR="00BF1909" w:rsidRPr="00FC1AA3">
              <w:rPr>
                <w:lang w:eastAsia="ja-JP" w:bidi="he-IL"/>
              </w:rPr>
              <w:t>it</w:t>
            </w:r>
            <w:ins w:id="8589" w:author="mbeckerle" w:date="2012-04-23T00:46:00Z">
              <w:r w:rsidR="007F01C0">
                <w:rPr>
                  <w:lang w:eastAsia="ja-JP" w:bidi="he-IL"/>
                </w:rPr>
                <w:t>($data, $bitPos)</w:t>
              </w:r>
            </w:ins>
            <w:r w:rsidR="00BF1909" w:rsidRPr="00FC1AA3">
              <w:rPr>
                <w:rFonts w:eastAsia="MS Mincho"/>
                <w:lang w:eastAsia="ja-JP"/>
              </w:rPr>
              <w:t xml:space="preserve"> </w:t>
            </w:r>
          </w:p>
        </w:tc>
        <w:tc>
          <w:tcPr>
            <w:tcW w:w="0" w:type="auto"/>
            <w:tcBorders>
              <w:top w:val="outset" w:sz="6" w:space="0" w:color="auto"/>
              <w:left w:val="outset" w:sz="6" w:space="0" w:color="auto"/>
              <w:bottom w:val="outset" w:sz="6" w:space="0" w:color="auto"/>
              <w:right w:val="outset" w:sz="6" w:space="0" w:color="auto"/>
            </w:tcBorders>
            <w:vAlign w:val="center"/>
          </w:tcPr>
          <w:p w14:paraId="526EE039" w14:textId="43B84BF2" w:rsidR="00BE79A5" w:rsidRPr="00FC1AA3" w:rsidRDefault="00BF1909">
            <w:pPr>
              <w:rPr>
                <w:lang w:eastAsia="ja-JP" w:bidi="he-IL"/>
              </w:rPr>
              <w:pPrChange w:id="8590" w:author="mbeckerle" w:date="2012-04-23T00:47:00Z">
                <w:pPr>
                  <w:numPr>
                    <w:numId w:val="8"/>
                  </w:numPr>
                  <w:tabs>
                    <w:tab w:val="num" w:pos="1080"/>
                  </w:tabs>
                  <w:ind w:left="1080" w:hanging="360"/>
                </w:pPr>
              </w:pPrChange>
            </w:pPr>
            <w:r w:rsidRPr="00FC1AA3">
              <w:rPr>
                <w:rFonts w:eastAsia="MS Mincho"/>
                <w:lang w:eastAsia="ja-JP"/>
              </w:rPr>
              <w:t xml:space="preserve">Returns Boolean true if the bit number given by </w:t>
            </w:r>
            <w:del w:id="8591" w:author="mbeckerle" w:date="2012-04-23T00:46:00Z">
              <w:r w:rsidRPr="00FC1AA3" w:rsidDel="007F01C0">
                <w:rPr>
                  <w:rFonts w:eastAsia="MS Mincho"/>
                  <w:lang w:eastAsia="ja-JP"/>
                </w:rPr>
                <w:delText>arg #2</w:delText>
              </w:r>
            </w:del>
            <w:ins w:id="8592" w:author="mbeckerle" w:date="2012-04-23T00:46:00Z">
              <w:r w:rsidR="007F01C0">
                <w:rPr>
                  <w:rFonts w:eastAsia="MS Mincho"/>
                  <w:lang w:eastAsia="ja-JP"/>
                </w:rPr>
                <w:t>$bitPos</w:t>
              </w:r>
            </w:ins>
            <w:r w:rsidRPr="00FC1AA3">
              <w:rPr>
                <w:rFonts w:eastAsia="MS Mincho"/>
                <w:lang w:eastAsia="ja-JP"/>
              </w:rPr>
              <w:t xml:space="preserve"> is set on in the byte given by </w:t>
            </w:r>
            <w:del w:id="8593" w:author="mbeckerle" w:date="2012-04-23T00:47:00Z">
              <w:r w:rsidRPr="00FC1AA3" w:rsidDel="007F01C0">
                <w:rPr>
                  <w:rFonts w:eastAsia="MS Mincho"/>
                  <w:lang w:eastAsia="ja-JP"/>
                </w:rPr>
                <w:delText>arg #1</w:delText>
              </w:r>
            </w:del>
            <w:ins w:id="8594" w:author="mbeckerle" w:date="2012-04-23T00:47:00Z">
              <w:r w:rsidR="007F01C0">
                <w:rPr>
                  <w:rFonts w:eastAsia="MS Mincho"/>
                  <w:lang w:eastAsia="ja-JP"/>
                </w:rPr>
                <w:t>$data</w:t>
              </w:r>
            </w:ins>
            <w:r w:rsidRPr="00FC1AA3">
              <w:rPr>
                <w:rFonts w:eastAsia="MS Mincho"/>
                <w:lang w:eastAsia="ja-JP"/>
              </w:rPr>
              <w:t>, otherwise returns Boolean false.</w:t>
            </w:r>
          </w:p>
        </w:tc>
      </w:tr>
      <w:tr w:rsidR="00BE79A5" w:rsidRPr="005223F4" w14:paraId="0C5E3A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5074B31" w14:textId="75DCEFBB" w:rsidR="00BE79A5" w:rsidRPr="00FC1AA3" w:rsidRDefault="00BF1909" w:rsidP="00FC1AA3">
            <w:pPr>
              <w:rPr>
                <w:lang w:eastAsia="ja-JP" w:bidi="he-IL"/>
              </w:rPr>
            </w:pPr>
            <w:r w:rsidRPr="00FC1AA3">
              <w:rPr>
                <w:rFonts w:eastAsia="MS Mincho"/>
                <w:lang w:eastAsia="ja-JP"/>
              </w:rPr>
              <w:t>dfdl:setBits</w:t>
            </w:r>
            <w:ins w:id="8595" w:author="mbeckerle" w:date="2012-04-23T00:47:00Z">
              <w:r w:rsidR="007F01C0">
                <w:rPr>
                  <w:rFonts w:eastAsia="MS Mincho"/>
                  <w:lang w:eastAsia="ja-JP"/>
                </w:rPr>
                <w:t>($bit1, $bit2, ... $bit8)</w:t>
              </w:r>
            </w:ins>
          </w:p>
        </w:tc>
        <w:tc>
          <w:tcPr>
            <w:tcW w:w="0" w:type="auto"/>
            <w:tcBorders>
              <w:top w:val="outset" w:sz="6" w:space="0" w:color="auto"/>
              <w:left w:val="outset" w:sz="6" w:space="0" w:color="auto"/>
              <w:bottom w:val="outset" w:sz="6" w:space="0" w:color="auto"/>
              <w:right w:val="outset" w:sz="6" w:space="0" w:color="auto"/>
            </w:tcBorders>
            <w:vAlign w:val="center"/>
          </w:tcPr>
          <w:p w14:paraId="13DC7AC3" w14:textId="77777777" w:rsidR="00BE79A5" w:rsidRPr="00FC1AA3" w:rsidRDefault="00BF1909" w:rsidP="00FC1AA3">
            <w:pPr>
              <w:rPr>
                <w:lang w:eastAsia="ja-JP" w:bidi="he-IL"/>
              </w:rPr>
            </w:pPr>
            <w:r w:rsidRPr="00FC1AA3">
              <w:rPr>
                <w:rFonts w:eastAsia="MS Mincho"/>
                <w:lang w:eastAsia="ja-JP"/>
              </w:rPr>
              <w:t>Returns an unsigned byte being the value of the bit positions provided by the Boolean arguments, where true=1, false=0.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BE79A5" w:rsidRPr="005223F4" w14:paraId="427401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602612E" w14:textId="52E59579" w:rsidR="00BE79A5" w:rsidRPr="00FC1AA3" w:rsidRDefault="00BE79A5" w:rsidP="00FC1AA3">
            <w:pPr>
              <w:rPr>
                <w:lang w:eastAsia="ja-JP" w:bidi="he-IL"/>
              </w:rPr>
            </w:pPr>
            <w:r w:rsidRPr="00FC1AA3">
              <w:rPr>
                <w:lang w:eastAsia="ja-JP" w:bidi="he-IL"/>
              </w:rPr>
              <w:t>dfdl:countWithDefault</w:t>
            </w:r>
            <w:ins w:id="8596" w:author="mbeckerle" w:date="2012-04-23T00:48:00Z">
              <w:r w:rsidR="00363811">
                <w:rPr>
                  <w:lang w:eastAsia="ja-JP" w:bidi="he-IL"/>
                </w:rPr>
                <w:t>($arrayPath)</w:t>
              </w:r>
            </w:ins>
          </w:p>
        </w:tc>
        <w:tc>
          <w:tcPr>
            <w:tcW w:w="0" w:type="auto"/>
            <w:tcBorders>
              <w:top w:val="outset" w:sz="6" w:space="0" w:color="auto"/>
              <w:left w:val="outset" w:sz="6" w:space="0" w:color="auto"/>
              <w:bottom w:val="outset" w:sz="6" w:space="0" w:color="auto"/>
              <w:right w:val="outset" w:sz="6" w:space="0" w:color="auto"/>
            </w:tcBorders>
            <w:vAlign w:val="center"/>
          </w:tcPr>
          <w:p w14:paraId="4CA412D5" w14:textId="77777777" w:rsidR="00BE79A5" w:rsidRDefault="006D73CD" w:rsidP="00FC1AA3">
            <w:pPr>
              <w:rPr>
                <w:ins w:id="8597" w:author="mbeckerle" w:date="2012-04-23T00:49:00Z"/>
                <w:lang w:eastAsia="ja-JP" w:bidi="he-IL"/>
              </w:rPr>
            </w:pPr>
            <w:r w:rsidRPr="00FC1AA3">
              <w:rPr>
                <w:lang w:eastAsia="ja-JP" w:bidi="he-IL"/>
              </w:rPr>
              <w:t>Returns the c</w:t>
            </w:r>
            <w:r w:rsidR="00BE79A5" w:rsidRPr="00FC1AA3">
              <w:rPr>
                <w:lang w:eastAsia="ja-JP" w:bidi="he-IL"/>
              </w:rPr>
              <w:t xml:space="preserve">ount the number of </w:t>
            </w:r>
            <w:r w:rsidR="00C62F52" w:rsidRPr="00FC1AA3">
              <w:rPr>
                <w:lang w:eastAsia="ja-JP" w:bidi="he-IL"/>
              </w:rPr>
              <w:t>occurrences</w:t>
            </w:r>
            <w:r w:rsidR="00BE79A5" w:rsidRPr="00FC1AA3">
              <w:rPr>
                <w:lang w:eastAsia="ja-JP" w:bidi="he-IL"/>
              </w:rPr>
              <w:t xml:space="preserve"> including the effect of defaulting</w:t>
            </w:r>
            <w:r w:rsidRPr="00FC1AA3">
              <w:rPr>
                <w:lang w:eastAsia="ja-JP" w:bidi="he-IL"/>
              </w:rPr>
              <w:t xml:space="preserve"> as an </w:t>
            </w:r>
            <w:commentRangeStart w:id="8598"/>
            <w:r w:rsidRPr="00FC1AA3">
              <w:rPr>
                <w:lang w:eastAsia="ja-JP" w:bidi="he-IL"/>
              </w:rPr>
              <w:t>xs:</w:t>
            </w:r>
            <w:del w:id="8599" w:author="mbeckerle" w:date="2012-04-23T00:48:00Z">
              <w:r w:rsidRPr="00FC1AA3" w:rsidDel="007F01C0">
                <w:rPr>
                  <w:lang w:eastAsia="ja-JP" w:bidi="he-IL"/>
                </w:rPr>
                <w:delText>int</w:delText>
              </w:r>
            </w:del>
            <w:ins w:id="8600" w:author="mbeckerle" w:date="2012-04-23T00:48:00Z">
              <w:r w:rsidR="007F01C0">
                <w:rPr>
                  <w:lang w:eastAsia="ja-JP" w:bidi="he-IL"/>
                </w:rPr>
                <w:t>long</w:t>
              </w:r>
              <w:commentRangeEnd w:id="8598"/>
              <w:r w:rsidR="007F01C0">
                <w:rPr>
                  <w:rStyle w:val="CommentReference"/>
                </w:rPr>
                <w:commentReference w:id="8598"/>
              </w:r>
            </w:ins>
            <w:ins w:id="8601" w:author="mbeckerle" w:date="2012-04-23T00:49:00Z">
              <w:r w:rsidR="00363811">
                <w:rPr>
                  <w:lang w:eastAsia="ja-JP" w:bidi="he-IL"/>
                </w:rPr>
                <w:t>.</w:t>
              </w:r>
            </w:ins>
          </w:p>
          <w:p w14:paraId="7456D69C" w14:textId="215F809E" w:rsidR="00363811" w:rsidRPr="00FC1AA3" w:rsidRDefault="00363811" w:rsidP="00FC1AA3">
            <w:pPr>
              <w:rPr>
                <w:lang w:eastAsia="ja-JP" w:bidi="he-IL"/>
              </w:rPr>
            </w:pPr>
            <w:commentRangeStart w:id="8602"/>
            <w:ins w:id="8603" w:author="mbeckerle" w:date="2012-04-23T00:49:00Z">
              <w:r>
                <w:rPr>
                  <w:lang w:eastAsia="ja-JP" w:bidi="he-IL"/>
                </w:rPr>
                <w:t>The $arrayPath argument must end in the name of an element without any index/predicate.</w:t>
              </w:r>
            </w:ins>
            <w:commentRangeEnd w:id="8602"/>
            <w:ins w:id="8604" w:author="mbeckerle" w:date="2012-04-23T00:50:00Z">
              <w:r>
                <w:rPr>
                  <w:rStyle w:val="CommentReference"/>
                </w:rPr>
                <w:commentReference w:id="8602"/>
              </w:r>
            </w:ins>
          </w:p>
        </w:tc>
      </w:tr>
      <w:tr w:rsidR="00363811" w:rsidRPr="005223F4" w14:paraId="353510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7703B8E" w14:textId="2BEC490F" w:rsidR="00363811" w:rsidRPr="00FC1AA3" w:rsidRDefault="00363811" w:rsidP="00FC1AA3">
            <w:pPr>
              <w:rPr>
                <w:lang w:eastAsia="ja-JP" w:bidi="he-IL"/>
              </w:rPr>
            </w:pPr>
            <w:r w:rsidRPr="00EB6903">
              <w:rPr>
                <w:rStyle w:val="HTMLCode"/>
                <w:rFonts w:ascii="Arial" w:hAnsi="Arial" w:cs="Arial"/>
              </w:rPr>
              <w:t>dfdl:count</w:t>
            </w:r>
            <w:ins w:id="8605" w:author="mbeckerle" w:date="2012-04-23T00:50:00Z">
              <w:r>
                <w:rPr>
                  <w:lang w:eastAsia="ja-JP" w:bidi="he-IL"/>
                </w:rPr>
                <w:t>($arrayPath)</w:t>
              </w:r>
            </w:ins>
          </w:p>
        </w:tc>
        <w:tc>
          <w:tcPr>
            <w:tcW w:w="0" w:type="auto"/>
            <w:tcBorders>
              <w:top w:val="outset" w:sz="6" w:space="0" w:color="auto"/>
              <w:left w:val="outset" w:sz="6" w:space="0" w:color="auto"/>
              <w:bottom w:val="outset" w:sz="6" w:space="0" w:color="auto"/>
              <w:right w:val="outset" w:sz="6" w:space="0" w:color="auto"/>
            </w:tcBorders>
            <w:vAlign w:val="center"/>
          </w:tcPr>
          <w:p w14:paraId="0B597012" w14:textId="31E0D095" w:rsidR="00363811" w:rsidRDefault="00363811" w:rsidP="00363811">
            <w:pPr>
              <w:rPr>
                <w:ins w:id="8606" w:author="mbeckerle" w:date="2012-04-23T00:51:00Z"/>
                <w:lang w:eastAsia="ja-JP" w:bidi="he-IL"/>
              </w:rPr>
            </w:pPr>
            <w:ins w:id="8607" w:author="mbeckerle" w:date="2012-04-23T00:51:00Z">
              <w:r w:rsidRPr="002F4F6C">
                <w:rPr>
                  <w:lang w:eastAsia="ja-JP" w:bidi="he-IL"/>
                </w:rPr>
                <w:t xml:space="preserve">Returns the count the number of occurrences </w:t>
              </w:r>
              <w:r>
                <w:rPr>
                  <w:lang w:eastAsia="ja-JP" w:bidi="he-IL"/>
                </w:rPr>
                <w:t>excluding</w:t>
              </w:r>
              <w:r w:rsidRPr="002F4F6C">
                <w:rPr>
                  <w:lang w:eastAsia="ja-JP" w:bidi="he-IL"/>
                </w:rPr>
                <w:t xml:space="preserve"> the effect of defaulting as an </w:t>
              </w:r>
              <w:commentRangeStart w:id="8608"/>
              <w:r w:rsidRPr="002F4F6C">
                <w:rPr>
                  <w:lang w:eastAsia="ja-JP" w:bidi="he-IL"/>
                </w:rPr>
                <w:t>xs:</w:t>
              </w:r>
              <w:r>
                <w:rPr>
                  <w:lang w:eastAsia="ja-JP" w:bidi="he-IL"/>
                </w:rPr>
                <w:t>long</w:t>
              </w:r>
              <w:commentRangeEnd w:id="8608"/>
              <w:r>
                <w:rPr>
                  <w:rStyle w:val="CommentReference"/>
                </w:rPr>
                <w:commentReference w:id="8608"/>
              </w:r>
              <w:r>
                <w:rPr>
                  <w:lang w:eastAsia="ja-JP" w:bidi="he-IL"/>
                </w:rPr>
                <w:t>.</w:t>
              </w:r>
            </w:ins>
          </w:p>
          <w:p w14:paraId="27A9B943" w14:textId="012D1412" w:rsidR="00363811" w:rsidRPr="00FC1AA3" w:rsidRDefault="00363811" w:rsidP="00FC1AA3">
            <w:pPr>
              <w:rPr>
                <w:lang w:eastAsia="ja-JP" w:bidi="he-IL"/>
              </w:rPr>
            </w:pPr>
            <w:commentRangeStart w:id="8609"/>
            <w:ins w:id="8610" w:author="mbeckerle" w:date="2012-04-23T00:51:00Z">
              <w:r>
                <w:rPr>
                  <w:lang w:eastAsia="ja-JP" w:bidi="he-IL"/>
                </w:rPr>
                <w:t>The $arrayPath argument must end in the name of an element without any index/predicate.</w:t>
              </w:r>
              <w:commentRangeEnd w:id="8609"/>
              <w:r>
                <w:rPr>
                  <w:rStyle w:val="CommentReference"/>
                </w:rPr>
                <w:commentReference w:id="8609"/>
              </w:r>
            </w:ins>
            <w:del w:id="8611" w:author="mbeckerle" w:date="2012-04-23T00:51:00Z">
              <w:r w:rsidRPr="00FC1AA3" w:rsidDel="001C16C4">
                <w:delText xml:space="preserve">Returns the number of occurrences in an array </w:delText>
              </w:r>
              <w:r w:rsidRPr="00FC1AA3" w:rsidDel="001C16C4">
                <w:rPr>
                  <w:lang w:eastAsia="ja-JP" w:bidi="he-IL"/>
                </w:rPr>
                <w:delText>as an xs:</w:delText>
              </w:r>
            </w:del>
            <w:del w:id="8612" w:author="mbeckerle" w:date="2012-04-23T00:50:00Z">
              <w:r w:rsidRPr="00FC1AA3" w:rsidDel="00363811">
                <w:rPr>
                  <w:lang w:eastAsia="ja-JP" w:bidi="he-IL"/>
                </w:rPr>
                <w:delText>int</w:delText>
              </w:r>
            </w:del>
            <w:del w:id="8613" w:author="mbeckerle" w:date="2012-04-23T00:51:00Z">
              <w:r w:rsidRPr="00FC1AA3" w:rsidDel="001C16C4">
                <w:delText>.</w:delText>
              </w:r>
            </w:del>
          </w:p>
        </w:tc>
      </w:tr>
      <w:tr w:rsidR="00363811" w:rsidRPr="005223F4" w14:paraId="536992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4FD1D9DE" w14:textId="368AEF6F" w:rsidR="00363811" w:rsidRPr="00FC1AA3" w:rsidRDefault="00363811" w:rsidP="00FC1AA3">
            <w:pPr>
              <w:rPr>
                <w:rFonts w:eastAsia="MS Mincho" w:cs="Arial"/>
              </w:rPr>
            </w:pPr>
            <w:r w:rsidRPr="00EB6903">
              <w:rPr>
                <w:rStyle w:val="HTMLCode"/>
                <w:rFonts w:ascii="Arial" w:hAnsi="Arial" w:cs="Arial"/>
              </w:rPr>
              <w:t>dfdl:position</w:t>
            </w:r>
            <w:ins w:id="8614" w:author="mbeckerle" w:date="2012-04-23T00:52:00Z">
              <w:r>
                <w:rPr>
                  <w:rStyle w:val="HTMLCode"/>
                  <w:rFonts w:ascii="Arial" w:hAnsi="Arial" w:cs="Arial"/>
                </w:rPr>
                <w:t>()</w:t>
              </w:r>
            </w:ins>
          </w:p>
        </w:tc>
        <w:tc>
          <w:tcPr>
            <w:tcW w:w="0" w:type="auto"/>
            <w:tcBorders>
              <w:top w:val="outset" w:sz="6" w:space="0" w:color="auto"/>
              <w:left w:val="outset" w:sz="6" w:space="0" w:color="auto"/>
              <w:bottom w:val="outset" w:sz="6" w:space="0" w:color="auto"/>
              <w:right w:val="outset" w:sz="6" w:space="0" w:color="auto"/>
            </w:tcBorders>
          </w:tcPr>
          <w:p w14:paraId="100CDEFE" w14:textId="77777777" w:rsidR="00363811" w:rsidRDefault="00363811" w:rsidP="00FC1AA3">
            <w:pPr>
              <w:rPr>
                <w:ins w:id="8615" w:author="mbeckerle" w:date="2012-04-23T00:51:00Z"/>
              </w:rPr>
            </w:pPr>
            <w:r w:rsidRPr="00FC1AA3">
              <w:t xml:space="preserve">Returns the </w:t>
            </w:r>
            <w:commentRangeStart w:id="8616"/>
            <w:r w:rsidRPr="00FC1AA3">
              <w:t>position</w:t>
            </w:r>
            <w:commentRangeEnd w:id="8616"/>
            <w:r>
              <w:rPr>
                <w:rStyle w:val="CommentReference"/>
              </w:rPr>
              <w:commentReference w:id="8616"/>
            </w:r>
            <w:r w:rsidRPr="00FC1AA3">
              <w:t xml:space="preserve"> of the current item within an array </w:t>
            </w:r>
            <w:r w:rsidRPr="00FC1AA3">
              <w:rPr>
                <w:lang w:eastAsia="ja-JP" w:bidi="he-IL"/>
              </w:rPr>
              <w:t xml:space="preserve">as an </w:t>
            </w:r>
            <w:commentRangeStart w:id="8617"/>
            <w:r w:rsidRPr="00FC1AA3">
              <w:rPr>
                <w:lang w:eastAsia="ja-JP" w:bidi="he-IL"/>
              </w:rPr>
              <w:t>xs:</w:t>
            </w:r>
            <w:del w:id="8618" w:author="mbeckerle" w:date="2012-04-23T00:51:00Z">
              <w:r w:rsidRPr="00FC1AA3" w:rsidDel="00363811">
                <w:rPr>
                  <w:lang w:eastAsia="ja-JP" w:bidi="he-IL"/>
                </w:rPr>
                <w:delText>int</w:delText>
              </w:r>
            </w:del>
            <w:ins w:id="8619" w:author="mbeckerle" w:date="2012-04-23T00:51:00Z">
              <w:r>
                <w:rPr>
                  <w:lang w:eastAsia="ja-JP" w:bidi="he-IL"/>
                </w:rPr>
                <w:t>long</w:t>
              </w:r>
            </w:ins>
            <w:commentRangeEnd w:id="8617"/>
            <w:ins w:id="8620" w:author="mbeckerle" w:date="2012-04-23T00:52:00Z">
              <w:r>
                <w:rPr>
                  <w:rStyle w:val="CommentReference"/>
                </w:rPr>
                <w:commentReference w:id="8617"/>
              </w:r>
            </w:ins>
            <w:r w:rsidRPr="00FC1AA3">
              <w:t>.</w:t>
            </w:r>
          </w:p>
          <w:p w14:paraId="409FF43D" w14:textId="58D367CD" w:rsidR="00363811" w:rsidRPr="00FC1AA3" w:rsidRDefault="00363811" w:rsidP="00FC1AA3">
            <w:pPr>
              <w:rPr>
                <w:lang w:eastAsia="ja-JP" w:bidi="he-IL"/>
              </w:rPr>
            </w:pPr>
            <w:ins w:id="8621" w:author="mbeckerle" w:date="2012-04-23T00:51:00Z">
              <w:r>
                <w:t>The first element is at position 1.</w:t>
              </w:r>
            </w:ins>
          </w:p>
        </w:tc>
      </w:tr>
      <w:tr w:rsidR="00363811" w:rsidRPr="005223F4" w14:paraId="6649CC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143125EE" w14:textId="273D9E92" w:rsidR="00363811" w:rsidRPr="00316B66" w:rsidRDefault="00363811" w:rsidP="00FC1AA3">
            <w:pPr>
              <w:rPr>
                <w:rStyle w:val="HTMLCode"/>
                <w:rFonts w:ascii="Arial" w:hAnsi="Arial" w:cs="Arial"/>
              </w:rPr>
            </w:pPr>
            <w:r w:rsidRPr="00EB6903">
              <w:rPr>
                <w:rStyle w:val="HTMLCode"/>
                <w:rFonts w:ascii="Arial" w:hAnsi="Arial" w:cs="Arial"/>
              </w:rPr>
              <w:t>dfdl:checkConstraints</w:t>
            </w:r>
            <w:ins w:id="8622" w:author="mbeckerle" w:date="2012-04-23T00:53:00Z">
              <w:r>
                <w:rPr>
                  <w:rStyle w:val="HTMLCode"/>
                  <w:rFonts w:ascii="Arial" w:hAnsi="Arial" w:cs="Arial"/>
                </w:rPr>
                <w:t>($node</w:t>
              </w:r>
            </w:ins>
            <w:ins w:id="8623" w:author="Steve Hanson" w:date="2012-08-10T15:03:00Z">
              <w:r w:rsidR="00FC1AA3">
                <w:rPr>
                  <w:rStyle w:val="HTMLCode"/>
                  <w:rFonts w:ascii="Arial" w:hAnsi="Arial" w:cs="Arial"/>
                </w:rPr>
                <w:t>)</w:t>
              </w:r>
            </w:ins>
            <w:ins w:id="8624" w:author="mbeckerle" w:date="2012-04-23T00:53:00Z">
              <w:del w:id="8625" w:author="Steve Hanson" w:date="2012-08-10T15:03:00Z">
                <w:r w:rsidDel="00FC1AA3">
                  <w:rPr>
                    <w:rStyle w:val="HTMLCode"/>
                    <w:rFonts w:ascii="Arial" w:hAnsi="Arial" w:cs="Arial"/>
                  </w:rPr>
                  <w:delText>, $constraints)</w:delText>
                </w:r>
              </w:del>
            </w:ins>
          </w:p>
        </w:tc>
        <w:tc>
          <w:tcPr>
            <w:tcW w:w="0" w:type="auto"/>
            <w:tcBorders>
              <w:top w:val="outset" w:sz="6" w:space="0" w:color="auto"/>
              <w:left w:val="outset" w:sz="6" w:space="0" w:color="auto"/>
              <w:bottom w:val="outset" w:sz="6" w:space="0" w:color="auto"/>
              <w:right w:val="outset" w:sz="6" w:space="0" w:color="auto"/>
            </w:tcBorders>
          </w:tcPr>
          <w:p w14:paraId="3C88C712" w14:textId="196EBB23" w:rsidR="00363811" w:rsidRPr="00FC1AA3" w:rsidRDefault="00363811" w:rsidP="00FC1AA3">
            <w:r w:rsidRPr="00FC1AA3">
              <w:t xml:space="preserve">Returns boolean true if the specified node value satisfies the XML schema </w:t>
            </w:r>
            <w:ins w:id="8626" w:author="Steve Hanson" w:date="2012-08-10T15:04:00Z">
              <w:r w:rsidR="00FC1AA3">
                <w:t xml:space="preserve">validation </w:t>
              </w:r>
            </w:ins>
            <w:r w:rsidRPr="00FC1AA3">
              <w:t xml:space="preserve">constraints </w:t>
            </w:r>
            <w:ins w:id="8627" w:author="Steve Hanson" w:date="2012-08-10T15:03:00Z">
              <w:r w:rsidR="00FC1AA3">
                <w:t>that are associated with it</w:t>
              </w:r>
            </w:ins>
            <w:del w:id="8628" w:author="Steve Hanson" w:date="2012-08-10T15:03:00Z">
              <w:r w:rsidRPr="00FC1AA3" w:rsidDel="00FC1AA3">
                <w:delText>specified</w:delText>
              </w:r>
            </w:del>
            <w:r w:rsidRPr="00FC1AA3">
              <w:t>. Returns false if the specified node does not meet the constraints or does not exist.</w:t>
            </w:r>
          </w:p>
        </w:tc>
      </w:tr>
      <w:tr w:rsidR="003E3B6F" w:rsidRPr="005F682A" w14:paraId="5A551C77" w14:textId="77777777" w:rsidTr="003E3B6F">
        <w:trPr>
          <w:tblCellSpacing w:w="15" w:type="dxa"/>
          <w:ins w:id="8629"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394F670C" w14:textId="480DDAE5" w:rsidR="003E3B6F" w:rsidRPr="003E3B6F" w:rsidRDefault="003E3B6F" w:rsidP="00FC1AA3">
            <w:pPr>
              <w:rPr>
                <w:ins w:id="8630" w:author="mbeckerle" w:date="2012-07-03T14:19:00Z"/>
                <w:rFonts w:eastAsia="MS Mincho" w:cs="Arial"/>
              </w:rPr>
            </w:pPr>
            <w:bookmarkStart w:id="8631" w:name="_Toc199515651"/>
            <w:bookmarkStart w:id="8632" w:name="_Toc199515839"/>
            <w:bookmarkStart w:id="8633" w:name="_Toc199516278"/>
            <w:bookmarkStart w:id="8634" w:name="_Toc199515654"/>
            <w:bookmarkStart w:id="8635" w:name="_Toc199515842"/>
            <w:bookmarkStart w:id="8636" w:name="_Toc199516281"/>
            <w:bookmarkStart w:id="8637" w:name="_Toc199841833"/>
            <w:bookmarkStart w:id="8638" w:name="_Toc199844399"/>
            <w:bookmarkStart w:id="8639" w:name="_Toc199515657"/>
            <w:bookmarkStart w:id="8640" w:name="_Toc199515845"/>
            <w:bookmarkStart w:id="8641" w:name="_Toc199516284"/>
            <w:bookmarkStart w:id="8642" w:name="_Toc199841835"/>
            <w:bookmarkStart w:id="8643" w:name="_Toc199844401"/>
            <w:bookmarkStart w:id="8644" w:name="_Toc199516285"/>
            <w:bookmarkEnd w:id="8631"/>
            <w:bookmarkEnd w:id="8632"/>
            <w:bookmarkEnd w:id="8633"/>
            <w:bookmarkEnd w:id="8634"/>
            <w:bookmarkEnd w:id="8635"/>
            <w:bookmarkEnd w:id="8636"/>
            <w:bookmarkEnd w:id="8637"/>
            <w:bookmarkEnd w:id="8638"/>
            <w:bookmarkEnd w:id="8639"/>
            <w:bookmarkEnd w:id="8640"/>
            <w:bookmarkEnd w:id="8641"/>
            <w:bookmarkEnd w:id="8642"/>
            <w:bookmarkEnd w:id="8643"/>
            <w:ins w:id="8645" w:author="mbeckerle" w:date="2012-07-03T14:19:00Z">
              <w:r w:rsidRPr="003E3B6F">
                <w:rPr>
                  <w:rFonts w:eastAsia="MS Mincho" w:cs="Arial"/>
                </w:rPr>
                <w:t>dfdl:stringLiteralFromString</w:t>
              </w:r>
              <w:del w:id="8646"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3631159F" w14:textId="77777777" w:rsidR="003E3B6F" w:rsidRPr="005F682A" w:rsidRDefault="003E3B6F" w:rsidP="003E3B6F">
            <w:pPr>
              <w:rPr>
                <w:ins w:id="8647" w:author="mbeckerle" w:date="2012-07-03T14:19:00Z"/>
              </w:rPr>
            </w:pPr>
            <w:ins w:id="8648" w:author="mbeckerle" w:date="2012-07-03T14:19:00Z">
              <w:r w:rsidRPr="003E3B6F">
                <w:t>Returns a DFDL string literal constructed from the $arg string argument. If $arg contains any '%' and/or space characters, then the return value replaces each '%' with '%%' and each space with '%SP;', otherwise $arg is returned unchanged.</w:t>
              </w:r>
              <w:r w:rsidRPr="005F682A">
                <w:t xml:space="preserve"> </w:t>
              </w:r>
            </w:ins>
          </w:p>
          <w:p w14:paraId="14173B92" w14:textId="77777777" w:rsidR="003E3B6F" w:rsidRPr="003E3B6F" w:rsidRDefault="003E3B6F" w:rsidP="003E3B6F">
            <w:pPr>
              <w:rPr>
                <w:ins w:id="8649" w:author="mbeckerle" w:date="2012-07-03T14:19:00Z"/>
              </w:rPr>
            </w:pPr>
            <w:ins w:id="8650" w:author="mbeckerle" w:date="2012-07-03T14:19:00Z">
              <w:r w:rsidRPr="003E3B6F">
                <w:t>Use this function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ins>
          </w:p>
        </w:tc>
      </w:tr>
      <w:tr w:rsidR="003E3B6F" w:rsidRPr="005F682A" w14:paraId="64A5C0B3" w14:textId="77777777" w:rsidTr="003E3B6F">
        <w:trPr>
          <w:tblCellSpacing w:w="15" w:type="dxa"/>
          <w:ins w:id="8651"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0E31E590" w14:textId="56937156" w:rsidR="003E3B6F" w:rsidRPr="003E3B6F" w:rsidRDefault="003E3B6F" w:rsidP="00FC1AA3">
            <w:pPr>
              <w:rPr>
                <w:ins w:id="8652" w:author="mbeckerle" w:date="2012-07-03T14:19:00Z"/>
                <w:rFonts w:eastAsia="MS Mincho" w:cs="Arial"/>
              </w:rPr>
            </w:pPr>
            <w:commentRangeStart w:id="8653"/>
            <w:ins w:id="8654" w:author="mbeckerle" w:date="2012-07-03T14:19:00Z">
              <w:r w:rsidRPr="003E3B6F">
                <w:rPr>
                  <w:rFonts w:eastAsia="MS Mincho" w:cs="Arial"/>
                </w:rPr>
                <w:t>dfdl:containsEntity</w:t>
              </w:r>
              <w:del w:id="8655"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2B40811B" w14:textId="77777777" w:rsidR="003E3B6F" w:rsidRPr="005F682A" w:rsidRDefault="003E3B6F" w:rsidP="003E3B6F">
            <w:pPr>
              <w:rPr>
                <w:ins w:id="8656" w:author="mbeckerle" w:date="2012-07-03T14:19:00Z"/>
              </w:rPr>
            </w:pPr>
            <w:ins w:id="8657" w:author="mbeckerle" w:date="2012-07-03T14:19:00Z">
              <w:r w:rsidRPr="003E3B6F">
                <w:t>Returns a Boolean indicating whether the $arg string argument contains one or more DFDL entities</w:t>
              </w:r>
              <w:r w:rsidRPr="005F682A">
                <w:t xml:space="preserve">. </w:t>
              </w:r>
              <w:commentRangeEnd w:id="8653"/>
              <w:r w:rsidR="00F832C2">
                <w:rPr>
                  <w:rStyle w:val="CommentReference"/>
                </w:rPr>
                <w:commentReference w:id="8653"/>
              </w:r>
            </w:ins>
          </w:p>
        </w:tc>
      </w:tr>
    </w:tbl>
    <w:p w14:paraId="3834C8CB" w14:textId="77777777" w:rsidR="00BE79A5" w:rsidRPr="005223F4" w:rsidRDefault="00575D7E" w:rsidP="00575D7E">
      <w:pPr>
        <w:pStyle w:val="Caption"/>
      </w:pPr>
      <w:r w:rsidRPr="005223F4">
        <w:t xml:space="preserve">Table </w:t>
      </w:r>
      <w:r w:rsidR="008356D4">
        <w:fldChar w:fldCharType="begin"/>
      </w:r>
      <w:r w:rsidR="008356D4">
        <w:instrText xml:space="preserve"> SEQ Table \* ARABIC </w:instrText>
      </w:r>
      <w:r w:rsidR="008356D4">
        <w:fldChar w:fldCharType="separate"/>
      </w:r>
      <w:r w:rsidR="00D04199">
        <w:rPr>
          <w:noProof/>
        </w:rPr>
        <w:t>34</w:t>
      </w:r>
      <w:r w:rsidR="008356D4">
        <w:rPr>
          <w:noProof/>
        </w:rPr>
        <w:fldChar w:fldCharType="end"/>
      </w:r>
      <w:r w:rsidRPr="005223F4">
        <w:t xml:space="preserve"> DFDL Functions</w:t>
      </w:r>
    </w:p>
    <w:p w14:paraId="5C07E0FF" w14:textId="77777777" w:rsidR="00BE79A5" w:rsidRPr="005223F4" w:rsidRDefault="00BE79A5" w:rsidP="00BE79A5">
      <w:r w:rsidRPr="005223F4">
        <w:t>Notes:</w:t>
      </w:r>
    </w:p>
    <w:p w14:paraId="4A976691" w14:textId="77777777" w:rsidR="00230F40" w:rsidRDefault="00BE79A5" w:rsidP="004676F8">
      <w:pPr>
        <w:rPr>
          <w:ins w:id="8658" w:author="mbeckerle" w:date="2012-04-22T21:30:00Z"/>
        </w:rPr>
      </w:pPr>
      <w:r w:rsidRPr="005223F4">
        <w:t>dfdl:unpaddedLength(path</w:t>
      </w:r>
      <w:ins w:id="8659" w:author="Steve Hanson" w:date="2012-02-24T12:20:00Z">
        <w:r w:rsidR="00F16FDE">
          <w:t>, lengthUnits</w:t>
        </w:r>
      </w:ins>
      <w:r w:rsidRPr="005223F4">
        <w:t xml:space="preserve">) - returns the unpadded length which excludes any padding or filling which might be added for a </w:t>
      </w:r>
      <w:r w:rsidRPr="005223F4">
        <w:rPr>
          <w:i/>
          <w:iCs/>
        </w:rPr>
        <w:t>specified length</w:t>
      </w:r>
      <w:del w:id="8660" w:author="mbeckerle" w:date="2012-04-22T21:30:00Z">
        <w:r w:rsidRPr="005223F4" w:rsidDel="00230F40">
          <w:br/>
        </w:r>
        <w:r w:rsidRPr="005223F4" w:rsidDel="00230F40">
          <w:br/>
        </w:r>
      </w:del>
    </w:p>
    <w:p w14:paraId="1C3AC1AC" w14:textId="77777777" w:rsidR="00230F40" w:rsidRDefault="00BE79A5" w:rsidP="004676F8">
      <w:pPr>
        <w:rPr>
          <w:ins w:id="8661" w:author="mbeckerle" w:date="2012-04-22T21:30:00Z"/>
        </w:rPr>
      </w:pPr>
      <w:r w:rsidRPr="005223F4">
        <w:t>If the element declaration in the DFDL schema corresponding to the infoset item is not potentially represented, then the unpadded length is defined to be 0.</w:t>
      </w:r>
      <w:del w:id="8662" w:author="mbeckerle" w:date="2012-04-22T21:30:00Z">
        <w:r w:rsidRPr="005223F4" w:rsidDel="00230F40">
          <w:br/>
        </w:r>
        <w:r w:rsidRPr="005223F4" w:rsidDel="00230F40">
          <w:br/>
        </w:r>
      </w:del>
    </w:p>
    <w:p w14:paraId="371643C5" w14:textId="77777777" w:rsidR="00230F40" w:rsidRDefault="00BE79A5" w:rsidP="004676F8">
      <w:pPr>
        <w:rPr>
          <w:ins w:id="8663" w:author="mbeckerle" w:date="2012-04-22T21:30:00Z"/>
        </w:rPr>
      </w:pPr>
      <w:r w:rsidRPr="005223F4">
        <w:t xml:space="preserve">The unpadded length includes the length contributions from introduced escape characters required to escape contained delimiters (if such are defined, and will appear in the output representation). </w:t>
      </w:r>
      <w:del w:id="8664" w:author="mbeckerle" w:date="2012-04-22T21:30:00Z">
        <w:r w:rsidRPr="005223F4" w:rsidDel="00230F40">
          <w:br/>
        </w:r>
        <w:r w:rsidRPr="005223F4" w:rsidDel="00230F40">
          <w:br/>
        </w:r>
      </w:del>
    </w:p>
    <w:p w14:paraId="3250BA29" w14:textId="77777777" w:rsidR="00230F40" w:rsidRDefault="00BE79A5" w:rsidP="004676F8">
      <w:pPr>
        <w:rPr>
          <w:ins w:id="8665" w:author="mbeckerle" w:date="2012-04-22T21:30:00Z"/>
        </w:rPr>
      </w:pPr>
      <w:r w:rsidRPr="005223F4">
        <w:t xml:space="preserve">The unpadded length is also a function of the dfdl:encoding property. Multi-byte and variable-width character set encodings will commonly contribute more bytes to the unpadded length than a single-byte character set would. </w:t>
      </w:r>
      <w:del w:id="8666" w:author="mbeckerle" w:date="2012-04-22T21:30:00Z">
        <w:r w:rsidRPr="005223F4" w:rsidDel="00230F40">
          <w:br/>
        </w:r>
        <w:r w:rsidRPr="005223F4" w:rsidDel="00230F40">
          <w:br/>
        </w:r>
      </w:del>
    </w:p>
    <w:p w14:paraId="7DFC9BBF" w14:textId="77777777" w:rsidR="00230F40" w:rsidRDefault="00BE79A5" w:rsidP="004676F8">
      <w:pPr>
        <w:rPr>
          <w:ins w:id="8667" w:author="mbeckerle" w:date="2012-04-22T21:30:00Z"/>
        </w:rPr>
      </w:pPr>
      <w:r w:rsidRPr="005223F4">
        <w:t>The unpadded length is computed from the DFDL infoset value, ignoring the dfdl:length or dfdl:textOutputMinLength property. Other DFDL properties which affect the length of a text or binary representation  are respected, it is only an explicit length which is ignored.</w:t>
      </w:r>
      <w:del w:id="8668" w:author="mbeckerle" w:date="2012-04-22T21:30:00Z">
        <w:r w:rsidRPr="005223F4" w:rsidDel="00230F40">
          <w:br/>
        </w:r>
        <w:r w:rsidRPr="005223F4" w:rsidDel="00230F40">
          <w:br/>
        </w:r>
      </w:del>
    </w:p>
    <w:p w14:paraId="354F7AE4" w14:textId="575FB6E9" w:rsidR="00BE79A5" w:rsidRPr="005223F4" w:rsidDel="00230F40" w:rsidRDefault="00BE79A5" w:rsidP="004676F8">
      <w:pPr>
        <w:rPr>
          <w:del w:id="8669" w:author="mbeckerle" w:date="2012-04-22T21:30:00Z"/>
        </w:rPr>
      </w:pPr>
      <w:r w:rsidRPr="005223F4">
        <w:t>For a complex type, this means a bottom up totaling of the dfdl:representationLength() of all the contents and framing of the complex type.</w:t>
      </w:r>
      <w:del w:id="8670" w:author="mbeckerle" w:date="2012-04-22T21:30:00Z">
        <w:r w:rsidRPr="005223F4" w:rsidDel="00230F40">
          <w:br/>
        </w:r>
      </w:del>
    </w:p>
    <w:p w14:paraId="0DF8F538" w14:textId="77777777" w:rsidR="00230F40" w:rsidRDefault="00230F40" w:rsidP="00FC1AA3">
      <w:pPr>
        <w:rPr>
          <w:ins w:id="8671" w:author="mbeckerle" w:date="2012-04-22T21:30:00Z"/>
          <w:rFonts w:cs="Arial"/>
          <w:lang w:eastAsia="ja-JP" w:bidi="he-IL"/>
        </w:rPr>
      </w:pPr>
    </w:p>
    <w:p w14:paraId="452A5804" w14:textId="0783E06E" w:rsidR="00BE79A5" w:rsidRPr="005223F4" w:rsidRDefault="00BE79A5" w:rsidP="00FC1AA3">
      <w:r w:rsidRPr="002C6D29">
        <w:rPr>
          <w:rFonts w:cs="Arial"/>
          <w:lang w:eastAsia="ja-JP" w:bidi="he-IL"/>
        </w:rPr>
        <w:t>dfdl:representationLength</w:t>
      </w:r>
      <w:r w:rsidRPr="005223F4">
        <w:rPr>
          <w:rFonts w:cs="Arial"/>
        </w:rPr>
        <w:t>(path</w:t>
      </w:r>
      <w:ins w:id="8672" w:author="Steve Hanson" w:date="2012-02-24T12:20:00Z">
        <w:r w:rsidR="00F16FDE">
          <w:rPr>
            <w:rFonts w:cs="Arial"/>
          </w:rPr>
          <w:t xml:space="preserve">, </w:t>
        </w:r>
        <w:commentRangeStart w:id="8673"/>
        <w:r w:rsidR="00F16FDE">
          <w:rPr>
            <w:rFonts w:cs="Arial"/>
          </w:rPr>
          <w:t>leng</w:t>
        </w:r>
      </w:ins>
      <w:ins w:id="8674" w:author="mbeckerle" w:date="2012-04-23T00:54:00Z">
        <w:r w:rsidR="00363811">
          <w:rPr>
            <w:rFonts w:cs="Arial"/>
          </w:rPr>
          <w:t>t</w:t>
        </w:r>
      </w:ins>
      <w:ins w:id="8675" w:author="Steve Hanson" w:date="2012-02-24T12:20:00Z">
        <w:r w:rsidR="00F16FDE">
          <w:rPr>
            <w:rFonts w:cs="Arial"/>
          </w:rPr>
          <w:t>hUnits</w:t>
        </w:r>
      </w:ins>
      <w:commentRangeEnd w:id="8673"/>
      <w:r w:rsidR="00313576">
        <w:rPr>
          <w:rStyle w:val="CommentReference"/>
        </w:rPr>
        <w:commentReference w:id="8673"/>
      </w:r>
      <w:r w:rsidRPr="005223F4">
        <w:rPr>
          <w:rFonts w:cs="Arial"/>
        </w:rPr>
        <w:t xml:space="preserve">) – returns the length of the representation of the infoset </w:t>
      </w:r>
      <w:r w:rsidRPr="005223F4">
        <w:t xml:space="preserve">data item as identified by the path argument. This includes padding or filling or truncation which might be carried out for a </w:t>
      </w:r>
      <w:r w:rsidRPr="005223F4">
        <w:rPr>
          <w:i/>
          <w:iCs/>
        </w:rPr>
        <w:t>specified length</w:t>
      </w:r>
      <w:r w:rsidRPr="005223F4">
        <w:t xml:space="preserve"> item.</w:t>
      </w:r>
    </w:p>
    <w:p w14:paraId="047F6D78" w14:textId="22E42064" w:rsidR="004676F8" w:rsidRPr="005223F4" w:rsidDel="00230F40" w:rsidRDefault="004676F8" w:rsidP="004676F8">
      <w:pPr>
        <w:suppressAutoHyphens/>
        <w:rPr>
          <w:del w:id="8676" w:author="mbeckerle" w:date="2012-04-22T21:30:00Z"/>
        </w:rPr>
      </w:pPr>
    </w:p>
    <w:p w14:paraId="27974A2B" w14:textId="2E2C1B62" w:rsidR="00BE79A5" w:rsidRPr="005223F4" w:rsidRDefault="00BE79A5" w:rsidP="004676F8">
      <w:r w:rsidRPr="005223F4">
        <w:t>If the element declaration in the DFDL schema corresponding to the infoset item is not potentially represented</w:t>
      </w:r>
      <w:ins w:id="8677" w:author="mbeckerle" w:date="2012-04-23T00:55:00Z">
        <w:r w:rsidR="00363811">
          <w:t xml:space="preserve"> (e.g., has an dfdl:inputValueCalc property)</w:t>
        </w:r>
      </w:ins>
      <w:r w:rsidRPr="005223F4">
        <w:t>, then the length is defined to be 0.</w:t>
      </w:r>
    </w:p>
    <w:p w14:paraId="72052896" w14:textId="77777777" w:rsidR="00BE79A5" w:rsidRPr="005223F4" w:rsidRDefault="00BE79A5" w:rsidP="004676F8">
      <w:r w:rsidRPr="005223F4">
        <w:t>When unparsing with dfdl:lengthKind="explicit", the calculation of dfdl:representationLength() returns the value of the dfdl:length property.</w:t>
      </w:r>
    </w:p>
    <w:p w14:paraId="4AF301F2" w14:textId="24BB54E7" w:rsidR="004676F8" w:rsidRPr="005223F4" w:rsidDel="00230F40" w:rsidRDefault="004676F8" w:rsidP="004676F8">
      <w:pPr>
        <w:rPr>
          <w:del w:id="8678" w:author="mbeckerle" w:date="2012-04-22T21:30:00Z"/>
        </w:rPr>
      </w:pPr>
    </w:p>
    <w:p w14:paraId="679E79B4" w14:textId="41B4DAB7" w:rsidR="00BE79A5" w:rsidRPr="005223F4" w:rsidDel="00230F40" w:rsidRDefault="00BE79A5" w:rsidP="00BE79A5">
      <w:pPr>
        <w:rPr>
          <w:del w:id="8679" w:author="mbeckerle" w:date="2012-04-22T21:30:00Z"/>
        </w:rPr>
      </w:pPr>
      <w:r w:rsidRPr="005223F4">
        <w:t>For both dfdl:representationLength</w:t>
      </w:r>
      <w:ins w:id="8680" w:author="Steve Hanson" w:date="2012-02-24T12:20:00Z">
        <w:r w:rsidR="00F16FDE">
          <w:t>()</w:t>
        </w:r>
      </w:ins>
      <w:r w:rsidRPr="005223F4">
        <w:t xml:space="preserve"> and dfdl:unpaddedLength</w:t>
      </w:r>
      <w:ins w:id="8681" w:author="Steve Hanson" w:date="2012-02-24T12:20:00Z">
        <w:r w:rsidR="00F16FDE">
          <w:t>()</w:t>
        </w:r>
      </w:ins>
      <w:r w:rsidRPr="005223F4">
        <w:t>, the representation length excludes any alignment filling as well as excluding any leading or trailing skip bytes. That is, the returned length is about the length of the content, and not about the position of that content in the output data stream.</w:t>
      </w:r>
    </w:p>
    <w:bookmarkEnd w:id="8644"/>
    <w:p w14:paraId="45AFD198" w14:textId="333E086A" w:rsidR="00BE79A5" w:rsidRPr="005223F4" w:rsidDel="00230F40" w:rsidRDefault="00BE79A5" w:rsidP="00BE79A5">
      <w:pPr>
        <w:rPr>
          <w:del w:id="8682" w:author="mbeckerle" w:date="2012-04-22T21:30:00Z"/>
        </w:rPr>
      </w:pPr>
      <w:del w:id="8683" w:author="mbeckerle" w:date="2012-04-22T21:30:00Z">
        <w:r w:rsidRPr="005223F4" w:rsidDel="00230F40">
          <w:delText xml:space="preserve"> </w:delText>
        </w:r>
      </w:del>
    </w:p>
    <w:p w14:paraId="0508A0F2" w14:textId="77777777" w:rsidR="00BE79A5" w:rsidRPr="005223F4" w:rsidRDefault="00BE79A5" w:rsidP="00FC1AA3"/>
    <w:p w14:paraId="37130688" w14:textId="77777777" w:rsidR="007E3F6F" w:rsidRPr="005223F4" w:rsidRDefault="007E3F6F" w:rsidP="007E3F6F">
      <w:pPr>
        <w:pStyle w:val="Heading1"/>
      </w:pPr>
      <w:bookmarkStart w:id="8684" w:name="_Ref198708488"/>
      <w:bookmarkStart w:id="8685" w:name="_Toc199516288"/>
      <w:bookmarkStart w:id="8686" w:name="_Toc243112808"/>
      <w:r w:rsidRPr="005223F4">
        <w:t xml:space="preserve"> </w:t>
      </w:r>
      <w:bookmarkStart w:id="8687" w:name="_Ref254775215"/>
      <w:bookmarkStart w:id="8688" w:name="_Toc332724608"/>
      <w:r w:rsidRPr="005223F4">
        <w:t>DFDL Regular Expressions</w:t>
      </w:r>
      <w:bookmarkEnd w:id="8684"/>
      <w:bookmarkEnd w:id="8685"/>
      <w:bookmarkEnd w:id="8686"/>
      <w:bookmarkEnd w:id="8687"/>
      <w:bookmarkEnd w:id="8688"/>
    </w:p>
    <w:p w14:paraId="6FEE6618" w14:textId="6DD58CF7" w:rsidR="007E3F6F" w:rsidRPr="005223F4" w:rsidDel="00230F40" w:rsidRDefault="007E3F6F" w:rsidP="007E3F6F">
      <w:pPr>
        <w:pStyle w:val="nobreak"/>
        <w:rPr>
          <w:del w:id="8689" w:author="mbeckerle" w:date="2012-04-22T21:30:00Z"/>
        </w:rPr>
      </w:pPr>
    </w:p>
    <w:p w14:paraId="27CFACFE" w14:textId="77777777" w:rsidR="007E3F6F" w:rsidRPr="005223F4" w:rsidRDefault="007E3F6F" w:rsidP="005002E0">
      <w:r w:rsidRPr="005223F4">
        <w:t xml:space="preserve">A </w:t>
      </w:r>
      <w:r w:rsidR="00E42291" w:rsidRPr="005223F4">
        <w:t xml:space="preserve">DFDL </w:t>
      </w:r>
      <w:r w:rsidRPr="005223F4">
        <w:t xml:space="preserve">regular expression </w:t>
      </w:r>
      <w:r w:rsidR="00E42291" w:rsidRPr="005223F4">
        <w:t xml:space="preserve">may be </w:t>
      </w:r>
      <w:r w:rsidRPr="005223F4">
        <w:t xml:space="preserve">specified </w:t>
      </w:r>
      <w:r w:rsidR="00E42291" w:rsidRPr="005223F4">
        <w:t xml:space="preserve">for </w:t>
      </w:r>
      <w:r w:rsidRPr="005223F4">
        <w:t>the dfdl:lengthPattern</w:t>
      </w:r>
      <w:r w:rsidR="00E42291" w:rsidRPr="005223F4">
        <w:t xml:space="preserve"> format property and the </w:t>
      </w:r>
      <w:r w:rsidR="005002E0">
        <w:t>dfdl:</w:t>
      </w:r>
      <w:r w:rsidR="00E42291" w:rsidRPr="005223F4">
        <w:t>testPattern</w:t>
      </w:r>
      <w:r w:rsidR="005002E0">
        <w:t xml:space="preserve"> attribute of the</w:t>
      </w:r>
      <w:r w:rsidR="00E42291" w:rsidRPr="005223F4">
        <w:t xml:space="preserve"> dfdl:assert and dfdl:disciminator </w:t>
      </w:r>
      <w:r w:rsidR="005002E0">
        <w:t>annotations</w:t>
      </w:r>
      <w:r w:rsidR="00E42291" w:rsidRPr="005223F4">
        <w:t>.</w:t>
      </w:r>
      <w:r w:rsidRPr="005223F4">
        <w:t xml:space="preserve"> </w:t>
      </w:r>
    </w:p>
    <w:p w14:paraId="652C52EE" w14:textId="348DE45B" w:rsidR="00E42291" w:rsidRPr="005223F4" w:rsidDel="00230F40" w:rsidRDefault="00E42291" w:rsidP="007E3F6F">
      <w:pPr>
        <w:rPr>
          <w:del w:id="8690" w:author="mbeckerle" w:date="2012-04-22T21:30:00Z"/>
        </w:rPr>
      </w:pPr>
    </w:p>
    <w:p w14:paraId="70765950" w14:textId="5BED07E3" w:rsidR="00E42291" w:rsidRDefault="00E42291" w:rsidP="00C72713">
      <w:pPr>
        <w:rPr>
          <w:ins w:id="8691" w:author="mbeckerle" w:date="2012-07-03T14:20:00Z"/>
        </w:rPr>
      </w:pPr>
      <w:r w:rsidRPr="005223F4">
        <w:t>A DFDL regular expression may be either a PERL regular expression [PERLRE] or a Java</w:t>
      </w:r>
      <w:r w:rsidR="00C72713" w:rsidRPr="00C72713">
        <w:t>®</w:t>
      </w:r>
      <w:r w:rsidRPr="005223F4">
        <w:t xml:space="preserve"> regular expression [JAVARE]. For </w:t>
      </w:r>
      <w:r w:rsidR="00575D7E" w:rsidRPr="005223F4">
        <w:t>portability</w:t>
      </w:r>
      <w:r w:rsidRPr="005223F4">
        <w:t xml:space="preserve"> it is recommended that </w:t>
      </w:r>
      <w:r w:rsidR="002B36D0" w:rsidRPr="005223F4">
        <w:t>use is restricted to a comm</w:t>
      </w:r>
      <w:r w:rsidR="00575D7E" w:rsidRPr="005223F4">
        <w:t>on</w:t>
      </w:r>
      <w:r w:rsidR="002B36D0" w:rsidRPr="005223F4">
        <w:t xml:space="preserve"> subset of the PERL and Java syntax.</w:t>
      </w:r>
      <w:ins w:id="8692" w:author="Steve Hanson" w:date="2012-08-10T15:06:00Z">
        <w:r w:rsidR="00FC1AA3">
          <w:t xml:space="preserve"> </w:t>
        </w:r>
      </w:ins>
    </w:p>
    <w:p w14:paraId="14016F5D" w14:textId="4399EAA5" w:rsidR="00F832C2" w:rsidRPr="005223F4" w:rsidRDefault="00F832C2" w:rsidP="00C72713">
      <w:commentRangeStart w:id="8693"/>
      <w:ins w:id="8694" w:author="mbeckerle" w:date="2012-07-03T14:20:00Z">
        <w:r>
          <w:t>DFDL regular expressions do not interpret DFDL entities.</w:t>
        </w:r>
        <w:commentRangeEnd w:id="8693"/>
        <w:r>
          <w:rPr>
            <w:rStyle w:val="CommentReference"/>
          </w:rPr>
          <w:commentReference w:id="8693"/>
        </w:r>
      </w:ins>
    </w:p>
    <w:p w14:paraId="074D3EA3" w14:textId="77777777" w:rsidR="00EE66E5" w:rsidRPr="005223F4" w:rsidRDefault="00EE66E5" w:rsidP="00EE66E5">
      <w:pPr>
        <w:pStyle w:val="Heading1"/>
      </w:pPr>
      <w:bookmarkStart w:id="8695" w:name="_Toc199515659"/>
      <w:bookmarkStart w:id="8696" w:name="_Toc199515847"/>
      <w:bookmarkStart w:id="8697" w:name="_Toc199516286"/>
      <w:bookmarkStart w:id="8698" w:name="_Toc199841837"/>
      <w:bookmarkStart w:id="8699" w:name="_Toc199844403"/>
      <w:bookmarkStart w:id="8700" w:name="_Toc199515660"/>
      <w:bookmarkStart w:id="8701" w:name="_Toc199515848"/>
      <w:bookmarkStart w:id="8702" w:name="_Toc199516287"/>
      <w:bookmarkStart w:id="8703" w:name="_Toc199841838"/>
      <w:bookmarkStart w:id="8704" w:name="_Toc199844404"/>
      <w:bookmarkStart w:id="8705" w:name="_Toc177399153"/>
      <w:bookmarkStart w:id="8706" w:name="_Toc175057440"/>
      <w:bookmarkStart w:id="8707" w:name="_Toc199516371"/>
      <w:bookmarkStart w:id="8708" w:name="_Toc194984045"/>
      <w:bookmarkStart w:id="8709" w:name="_Toc243112882"/>
      <w:bookmarkStart w:id="8710" w:name="_Toc332724609"/>
      <w:bookmarkEnd w:id="7945"/>
      <w:bookmarkEnd w:id="7946"/>
      <w:bookmarkEnd w:id="7947"/>
      <w:bookmarkEnd w:id="7948"/>
      <w:bookmarkEnd w:id="7949"/>
      <w:bookmarkEnd w:id="8695"/>
      <w:bookmarkEnd w:id="8696"/>
      <w:bookmarkEnd w:id="8697"/>
      <w:bookmarkEnd w:id="8698"/>
      <w:bookmarkEnd w:id="8699"/>
      <w:bookmarkEnd w:id="8700"/>
      <w:bookmarkEnd w:id="8701"/>
      <w:bookmarkEnd w:id="8702"/>
      <w:bookmarkEnd w:id="8703"/>
      <w:bookmarkEnd w:id="8704"/>
      <w:r w:rsidRPr="005223F4">
        <w:t>Security Considerations</w:t>
      </w:r>
      <w:bookmarkEnd w:id="8705"/>
      <w:bookmarkEnd w:id="8706"/>
      <w:bookmarkEnd w:id="8707"/>
      <w:bookmarkEnd w:id="8708"/>
      <w:bookmarkEnd w:id="8709"/>
      <w:bookmarkEnd w:id="8710"/>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Default="007636A7" w:rsidP="000A2E94">
      <w:pPr>
        <w:pStyle w:val="Heading1"/>
      </w:pPr>
      <w:bookmarkStart w:id="8711" w:name="_Toc177399154"/>
      <w:bookmarkStart w:id="8712" w:name="_Toc175057441"/>
      <w:bookmarkStart w:id="8713" w:name="_Toc199516372"/>
      <w:bookmarkStart w:id="8714" w:name="_Toc243112883"/>
      <w:bookmarkStart w:id="8715" w:name="_Toc332724610"/>
      <w:r>
        <w:t xml:space="preserve">Authors and </w:t>
      </w:r>
      <w:r w:rsidR="00EE66E5" w:rsidRPr="005223F4">
        <w:t>Contributors</w:t>
      </w:r>
      <w:bookmarkEnd w:id="8711"/>
      <w:bookmarkEnd w:id="8712"/>
      <w:bookmarkEnd w:id="8713"/>
      <w:bookmarkEnd w:id="8714"/>
      <w:bookmarkEnd w:id="8715"/>
    </w:p>
    <w:p w14:paraId="61FE3516" w14:textId="77777777" w:rsidR="00F16FDE" w:rsidRDefault="007636A7" w:rsidP="009F0AEF">
      <w:pPr>
        <w:autoSpaceDE w:val="0"/>
        <w:autoSpaceDN w:val="0"/>
        <w:adjustRightInd w:val="0"/>
        <w:contextualSpacing/>
        <w:rPr>
          <w:ins w:id="8716" w:author="Steve Hanson" w:date="2012-02-24T12:22:00Z"/>
        </w:rPr>
      </w:pPr>
      <w:r w:rsidRPr="005223F4">
        <w:t>Alan W. Powell</w:t>
      </w:r>
      <w:ins w:id="8717" w:author="Steve Hanson" w:date="2012-02-24T12:22:00Z">
        <w:r w:rsidR="00F16FDE">
          <w:t>,</w:t>
        </w:r>
      </w:ins>
    </w:p>
    <w:p w14:paraId="70476960" w14:textId="77777777" w:rsidR="00F16FDE" w:rsidRDefault="00F16FDE" w:rsidP="009F0AEF">
      <w:pPr>
        <w:autoSpaceDE w:val="0"/>
        <w:autoSpaceDN w:val="0"/>
        <w:adjustRightInd w:val="0"/>
        <w:contextualSpacing/>
        <w:rPr>
          <w:ins w:id="8718" w:author="Steve Hanson" w:date="2012-02-24T12:22:00Z"/>
          <w:rFonts w:ascii="Helv" w:hAnsi="Helv" w:cs="Helv"/>
          <w:color w:val="000000"/>
          <w:sz w:val="18"/>
          <w:szCs w:val="18"/>
          <w:lang w:val="en-GB" w:eastAsia="en-GB"/>
        </w:rPr>
      </w:pPr>
      <w:ins w:id="8719" w:author="Steve Hanson" w:date="2012-02-24T12:22:00Z">
        <w:r>
          <w:rPr>
            <w:rFonts w:ascii="Helv" w:hAnsi="Helv" w:cs="Helv"/>
            <w:color w:val="000000"/>
            <w:sz w:val="18"/>
            <w:szCs w:val="18"/>
            <w:lang w:val="en-GB" w:eastAsia="en-GB"/>
          </w:rPr>
          <w:fldChar w:fldCharType="begin"/>
        </w:r>
        <w:r>
          <w:rPr>
            <w:rFonts w:ascii="Helv" w:hAnsi="Helv" w:cs="Helv"/>
            <w:color w:val="000000"/>
            <w:sz w:val="18"/>
            <w:szCs w:val="18"/>
            <w:lang w:val="en-GB" w:eastAsia="en-GB"/>
          </w:rPr>
          <w:instrText xml:space="preserve"> HYPERLINK "mailto:apowell888@googlemail.com" </w:instrText>
        </w:r>
        <w:r>
          <w:rPr>
            <w:rFonts w:ascii="Helv" w:hAnsi="Helv" w:cs="Helv"/>
            <w:color w:val="000000"/>
            <w:sz w:val="18"/>
            <w:szCs w:val="18"/>
            <w:lang w:val="en-GB" w:eastAsia="en-GB"/>
          </w:rPr>
          <w:fldChar w:fldCharType="separate"/>
        </w:r>
        <w:r w:rsidRPr="00556B6A">
          <w:rPr>
            <w:rStyle w:val="Hyperlink"/>
            <w:rFonts w:ascii="Helv" w:hAnsi="Helv" w:cs="Helv"/>
            <w:sz w:val="18"/>
            <w:szCs w:val="18"/>
            <w:lang w:val="en-GB" w:eastAsia="en-GB"/>
          </w:rPr>
          <w:t>apowell888@googlemail.com</w:t>
        </w:r>
        <w:r>
          <w:rPr>
            <w:rFonts w:ascii="Helv" w:hAnsi="Helv" w:cs="Helv"/>
            <w:color w:val="000000"/>
            <w:sz w:val="18"/>
            <w:szCs w:val="18"/>
            <w:lang w:val="en-GB" w:eastAsia="en-GB"/>
          </w:rPr>
          <w:fldChar w:fldCharType="end"/>
        </w:r>
      </w:ins>
    </w:p>
    <w:p w14:paraId="7EA286A6" w14:textId="77777777" w:rsidR="007636A7" w:rsidDel="00F16FDE" w:rsidRDefault="007636A7" w:rsidP="007636A7">
      <w:pPr>
        <w:autoSpaceDE w:val="0"/>
        <w:autoSpaceDN w:val="0"/>
        <w:adjustRightInd w:val="0"/>
        <w:rPr>
          <w:del w:id="8720" w:author="Steve Hanson" w:date="2012-02-24T12:21:00Z"/>
        </w:rPr>
      </w:pPr>
      <w:del w:id="8721" w:author="Steve Hanson" w:date="2012-02-24T12:21:00Z">
        <w:r w:rsidRPr="005223F4" w:rsidDel="00F16FDE">
          <w:delText xml:space="preserve">, </w:delText>
        </w:r>
      </w:del>
    </w:p>
    <w:p w14:paraId="3C149B65" w14:textId="77777777" w:rsidR="007636A7" w:rsidDel="00F16FDE" w:rsidRDefault="007636A7" w:rsidP="007636A7">
      <w:pPr>
        <w:autoSpaceDE w:val="0"/>
        <w:autoSpaceDN w:val="0"/>
        <w:adjustRightInd w:val="0"/>
        <w:rPr>
          <w:del w:id="8722" w:author="Steve Hanson" w:date="2012-02-24T12:21:00Z"/>
        </w:rPr>
      </w:pPr>
      <w:del w:id="8723" w:author="Steve Hanson" w:date="2012-02-24T12:21:00Z">
        <w:r w:rsidRPr="005223F4" w:rsidDel="00F16FDE">
          <w:delText xml:space="preserve">IBM Software Group, </w:delText>
        </w:r>
      </w:del>
    </w:p>
    <w:p w14:paraId="7D9A4CBA" w14:textId="77777777" w:rsidR="0020463A" w:rsidDel="00F16FDE" w:rsidRDefault="007636A7" w:rsidP="007636A7">
      <w:pPr>
        <w:autoSpaceDE w:val="0"/>
        <w:autoSpaceDN w:val="0"/>
        <w:adjustRightInd w:val="0"/>
        <w:rPr>
          <w:del w:id="8724" w:author="Steve Hanson" w:date="2012-02-24T12:21:00Z"/>
        </w:rPr>
      </w:pPr>
      <w:del w:id="8725" w:author="Steve Hanson" w:date="2012-02-24T12:21:00Z">
        <w:r w:rsidRPr="005223F4" w:rsidDel="00F16FDE">
          <w:delText xml:space="preserve">Hursley, </w:delText>
        </w:r>
      </w:del>
    </w:p>
    <w:p w14:paraId="237E7003" w14:textId="77777777" w:rsidR="007636A7" w:rsidDel="00F16FDE" w:rsidRDefault="0020463A" w:rsidP="007636A7">
      <w:pPr>
        <w:autoSpaceDE w:val="0"/>
        <w:autoSpaceDN w:val="0"/>
        <w:adjustRightInd w:val="0"/>
        <w:rPr>
          <w:del w:id="8726" w:author="Steve Hanson" w:date="2012-02-24T12:21:00Z"/>
        </w:rPr>
      </w:pPr>
      <w:del w:id="8727" w:author="Steve Hanson" w:date="2012-02-24T12:21:00Z">
        <w:r w:rsidDel="00F16FDE">
          <w:delText xml:space="preserve">Winchester, </w:delText>
        </w:r>
        <w:r w:rsidR="007636A7" w:rsidRPr="005223F4" w:rsidDel="00F16FDE">
          <w:delText>UK</w:delText>
        </w:r>
      </w:del>
    </w:p>
    <w:p w14:paraId="449BE10E" w14:textId="77777777" w:rsidR="0050594B" w:rsidRPr="005223F4" w:rsidDel="00F16FDE" w:rsidRDefault="0050594B" w:rsidP="007636A7">
      <w:pPr>
        <w:autoSpaceDE w:val="0"/>
        <w:autoSpaceDN w:val="0"/>
        <w:adjustRightInd w:val="0"/>
        <w:rPr>
          <w:del w:id="8728" w:author="Steve Hanson" w:date="2012-02-24T12:22:00Z"/>
        </w:rPr>
      </w:pPr>
      <w:del w:id="8729" w:author="Steve Hanson" w:date="2012-02-24T12:21:00Z">
        <w:r w:rsidDel="00F16FDE">
          <w:delText>alan_powell@uk.ibm.com</w:delText>
        </w:r>
      </w:del>
    </w:p>
    <w:p w14:paraId="2B15B83E" w14:textId="77777777" w:rsidR="007636A7" w:rsidRDefault="007636A7" w:rsidP="00F16FDE">
      <w:pPr>
        <w:autoSpaceDE w:val="0"/>
        <w:autoSpaceDN w:val="0"/>
        <w:adjustRightInd w:val="0"/>
      </w:pPr>
    </w:p>
    <w:p w14:paraId="7B49FA69" w14:textId="77777777" w:rsidR="0050594B" w:rsidRDefault="00EE66E5" w:rsidP="009F0AEF">
      <w:pPr>
        <w:autoSpaceDE w:val="0"/>
        <w:autoSpaceDN w:val="0"/>
        <w:adjustRightInd w:val="0"/>
        <w:contextualSpacing/>
      </w:pPr>
      <w:r w:rsidRPr="005223F4">
        <w:t xml:space="preserve">Michael J. Beckerle, </w:t>
      </w:r>
      <w:bookmarkStart w:id="8730" w:name="OLE_LINK1"/>
      <w:bookmarkStart w:id="8731" w:name="OLE_LINK2"/>
    </w:p>
    <w:p w14:paraId="601890D1" w14:textId="77777777" w:rsidR="0050594B" w:rsidDel="00F16FDE" w:rsidRDefault="00E56044" w:rsidP="009F0AEF">
      <w:pPr>
        <w:autoSpaceDE w:val="0"/>
        <w:autoSpaceDN w:val="0"/>
        <w:adjustRightInd w:val="0"/>
        <w:contextualSpacing/>
        <w:rPr>
          <w:del w:id="8732" w:author="Steve Hanson" w:date="2012-02-24T12:21:00Z"/>
        </w:rPr>
      </w:pPr>
      <w:del w:id="8733" w:author="Steve Hanson" w:date="2012-02-24T12:21:00Z">
        <w:r w:rsidRPr="005223F4" w:rsidDel="00F16FDE">
          <w:delText xml:space="preserve">Oco, Inc., </w:delText>
        </w:r>
      </w:del>
    </w:p>
    <w:p w14:paraId="297899BD" w14:textId="77777777" w:rsidR="0050594B" w:rsidDel="00F16FDE" w:rsidRDefault="00E56044" w:rsidP="009F0AEF">
      <w:pPr>
        <w:autoSpaceDE w:val="0"/>
        <w:autoSpaceDN w:val="0"/>
        <w:adjustRightInd w:val="0"/>
        <w:contextualSpacing/>
        <w:rPr>
          <w:del w:id="8734" w:author="Steve Hanson" w:date="2012-02-24T12:21:00Z"/>
        </w:rPr>
      </w:pPr>
      <w:del w:id="8735" w:author="Steve Hanson" w:date="2012-02-24T12:21:00Z">
        <w:r w:rsidRPr="005223F4" w:rsidDel="00F16FDE">
          <w:delText>Waltham</w:delText>
        </w:r>
        <w:r w:rsidR="00EE66E5" w:rsidRPr="005223F4" w:rsidDel="00F16FDE">
          <w:delText xml:space="preserve">, </w:delText>
        </w:r>
      </w:del>
    </w:p>
    <w:p w14:paraId="12AEAC26" w14:textId="77777777" w:rsidR="00EE66E5" w:rsidDel="00F16FDE" w:rsidRDefault="00EE66E5" w:rsidP="009F0AEF">
      <w:pPr>
        <w:autoSpaceDE w:val="0"/>
        <w:autoSpaceDN w:val="0"/>
        <w:adjustRightInd w:val="0"/>
        <w:contextualSpacing/>
        <w:rPr>
          <w:del w:id="8736" w:author="Steve Hanson" w:date="2012-02-24T12:21:00Z"/>
        </w:rPr>
      </w:pPr>
      <w:del w:id="8737" w:author="Steve Hanson" w:date="2012-02-24T12:21:00Z">
        <w:r w:rsidRPr="005223F4" w:rsidDel="00F16FDE">
          <w:delText>MA</w:delText>
        </w:r>
        <w:bookmarkEnd w:id="8730"/>
        <w:bookmarkEnd w:id="8731"/>
        <w:r w:rsidRPr="005223F4" w:rsidDel="00F16FDE">
          <w:delText>, USA</w:delText>
        </w:r>
      </w:del>
    </w:p>
    <w:p w14:paraId="520EE207" w14:textId="77777777" w:rsidR="00F16FDE" w:rsidRPr="009F0AEF" w:rsidRDefault="00F16FDE" w:rsidP="009F0AEF">
      <w:pPr>
        <w:autoSpaceDE w:val="0"/>
        <w:autoSpaceDN w:val="0"/>
        <w:adjustRightInd w:val="0"/>
        <w:contextualSpacing/>
        <w:rPr>
          <w:ins w:id="8738" w:author="Steve Hanson" w:date="2012-02-24T12:23:00Z"/>
          <w:lang w:val="de-DE"/>
        </w:rPr>
      </w:pPr>
      <w:r>
        <w:fldChar w:fldCharType="begin"/>
      </w:r>
      <w:r w:rsidRPr="009F0AEF">
        <w:rPr>
          <w:lang w:val="de-DE"/>
        </w:rPr>
        <w:instrText xml:space="preserve"> HYPERLINK "mailto:mbeckerle.dfdl@gmail.com" </w:instrText>
      </w:r>
      <w:r>
        <w:fldChar w:fldCharType="separate"/>
      </w:r>
      <w:ins w:id="8739" w:author="Steve Hanson" w:date="2012-02-24T12:23:00Z">
        <w:r w:rsidRPr="004C4665">
          <w:rPr>
            <w:rStyle w:val="Hyperlink"/>
            <w:lang w:val="de-DE"/>
          </w:rPr>
          <w:t>mbeckerle.dfdl@gmail.com</w:t>
        </w:r>
        <w:r>
          <w:fldChar w:fldCharType="end"/>
        </w:r>
        <w:r w:rsidRPr="009F0AEF">
          <w:rPr>
            <w:lang w:val="de-DE"/>
          </w:rPr>
          <w:t>,</w:t>
        </w:r>
      </w:ins>
    </w:p>
    <w:p w14:paraId="20021789" w14:textId="77777777" w:rsidR="0050594B" w:rsidRPr="009F0AEF" w:rsidDel="00F16FDE" w:rsidRDefault="0050594B" w:rsidP="00EE66E5">
      <w:pPr>
        <w:autoSpaceDE w:val="0"/>
        <w:autoSpaceDN w:val="0"/>
        <w:adjustRightInd w:val="0"/>
        <w:rPr>
          <w:del w:id="8740" w:author="Steve Hanson" w:date="2012-02-24T12:23:00Z"/>
          <w:rFonts w:eastAsia="MS Mincho"/>
          <w:color w:val="000000"/>
          <w:lang w:val="de-DE"/>
        </w:rPr>
      </w:pPr>
      <w:del w:id="8741" w:author="Steve Hanson" w:date="2012-02-24T12:23:00Z">
        <w:r w:rsidRPr="0050594B" w:rsidDel="00F16FDE">
          <w:rPr>
            <w:rFonts w:eastAsia="MS Mincho" w:cs="Arial"/>
            <w:color w:val="000000"/>
            <w:lang w:val="en-GB" w:eastAsia="ja-JP"/>
          </w:rPr>
          <w:fldChar w:fldCharType="begin"/>
        </w:r>
        <w:r w:rsidRPr="009F0AEF" w:rsidDel="00F16FDE">
          <w:rPr>
            <w:rFonts w:eastAsia="MS Mincho"/>
            <w:color w:val="000000"/>
            <w:lang w:val="de-DE"/>
          </w:rPr>
          <w:delInstrText xml:space="preserve"> HYPERLINK "mailto:mbeckerle@OCO-INC.COM" </w:delInstrText>
        </w:r>
        <w:r w:rsidRPr="0050594B" w:rsidDel="00F16FDE">
          <w:rPr>
            <w:rFonts w:eastAsia="MS Mincho" w:cs="Arial"/>
            <w:color w:val="000000"/>
            <w:lang w:val="en-GB" w:eastAsia="ja-JP"/>
          </w:rPr>
          <w:fldChar w:fldCharType="separate"/>
        </w:r>
        <w:r w:rsidRPr="009F0AEF" w:rsidDel="00F16FDE">
          <w:rPr>
            <w:rStyle w:val="Hyperlink"/>
            <w:rFonts w:eastAsia="MS Mincho"/>
            <w:lang w:val="de-DE"/>
          </w:rPr>
          <w:delText>mbeckerle@OCO-INC.COM</w:delText>
        </w:r>
        <w:r w:rsidRPr="0050594B" w:rsidDel="00F16FDE">
          <w:rPr>
            <w:rFonts w:eastAsia="MS Mincho" w:cs="Arial"/>
            <w:color w:val="000000"/>
            <w:lang w:val="en-GB" w:eastAsia="ja-JP"/>
          </w:rPr>
          <w:fldChar w:fldCharType="end"/>
        </w:r>
      </w:del>
    </w:p>
    <w:p w14:paraId="0B4DB951" w14:textId="77777777" w:rsidR="0050594B" w:rsidRPr="009F0AEF" w:rsidRDefault="0050594B" w:rsidP="00EE66E5">
      <w:pPr>
        <w:autoSpaceDE w:val="0"/>
        <w:autoSpaceDN w:val="0"/>
        <w:adjustRightInd w:val="0"/>
        <w:rPr>
          <w:rFonts w:ascii="Helv" w:eastAsia="MS Mincho" w:hAnsi="Helv"/>
          <w:color w:val="000000"/>
          <w:sz w:val="18"/>
          <w:lang w:val="de-DE"/>
        </w:rPr>
      </w:pPr>
    </w:p>
    <w:p w14:paraId="3FCB0409" w14:textId="77777777" w:rsidR="0050594B" w:rsidRPr="009F0AEF" w:rsidRDefault="0050594B" w:rsidP="009F0AEF">
      <w:pPr>
        <w:autoSpaceDE w:val="0"/>
        <w:autoSpaceDN w:val="0"/>
        <w:adjustRightInd w:val="0"/>
        <w:contextualSpacing/>
        <w:rPr>
          <w:lang w:val="de-DE"/>
        </w:rPr>
      </w:pPr>
      <w:r w:rsidRPr="009F0AEF">
        <w:rPr>
          <w:lang w:val="de-DE"/>
        </w:rPr>
        <w:t xml:space="preserve">Stephen M. Hanson, </w:t>
      </w:r>
    </w:p>
    <w:p w14:paraId="6A669C2B" w14:textId="77777777" w:rsidR="0050594B" w:rsidRDefault="0050594B" w:rsidP="009F0AEF">
      <w:pPr>
        <w:autoSpaceDE w:val="0"/>
        <w:autoSpaceDN w:val="0"/>
        <w:adjustRightInd w:val="0"/>
        <w:contextualSpacing/>
      </w:pPr>
      <w:r w:rsidRPr="005223F4">
        <w:t xml:space="preserve">IBM Software Group, </w:t>
      </w:r>
    </w:p>
    <w:p w14:paraId="7D8201B9" w14:textId="77777777" w:rsidR="0020463A" w:rsidRDefault="0050594B" w:rsidP="009F0AEF">
      <w:pPr>
        <w:autoSpaceDE w:val="0"/>
        <w:autoSpaceDN w:val="0"/>
        <w:adjustRightInd w:val="0"/>
        <w:contextualSpacing/>
      </w:pPr>
      <w:r w:rsidRPr="005223F4">
        <w:t xml:space="preserve">Hursley, </w:t>
      </w:r>
    </w:p>
    <w:p w14:paraId="7F8909D1" w14:textId="77777777" w:rsidR="0050594B" w:rsidRDefault="0020463A" w:rsidP="009F0AEF">
      <w:pPr>
        <w:autoSpaceDE w:val="0"/>
        <w:autoSpaceDN w:val="0"/>
        <w:adjustRightInd w:val="0"/>
        <w:contextualSpacing/>
      </w:pPr>
      <w:r>
        <w:t>Winchester,</w:t>
      </w:r>
      <w:r w:rsidR="0050594B" w:rsidRPr="005223F4">
        <w:t>UK</w:t>
      </w:r>
    </w:p>
    <w:p w14:paraId="474AA19E" w14:textId="77777777" w:rsidR="0050594B" w:rsidRPr="005223F4" w:rsidRDefault="008356D4" w:rsidP="009F0AEF">
      <w:pPr>
        <w:autoSpaceDE w:val="0"/>
        <w:autoSpaceDN w:val="0"/>
        <w:adjustRightInd w:val="0"/>
        <w:contextualSpacing/>
      </w:pPr>
      <w:hyperlink r:id="rId26" w:history="1">
        <w:r w:rsidR="0050594B" w:rsidRPr="0050594B">
          <w:rPr>
            <w:rStyle w:val="Hyperlink"/>
          </w:rPr>
          <w:t>smh@uk.ibm.com</w:t>
        </w:r>
      </w:hyperlink>
    </w:p>
    <w:p w14:paraId="15270CA2" w14:textId="427E3E04" w:rsidR="0050594B" w:rsidDel="00230F40" w:rsidRDefault="0050594B" w:rsidP="00EE66E5">
      <w:pPr>
        <w:autoSpaceDE w:val="0"/>
        <w:autoSpaceDN w:val="0"/>
        <w:adjustRightInd w:val="0"/>
        <w:rPr>
          <w:del w:id="8742" w:author="mbeckerle" w:date="2012-04-22T21:31:00Z"/>
        </w:rPr>
      </w:pPr>
    </w:p>
    <w:p w14:paraId="161C5B5A" w14:textId="77777777" w:rsidR="0020463A" w:rsidRDefault="0020463A" w:rsidP="0020463A">
      <w:pPr>
        <w:autoSpaceDE w:val="0"/>
        <w:autoSpaceDN w:val="0"/>
        <w:adjustRightInd w:val="0"/>
      </w:pPr>
    </w:p>
    <w:p w14:paraId="58E93D85" w14:textId="77777777" w:rsidR="0020463A" w:rsidRDefault="0020463A" w:rsidP="0020463A">
      <w:pPr>
        <w:autoSpaceDE w:val="0"/>
        <w:autoSpaceDN w:val="0"/>
        <w:adjustRightInd w:val="0"/>
      </w:pPr>
      <w:r>
        <w:t>We greatly acknowledge the contributions made to this document by the following and all the other people who provided constructive and valuable input in the group discussions.</w:t>
      </w:r>
    </w:p>
    <w:p w14:paraId="06EA0F81" w14:textId="77777777" w:rsidR="0020463A" w:rsidRPr="005223F4" w:rsidRDefault="0020463A" w:rsidP="0020463A">
      <w:pPr>
        <w:autoSpaceDE w:val="0"/>
        <w:autoSpaceDN w:val="0"/>
        <w:adjustRightInd w:val="0"/>
      </w:pPr>
    </w:p>
    <w:p w14:paraId="5C6188D3" w14:textId="77777777" w:rsidR="00EE66E5" w:rsidRPr="005223F4" w:rsidRDefault="00EE66E5" w:rsidP="00EE66E5">
      <w:pPr>
        <w:autoSpaceDE w:val="0"/>
        <w:autoSpaceDN w:val="0"/>
        <w:adjustRightInd w:val="0"/>
      </w:pPr>
      <w:r w:rsidRPr="005223F4">
        <w:t>Martin Westhead, Avaya, Milpitas, CA, USA</w:t>
      </w:r>
    </w:p>
    <w:p w14:paraId="24CAF300" w14:textId="77777777" w:rsidR="00EE66E5" w:rsidRPr="005223F4" w:rsidRDefault="00EE66E5" w:rsidP="00EE66E5">
      <w:pPr>
        <w:autoSpaceDE w:val="0"/>
        <w:autoSpaceDN w:val="0"/>
        <w:adjustRightInd w:val="0"/>
      </w:pPr>
      <w:r w:rsidRPr="005223F4">
        <w:t>James Myers, NCSA, Urbana-Champaign, IL, USA</w:t>
      </w:r>
    </w:p>
    <w:p w14:paraId="18D91381" w14:textId="77777777" w:rsidR="00EE66E5" w:rsidRPr="005223F4" w:rsidRDefault="00EE66E5" w:rsidP="00EE66E5">
      <w:pPr>
        <w:autoSpaceDE w:val="0"/>
        <w:autoSpaceDN w:val="0"/>
        <w:adjustRightInd w:val="0"/>
      </w:pPr>
      <w:r w:rsidRPr="005223F4">
        <w:t xml:space="preserve">Suman Kalia, IBM Software Group, Markham, Ontario, Canada </w:t>
      </w:r>
    </w:p>
    <w:p w14:paraId="5ACE00CC" w14:textId="77777777" w:rsidR="00EE66E5" w:rsidRPr="005223F4" w:rsidRDefault="00EE66E5" w:rsidP="00EE66E5">
      <w:pPr>
        <w:autoSpaceDE w:val="0"/>
        <w:autoSpaceDN w:val="0"/>
        <w:adjustRightInd w:val="0"/>
      </w:pPr>
      <w:r w:rsidRPr="005223F4">
        <w:t>Tom Sugden, EPCC</w:t>
      </w:r>
    </w:p>
    <w:p w14:paraId="2C017025" w14:textId="77777777" w:rsidR="00EE66E5" w:rsidRPr="005223F4" w:rsidRDefault="00EE66E5" w:rsidP="00EE66E5">
      <w:pPr>
        <w:autoSpaceDE w:val="0"/>
        <w:autoSpaceDN w:val="0"/>
        <w:adjustRightInd w:val="0"/>
      </w:pPr>
      <w:r w:rsidRPr="005223F4">
        <w:t>Tara Talbot, PNNL, Richland, WA, USA</w:t>
      </w:r>
    </w:p>
    <w:p w14:paraId="4E3813B5" w14:textId="77777777" w:rsidR="00EE66E5" w:rsidRPr="005223F4" w:rsidRDefault="00EE66E5" w:rsidP="00EE66E5">
      <w:pPr>
        <w:autoSpaceDE w:val="0"/>
        <w:autoSpaceDN w:val="0"/>
        <w:adjustRightInd w:val="0"/>
      </w:pPr>
      <w:r w:rsidRPr="005223F4">
        <w:t>Robert McGrath, NCSA, Urbana-Champaign, IL, USA</w:t>
      </w:r>
    </w:p>
    <w:p w14:paraId="5858DF8B" w14:textId="77777777" w:rsidR="00EE66E5" w:rsidRPr="005223F4" w:rsidRDefault="00EE66E5" w:rsidP="00EE66E5">
      <w:pPr>
        <w:autoSpaceDE w:val="0"/>
        <w:autoSpaceDN w:val="0"/>
        <w:adjustRightInd w:val="0"/>
      </w:pPr>
      <w:r w:rsidRPr="005223F4">
        <w:t>Geoff Judd, IBM Software Group, Hursley, UK</w:t>
      </w:r>
    </w:p>
    <w:p w14:paraId="6484BAB3" w14:textId="77777777" w:rsidR="00EE66E5" w:rsidRPr="005223F4" w:rsidRDefault="00EE66E5" w:rsidP="00765063">
      <w:pPr>
        <w:autoSpaceDE w:val="0"/>
        <w:autoSpaceDN w:val="0"/>
        <w:adjustRightInd w:val="0"/>
      </w:pPr>
      <w:r w:rsidRPr="005223F4">
        <w:t>Dewey M. Sasser, MA, USA</w:t>
      </w:r>
    </w:p>
    <w:p w14:paraId="52FB51BF" w14:textId="77777777" w:rsidR="00EE66E5" w:rsidRPr="005223F4" w:rsidRDefault="00EE66E5" w:rsidP="00EE66E5">
      <w:pPr>
        <w:autoSpaceDE w:val="0"/>
        <w:autoSpaceDN w:val="0"/>
        <w:adjustRightInd w:val="0"/>
      </w:pPr>
      <w:r w:rsidRPr="005223F4">
        <w:t>David A. Loose, IBM Software Group, Westborough, MA, USA</w:t>
      </w:r>
    </w:p>
    <w:p w14:paraId="0E7BFBBC" w14:textId="77777777" w:rsidR="00EE66E5" w:rsidRPr="005223F4" w:rsidRDefault="00EE66E5" w:rsidP="00EE66E5">
      <w:pPr>
        <w:autoSpaceDE w:val="0"/>
        <w:autoSpaceDN w:val="0"/>
        <w:adjustRightInd w:val="0"/>
      </w:pPr>
      <w:r w:rsidRPr="005223F4">
        <w:t>Eric S. Smith, IBM Software Group, Westborough, MA, USA</w:t>
      </w:r>
    </w:p>
    <w:p w14:paraId="45750BA0" w14:textId="77777777" w:rsidR="00EE66E5" w:rsidRPr="005223F4" w:rsidRDefault="00EE66E5" w:rsidP="00EE66E5">
      <w:pPr>
        <w:autoSpaceDE w:val="0"/>
        <w:autoSpaceDN w:val="0"/>
        <w:adjustRightInd w:val="0"/>
      </w:pPr>
      <w:r w:rsidRPr="005223F4">
        <w:t>Kristoffer H. Rose, IBM Research, Hawthorne, NY, USA</w:t>
      </w:r>
    </w:p>
    <w:p w14:paraId="364BD909" w14:textId="211DC06B" w:rsidR="008D06DD" w:rsidRPr="005223F4" w:rsidRDefault="008D06DD" w:rsidP="00F76452">
      <w:pPr>
        <w:autoSpaceDE w:val="0"/>
        <w:autoSpaceDN w:val="0"/>
        <w:adjustRightInd w:val="0"/>
      </w:pPr>
      <w:r w:rsidRPr="005223F4">
        <w:t xml:space="preserve">Simon Parker, </w:t>
      </w:r>
      <w:del w:id="8743" w:author="Steve Hanson" w:date="2012-08-10T15:07:00Z">
        <w:r w:rsidRPr="005223F4" w:rsidDel="009F0AEF">
          <w:delText xml:space="preserve"> </w:delText>
        </w:r>
      </w:del>
      <w:r w:rsidRPr="005223F4">
        <w:t>Polar Lake, UK</w:t>
      </w:r>
    </w:p>
    <w:p w14:paraId="16D1F4EE" w14:textId="77777777" w:rsidR="00765063" w:rsidRPr="005223F4" w:rsidRDefault="00765063" w:rsidP="00765063">
      <w:pPr>
        <w:autoSpaceDE w:val="0"/>
        <w:autoSpaceDN w:val="0"/>
        <w:adjustRightInd w:val="0"/>
      </w:pPr>
      <w:r w:rsidRPr="005223F4">
        <w:t>Peter A. Lambros, IBM Software Group, Hursley, UK</w:t>
      </w:r>
    </w:p>
    <w:p w14:paraId="0FAE0CF4" w14:textId="77777777" w:rsidR="00765063" w:rsidRPr="005223F4" w:rsidRDefault="00765063" w:rsidP="00765063">
      <w:pPr>
        <w:autoSpaceDE w:val="0"/>
        <w:autoSpaceDN w:val="0"/>
        <w:adjustRightInd w:val="0"/>
      </w:pPr>
      <w:r w:rsidRPr="005223F4">
        <w:t>Dave Glick, USA</w:t>
      </w:r>
    </w:p>
    <w:p w14:paraId="2333B2DA" w14:textId="77777777" w:rsidR="008F66E7" w:rsidRPr="005223F4" w:rsidRDefault="008F66E7" w:rsidP="008F66E7">
      <w:pPr>
        <w:autoSpaceDE w:val="0"/>
        <w:autoSpaceDN w:val="0"/>
        <w:adjustRightInd w:val="0"/>
      </w:pPr>
      <w:r w:rsidRPr="005223F4">
        <w:t>Tim Kimber, IBM Software Group, Hursley, UK</w:t>
      </w:r>
    </w:p>
    <w:p w14:paraId="1161103E" w14:textId="77777777" w:rsidR="008F66E7" w:rsidRPr="005223F4" w:rsidRDefault="008F66E7" w:rsidP="008F66E7">
      <w:pPr>
        <w:autoSpaceDE w:val="0"/>
        <w:autoSpaceDN w:val="0"/>
        <w:adjustRightInd w:val="0"/>
      </w:pPr>
      <w:r w:rsidRPr="005223F4">
        <w:t>Stephanie Fetzer, IBM Software Group, Charlotte, USA</w:t>
      </w:r>
    </w:p>
    <w:p w14:paraId="53B8D318" w14:textId="77777777" w:rsidR="008F66E7" w:rsidRPr="005223F4" w:rsidRDefault="008F66E7" w:rsidP="008F66E7">
      <w:pPr>
        <w:autoSpaceDE w:val="0"/>
        <w:autoSpaceDN w:val="0"/>
        <w:adjustRightInd w:val="0"/>
      </w:pPr>
      <w:r w:rsidRPr="005223F4">
        <w:t>Steve Marting, Progeny, USA</w:t>
      </w:r>
    </w:p>
    <w:p w14:paraId="74871EE0" w14:textId="77777777" w:rsidR="007574C7" w:rsidRPr="005223F4" w:rsidRDefault="007574C7" w:rsidP="007574C7">
      <w:pPr>
        <w:autoSpaceDE w:val="0"/>
        <w:autoSpaceDN w:val="0"/>
        <w:adjustRightInd w:val="0"/>
      </w:pPr>
      <w:r w:rsidRPr="005223F4">
        <w:rPr>
          <w:rFonts w:ascii="Helv" w:eastAsia="MS Mincho" w:hAnsi="Helv" w:cs="Helv"/>
          <w:color w:val="000000"/>
          <w:lang w:eastAsia="ja-JP"/>
        </w:rPr>
        <w:t>Alejandro Rodriguez</w:t>
      </w:r>
      <w:r w:rsidRPr="005223F4">
        <w:t>, NCSA, Urbana-Champaign, IL, USA</w:t>
      </w:r>
    </w:p>
    <w:p w14:paraId="7EB86B6F" w14:textId="001DF9D2" w:rsidR="007574C7" w:rsidRPr="005223F4" w:rsidDel="00230F40" w:rsidRDefault="007574C7" w:rsidP="008F66E7">
      <w:pPr>
        <w:autoSpaceDE w:val="0"/>
        <w:autoSpaceDN w:val="0"/>
        <w:adjustRightInd w:val="0"/>
        <w:rPr>
          <w:del w:id="8744" w:author="mbeckerle" w:date="2012-04-22T21:31:00Z"/>
        </w:rPr>
      </w:pPr>
      <w:bookmarkStart w:id="8745" w:name="_Toc322911778"/>
      <w:bookmarkStart w:id="8746" w:name="_Toc322912317"/>
      <w:bookmarkStart w:id="8747" w:name="_Toc329093177"/>
      <w:bookmarkStart w:id="8748" w:name="_Toc332701690"/>
      <w:bookmarkStart w:id="8749" w:name="_Toc332701994"/>
      <w:bookmarkStart w:id="8750" w:name="_Toc332711792"/>
      <w:bookmarkStart w:id="8751" w:name="_Toc332712094"/>
      <w:bookmarkStart w:id="8752" w:name="_Toc332712395"/>
      <w:bookmarkStart w:id="8753" w:name="_Toc332724311"/>
      <w:bookmarkStart w:id="8754" w:name="_Toc332724611"/>
      <w:bookmarkEnd w:id="8745"/>
      <w:bookmarkEnd w:id="8746"/>
      <w:bookmarkEnd w:id="8747"/>
      <w:bookmarkEnd w:id="8748"/>
      <w:bookmarkEnd w:id="8749"/>
      <w:bookmarkEnd w:id="8750"/>
      <w:bookmarkEnd w:id="8751"/>
      <w:bookmarkEnd w:id="8752"/>
      <w:bookmarkEnd w:id="8753"/>
      <w:bookmarkEnd w:id="8754"/>
    </w:p>
    <w:p w14:paraId="03FE8F78" w14:textId="1905A304" w:rsidR="00765063" w:rsidRPr="005223F4" w:rsidDel="00230F40" w:rsidRDefault="00765063" w:rsidP="00F76452">
      <w:pPr>
        <w:autoSpaceDE w:val="0"/>
        <w:autoSpaceDN w:val="0"/>
        <w:adjustRightInd w:val="0"/>
        <w:rPr>
          <w:del w:id="8755" w:author="mbeckerle" w:date="2012-04-22T21:31:00Z"/>
        </w:rPr>
      </w:pPr>
      <w:bookmarkStart w:id="8756" w:name="_Toc322911779"/>
      <w:bookmarkStart w:id="8757" w:name="_Toc322912318"/>
      <w:bookmarkStart w:id="8758" w:name="_Toc329093178"/>
      <w:bookmarkStart w:id="8759" w:name="_Toc332701691"/>
      <w:bookmarkStart w:id="8760" w:name="_Toc332701995"/>
      <w:bookmarkStart w:id="8761" w:name="_Toc332711793"/>
      <w:bookmarkStart w:id="8762" w:name="_Toc332712095"/>
      <w:bookmarkStart w:id="8763" w:name="_Toc332712396"/>
      <w:bookmarkStart w:id="8764" w:name="_Toc332724312"/>
      <w:bookmarkStart w:id="8765" w:name="_Toc332724612"/>
      <w:bookmarkEnd w:id="8756"/>
      <w:bookmarkEnd w:id="8757"/>
      <w:bookmarkEnd w:id="8758"/>
      <w:bookmarkEnd w:id="8759"/>
      <w:bookmarkEnd w:id="8760"/>
      <w:bookmarkEnd w:id="8761"/>
      <w:bookmarkEnd w:id="8762"/>
      <w:bookmarkEnd w:id="8763"/>
      <w:bookmarkEnd w:id="8764"/>
      <w:bookmarkEnd w:id="8765"/>
    </w:p>
    <w:p w14:paraId="57D291BC" w14:textId="084B8D00" w:rsidR="00F76452" w:rsidRPr="005223F4" w:rsidDel="00230F40" w:rsidRDefault="00F76452" w:rsidP="00EE66E5">
      <w:pPr>
        <w:autoSpaceDE w:val="0"/>
        <w:autoSpaceDN w:val="0"/>
        <w:adjustRightInd w:val="0"/>
        <w:rPr>
          <w:del w:id="8766" w:author="mbeckerle" w:date="2012-04-22T21:31:00Z"/>
        </w:rPr>
      </w:pPr>
      <w:bookmarkStart w:id="8767" w:name="_Toc322911780"/>
      <w:bookmarkStart w:id="8768" w:name="_Toc322912319"/>
      <w:bookmarkStart w:id="8769" w:name="_Toc329093179"/>
      <w:bookmarkStart w:id="8770" w:name="_Toc332701692"/>
      <w:bookmarkStart w:id="8771" w:name="_Toc332701996"/>
      <w:bookmarkStart w:id="8772" w:name="_Toc332711794"/>
      <w:bookmarkStart w:id="8773" w:name="_Toc332712096"/>
      <w:bookmarkStart w:id="8774" w:name="_Toc332712397"/>
      <w:bookmarkStart w:id="8775" w:name="_Toc332724313"/>
      <w:bookmarkStart w:id="8776" w:name="_Toc332724613"/>
      <w:bookmarkEnd w:id="8767"/>
      <w:bookmarkEnd w:id="8768"/>
      <w:bookmarkEnd w:id="8769"/>
      <w:bookmarkEnd w:id="8770"/>
      <w:bookmarkEnd w:id="8771"/>
      <w:bookmarkEnd w:id="8772"/>
      <w:bookmarkEnd w:id="8773"/>
      <w:bookmarkEnd w:id="8774"/>
      <w:bookmarkEnd w:id="8775"/>
      <w:bookmarkEnd w:id="8776"/>
    </w:p>
    <w:p w14:paraId="442DBA67" w14:textId="77777777" w:rsidR="00EE66E5" w:rsidRPr="005223F4" w:rsidRDefault="00EE66E5" w:rsidP="000A2E94">
      <w:pPr>
        <w:pStyle w:val="Heading1"/>
      </w:pPr>
      <w:bookmarkStart w:id="8777" w:name="_Toc526008660"/>
      <w:bookmarkStart w:id="8778" w:name="_Toc177399155"/>
      <w:bookmarkStart w:id="8779" w:name="_Toc175057442"/>
      <w:bookmarkStart w:id="8780" w:name="_Toc199516373"/>
      <w:bookmarkStart w:id="8781" w:name="_Toc243112884"/>
      <w:bookmarkStart w:id="8782" w:name="_Toc332724614"/>
      <w:r w:rsidRPr="005223F4">
        <w:t>Intellectual Property Statement</w:t>
      </w:r>
      <w:bookmarkEnd w:id="8777"/>
      <w:bookmarkEnd w:id="8778"/>
      <w:bookmarkEnd w:id="8779"/>
      <w:bookmarkEnd w:id="8780"/>
      <w:bookmarkEnd w:id="8781"/>
      <w:bookmarkEnd w:id="8782"/>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0A2E94">
      <w:pPr>
        <w:pStyle w:val="Heading1"/>
      </w:pPr>
      <w:bookmarkStart w:id="8783" w:name="_Toc177399156"/>
      <w:bookmarkStart w:id="8784" w:name="_Toc175057443"/>
      <w:bookmarkStart w:id="8785" w:name="_Toc199516374"/>
      <w:bookmarkStart w:id="8786" w:name="_Toc243112885"/>
      <w:bookmarkStart w:id="8787" w:name="_Toc526008661"/>
      <w:bookmarkStart w:id="8788" w:name="_Toc332724615"/>
      <w:r w:rsidRPr="005223F4">
        <w:t>Disclaimer</w:t>
      </w:r>
      <w:bookmarkEnd w:id="8783"/>
      <w:bookmarkEnd w:id="8784"/>
      <w:bookmarkEnd w:id="8785"/>
      <w:bookmarkEnd w:id="8786"/>
      <w:bookmarkEnd w:id="8788"/>
    </w:p>
    <w:p w14:paraId="6D883E10" w14:textId="77777777" w:rsidR="00EE66E5" w:rsidRPr="005223F4" w:rsidRDefault="00EE66E5" w:rsidP="00EE66E5">
      <w:r w:rsidRPr="005223F4">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0A2E94">
      <w:pPr>
        <w:pStyle w:val="Heading1"/>
      </w:pPr>
      <w:bookmarkStart w:id="8789" w:name="_Toc177399157"/>
      <w:bookmarkStart w:id="8790" w:name="_Toc175057444"/>
      <w:bookmarkStart w:id="8791" w:name="_Toc199516375"/>
      <w:bookmarkStart w:id="8792" w:name="_Toc243112886"/>
      <w:bookmarkStart w:id="8793" w:name="_Toc332724616"/>
      <w:r w:rsidRPr="005223F4">
        <w:t>Full Copyright Notice</w:t>
      </w:r>
      <w:bookmarkEnd w:id="8787"/>
      <w:bookmarkEnd w:id="8789"/>
      <w:bookmarkEnd w:id="8790"/>
      <w:bookmarkEnd w:id="8791"/>
      <w:bookmarkEnd w:id="8792"/>
      <w:bookmarkEnd w:id="8793"/>
    </w:p>
    <w:p w14:paraId="0DE1C5B9" w14:textId="556CF1DA" w:rsidR="009C7B2B" w:rsidRPr="005223F4" w:rsidDel="00230F40" w:rsidRDefault="009C7B2B" w:rsidP="009C7B2B">
      <w:pPr>
        <w:pStyle w:val="nobreak"/>
        <w:rPr>
          <w:del w:id="8794" w:author="mbeckerle" w:date="2012-04-22T21:31:00Z"/>
        </w:rPr>
      </w:pPr>
    </w:p>
    <w:p w14:paraId="296B11B1" w14:textId="77777777" w:rsidR="00EE66E5" w:rsidRPr="005223F4" w:rsidRDefault="00EE66E5" w:rsidP="009C7B2B">
      <w:r w:rsidRPr="005223F4">
        <w:t xml:space="preserve">Copyright (C) </w:t>
      </w:r>
      <w:r w:rsidR="00A92BFD" w:rsidRPr="005223F4">
        <w:t>Open</w:t>
      </w:r>
      <w:r w:rsidRPr="005223F4">
        <w:t xml:space="preserve"> Grid Forum </w:t>
      </w:r>
      <w:r w:rsidR="009C7B2B" w:rsidRPr="005223F4">
        <w:t>(</w:t>
      </w:r>
      <w:r w:rsidRPr="005223F4">
        <w:t>2005</w:t>
      </w:r>
      <w:r w:rsidR="009C7B2B" w:rsidRPr="005223F4">
        <w:t>-201</w:t>
      </w:r>
      <w:ins w:id="8795" w:author="Steve Hanson" w:date="2012-02-24T12:23:00Z">
        <w:r w:rsidR="00F16FDE">
          <w:t>2</w:t>
        </w:r>
      </w:ins>
      <w:del w:id="8796" w:author="Steve Hanson" w:date="2012-02-24T12:23:00Z">
        <w:r w:rsidR="009C7B2B" w:rsidRPr="005223F4" w:rsidDel="00F16FDE">
          <w:delText>0</w:delText>
        </w:r>
      </w:del>
      <w:r w:rsidR="009C7B2B" w:rsidRPr="005223F4">
        <w:t>)</w:t>
      </w:r>
      <w:r w:rsidRPr="005223F4">
        <w:t xml:space="preserve">. All Rights Reserved. </w:t>
      </w:r>
    </w:p>
    <w:p w14:paraId="0B9271B8" w14:textId="4F8714B6" w:rsidR="009C7B2B" w:rsidRPr="005223F4" w:rsidDel="00230F40" w:rsidRDefault="009C7B2B" w:rsidP="009C7B2B">
      <w:pPr>
        <w:rPr>
          <w:del w:id="8797" w:author="mbeckerle" w:date="2012-04-22T21:31:00Z"/>
        </w:rPr>
      </w:pPr>
    </w:p>
    <w:p w14:paraId="0C215F16" w14:textId="77777777" w:rsidR="009C7B2B" w:rsidRPr="005223F4" w:rsidRDefault="009C7B2B" w:rsidP="009C7B2B">
      <w:r w:rsidRPr="005223F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77498E27" w14:textId="0C327857" w:rsidR="009C7B2B" w:rsidRPr="005223F4" w:rsidDel="00230F40" w:rsidRDefault="009C7B2B" w:rsidP="009C7B2B">
      <w:pPr>
        <w:rPr>
          <w:del w:id="8798" w:author="mbeckerle" w:date="2012-04-22T21:31:00Z"/>
        </w:rPr>
      </w:pPr>
    </w:p>
    <w:p w14:paraId="5BDF7317" w14:textId="77777777" w:rsidR="009C7B2B" w:rsidRPr="005223F4" w:rsidRDefault="009C7B2B" w:rsidP="009C7B2B">
      <w:r w:rsidRPr="005223F4">
        <w:t>The limited permissions granted above are perpetual and will not be revoked by the OGF or its successors or assignees.</w:t>
      </w:r>
    </w:p>
    <w:p w14:paraId="264F1C30" w14:textId="073F5C81" w:rsidR="009C7B2B" w:rsidRPr="005223F4" w:rsidDel="00230F40" w:rsidRDefault="009C7B2B" w:rsidP="009C7B2B">
      <w:pPr>
        <w:rPr>
          <w:del w:id="8799" w:author="mbeckerle" w:date="2012-04-22T21:31:00Z"/>
        </w:rPr>
      </w:pPr>
    </w:p>
    <w:p w14:paraId="43F92751" w14:textId="71967C98" w:rsidR="009C7B2B" w:rsidRPr="005223F4" w:rsidRDefault="009C7B2B" w:rsidP="009C7B2B">
      <w:r w:rsidRPr="005223F4">
        <w:t>ICU - Copyright (c) 1995-20</w:t>
      </w:r>
      <w:r w:rsidR="00E434DF">
        <w:t>1</w:t>
      </w:r>
      <w:ins w:id="8800" w:author="Steve Hanson" w:date="2012-08-10T15:09:00Z">
        <w:r w:rsidR="009F0AEF">
          <w:t>2</w:t>
        </w:r>
      </w:ins>
      <w:del w:id="8801" w:author="Steve Hanson" w:date="2012-08-10T15:09:00Z">
        <w:r w:rsidR="00E434DF" w:rsidDel="009F0AEF">
          <w:delText>0</w:delText>
        </w:r>
      </w:del>
      <w:r w:rsidRPr="005223F4">
        <w:t xml:space="preserve"> International Business Machines Corporation and others</w:t>
      </w:r>
    </w:p>
    <w:p w14:paraId="48662C03" w14:textId="24CC6B80" w:rsidR="009C7B2B" w:rsidRPr="005223F4" w:rsidDel="00230F40" w:rsidRDefault="009C7B2B" w:rsidP="009C7B2B">
      <w:pPr>
        <w:rPr>
          <w:del w:id="8802" w:author="mbeckerle" w:date="2012-04-22T21:31:00Z"/>
        </w:rPr>
      </w:pPr>
    </w:p>
    <w:p w14:paraId="12B343E9" w14:textId="77777777" w:rsidR="009C7B2B" w:rsidRPr="005223F4" w:rsidRDefault="009C7B2B" w:rsidP="009C7B2B">
      <w:r w:rsidRPr="005223F4">
        <w:t xml:space="preserve">XPATH - </w:t>
      </w:r>
      <w:hyperlink r:id="rId27" w:anchor="Copyright" w:history="1">
        <w:r w:rsidRPr="005223F4">
          <w:rPr>
            <w:rStyle w:val="Hyperlink"/>
          </w:rPr>
          <w:t>Copyright</w:t>
        </w:r>
      </w:hyperlink>
      <w:r w:rsidRPr="005223F4">
        <w:t> © 2007 </w:t>
      </w:r>
      <w:hyperlink r:id="rId28"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29" w:history="1">
        <w:r w:rsidRPr="005223F4">
          <w:rPr>
            <w:rStyle w:val="HTMLAcronym"/>
            <w:color w:val="0000FF"/>
            <w:u w:val="single"/>
          </w:rPr>
          <w:t>MIT</w:t>
        </w:r>
      </w:hyperlink>
      <w:r w:rsidRPr="005223F4">
        <w:t xml:space="preserve">, </w:t>
      </w:r>
      <w:hyperlink r:id="rId30" w:history="1">
        <w:r w:rsidRPr="005223F4">
          <w:rPr>
            <w:rStyle w:val="HTMLAcronym"/>
            <w:color w:val="0000FF"/>
            <w:u w:val="single"/>
          </w:rPr>
          <w:t>ERCIM</w:t>
        </w:r>
      </w:hyperlink>
      <w:r w:rsidRPr="005223F4">
        <w:t xml:space="preserve">, </w:t>
      </w:r>
      <w:hyperlink r:id="rId31" w:history="1">
        <w:r w:rsidRPr="005223F4">
          <w:rPr>
            <w:rStyle w:val="Hyperlink"/>
          </w:rPr>
          <w:t>Keio</w:t>
        </w:r>
      </w:hyperlink>
      <w:r w:rsidRPr="005223F4">
        <w:t xml:space="preserve">), All Rights Reserved. W3C </w:t>
      </w:r>
      <w:hyperlink r:id="rId32" w:anchor="Legal_Disclaimer" w:history="1">
        <w:r w:rsidRPr="005223F4">
          <w:rPr>
            <w:rStyle w:val="Hyperlink"/>
          </w:rPr>
          <w:t>liability</w:t>
        </w:r>
      </w:hyperlink>
      <w:r w:rsidRPr="005223F4">
        <w:t xml:space="preserve">, </w:t>
      </w:r>
      <w:hyperlink r:id="rId33" w:anchor="W3C_Trademarks" w:history="1">
        <w:r w:rsidRPr="005223F4">
          <w:rPr>
            <w:rStyle w:val="Hyperlink"/>
          </w:rPr>
          <w:t>trademark</w:t>
        </w:r>
      </w:hyperlink>
      <w:r w:rsidRPr="005223F4">
        <w:t xml:space="preserve"> and </w:t>
      </w:r>
      <w:hyperlink r:id="rId34" w:history="1">
        <w:r w:rsidRPr="005223F4">
          <w:rPr>
            <w:rStyle w:val="Hyperlink"/>
          </w:rPr>
          <w:t>document use</w:t>
        </w:r>
      </w:hyperlink>
      <w:r w:rsidRPr="005223F4">
        <w:t xml:space="preserve"> rules apply.</w:t>
      </w:r>
    </w:p>
    <w:p w14:paraId="02410CCD" w14:textId="5144CE89" w:rsidR="009C7B2B" w:rsidRPr="005223F4" w:rsidDel="00230F40" w:rsidRDefault="009C7B2B" w:rsidP="009C7B2B">
      <w:pPr>
        <w:rPr>
          <w:del w:id="8803" w:author="mbeckerle" w:date="2012-04-22T21:31:00Z"/>
        </w:rPr>
      </w:pPr>
      <w:bookmarkStart w:id="8804" w:name="_Toc322911784"/>
      <w:bookmarkStart w:id="8805" w:name="_Toc322912323"/>
      <w:bookmarkStart w:id="8806" w:name="_Toc329093183"/>
      <w:bookmarkStart w:id="8807" w:name="_Toc332701696"/>
      <w:bookmarkStart w:id="8808" w:name="_Toc332702000"/>
      <w:bookmarkStart w:id="8809" w:name="_Toc332711798"/>
      <w:bookmarkStart w:id="8810" w:name="_Toc332712100"/>
      <w:bookmarkStart w:id="8811" w:name="_Toc332712401"/>
      <w:bookmarkStart w:id="8812" w:name="_Toc332724317"/>
      <w:bookmarkStart w:id="8813" w:name="_Toc332724617"/>
      <w:bookmarkEnd w:id="8804"/>
      <w:bookmarkEnd w:id="8805"/>
      <w:bookmarkEnd w:id="8806"/>
      <w:bookmarkEnd w:id="8807"/>
      <w:bookmarkEnd w:id="8808"/>
      <w:bookmarkEnd w:id="8809"/>
      <w:bookmarkEnd w:id="8810"/>
      <w:bookmarkEnd w:id="8811"/>
      <w:bookmarkEnd w:id="8812"/>
      <w:bookmarkEnd w:id="8813"/>
    </w:p>
    <w:p w14:paraId="1494CF12" w14:textId="57B45115" w:rsidR="009C7B2B" w:rsidRPr="005223F4" w:rsidDel="00230F40" w:rsidRDefault="009C7B2B" w:rsidP="009C7B2B">
      <w:pPr>
        <w:rPr>
          <w:del w:id="8814" w:author="mbeckerle" w:date="2012-04-22T21:31:00Z"/>
        </w:rPr>
      </w:pPr>
      <w:bookmarkStart w:id="8815" w:name="_Toc322911785"/>
      <w:bookmarkStart w:id="8816" w:name="_Toc322912324"/>
      <w:bookmarkStart w:id="8817" w:name="_Toc329093184"/>
      <w:bookmarkStart w:id="8818" w:name="_Toc332701697"/>
      <w:bookmarkStart w:id="8819" w:name="_Toc332702001"/>
      <w:bookmarkStart w:id="8820" w:name="_Toc332711799"/>
      <w:bookmarkStart w:id="8821" w:name="_Toc332712101"/>
      <w:bookmarkStart w:id="8822" w:name="_Toc332712402"/>
      <w:bookmarkStart w:id="8823" w:name="_Toc332724318"/>
      <w:bookmarkStart w:id="8824" w:name="_Toc332724618"/>
      <w:bookmarkEnd w:id="8815"/>
      <w:bookmarkEnd w:id="8816"/>
      <w:bookmarkEnd w:id="8817"/>
      <w:bookmarkEnd w:id="8818"/>
      <w:bookmarkEnd w:id="8819"/>
      <w:bookmarkEnd w:id="8820"/>
      <w:bookmarkEnd w:id="8821"/>
      <w:bookmarkEnd w:id="8822"/>
      <w:bookmarkEnd w:id="8823"/>
      <w:bookmarkEnd w:id="8824"/>
    </w:p>
    <w:p w14:paraId="2BD89AAB" w14:textId="3FF7A349" w:rsidR="00EE66E5" w:rsidRPr="005223F4" w:rsidRDefault="00EE66E5" w:rsidP="000A2E94">
      <w:pPr>
        <w:pStyle w:val="Heading1"/>
      </w:pPr>
      <w:bookmarkStart w:id="8825" w:name="_References"/>
      <w:bookmarkStart w:id="8826" w:name="_Toc177399158"/>
      <w:bookmarkStart w:id="8827" w:name="_Toc175057445"/>
      <w:bookmarkStart w:id="8828" w:name="_Toc199516376"/>
      <w:bookmarkStart w:id="8829" w:name="_Toc243112887"/>
      <w:bookmarkEnd w:id="8825"/>
      <w:del w:id="8830" w:author="mbeckerle" w:date="2012-04-22T21:31:00Z">
        <w:r w:rsidRPr="005223F4" w:rsidDel="00230F40">
          <w:delText>R</w:delText>
        </w:r>
      </w:del>
      <w:del w:id="8831" w:author="mbeckerle" w:date="2012-04-23T00:58:00Z">
        <w:r w:rsidRPr="005223F4" w:rsidDel="00363811">
          <w:delText>e</w:delText>
        </w:r>
      </w:del>
      <w:bookmarkStart w:id="8832" w:name="_Toc332724619"/>
      <w:ins w:id="8833" w:author="mbeckerle" w:date="2012-04-23T00:58:00Z">
        <w:r w:rsidR="00363811">
          <w:t>Re</w:t>
        </w:r>
      </w:ins>
      <w:r w:rsidRPr="005223F4">
        <w:t>ferences</w:t>
      </w:r>
      <w:bookmarkEnd w:id="8826"/>
      <w:bookmarkEnd w:id="8827"/>
      <w:bookmarkEnd w:id="8828"/>
      <w:bookmarkEnd w:id="8829"/>
      <w:bookmarkEnd w:id="8832"/>
    </w:p>
    <w:p w14:paraId="2FB25449" w14:textId="77777777" w:rsidR="00E57878" w:rsidRPr="005223F4" w:rsidRDefault="00E57878" w:rsidP="002B36D0">
      <w:pPr>
        <w:pStyle w:val="ListBullet"/>
        <w:tabs>
          <w:tab w:val="clear" w:pos="360"/>
        </w:tabs>
        <w:ind w:left="0" w:firstLine="0"/>
      </w:pPr>
      <w:r w:rsidRPr="005223F4">
        <w:t>[CCSID] Coded Character Set Identifiers (CCSID) http://www-01.ibm.com/software/globalization/ccsid/ccsid_registered.jsp</w:t>
      </w:r>
    </w:p>
    <w:p w14:paraId="675836E7" w14:textId="3E4B052F" w:rsidR="00C82D19" w:rsidRPr="005223F4" w:rsidDel="00230F40" w:rsidRDefault="00C82D19" w:rsidP="00FB7334">
      <w:pPr>
        <w:pStyle w:val="ListBullet"/>
        <w:tabs>
          <w:tab w:val="clear" w:pos="360"/>
        </w:tabs>
        <w:ind w:left="0" w:firstLine="0"/>
        <w:rPr>
          <w:del w:id="8834" w:author="mbeckerle" w:date="2012-04-22T21:31:00Z"/>
        </w:rPr>
      </w:pPr>
    </w:p>
    <w:p w14:paraId="3E3F3993" w14:textId="77777777" w:rsidR="00EE66E5" w:rsidRPr="005223F4" w:rsidRDefault="00C82D19" w:rsidP="00FB7334">
      <w:pPr>
        <w:pStyle w:val="ListBullet"/>
        <w:tabs>
          <w:tab w:val="clear" w:pos="360"/>
        </w:tabs>
        <w:ind w:left="0" w:firstLine="0"/>
      </w:pPr>
      <w:r w:rsidRPr="005223F4">
        <w:t xml:space="preserve">[XML10] </w:t>
      </w:r>
      <w:r w:rsidR="00EE66E5" w:rsidRPr="005223F4">
        <w:t xml:space="preserve">XML 1.0 </w:t>
      </w:r>
      <w:hyperlink r:id="rId35" w:history="1">
        <w:r w:rsidR="00EE66E5" w:rsidRPr="005223F4">
          <w:rPr>
            <w:rStyle w:val="Hyperlink"/>
          </w:rPr>
          <w:t>http://www.w3.org/TR/REC-xml</w:t>
        </w:r>
      </w:hyperlink>
    </w:p>
    <w:p w14:paraId="1A908755" w14:textId="5F12B696" w:rsidR="00C82D19" w:rsidRPr="005223F4" w:rsidDel="00230F40" w:rsidRDefault="00C82D19" w:rsidP="00FB7334">
      <w:pPr>
        <w:pStyle w:val="ListBullet"/>
        <w:tabs>
          <w:tab w:val="clear" w:pos="360"/>
        </w:tabs>
        <w:ind w:left="0" w:firstLine="0"/>
        <w:rPr>
          <w:del w:id="8835" w:author="mbeckerle" w:date="2012-04-22T21:31:00Z"/>
        </w:rPr>
      </w:pPr>
    </w:p>
    <w:p w14:paraId="35A493EF" w14:textId="77777777" w:rsidR="00EE66E5" w:rsidRPr="005223F4" w:rsidRDefault="00C82D19" w:rsidP="00FB7334">
      <w:pPr>
        <w:pStyle w:val="ListBullet"/>
        <w:tabs>
          <w:tab w:val="clear" w:pos="360"/>
        </w:tabs>
        <w:ind w:left="0" w:firstLine="0"/>
      </w:pPr>
      <w:r w:rsidRPr="005223F4">
        <w:t xml:space="preserve">[XML11] </w:t>
      </w:r>
      <w:r w:rsidR="00EE66E5" w:rsidRPr="005223F4">
        <w:t xml:space="preserve">XML 1.1 </w:t>
      </w:r>
      <w:hyperlink r:id="rId36" w:history="1">
        <w:r w:rsidR="00EE66E5" w:rsidRPr="005223F4">
          <w:rPr>
            <w:rStyle w:val="Hyperlink"/>
          </w:rPr>
          <w:t>http://www.w3.org/TR/xml11/</w:t>
        </w:r>
      </w:hyperlink>
    </w:p>
    <w:p w14:paraId="05CBF951" w14:textId="6BF38283" w:rsidR="00E176C7" w:rsidRPr="005223F4" w:rsidDel="00230F40" w:rsidRDefault="00E176C7" w:rsidP="00FB7334">
      <w:pPr>
        <w:pStyle w:val="ListBullet"/>
        <w:tabs>
          <w:tab w:val="clear" w:pos="360"/>
        </w:tabs>
        <w:ind w:left="0" w:firstLine="0"/>
        <w:rPr>
          <w:del w:id="8836" w:author="mbeckerle" w:date="2012-04-22T21:31:00Z"/>
        </w:rPr>
      </w:pPr>
    </w:p>
    <w:p w14:paraId="7D284275" w14:textId="77777777" w:rsidR="00E176C7" w:rsidRPr="005223F4" w:rsidRDefault="00E176C7" w:rsidP="00FB7334">
      <w:pPr>
        <w:pStyle w:val="ListBullet"/>
        <w:tabs>
          <w:tab w:val="clear" w:pos="360"/>
        </w:tabs>
        <w:ind w:left="0" w:firstLine="0"/>
      </w:pPr>
      <w:r w:rsidRPr="005223F4">
        <w:t xml:space="preserve">[XMLNS10] Namespaces in XML </w:t>
      </w:r>
      <w:hyperlink r:id="rId37" w:history="1">
        <w:r w:rsidRPr="005223F4">
          <w:rPr>
            <w:rStyle w:val="Hyperlink"/>
          </w:rPr>
          <w:t>http://www.w3.org/TR/REC-xml-names/</w:t>
        </w:r>
      </w:hyperlink>
    </w:p>
    <w:p w14:paraId="0C8A7EE3" w14:textId="77E2DC9D" w:rsidR="00C82D19" w:rsidRPr="005223F4" w:rsidDel="00230F40" w:rsidRDefault="00C82D19" w:rsidP="00FB7334">
      <w:pPr>
        <w:pStyle w:val="ListBullet"/>
        <w:tabs>
          <w:tab w:val="clear" w:pos="360"/>
        </w:tabs>
        <w:ind w:left="0" w:firstLine="0"/>
        <w:rPr>
          <w:del w:id="8837" w:author="mbeckerle" w:date="2012-04-22T21:31:00Z"/>
        </w:rPr>
      </w:pPr>
    </w:p>
    <w:p w14:paraId="38329206" w14:textId="5EA20BD3" w:rsidR="005D5A61" w:rsidRPr="005223F4" w:rsidRDefault="005D5A61" w:rsidP="00FB7334">
      <w:pPr>
        <w:pStyle w:val="ListBullet"/>
        <w:tabs>
          <w:tab w:val="clear" w:pos="360"/>
        </w:tabs>
        <w:ind w:left="0" w:firstLine="0"/>
      </w:pPr>
      <w:r w:rsidRPr="005223F4">
        <w:t>[</w:t>
      </w:r>
      <w:r w:rsidR="00592DD6" w:rsidRPr="005223F4">
        <w:rPr>
          <w:rStyle w:val="abbrev"/>
        </w:rPr>
        <w:t>XSDLV1</w:t>
      </w:r>
      <w:r w:rsidRPr="005223F4">
        <w:t xml:space="preserve">]  </w:t>
      </w:r>
      <w:ins w:id="8838" w:author="Steve Hanson" w:date="2012-08-10T15:10:00Z">
        <w:r w:rsidR="009F0AEF" w:rsidRPr="009F0AEF">
          <w:rPr>
            <w:iCs/>
          </w:rPr>
          <w:t>XML Schema Part 1: Structures</w:t>
        </w:r>
      </w:ins>
      <w:r w:rsidRPr="005223F4">
        <w:rPr>
          <w:rStyle w:val="HTMLCite"/>
        </w:rPr>
        <w:t xml:space="preserve"> </w:t>
      </w:r>
      <w:hyperlink r:id="rId38" w:history="1">
        <w:r w:rsidRPr="005223F4">
          <w:rPr>
            <w:rStyle w:val="Hyperlink"/>
          </w:rPr>
          <w:t>http://www.w3.org/TR/xmlschema-1/</w:t>
        </w:r>
      </w:hyperlink>
      <w:r w:rsidRPr="005223F4">
        <w:rPr>
          <w:rStyle w:val="HTMLCite"/>
        </w:rPr>
        <w:t xml:space="preserve"> ,</w:t>
      </w:r>
      <w:r w:rsidRPr="005223F4">
        <w:t xml:space="preserve"> </w:t>
      </w:r>
    </w:p>
    <w:p w14:paraId="0718B591" w14:textId="09AC7F70" w:rsidR="00592DD6" w:rsidRPr="005223F4" w:rsidRDefault="009F0AEF" w:rsidP="00FB7334">
      <w:pPr>
        <w:pStyle w:val="ListBullet"/>
        <w:tabs>
          <w:tab w:val="clear" w:pos="360"/>
        </w:tabs>
        <w:ind w:left="0" w:firstLine="0"/>
      </w:pPr>
      <w:ins w:id="8839" w:author="Steve Hanson" w:date="2012-08-10T15:12:00Z">
        <w:r>
          <w:rPr>
            <w:i/>
          </w:rPr>
          <w:t xml:space="preserve">                  </w:t>
        </w:r>
      </w:ins>
      <w:del w:id="8840" w:author="Steve Hanson" w:date="2012-08-10T15:11:00Z">
        <w:r w:rsidR="004C4665" w:rsidRPr="009F0AEF" w:rsidDel="009F0AEF">
          <w:rPr>
            <w:i/>
          </w:rPr>
          <w:fldChar w:fldCharType="begin"/>
        </w:r>
        <w:r w:rsidR="004C4665" w:rsidRPr="009F0AEF" w:rsidDel="009F0AEF">
          <w:rPr>
            <w:i/>
          </w:rPr>
          <w:delInstrText xml:space="preserve"> HYPERLINK "http://www.w3.org/TR/xmlschema-2/" </w:delInstrText>
        </w:r>
        <w:r w:rsidR="004C4665" w:rsidRPr="009F0AEF" w:rsidDel="009F0AEF">
          <w:rPr>
            <w:i/>
          </w:rPr>
          <w:fldChar w:fldCharType="separate"/>
        </w:r>
        <w:r w:rsidR="005D5A61" w:rsidRPr="009F0AEF" w:rsidDel="009F0AEF">
          <w:rPr>
            <w:rStyle w:val="HTMLCite"/>
            <w:i w:val="0"/>
            <w:color w:val="0000FF"/>
          </w:rPr>
          <w:delText>XML Schema Part 2: Datatypes</w:delText>
        </w:r>
        <w:r w:rsidR="004C4665" w:rsidRPr="009F0AEF" w:rsidDel="009F0AEF">
          <w:rPr>
            <w:rStyle w:val="HTMLCite"/>
            <w:i w:val="0"/>
            <w:color w:val="0000FF"/>
          </w:rPr>
          <w:fldChar w:fldCharType="end"/>
        </w:r>
      </w:del>
      <w:ins w:id="8841" w:author="Steve Hanson" w:date="2012-08-10T15:11:00Z">
        <w:r w:rsidRPr="009F0AEF">
          <w:rPr>
            <w:rStyle w:val="HTMLCite"/>
            <w:i w:val="0"/>
            <w:color w:val="0000FF"/>
          </w:rPr>
          <w:t>XML Schema Part 2: Datatypes</w:t>
        </w:r>
      </w:ins>
      <w:r w:rsidR="005D5A61" w:rsidRPr="005223F4">
        <w:t xml:space="preserve"> </w:t>
      </w:r>
      <w:ins w:id="8842" w:author="Steve Hanson" w:date="2012-08-10T15:11:00Z">
        <w:r>
          <w:fldChar w:fldCharType="begin"/>
        </w:r>
        <w:r>
          <w:instrText xml:space="preserve"> HYPERLINK "http://www.w3.org/TR/xmlschema-2/" </w:instrText>
        </w:r>
        <w:r>
          <w:fldChar w:fldCharType="separate"/>
        </w:r>
        <w:r w:rsidRPr="009F0AEF">
          <w:rPr>
            <w:rStyle w:val="Hyperlink"/>
          </w:rPr>
          <w:t>http://www.w3.org/TR/xmlschema-2/</w:t>
        </w:r>
        <w:r>
          <w:fldChar w:fldCharType="end"/>
        </w:r>
      </w:ins>
    </w:p>
    <w:p w14:paraId="59FA36CB" w14:textId="55366B25" w:rsidR="00C82D19" w:rsidRPr="005223F4" w:rsidDel="00230F40" w:rsidRDefault="00C82D19" w:rsidP="004E4588">
      <w:pPr>
        <w:rPr>
          <w:del w:id="8843" w:author="mbeckerle" w:date="2012-04-22T21:32:00Z"/>
        </w:rPr>
      </w:pPr>
    </w:p>
    <w:p w14:paraId="6F14EFA5" w14:textId="77777777" w:rsidR="00383AEA" w:rsidRPr="005223F4" w:rsidRDefault="00383AEA" w:rsidP="004E4588">
      <w:r w:rsidRPr="005223F4">
        <w:t>[XPath2]  XML Path Language (XPath) 2.0</w:t>
      </w:r>
      <w:r w:rsidR="004E4588" w:rsidRPr="005223F4">
        <w:t xml:space="preserve"> </w:t>
      </w:r>
      <w:hyperlink r:id="rId39" w:history="1">
        <w:r w:rsidR="00A91670" w:rsidRPr="005223F4">
          <w:rPr>
            <w:rStyle w:val="Hyperlink"/>
          </w:rPr>
          <w:t>http://www.w3.org/TR/xpath20/</w:t>
        </w:r>
      </w:hyperlink>
    </w:p>
    <w:p w14:paraId="113A8E59" w14:textId="23B94AE0" w:rsidR="00C82D19" w:rsidRPr="005223F4" w:rsidDel="00230F40" w:rsidRDefault="00C82D19" w:rsidP="00A91670">
      <w:pPr>
        <w:rPr>
          <w:del w:id="8844" w:author="mbeckerle" w:date="2012-04-22T21:32:00Z"/>
        </w:rPr>
      </w:pPr>
    </w:p>
    <w:p w14:paraId="0E73941F" w14:textId="77777777" w:rsidR="00A91670" w:rsidRPr="005223F4" w:rsidRDefault="00A91670" w:rsidP="00A91670">
      <w:r w:rsidRPr="005223F4">
        <w:t>[XMLInfo]  XML Information Set</w:t>
      </w:r>
      <w:r w:rsidRPr="005223F4">
        <w:rPr>
          <w:rStyle w:val="added"/>
        </w:rPr>
        <w:t xml:space="preserve"> (Second Edition)  </w:t>
      </w:r>
      <w:hyperlink r:id="rId40" w:history="1">
        <w:r w:rsidRPr="005223F4">
          <w:rPr>
            <w:rStyle w:val="Hyperlink"/>
          </w:rPr>
          <w:t>http://www.w3.org/TR/xml-infoset</w:t>
        </w:r>
      </w:hyperlink>
    </w:p>
    <w:p w14:paraId="03062E0D" w14:textId="167A4473" w:rsidR="00C82D19" w:rsidRPr="005223F4" w:rsidDel="00230F40" w:rsidRDefault="00C82D19" w:rsidP="00FB7334">
      <w:pPr>
        <w:pStyle w:val="ListBullet"/>
        <w:tabs>
          <w:tab w:val="clear" w:pos="360"/>
        </w:tabs>
        <w:ind w:left="0" w:firstLine="0"/>
        <w:rPr>
          <w:del w:id="8845" w:author="mbeckerle" w:date="2012-04-22T21:32:00Z"/>
        </w:rPr>
      </w:pPr>
    </w:p>
    <w:p w14:paraId="1F215276" w14:textId="77777777" w:rsidR="00EE66E5" w:rsidRPr="005223F4" w:rsidRDefault="00C82D19" w:rsidP="00FB7334">
      <w:pPr>
        <w:pStyle w:val="ListBullet"/>
        <w:tabs>
          <w:tab w:val="clear" w:pos="360"/>
        </w:tabs>
        <w:ind w:left="0" w:firstLine="0"/>
      </w:pPr>
      <w:r w:rsidRPr="005223F4">
        <w:t xml:space="preserve">[Unicode] </w:t>
      </w:r>
      <w:r w:rsidR="00EE66E5" w:rsidRPr="005223F4">
        <w:t xml:space="preserve">Unicode (now at version 4.0) </w:t>
      </w:r>
      <w:hyperlink r:id="rId41" w:history="1">
        <w:r w:rsidR="00EE66E5" w:rsidRPr="005223F4">
          <w:rPr>
            <w:rStyle w:val="Hyperlink"/>
          </w:rPr>
          <w:t>http://www.unicode.org/</w:t>
        </w:r>
      </w:hyperlink>
    </w:p>
    <w:p w14:paraId="5C653303" w14:textId="6BA0B7C8" w:rsidR="00C82D19" w:rsidRPr="005223F4" w:rsidDel="00230F40" w:rsidRDefault="00C82D19" w:rsidP="00324CAC">
      <w:pPr>
        <w:pStyle w:val="nobreak"/>
        <w:rPr>
          <w:del w:id="8846" w:author="mbeckerle" w:date="2012-04-22T21:32:00Z"/>
        </w:rPr>
      </w:pPr>
    </w:p>
    <w:p w14:paraId="3162E923" w14:textId="0E5F14BD" w:rsidR="00324CAC" w:rsidRDefault="00324CAC" w:rsidP="00324CAC">
      <w:pPr>
        <w:pStyle w:val="nobreak"/>
        <w:rPr>
          <w:ins w:id="8847" w:author="Steve Hanson" w:date="2012-08-10T15:15:00Z"/>
        </w:rPr>
      </w:pPr>
      <w:r w:rsidRPr="005223F4">
        <w:t xml:space="preserve">[ICUDecForm] </w:t>
      </w:r>
      <w:hyperlink r:id="rId42" w:anchor="_details" w:history="1">
        <w:r w:rsidRPr="005223F4">
          <w:rPr>
            <w:rStyle w:val="Hyperlink"/>
          </w:rPr>
          <w:t>http://icu.sourceforge.net/apiref/icu4c/classDecimalFormat.html#_details</w:t>
        </w:r>
      </w:hyperlink>
      <w:ins w:id="8848" w:author="Steve Hanson" w:date="2012-04-11T16:31:00Z">
        <w:r w:rsidR="00313576">
          <w:t xml:space="preserve"> </w:t>
        </w:r>
      </w:ins>
      <w:ins w:id="8849" w:author="Steve Hanson" w:date="2012-04-11T15:53:00Z">
        <w:r w:rsidR="00313576">
          <w:rPr>
            <w:rStyle w:val="CommentReference"/>
          </w:rPr>
          <w:commentReference w:id="8850"/>
        </w:r>
      </w:ins>
    </w:p>
    <w:p w14:paraId="2AE676F9" w14:textId="4A8A5535" w:rsidR="009F0AEF" w:rsidRPr="009F0AEF" w:rsidRDefault="009F0AEF" w:rsidP="009F0AEF">
      <w:ins w:id="8851" w:author="Steve Hanson" w:date="2012-08-10T15:15:00Z">
        <w:r>
          <w:t xml:space="preserve">[ICUCalForm] </w:t>
        </w:r>
        <w:r>
          <w:fldChar w:fldCharType="begin"/>
        </w:r>
        <w:r>
          <w:instrText xml:space="preserve"> HYPERLINK "http://icu.sourceforge.net/apiref/icu4c/classSimpleDateFormat.html" </w:instrText>
        </w:r>
        <w:r>
          <w:fldChar w:fldCharType="separate"/>
        </w:r>
        <w:r w:rsidRPr="005223F4">
          <w:rPr>
            <w:rStyle w:val="Hyperlink"/>
          </w:rPr>
          <w:t>http://icu.sourceforge.net/apiref/icu4c/classSimpleDateFormat.html</w:t>
        </w:r>
        <w:r>
          <w:rPr>
            <w:rStyle w:val="Hyperlink"/>
          </w:rPr>
          <w:fldChar w:fldCharType="end"/>
        </w:r>
        <w:r>
          <w:t xml:space="preserve"> </w:t>
        </w:r>
        <w:r>
          <w:rPr>
            <w:rStyle w:val="normalChar1"/>
          </w:rPr>
          <w:t xml:space="preserve">and </w:t>
        </w:r>
        <w:r>
          <w:fldChar w:fldCharType="begin"/>
        </w:r>
        <w:r>
          <w:instrText xml:space="preserve"> HYPERLINK "http://userguide.icu-project.org/formatparse/datetime" </w:instrText>
        </w:r>
        <w:r>
          <w:fldChar w:fldCharType="separate"/>
        </w:r>
        <w:r>
          <w:rPr>
            <w:rStyle w:val="Hyperlink"/>
          </w:rPr>
          <w:t>http://userguide.icu-project.org/formatparse/datetime</w:t>
        </w:r>
        <w:r>
          <w:fldChar w:fldCharType="end"/>
        </w:r>
      </w:ins>
    </w:p>
    <w:p w14:paraId="3A969E89" w14:textId="77777777" w:rsidR="00EE66E5" w:rsidRPr="005223F4" w:rsidRDefault="00C82D19" w:rsidP="00FB7334">
      <w:pPr>
        <w:pStyle w:val="ListBullet"/>
        <w:tabs>
          <w:tab w:val="clear" w:pos="360"/>
        </w:tabs>
        <w:ind w:left="0" w:firstLine="0"/>
      </w:pPr>
      <w:r w:rsidRPr="005223F4">
        <w:t xml:space="preserve">[IANA] </w:t>
      </w:r>
      <w:r w:rsidR="00EE66E5" w:rsidRPr="005223F4">
        <w:t>IANA character set encoding names: (</w:t>
      </w:r>
      <w:hyperlink r:id="rId43" w:history="1">
        <w:r w:rsidR="00EE66E5" w:rsidRPr="005223F4">
          <w:rPr>
            <w:rStyle w:val="Hyperlink"/>
          </w:rPr>
          <w:t>http://www.iana.org/assignments/character-sets</w:t>
        </w:r>
      </w:hyperlink>
      <w:r w:rsidR="00EE66E5" w:rsidRPr="005223F4">
        <w:t>)</w:t>
      </w:r>
    </w:p>
    <w:p w14:paraId="3F4CB7CD" w14:textId="0FB762DA" w:rsidR="00C82D19" w:rsidRPr="005223F4" w:rsidDel="00230F40" w:rsidRDefault="00C82D19" w:rsidP="00FB7334">
      <w:pPr>
        <w:pStyle w:val="ListBullet"/>
        <w:tabs>
          <w:tab w:val="clear" w:pos="360"/>
        </w:tabs>
        <w:ind w:left="0" w:firstLine="0"/>
        <w:rPr>
          <w:del w:id="8852" w:author="mbeckerle" w:date="2012-04-22T21:32:00Z"/>
        </w:rPr>
      </w:pPr>
    </w:p>
    <w:p w14:paraId="7D33F8A1" w14:textId="77777777" w:rsidR="00EE66E5" w:rsidRPr="00014CEC" w:rsidRDefault="00C82D19" w:rsidP="00FB7334">
      <w:pPr>
        <w:pStyle w:val="ListBullet"/>
        <w:tabs>
          <w:tab w:val="clear" w:pos="360"/>
        </w:tabs>
        <w:ind w:left="0" w:firstLine="0"/>
        <w:rPr>
          <w:lang w:val="de-DE"/>
        </w:rPr>
      </w:pPr>
      <w:r w:rsidRPr="00014CEC">
        <w:rPr>
          <w:lang w:val="de-DE"/>
        </w:rPr>
        <w:t xml:space="preserve">[XMLSch] </w:t>
      </w:r>
      <w:r w:rsidR="00EE66E5" w:rsidRPr="00014CEC">
        <w:rPr>
          <w:lang w:val="de-DE"/>
        </w:rPr>
        <w:t xml:space="preserve">XML Schema: </w:t>
      </w:r>
      <w:hyperlink r:id="rId44" w:history="1">
        <w:r w:rsidR="00EE66E5" w:rsidRPr="00014CEC">
          <w:rPr>
            <w:rStyle w:val="Hyperlink"/>
            <w:lang w:val="de-DE"/>
          </w:rPr>
          <w:t>http://www.w3.org/XML/Schema</w:t>
        </w:r>
      </w:hyperlink>
    </w:p>
    <w:p w14:paraId="4DD62B6E" w14:textId="09580DF4" w:rsidR="00C82D19" w:rsidRPr="00014CEC" w:rsidDel="00230F40" w:rsidRDefault="00C82D19" w:rsidP="00FB7334">
      <w:pPr>
        <w:pStyle w:val="ListBullet"/>
        <w:tabs>
          <w:tab w:val="clear" w:pos="360"/>
        </w:tabs>
        <w:ind w:left="0" w:firstLine="0"/>
        <w:rPr>
          <w:del w:id="8853" w:author="mbeckerle" w:date="2012-04-22T21:32:00Z"/>
          <w:lang w:val="de-DE"/>
        </w:rPr>
      </w:pPr>
    </w:p>
    <w:p w14:paraId="2C4CE704" w14:textId="77777777" w:rsidR="00EE66E5" w:rsidRPr="005223F4" w:rsidRDefault="00EE66E5" w:rsidP="00FB7334">
      <w:pPr>
        <w:pStyle w:val="ListBullet"/>
        <w:tabs>
          <w:tab w:val="clear" w:pos="360"/>
        </w:tabs>
        <w:ind w:left="0" w:firstLine="0"/>
      </w:pPr>
      <w:r w:rsidRPr="005223F4">
        <w:t>[</w:t>
      </w:r>
      <w:r w:rsidRPr="005223F4">
        <w:rPr>
          <w:rStyle w:val="abbrev"/>
        </w:rPr>
        <w:t>RFC 2119</w:t>
      </w:r>
      <w:r w:rsidRPr="005223F4">
        <w:t xml:space="preserve">] IETF (Internet Engineering Task Force). </w:t>
      </w:r>
      <w:hyperlink r:id="rId45" w:tgtFrame="_top" w:history="1">
        <w:r w:rsidRPr="005223F4">
          <w:rPr>
            <w:rStyle w:val="Hyperlink"/>
            <w:i/>
            <w:iCs/>
          </w:rPr>
          <w:t>RFC 2119: Key words for use in RFCs to Indicate Requirement Levels</w:t>
        </w:r>
      </w:hyperlink>
      <w:r w:rsidRPr="005223F4">
        <w:t>. S. Bradner. 1997.</w:t>
      </w:r>
    </w:p>
    <w:p w14:paraId="1D4745F1" w14:textId="121C0B6E" w:rsidR="00C82D19" w:rsidRPr="005223F4" w:rsidDel="00230F40" w:rsidRDefault="00C82D19" w:rsidP="007F1467">
      <w:pPr>
        <w:autoSpaceDE w:val="0"/>
        <w:autoSpaceDN w:val="0"/>
        <w:adjustRightInd w:val="0"/>
        <w:rPr>
          <w:del w:id="8854" w:author="mbeckerle" w:date="2012-04-22T21:32:00Z"/>
          <w:rFonts w:ascii="Helv" w:eastAsia="MS Mincho" w:hAnsi="Helv" w:cs="Helv"/>
          <w:color w:val="000000"/>
          <w:lang w:eastAsia="ja-JP"/>
        </w:rPr>
      </w:pPr>
    </w:p>
    <w:p w14:paraId="5252FEF3" w14:textId="77777777" w:rsidR="007F1467" w:rsidRPr="005223F4" w:rsidRDefault="00C82D19" w:rsidP="007F1467">
      <w:pPr>
        <w:autoSpaceDE w:val="0"/>
        <w:autoSpaceDN w:val="0"/>
        <w:adjustRightInd w:val="0"/>
        <w:rPr>
          <w:rFonts w:ascii="Helv" w:eastAsia="MS Mincho" w:hAnsi="Helv" w:cs="Helv"/>
          <w:color w:val="000000"/>
          <w:lang w:eastAsia="ja-JP"/>
        </w:rPr>
      </w:pPr>
      <w:r w:rsidRPr="005223F4">
        <w:rPr>
          <w:rFonts w:ascii="Helv" w:eastAsia="MS Mincho" w:hAnsi="Helv" w:cs="Helv"/>
          <w:color w:val="000000"/>
          <w:lang w:eastAsia="ja-JP"/>
        </w:rPr>
        <w:t xml:space="preserve">[OMG] </w:t>
      </w:r>
      <w:r w:rsidR="007F1467" w:rsidRPr="005223F4">
        <w:rPr>
          <w:rFonts w:ascii="Helv" w:eastAsia="MS Mincho" w:hAnsi="Helv" w:cs="Helv"/>
          <w:color w:val="000000"/>
          <w:lang w:eastAsia="ja-JP"/>
        </w:rPr>
        <w:t xml:space="preserve">OMG "CAM" TD Model: Object Management Group (OMG) "UML Profile and Interchange Models for Enterprise Application Integration (EAI) Specification" formal/04-03-26, March 2004. Sectioin 7.3.2. Available at </w:t>
      </w:r>
      <w:hyperlink r:id="rId46" w:history="1">
        <w:r w:rsidR="007F1467" w:rsidRPr="005223F4">
          <w:rPr>
            <w:rStyle w:val="Hyperlink"/>
            <w:rFonts w:ascii="Helv" w:eastAsia="MS Mincho" w:hAnsi="Helv" w:cs="Helv"/>
            <w:lang w:eastAsia="ja-JP"/>
          </w:rPr>
          <w:t>http://www.omg.org/cgi-bin/doc?formal/2004-03-26</w:t>
        </w:r>
      </w:hyperlink>
    </w:p>
    <w:p w14:paraId="550B864B" w14:textId="58EF40DE" w:rsidR="007F1467" w:rsidRPr="005223F4" w:rsidDel="00230F40" w:rsidRDefault="007F1467" w:rsidP="007F1467">
      <w:pPr>
        <w:autoSpaceDE w:val="0"/>
        <w:autoSpaceDN w:val="0"/>
        <w:adjustRightInd w:val="0"/>
        <w:rPr>
          <w:del w:id="8855" w:author="mbeckerle" w:date="2012-04-22T21:32:00Z"/>
          <w:rFonts w:ascii="Helv" w:eastAsia="MS Mincho" w:hAnsi="Helv" w:cs="Helv"/>
          <w:color w:val="000000"/>
          <w:lang w:eastAsia="ja-JP"/>
        </w:rPr>
      </w:pPr>
    </w:p>
    <w:p w14:paraId="362BD92B" w14:textId="77777777" w:rsidR="00EE66E5" w:rsidRPr="005223F4" w:rsidRDefault="00C82D19" w:rsidP="00EE66E5">
      <w:pPr>
        <w:pStyle w:val="ListNumber"/>
        <w:numPr>
          <w:ilvl w:val="0"/>
          <w:numId w:val="0"/>
        </w:numPr>
        <w:tabs>
          <w:tab w:val="num" w:pos="360"/>
        </w:tabs>
        <w:ind w:left="360" w:hanging="360"/>
      </w:pPr>
      <w:r w:rsidRPr="005223F4">
        <w:t xml:space="preserve">[XSIL] </w:t>
      </w:r>
      <w:r w:rsidR="00EE66E5" w:rsidRPr="005223F4">
        <w:t xml:space="preserve">XSIL homepage, </w:t>
      </w:r>
      <w:hyperlink r:id="rId47" w:history="1">
        <w:r w:rsidR="00EE66E5" w:rsidRPr="005223F4">
          <w:rPr>
            <w:rStyle w:val="Hyperlink"/>
          </w:rPr>
          <w:t>http://www.cacr.caltech.edu/SDA/xsil/</w:t>
        </w:r>
      </w:hyperlink>
    </w:p>
    <w:p w14:paraId="4B370C01" w14:textId="6D98708B" w:rsidR="00C82D19" w:rsidRPr="005223F4" w:rsidDel="00230F40" w:rsidRDefault="00C82D19" w:rsidP="00CF33D7">
      <w:pPr>
        <w:pStyle w:val="ListNumber"/>
        <w:numPr>
          <w:ilvl w:val="0"/>
          <w:numId w:val="0"/>
        </w:numPr>
        <w:tabs>
          <w:tab w:val="num" w:pos="360"/>
        </w:tabs>
        <w:ind w:left="360" w:hanging="360"/>
        <w:rPr>
          <w:del w:id="8856" w:author="mbeckerle" w:date="2012-04-22T21:32:00Z"/>
        </w:rPr>
      </w:pPr>
    </w:p>
    <w:p w14:paraId="19D463D9" w14:textId="77777777" w:rsidR="00CF33D7" w:rsidRPr="005223F4" w:rsidRDefault="00C82D19" w:rsidP="00CF33D7">
      <w:pPr>
        <w:pStyle w:val="ListNumber"/>
        <w:numPr>
          <w:ilvl w:val="0"/>
          <w:numId w:val="0"/>
        </w:numPr>
        <w:tabs>
          <w:tab w:val="num" w:pos="360"/>
        </w:tabs>
        <w:ind w:left="360" w:hanging="360"/>
      </w:pPr>
      <w:r w:rsidRPr="005223F4">
        <w:t xml:space="preserve">[BFD] </w:t>
      </w:r>
      <w:r w:rsidR="00EE66E5" w:rsidRPr="005223F4">
        <w:t xml:space="preserve">Binary Format Description (BFD) Language,  </w:t>
      </w:r>
      <w:hyperlink r:id="rId48" w:history="1">
        <w:r w:rsidR="00CF33D7" w:rsidRPr="005223F4">
          <w:rPr>
            <w:rStyle w:val="Hyperlink"/>
          </w:rPr>
          <w:t>http://collaboratory.emsl.pnl.gov/sam/bfd/</w:t>
        </w:r>
      </w:hyperlink>
    </w:p>
    <w:p w14:paraId="04073B60" w14:textId="0C2273EB" w:rsidR="00C82D19" w:rsidRPr="005223F4" w:rsidDel="00230F40" w:rsidRDefault="00C82D19" w:rsidP="00CF33D7">
      <w:pPr>
        <w:pStyle w:val="ListNumber"/>
        <w:numPr>
          <w:ilvl w:val="0"/>
          <w:numId w:val="0"/>
        </w:numPr>
        <w:tabs>
          <w:tab w:val="num" w:pos="360"/>
        </w:tabs>
        <w:ind w:left="360" w:hanging="360"/>
        <w:rPr>
          <w:del w:id="8857" w:author="mbeckerle" w:date="2012-04-22T21:32:00Z"/>
        </w:rPr>
      </w:pPr>
    </w:p>
    <w:p w14:paraId="247D868D" w14:textId="77777777" w:rsidR="00FB7334" w:rsidRPr="005223F4" w:rsidRDefault="00FB7334" w:rsidP="00CF33D7">
      <w:pPr>
        <w:pStyle w:val="ListNumber"/>
        <w:numPr>
          <w:ilvl w:val="0"/>
          <w:numId w:val="0"/>
        </w:numPr>
        <w:tabs>
          <w:tab w:val="num" w:pos="360"/>
        </w:tabs>
        <w:ind w:left="360" w:hanging="360"/>
      </w:pPr>
      <w:r w:rsidRPr="005223F4">
        <w:t xml:space="preserve">[PERLRE]  PERL regular expressions. </w:t>
      </w:r>
      <w:hyperlink r:id="rId49" w:anchor="Extended-Patterns" w:history="1">
        <w:r w:rsidRPr="005223F4">
          <w:rPr>
            <w:rStyle w:val="Hyperlink"/>
          </w:rPr>
          <w:t>http://perldoc.perl.org/perlre.html#Extended-Patterns</w:t>
        </w:r>
      </w:hyperlink>
    </w:p>
    <w:p w14:paraId="7E9F9D4B" w14:textId="20C5B5BF" w:rsidR="00FB7334" w:rsidRPr="005223F4" w:rsidDel="00230F40" w:rsidRDefault="00FB7334" w:rsidP="00CF33D7">
      <w:pPr>
        <w:pStyle w:val="ListNumber"/>
        <w:numPr>
          <w:ilvl w:val="0"/>
          <w:numId w:val="0"/>
        </w:numPr>
        <w:tabs>
          <w:tab w:val="num" w:pos="360"/>
        </w:tabs>
        <w:ind w:left="360" w:hanging="360"/>
        <w:rPr>
          <w:del w:id="8858" w:author="mbeckerle" w:date="2012-04-22T21:32:00Z"/>
        </w:rPr>
      </w:pPr>
    </w:p>
    <w:p w14:paraId="4C6250CA" w14:textId="5F737697" w:rsidR="00FB7334" w:rsidRPr="005223F4" w:rsidRDefault="00FB7334" w:rsidP="00CF33D7">
      <w:pPr>
        <w:pStyle w:val="ListNumber"/>
        <w:numPr>
          <w:ilvl w:val="0"/>
          <w:numId w:val="0"/>
        </w:numPr>
        <w:tabs>
          <w:tab w:val="num" w:pos="360"/>
        </w:tabs>
        <w:ind w:left="360" w:hanging="360"/>
      </w:pPr>
      <w:r w:rsidRPr="005223F4">
        <w:t>[JAVARE] Java regular ex</w:t>
      </w:r>
      <w:r w:rsidR="005A252D" w:rsidRPr="005223F4">
        <w:t xml:space="preserve">pressions. </w:t>
      </w:r>
      <w:ins w:id="8859" w:author="Steve Hanson" w:date="2012-08-10T15:12:00Z">
        <w:r w:rsidR="009F0AEF">
          <w:fldChar w:fldCharType="begin"/>
        </w:r>
        <w:r w:rsidR="009F0AEF">
          <w:instrText xml:space="preserve"> HYPERLINK "http://download.oracle.com/javase/1.4.2/docs/api/java/util/regex/Pattern.html" </w:instrText>
        </w:r>
        <w:r w:rsidR="009F0AEF">
          <w:fldChar w:fldCharType="separate"/>
        </w:r>
        <w:r w:rsidRPr="009F0AEF">
          <w:rPr>
            <w:rStyle w:val="Hyperlink"/>
          </w:rPr>
          <w:t>http://download.oracle.com/javase/1.4.2/docs/api/java/util/regex/Pattern.html</w:t>
        </w:r>
        <w:r w:rsidR="009F0AEF">
          <w:fldChar w:fldCharType="end"/>
        </w:r>
      </w:ins>
    </w:p>
    <w:p w14:paraId="72C229AD" w14:textId="5BDA1CC7" w:rsidR="00FB7334" w:rsidRPr="005223F4" w:rsidDel="00230F40" w:rsidRDefault="00FB7334" w:rsidP="00CF33D7">
      <w:pPr>
        <w:pStyle w:val="ListNumber"/>
        <w:numPr>
          <w:ilvl w:val="0"/>
          <w:numId w:val="0"/>
        </w:numPr>
        <w:tabs>
          <w:tab w:val="num" w:pos="360"/>
        </w:tabs>
        <w:ind w:left="360" w:hanging="360"/>
        <w:rPr>
          <w:del w:id="8860" w:author="mbeckerle" w:date="2012-04-22T21:32:00Z"/>
        </w:rPr>
      </w:pPr>
    </w:p>
    <w:p w14:paraId="1DC5B8F4" w14:textId="761FB432" w:rsidR="00CF33D7" w:rsidRDefault="00CF33D7" w:rsidP="00CF33D7">
      <w:pPr>
        <w:pStyle w:val="ListNumber"/>
        <w:numPr>
          <w:ilvl w:val="0"/>
          <w:numId w:val="0"/>
        </w:numPr>
        <w:tabs>
          <w:tab w:val="num" w:pos="360"/>
        </w:tabs>
        <w:ind w:left="360" w:hanging="360"/>
        <w:rPr>
          <w:ins w:id="8861" w:author="mbeckerle" w:date="2012-03-24T17:55:00Z"/>
        </w:rPr>
      </w:pPr>
      <w:r w:rsidRPr="005223F4">
        <w:t>[RDP] recursive descent parser</w:t>
      </w:r>
      <w:r w:rsidRPr="005223F4">
        <w:rPr>
          <w:b/>
          <w:bCs/>
        </w:rPr>
        <w:t xml:space="preserve">. </w:t>
      </w:r>
      <w:r w:rsidRPr="005223F4">
        <w:t xml:space="preserve">A "top-down" </w:t>
      </w:r>
      <w:hyperlink r:id="rId50" w:history="1">
        <w:r w:rsidRPr="005223F4">
          <w:rPr>
            <w:rStyle w:val="Hyperlink"/>
          </w:rPr>
          <w:t>parser</w:t>
        </w:r>
      </w:hyperlink>
      <w:r w:rsidRPr="005223F4">
        <w:t xml:space="preserve"> built from a set of </w:t>
      </w:r>
      <w:hyperlink r:id="rId51" w:history="1">
        <w:r w:rsidRPr="005223F4">
          <w:rPr>
            <w:rStyle w:val="Hyperlink"/>
          </w:rPr>
          <w:t>mutually-recursive</w:t>
        </w:r>
      </w:hyperlink>
      <w:r w:rsidRPr="005223F4">
        <w:t xml:space="preserve"> procedures or a non-recursive equivalent where each such procedure usually implements one of the </w:t>
      </w:r>
      <w:hyperlink r:id="rId52" w:history="1">
        <w:r w:rsidRPr="005223F4">
          <w:rPr>
            <w:rStyle w:val="Hyperlink"/>
          </w:rPr>
          <w:t>productions</w:t>
        </w:r>
      </w:hyperlink>
      <w:r w:rsidRPr="005223F4">
        <w:t xml:space="preserve"> of the </w:t>
      </w:r>
      <w:hyperlink r:id="rId53" w:history="1">
        <w:r w:rsidRPr="005223F4">
          <w:rPr>
            <w:rStyle w:val="Hyperlink"/>
          </w:rPr>
          <w:t>grammar</w:t>
        </w:r>
      </w:hyperlink>
      <w:r w:rsidRPr="005223F4">
        <w:t>. Thus the structure of the resulting program closely mirrors that of the grammar it recognises.</w:t>
      </w:r>
      <w:r w:rsidRPr="005223F4">
        <w:br/>
        <w:t>["Recursive Programming Techniques", W.H. Burge, 1975, ISBN 0-201-14450-6].</w:t>
      </w:r>
      <w:r w:rsidRPr="005223F4">
        <w:br/>
        <w:t>(1995-04-</w:t>
      </w:r>
      <w:commentRangeStart w:id="8862"/>
      <w:r w:rsidRPr="005223F4">
        <w:t>28</w:t>
      </w:r>
      <w:commentRangeEnd w:id="8862"/>
      <w:r w:rsidR="00313576">
        <w:rPr>
          <w:rStyle w:val="CommentReference"/>
        </w:rPr>
        <w:commentReference w:id="8862"/>
      </w:r>
      <w:r w:rsidRPr="005223F4">
        <w:t>)</w:t>
      </w:r>
    </w:p>
    <w:p w14:paraId="455519B8" w14:textId="77777777" w:rsidR="005B629D" w:rsidRPr="005223F4" w:rsidRDefault="005B629D" w:rsidP="00CF33D7">
      <w:pPr>
        <w:pStyle w:val="ListNumber"/>
        <w:numPr>
          <w:ilvl w:val="0"/>
          <w:numId w:val="0"/>
        </w:numPr>
        <w:tabs>
          <w:tab w:val="num" w:pos="360"/>
        </w:tabs>
        <w:ind w:left="360" w:hanging="360"/>
      </w:pPr>
      <w:ins w:id="8863" w:author="mbeckerle" w:date="2012-03-24T17:55:00Z">
        <w:r>
          <w:t xml:space="preserve">[OLSON] </w:t>
        </w:r>
      </w:ins>
      <w:ins w:id="8864" w:author="mbeckerle" w:date="2012-03-24T17:56:00Z">
        <w:r>
          <w:fldChar w:fldCharType="begin"/>
        </w:r>
        <w:r>
          <w:instrText xml:space="preserve"> HYPERLINK "http://www.iana.org/time-zones" </w:instrText>
        </w:r>
        <w:r>
          <w:fldChar w:fldCharType="separate"/>
        </w:r>
        <w:r>
          <w:rPr>
            <w:rStyle w:val="Hyperlink"/>
          </w:rPr>
          <w:t>http://www.iana.org/time-zones</w:t>
        </w:r>
        <w:r>
          <w:fldChar w:fldCharType="end"/>
        </w:r>
      </w:ins>
    </w:p>
    <w:p w14:paraId="6CC880B5" w14:textId="77777777" w:rsidR="003E79D6" w:rsidRPr="005223F4" w:rsidRDefault="00CD555F" w:rsidP="00CD555F">
      <w:pPr>
        <w:pStyle w:val="Heading1"/>
      </w:pPr>
      <w:bookmarkStart w:id="8865" w:name="_Toc254776414"/>
      <w:bookmarkStart w:id="8866" w:name="_Toc254776415"/>
      <w:bookmarkStart w:id="8867" w:name="_Toc243112890"/>
      <w:bookmarkStart w:id="8868" w:name="_Toc332724620"/>
      <w:bookmarkEnd w:id="540"/>
      <w:bookmarkEnd w:id="8865"/>
      <w:bookmarkEnd w:id="8866"/>
      <w:r w:rsidRPr="005223F4">
        <w:t xml:space="preserve">Appendix </w:t>
      </w:r>
      <w:r w:rsidR="00E859BF" w:rsidRPr="005223F4">
        <w:t>A</w:t>
      </w:r>
      <w:r w:rsidRPr="005223F4">
        <w:t>:</w:t>
      </w:r>
      <w:r w:rsidR="003E79D6" w:rsidRPr="005223F4">
        <w:t>Escape Scheme Use Cases</w:t>
      </w:r>
      <w:bookmarkEnd w:id="8867"/>
      <w:bookmarkEnd w:id="8868"/>
    </w:p>
    <w:p w14:paraId="62FE89ED" w14:textId="598EE791" w:rsidR="003E79D6" w:rsidRPr="005223F4" w:rsidDel="00230F40" w:rsidRDefault="003E79D6" w:rsidP="003E79D6">
      <w:pPr>
        <w:pStyle w:val="nobreak"/>
        <w:rPr>
          <w:del w:id="8869" w:author="mbeckerle" w:date="2012-04-22T21:32:00Z"/>
        </w:rPr>
      </w:pPr>
      <w:bookmarkStart w:id="8870" w:name="_Toc322911788"/>
      <w:bookmarkStart w:id="8871" w:name="_Toc322912327"/>
      <w:bookmarkStart w:id="8872" w:name="_Toc329093187"/>
      <w:bookmarkStart w:id="8873" w:name="_Toc332701700"/>
      <w:bookmarkStart w:id="8874" w:name="_Toc332702004"/>
      <w:bookmarkStart w:id="8875" w:name="_Toc332711802"/>
      <w:bookmarkStart w:id="8876" w:name="_Toc332712104"/>
      <w:bookmarkStart w:id="8877" w:name="_Toc332712405"/>
      <w:bookmarkStart w:id="8878" w:name="_Toc332724321"/>
      <w:bookmarkStart w:id="8879" w:name="_Toc332724621"/>
      <w:bookmarkEnd w:id="8870"/>
      <w:bookmarkEnd w:id="8871"/>
      <w:bookmarkEnd w:id="8872"/>
      <w:bookmarkEnd w:id="8873"/>
      <w:bookmarkEnd w:id="8874"/>
      <w:bookmarkEnd w:id="8875"/>
      <w:bookmarkEnd w:id="8876"/>
      <w:bookmarkEnd w:id="8877"/>
      <w:bookmarkEnd w:id="8878"/>
      <w:bookmarkEnd w:id="8879"/>
    </w:p>
    <w:p w14:paraId="59FE31C5" w14:textId="77777777" w:rsidR="003E79D6" w:rsidRPr="005223F4" w:rsidRDefault="003E79D6">
      <w:pPr>
        <w:pStyle w:val="Heading2"/>
      </w:pPr>
      <w:bookmarkStart w:id="8880" w:name="_Toc243112891"/>
      <w:bookmarkStart w:id="8881" w:name="_Toc332724622"/>
      <w:r w:rsidRPr="005223F4">
        <w:t xml:space="preserve">Escape Character same as </w:t>
      </w:r>
      <w:r w:rsidR="001024F1">
        <w:t>dfdl:</w:t>
      </w:r>
      <w:r w:rsidRPr="005223F4">
        <w:t>escapeEscapeCharacater</w:t>
      </w:r>
      <w:bookmarkEnd w:id="8880"/>
      <w:bookmarkEnd w:id="8881"/>
    </w:p>
    <w:p w14:paraId="07C84942" w14:textId="5A568762" w:rsidR="003E79D6" w:rsidRPr="005223F4" w:rsidRDefault="003E79D6" w:rsidP="003E79D6">
      <w:del w:id="8882" w:author="mbeckerle" w:date="2012-04-22T21:32:00Z">
        <w:r w:rsidRPr="005223F4" w:rsidDel="00230F40">
          <w:br/>
        </w:r>
      </w:del>
      <w:r w:rsidRPr="005223F4">
        <w:t>EscapeKind=‘escapeCharacter’, escapeCharacter=’/’, ecsapeEscapeCharacater=’/’, separator=’;’, extraEscapeCharacter=’?’</w:t>
      </w:r>
    </w:p>
    <w:p w14:paraId="29AF11AA" w14:textId="44948F0C" w:rsidR="003E79D6" w:rsidRPr="005223F4" w:rsidDel="00230F40" w:rsidRDefault="003E79D6" w:rsidP="003E79D6">
      <w:pPr>
        <w:rPr>
          <w:del w:id="8883"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7D824CAA" w14:textId="77777777" w:rsidTr="00240AC5">
        <w:tc>
          <w:tcPr>
            <w:tcW w:w="4428" w:type="dxa"/>
            <w:shd w:val="clear" w:color="auto" w:fill="auto"/>
          </w:tcPr>
          <w:p w14:paraId="3C457270" w14:textId="77777777" w:rsidR="003E79D6" w:rsidRPr="00240AC5" w:rsidRDefault="003E79D6" w:rsidP="00240AC5">
            <w:pPr>
              <w:jc w:val="center"/>
              <w:rPr>
                <w:i/>
                <w:iCs/>
              </w:rPr>
            </w:pPr>
            <w:r w:rsidRPr="00240AC5">
              <w:rPr>
                <w:i/>
                <w:iCs/>
              </w:rPr>
              <w:t>Data</w:t>
            </w:r>
          </w:p>
        </w:tc>
        <w:tc>
          <w:tcPr>
            <w:tcW w:w="4428" w:type="dxa"/>
            <w:shd w:val="clear" w:color="auto" w:fill="auto"/>
          </w:tcPr>
          <w:p w14:paraId="4F43F7B2" w14:textId="77777777" w:rsidR="003E79D6" w:rsidRPr="00240AC5" w:rsidRDefault="003E79D6" w:rsidP="00240AC5">
            <w:pPr>
              <w:jc w:val="center"/>
              <w:rPr>
                <w:i/>
                <w:iCs/>
              </w:rPr>
            </w:pPr>
            <w:r w:rsidRPr="00240AC5">
              <w:rPr>
                <w:i/>
                <w:iCs/>
              </w:rPr>
              <w:t>Result</w:t>
            </w:r>
          </w:p>
        </w:tc>
      </w:tr>
      <w:tr w:rsidR="003E79D6" w:rsidRPr="005223F4" w14:paraId="01A5D935" w14:textId="77777777" w:rsidTr="00240AC5">
        <w:tc>
          <w:tcPr>
            <w:tcW w:w="4428" w:type="dxa"/>
            <w:shd w:val="clear" w:color="auto" w:fill="auto"/>
          </w:tcPr>
          <w:p w14:paraId="0AC41045" w14:textId="77777777" w:rsidR="003E79D6" w:rsidRPr="00240AC5" w:rsidRDefault="003E79D6" w:rsidP="00916F90">
            <w:pPr>
              <w:rPr>
                <w:b/>
                <w:bCs/>
              </w:rPr>
            </w:pPr>
            <w:r w:rsidRPr="00240AC5">
              <w:rPr>
                <w:b/>
                <w:bCs/>
              </w:rPr>
              <w:t>…………….………………..</w:t>
            </w:r>
          </w:p>
        </w:tc>
        <w:tc>
          <w:tcPr>
            <w:tcW w:w="4428" w:type="dxa"/>
            <w:shd w:val="clear" w:color="auto" w:fill="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240AC5">
        <w:tc>
          <w:tcPr>
            <w:tcW w:w="4428" w:type="dxa"/>
            <w:shd w:val="clear" w:color="auto" w:fill="auto"/>
          </w:tcPr>
          <w:p w14:paraId="528A73E2" w14:textId="77777777" w:rsidR="003E79D6" w:rsidRPr="00240AC5" w:rsidRDefault="003E79D6" w:rsidP="00916F90">
            <w:pPr>
              <w:rPr>
                <w:b/>
                <w:bCs/>
              </w:rPr>
            </w:pPr>
            <w:r w:rsidRPr="00240AC5">
              <w:rPr>
                <w:b/>
                <w:bCs/>
              </w:rPr>
              <w:t>……………/.………………..</w:t>
            </w:r>
          </w:p>
        </w:tc>
        <w:tc>
          <w:tcPr>
            <w:tcW w:w="4428" w:type="dxa"/>
            <w:shd w:val="clear" w:color="auto" w:fill="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240AC5">
        <w:tc>
          <w:tcPr>
            <w:tcW w:w="4428" w:type="dxa"/>
            <w:shd w:val="clear" w:color="auto" w:fill="auto"/>
          </w:tcPr>
          <w:p w14:paraId="3B9410A7" w14:textId="77777777" w:rsidR="003E79D6" w:rsidRPr="00240AC5" w:rsidRDefault="003E79D6" w:rsidP="00916F90">
            <w:pPr>
              <w:rPr>
                <w:b/>
                <w:bCs/>
              </w:rPr>
            </w:pPr>
            <w:r w:rsidRPr="00240AC5">
              <w:rPr>
                <w:b/>
                <w:bCs/>
              </w:rPr>
              <w:t>……………/.…/……………..</w:t>
            </w:r>
          </w:p>
        </w:tc>
        <w:tc>
          <w:tcPr>
            <w:tcW w:w="4428" w:type="dxa"/>
            <w:shd w:val="clear" w:color="auto" w:fill="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240AC5">
        <w:tc>
          <w:tcPr>
            <w:tcW w:w="4428" w:type="dxa"/>
            <w:shd w:val="clear" w:color="auto" w:fill="auto"/>
          </w:tcPr>
          <w:p w14:paraId="763606EA" w14:textId="77777777" w:rsidR="003E79D6" w:rsidRPr="00240AC5" w:rsidRDefault="003E79D6" w:rsidP="00916F90">
            <w:pPr>
              <w:rPr>
                <w:b/>
                <w:bCs/>
              </w:rPr>
            </w:pPr>
            <w:r w:rsidRPr="00240AC5">
              <w:rPr>
                <w:b/>
                <w:bCs/>
              </w:rPr>
              <w:t>……………//.………………..</w:t>
            </w:r>
          </w:p>
        </w:tc>
        <w:tc>
          <w:tcPr>
            <w:tcW w:w="4428" w:type="dxa"/>
            <w:shd w:val="clear" w:color="auto" w:fill="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240AC5">
        <w:tc>
          <w:tcPr>
            <w:tcW w:w="4428" w:type="dxa"/>
            <w:shd w:val="clear" w:color="auto" w:fill="auto"/>
          </w:tcPr>
          <w:p w14:paraId="4DB4B902" w14:textId="77777777" w:rsidR="003E79D6" w:rsidRPr="00240AC5" w:rsidRDefault="003E79D6" w:rsidP="00916F90">
            <w:pPr>
              <w:rPr>
                <w:b/>
                <w:bCs/>
              </w:rPr>
            </w:pPr>
            <w:r w:rsidRPr="00240AC5">
              <w:rPr>
                <w:b/>
                <w:bCs/>
              </w:rPr>
              <w:t>/…………….………………..</w:t>
            </w:r>
          </w:p>
        </w:tc>
        <w:tc>
          <w:tcPr>
            <w:tcW w:w="4428" w:type="dxa"/>
            <w:shd w:val="clear" w:color="auto" w:fill="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240AC5">
        <w:tc>
          <w:tcPr>
            <w:tcW w:w="4428" w:type="dxa"/>
            <w:shd w:val="clear" w:color="auto" w:fill="auto"/>
          </w:tcPr>
          <w:p w14:paraId="2985FA11" w14:textId="77777777" w:rsidR="003E79D6" w:rsidRPr="00240AC5" w:rsidRDefault="003E79D6" w:rsidP="00916F90">
            <w:pPr>
              <w:rPr>
                <w:b/>
                <w:bCs/>
              </w:rPr>
            </w:pPr>
            <w:r w:rsidRPr="00240AC5">
              <w:rPr>
                <w:b/>
                <w:bCs/>
              </w:rPr>
              <w:t>…………….………………../</w:t>
            </w:r>
          </w:p>
        </w:tc>
        <w:tc>
          <w:tcPr>
            <w:tcW w:w="4428" w:type="dxa"/>
            <w:shd w:val="clear" w:color="auto" w:fill="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240AC5">
        <w:tc>
          <w:tcPr>
            <w:tcW w:w="4428" w:type="dxa"/>
            <w:shd w:val="clear" w:color="auto" w:fill="auto"/>
          </w:tcPr>
          <w:p w14:paraId="54C4C7AE" w14:textId="77777777" w:rsidR="003E79D6" w:rsidRPr="00240AC5" w:rsidRDefault="003E79D6" w:rsidP="00916F90">
            <w:pPr>
              <w:rPr>
                <w:b/>
                <w:bCs/>
              </w:rPr>
            </w:pPr>
            <w:r w:rsidRPr="00240AC5">
              <w:rPr>
                <w:b/>
                <w:bCs/>
              </w:rPr>
              <w:t>/……………/.………………..</w:t>
            </w:r>
          </w:p>
        </w:tc>
        <w:tc>
          <w:tcPr>
            <w:tcW w:w="4428" w:type="dxa"/>
            <w:shd w:val="clear" w:color="auto" w:fill="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240AC5">
        <w:tc>
          <w:tcPr>
            <w:tcW w:w="4428" w:type="dxa"/>
            <w:shd w:val="clear" w:color="auto" w:fill="auto"/>
          </w:tcPr>
          <w:p w14:paraId="05871568" w14:textId="77777777" w:rsidR="003E79D6" w:rsidRPr="00240AC5" w:rsidRDefault="003E79D6" w:rsidP="00916F90">
            <w:pPr>
              <w:rPr>
                <w:b/>
                <w:bCs/>
              </w:rPr>
            </w:pPr>
            <w:r w:rsidRPr="00240AC5">
              <w:rPr>
                <w:b/>
                <w:bCs/>
              </w:rPr>
              <w:t>……………./………………../</w:t>
            </w:r>
          </w:p>
        </w:tc>
        <w:tc>
          <w:tcPr>
            <w:tcW w:w="4428" w:type="dxa"/>
            <w:shd w:val="clear" w:color="auto" w:fill="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240AC5">
        <w:tc>
          <w:tcPr>
            <w:tcW w:w="4428" w:type="dxa"/>
            <w:shd w:val="clear" w:color="auto" w:fill="auto"/>
          </w:tcPr>
          <w:p w14:paraId="0FB02A37" w14:textId="77777777" w:rsidR="003E79D6" w:rsidRPr="00240AC5" w:rsidRDefault="003E79D6" w:rsidP="00916F90">
            <w:pPr>
              <w:rPr>
                <w:b/>
                <w:bCs/>
              </w:rPr>
            </w:pPr>
            <w:r w:rsidRPr="00240AC5">
              <w:rPr>
                <w:b/>
                <w:bCs/>
              </w:rPr>
              <w:t>…………….;………………..</w:t>
            </w:r>
          </w:p>
        </w:tc>
        <w:tc>
          <w:tcPr>
            <w:tcW w:w="4428" w:type="dxa"/>
            <w:shd w:val="clear" w:color="auto" w:fill="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240AC5">
        <w:tc>
          <w:tcPr>
            <w:tcW w:w="4428" w:type="dxa"/>
            <w:shd w:val="clear" w:color="auto" w:fill="auto"/>
          </w:tcPr>
          <w:p w14:paraId="15D60346" w14:textId="77777777" w:rsidR="003E79D6" w:rsidRPr="00240AC5" w:rsidRDefault="003E79D6" w:rsidP="00916F90">
            <w:pPr>
              <w:rPr>
                <w:b/>
                <w:bCs/>
              </w:rPr>
            </w:pPr>
            <w:r w:rsidRPr="00240AC5">
              <w:rPr>
                <w:b/>
                <w:bCs/>
              </w:rPr>
              <w:t>……………./;………………..</w:t>
            </w:r>
          </w:p>
        </w:tc>
        <w:tc>
          <w:tcPr>
            <w:tcW w:w="4428" w:type="dxa"/>
            <w:shd w:val="clear" w:color="auto" w:fill="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240AC5">
        <w:tc>
          <w:tcPr>
            <w:tcW w:w="4428" w:type="dxa"/>
            <w:shd w:val="clear" w:color="auto" w:fill="auto"/>
          </w:tcPr>
          <w:p w14:paraId="43E495A5" w14:textId="77777777" w:rsidR="003E79D6" w:rsidRPr="00240AC5" w:rsidRDefault="003E79D6" w:rsidP="00916F90">
            <w:pPr>
              <w:rPr>
                <w:b/>
                <w:bCs/>
              </w:rPr>
            </w:pPr>
            <w:r w:rsidRPr="00240AC5">
              <w:rPr>
                <w:b/>
                <w:bCs/>
              </w:rPr>
              <w:t>;…………….………………..</w:t>
            </w:r>
          </w:p>
        </w:tc>
        <w:tc>
          <w:tcPr>
            <w:tcW w:w="4428" w:type="dxa"/>
            <w:shd w:val="clear" w:color="auto" w:fill="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240AC5">
        <w:tc>
          <w:tcPr>
            <w:tcW w:w="4428" w:type="dxa"/>
            <w:shd w:val="clear" w:color="auto" w:fill="auto"/>
          </w:tcPr>
          <w:p w14:paraId="10B7BAE7" w14:textId="77777777" w:rsidR="003E79D6" w:rsidRPr="00240AC5" w:rsidRDefault="003E79D6" w:rsidP="00916F90">
            <w:pPr>
              <w:rPr>
                <w:b/>
                <w:bCs/>
              </w:rPr>
            </w:pPr>
            <w:r w:rsidRPr="00240AC5">
              <w:rPr>
                <w:b/>
                <w:bCs/>
              </w:rPr>
              <w:t>…………….?………………..</w:t>
            </w:r>
          </w:p>
        </w:tc>
        <w:tc>
          <w:tcPr>
            <w:tcW w:w="4428" w:type="dxa"/>
            <w:shd w:val="clear" w:color="auto" w:fill="auto"/>
          </w:tcPr>
          <w:p w14:paraId="7389DC93" w14:textId="77777777" w:rsidR="003E79D6" w:rsidRPr="00240AC5" w:rsidRDefault="003E79D6" w:rsidP="00916F90">
            <w:pPr>
              <w:rPr>
                <w:b/>
                <w:bCs/>
              </w:rPr>
            </w:pPr>
            <w:r w:rsidRPr="00240AC5">
              <w:rPr>
                <w:b/>
                <w:bCs/>
              </w:rPr>
              <w:t>……………./?………………..</w:t>
            </w:r>
          </w:p>
        </w:tc>
      </w:tr>
    </w:tbl>
    <w:p w14:paraId="484D0433" w14:textId="12408E0A" w:rsidR="003E79D6" w:rsidRPr="005223F4" w:rsidDel="00230F40" w:rsidRDefault="003E79D6" w:rsidP="003E79D6">
      <w:pPr>
        <w:rPr>
          <w:del w:id="8884" w:author="mbeckerle" w:date="2012-04-22T21:32:00Z"/>
        </w:rPr>
      </w:pPr>
      <w:bookmarkStart w:id="8885" w:name="_Toc322911790"/>
      <w:bookmarkStart w:id="8886" w:name="_Toc322912329"/>
      <w:bookmarkStart w:id="8887" w:name="_Toc329093189"/>
      <w:bookmarkStart w:id="8888" w:name="_Toc332701702"/>
      <w:bookmarkStart w:id="8889" w:name="_Toc332702006"/>
      <w:bookmarkStart w:id="8890" w:name="_Toc332711804"/>
      <w:bookmarkStart w:id="8891" w:name="_Toc332712106"/>
      <w:bookmarkStart w:id="8892" w:name="_Toc332712407"/>
      <w:bookmarkStart w:id="8893" w:name="_Toc332724323"/>
      <w:bookmarkStart w:id="8894" w:name="_Toc332724623"/>
      <w:bookmarkEnd w:id="8885"/>
      <w:bookmarkEnd w:id="8886"/>
      <w:bookmarkEnd w:id="8887"/>
      <w:bookmarkEnd w:id="8888"/>
      <w:bookmarkEnd w:id="8889"/>
      <w:bookmarkEnd w:id="8890"/>
      <w:bookmarkEnd w:id="8891"/>
      <w:bookmarkEnd w:id="8892"/>
      <w:bookmarkEnd w:id="8893"/>
      <w:bookmarkEnd w:id="8894"/>
    </w:p>
    <w:p w14:paraId="4DA6F1FE" w14:textId="77777777" w:rsidR="003E79D6" w:rsidRPr="005223F4" w:rsidRDefault="003E79D6">
      <w:pPr>
        <w:pStyle w:val="Heading2"/>
      </w:pPr>
      <w:bookmarkStart w:id="8895" w:name="_Toc243112892"/>
      <w:bookmarkStart w:id="8896" w:name="_Toc332724624"/>
      <w:r w:rsidRPr="005223F4">
        <w:t xml:space="preserve">Escape Character different from </w:t>
      </w:r>
      <w:r w:rsidR="001024F1">
        <w:t>dfdl:</w:t>
      </w:r>
      <w:r w:rsidRPr="005223F4">
        <w:t>escapeEscapeCharacater</w:t>
      </w:r>
      <w:bookmarkEnd w:id="8895"/>
      <w:bookmarkEnd w:id="8896"/>
    </w:p>
    <w:p w14:paraId="189E7278" w14:textId="77777777" w:rsidR="003E79D6" w:rsidRPr="005223F4" w:rsidRDefault="003E79D6" w:rsidP="003E79D6">
      <w:r w:rsidRPr="005223F4">
        <w:t>EscapeKind=‘escapeCharacter’, escapeCharacter=’/’, ecsapeEscapeCharacater=’%’, separator=’;’, extraEscapeCharacter=’?’</w:t>
      </w:r>
    </w:p>
    <w:p w14:paraId="119A2D3A" w14:textId="5195BE78" w:rsidR="003E79D6" w:rsidRPr="005223F4" w:rsidDel="00230F40" w:rsidRDefault="003E79D6" w:rsidP="003E79D6">
      <w:pPr>
        <w:rPr>
          <w:del w:id="8897"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0ACC0F80" w14:textId="77777777" w:rsidTr="00240AC5">
        <w:tc>
          <w:tcPr>
            <w:tcW w:w="4428" w:type="dxa"/>
            <w:shd w:val="clear" w:color="auto" w:fill="auto"/>
          </w:tcPr>
          <w:p w14:paraId="62C5D66C" w14:textId="77777777" w:rsidR="003E79D6" w:rsidRPr="00240AC5" w:rsidRDefault="003E79D6" w:rsidP="00240AC5">
            <w:pPr>
              <w:jc w:val="center"/>
              <w:rPr>
                <w:i/>
                <w:iCs/>
              </w:rPr>
            </w:pPr>
            <w:r w:rsidRPr="00240AC5">
              <w:rPr>
                <w:i/>
                <w:iCs/>
              </w:rPr>
              <w:t>Data</w:t>
            </w:r>
          </w:p>
        </w:tc>
        <w:tc>
          <w:tcPr>
            <w:tcW w:w="4428" w:type="dxa"/>
            <w:shd w:val="clear" w:color="auto" w:fill="auto"/>
          </w:tcPr>
          <w:p w14:paraId="5ABFCA98" w14:textId="77777777" w:rsidR="003E79D6" w:rsidRPr="00240AC5" w:rsidRDefault="003E79D6" w:rsidP="00240AC5">
            <w:pPr>
              <w:jc w:val="center"/>
              <w:rPr>
                <w:i/>
                <w:iCs/>
              </w:rPr>
            </w:pPr>
            <w:r w:rsidRPr="00240AC5">
              <w:rPr>
                <w:i/>
                <w:iCs/>
              </w:rPr>
              <w:t>Result</w:t>
            </w:r>
          </w:p>
        </w:tc>
      </w:tr>
      <w:tr w:rsidR="003E79D6" w:rsidRPr="005223F4" w14:paraId="4B66048D" w14:textId="77777777" w:rsidTr="00240AC5">
        <w:tc>
          <w:tcPr>
            <w:tcW w:w="4428" w:type="dxa"/>
            <w:shd w:val="clear" w:color="auto" w:fill="auto"/>
          </w:tcPr>
          <w:p w14:paraId="517B52A7" w14:textId="77777777" w:rsidR="003E79D6" w:rsidRPr="00240AC5" w:rsidRDefault="003E79D6" w:rsidP="00916F90">
            <w:pPr>
              <w:rPr>
                <w:b/>
                <w:bCs/>
              </w:rPr>
            </w:pPr>
            <w:r w:rsidRPr="00240AC5">
              <w:rPr>
                <w:b/>
                <w:bCs/>
              </w:rPr>
              <w:t>…………….………………..</w:t>
            </w:r>
          </w:p>
        </w:tc>
        <w:tc>
          <w:tcPr>
            <w:tcW w:w="4428" w:type="dxa"/>
            <w:shd w:val="clear" w:color="auto" w:fill="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240AC5">
        <w:tc>
          <w:tcPr>
            <w:tcW w:w="4428" w:type="dxa"/>
            <w:shd w:val="clear" w:color="auto" w:fill="auto"/>
          </w:tcPr>
          <w:p w14:paraId="23C97E34" w14:textId="77777777" w:rsidR="003E79D6" w:rsidRPr="00240AC5" w:rsidRDefault="003E79D6" w:rsidP="00916F90">
            <w:pPr>
              <w:rPr>
                <w:b/>
                <w:bCs/>
              </w:rPr>
            </w:pPr>
            <w:r w:rsidRPr="00240AC5">
              <w:rPr>
                <w:b/>
                <w:bCs/>
              </w:rPr>
              <w:t>……………/.………………..</w:t>
            </w:r>
          </w:p>
        </w:tc>
        <w:tc>
          <w:tcPr>
            <w:tcW w:w="4428" w:type="dxa"/>
            <w:shd w:val="clear" w:color="auto" w:fill="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240AC5">
        <w:tc>
          <w:tcPr>
            <w:tcW w:w="4428" w:type="dxa"/>
            <w:shd w:val="clear" w:color="auto" w:fill="auto"/>
          </w:tcPr>
          <w:p w14:paraId="0AB92C4F" w14:textId="77777777" w:rsidR="003E79D6" w:rsidRPr="00240AC5" w:rsidRDefault="003E79D6" w:rsidP="00916F90">
            <w:pPr>
              <w:rPr>
                <w:b/>
                <w:bCs/>
              </w:rPr>
            </w:pPr>
            <w:r w:rsidRPr="00240AC5">
              <w:rPr>
                <w:b/>
                <w:bCs/>
              </w:rPr>
              <w:t>……………/.…/……………..</w:t>
            </w:r>
          </w:p>
        </w:tc>
        <w:tc>
          <w:tcPr>
            <w:tcW w:w="4428" w:type="dxa"/>
            <w:shd w:val="clear" w:color="auto" w:fill="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240AC5">
        <w:tc>
          <w:tcPr>
            <w:tcW w:w="4428" w:type="dxa"/>
            <w:shd w:val="clear" w:color="auto" w:fill="auto"/>
          </w:tcPr>
          <w:p w14:paraId="390DBC5D" w14:textId="77777777" w:rsidR="003E79D6" w:rsidRPr="00240AC5" w:rsidRDefault="003E79D6" w:rsidP="00916F90">
            <w:pPr>
              <w:rPr>
                <w:b/>
                <w:bCs/>
              </w:rPr>
            </w:pPr>
            <w:r w:rsidRPr="00240AC5">
              <w:rPr>
                <w:b/>
                <w:bCs/>
              </w:rPr>
              <w:t>……………//.………………..</w:t>
            </w:r>
          </w:p>
        </w:tc>
        <w:tc>
          <w:tcPr>
            <w:tcW w:w="4428" w:type="dxa"/>
            <w:shd w:val="clear" w:color="auto" w:fill="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240AC5">
        <w:tc>
          <w:tcPr>
            <w:tcW w:w="4428" w:type="dxa"/>
            <w:shd w:val="clear" w:color="auto" w:fill="auto"/>
          </w:tcPr>
          <w:p w14:paraId="693E4BA8" w14:textId="77777777" w:rsidR="003E79D6" w:rsidRPr="00240AC5" w:rsidRDefault="003E79D6" w:rsidP="00916F90">
            <w:pPr>
              <w:rPr>
                <w:b/>
                <w:bCs/>
              </w:rPr>
            </w:pPr>
            <w:r w:rsidRPr="00240AC5">
              <w:rPr>
                <w:b/>
                <w:bCs/>
              </w:rPr>
              <w:t>/…………….………………..</w:t>
            </w:r>
          </w:p>
        </w:tc>
        <w:tc>
          <w:tcPr>
            <w:tcW w:w="4428" w:type="dxa"/>
            <w:shd w:val="clear" w:color="auto" w:fill="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240AC5">
        <w:tc>
          <w:tcPr>
            <w:tcW w:w="4428" w:type="dxa"/>
            <w:shd w:val="clear" w:color="auto" w:fill="auto"/>
          </w:tcPr>
          <w:p w14:paraId="7FA843C7" w14:textId="77777777" w:rsidR="003E79D6" w:rsidRPr="00240AC5" w:rsidRDefault="003E79D6" w:rsidP="00916F90">
            <w:pPr>
              <w:rPr>
                <w:b/>
                <w:bCs/>
              </w:rPr>
            </w:pPr>
            <w:r w:rsidRPr="00240AC5">
              <w:rPr>
                <w:b/>
                <w:bCs/>
              </w:rPr>
              <w:t>…………….………………../</w:t>
            </w:r>
          </w:p>
        </w:tc>
        <w:tc>
          <w:tcPr>
            <w:tcW w:w="4428" w:type="dxa"/>
            <w:shd w:val="clear" w:color="auto" w:fill="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240AC5">
        <w:tc>
          <w:tcPr>
            <w:tcW w:w="4428" w:type="dxa"/>
            <w:shd w:val="clear" w:color="auto" w:fill="auto"/>
          </w:tcPr>
          <w:p w14:paraId="6D5216AE" w14:textId="77777777" w:rsidR="003E79D6" w:rsidRPr="00240AC5" w:rsidRDefault="003E79D6" w:rsidP="00916F90">
            <w:pPr>
              <w:rPr>
                <w:b/>
                <w:bCs/>
              </w:rPr>
            </w:pPr>
            <w:r w:rsidRPr="00240AC5">
              <w:rPr>
                <w:b/>
                <w:bCs/>
              </w:rPr>
              <w:t>/……………/.………………..</w:t>
            </w:r>
          </w:p>
        </w:tc>
        <w:tc>
          <w:tcPr>
            <w:tcW w:w="4428" w:type="dxa"/>
            <w:shd w:val="clear" w:color="auto" w:fill="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240AC5">
        <w:tc>
          <w:tcPr>
            <w:tcW w:w="4428" w:type="dxa"/>
            <w:shd w:val="clear" w:color="auto" w:fill="auto"/>
          </w:tcPr>
          <w:p w14:paraId="6D41C7B1" w14:textId="77777777" w:rsidR="003E79D6" w:rsidRPr="00240AC5" w:rsidRDefault="003E79D6" w:rsidP="00916F90">
            <w:pPr>
              <w:rPr>
                <w:b/>
                <w:bCs/>
              </w:rPr>
            </w:pPr>
            <w:r w:rsidRPr="00240AC5">
              <w:rPr>
                <w:b/>
                <w:bCs/>
              </w:rPr>
              <w:t>……………./………………../</w:t>
            </w:r>
          </w:p>
        </w:tc>
        <w:tc>
          <w:tcPr>
            <w:tcW w:w="4428" w:type="dxa"/>
            <w:shd w:val="clear" w:color="auto" w:fill="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240AC5">
        <w:tc>
          <w:tcPr>
            <w:tcW w:w="4428" w:type="dxa"/>
            <w:shd w:val="clear" w:color="auto" w:fill="auto"/>
          </w:tcPr>
          <w:p w14:paraId="2CBCC974" w14:textId="77777777" w:rsidR="003E79D6" w:rsidRPr="00240AC5" w:rsidRDefault="003E79D6" w:rsidP="00916F90">
            <w:pPr>
              <w:rPr>
                <w:b/>
                <w:bCs/>
              </w:rPr>
            </w:pPr>
            <w:r w:rsidRPr="00240AC5">
              <w:rPr>
                <w:b/>
                <w:bCs/>
              </w:rPr>
              <w:t>…………….;………………..</w:t>
            </w:r>
          </w:p>
        </w:tc>
        <w:tc>
          <w:tcPr>
            <w:tcW w:w="4428" w:type="dxa"/>
            <w:shd w:val="clear" w:color="auto" w:fill="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240AC5">
        <w:tc>
          <w:tcPr>
            <w:tcW w:w="4428" w:type="dxa"/>
            <w:shd w:val="clear" w:color="auto" w:fill="auto"/>
          </w:tcPr>
          <w:p w14:paraId="45884761" w14:textId="77777777" w:rsidR="003E79D6" w:rsidRPr="00240AC5" w:rsidRDefault="003E79D6" w:rsidP="00916F90">
            <w:pPr>
              <w:rPr>
                <w:b/>
                <w:bCs/>
              </w:rPr>
            </w:pPr>
            <w:r w:rsidRPr="00240AC5">
              <w:rPr>
                <w:b/>
                <w:bCs/>
              </w:rPr>
              <w:t>……………./;………………..</w:t>
            </w:r>
          </w:p>
        </w:tc>
        <w:tc>
          <w:tcPr>
            <w:tcW w:w="4428" w:type="dxa"/>
            <w:shd w:val="clear" w:color="auto" w:fill="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240AC5">
        <w:tc>
          <w:tcPr>
            <w:tcW w:w="4428" w:type="dxa"/>
            <w:shd w:val="clear" w:color="auto" w:fill="auto"/>
          </w:tcPr>
          <w:p w14:paraId="0604F1BB" w14:textId="77777777" w:rsidR="003E79D6" w:rsidRPr="00240AC5" w:rsidRDefault="003E79D6" w:rsidP="00916F90">
            <w:pPr>
              <w:rPr>
                <w:b/>
                <w:bCs/>
              </w:rPr>
            </w:pPr>
            <w:r w:rsidRPr="00240AC5">
              <w:rPr>
                <w:b/>
                <w:bCs/>
              </w:rPr>
              <w:t>;…………….………………..</w:t>
            </w:r>
          </w:p>
        </w:tc>
        <w:tc>
          <w:tcPr>
            <w:tcW w:w="4428" w:type="dxa"/>
            <w:shd w:val="clear" w:color="auto" w:fill="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240AC5">
        <w:tc>
          <w:tcPr>
            <w:tcW w:w="4428" w:type="dxa"/>
            <w:shd w:val="clear" w:color="auto" w:fill="auto"/>
          </w:tcPr>
          <w:p w14:paraId="008CECF8" w14:textId="77777777" w:rsidR="003E79D6" w:rsidRPr="00240AC5" w:rsidRDefault="003E79D6" w:rsidP="00916F90">
            <w:pPr>
              <w:rPr>
                <w:b/>
                <w:bCs/>
              </w:rPr>
            </w:pPr>
            <w:r w:rsidRPr="00240AC5">
              <w:rPr>
                <w:b/>
                <w:bCs/>
              </w:rPr>
              <w:t>…………….?………………..</w:t>
            </w:r>
          </w:p>
        </w:tc>
        <w:tc>
          <w:tcPr>
            <w:tcW w:w="4428" w:type="dxa"/>
            <w:shd w:val="clear" w:color="auto" w:fill="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240AC5">
        <w:tc>
          <w:tcPr>
            <w:tcW w:w="4428" w:type="dxa"/>
            <w:shd w:val="clear" w:color="auto" w:fill="auto"/>
          </w:tcPr>
          <w:p w14:paraId="025B4637" w14:textId="77777777" w:rsidR="003E79D6" w:rsidRPr="00240AC5" w:rsidRDefault="003E79D6" w:rsidP="00916F90">
            <w:pPr>
              <w:rPr>
                <w:b/>
                <w:bCs/>
              </w:rPr>
            </w:pPr>
            <w:r w:rsidRPr="00240AC5">
              <w:rPr>
                <w:b/>
                <w:bCs/>
              </w:rPr>
              <w:t>…………….%………………..</w:t>
            </w:r>
          </w:p>
        </w:tc>
        <w:tc>
          <w:tcPr>
            <w:tcW w:w="4428" w:type="dxa"/>
            <w:shd w:val="clear" w:color="auto" w:fill="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240AC5">
        <w:tc>
          <w:tcPr>
            <w:tcW w:w="4428" w:type="dxa"/>
            <w:shd w:val="clear" w:color="auto" w:fill="auto"/>
          </w:tcPr>
          <w:p w14:paraId="2C5CCB77" w14:textId="77777777" w:rsidR="003E79D6" w:rsidRPr="00240AC5" w:rsidRDefault="003E79D6" w:rsidP="00916F90">
            <w:pPr>
              <w:rPr>
                <w:b/>
                <w:bCs/>
              </w:rPr>
            </w:pPr>
            <w:r w:rsidRPr="00240AC5">
              <w:rPr>
                <w:b/>
                <w:bCs/>
              </w:rPr>
              <w:t>…………….%/………………..</w:t>
            </w:r>
          </w:p>
        </w:tc>
        <w:tc>
          <w:tcPr>
            <w:tcW w:w="4428" w:type="dxa"/>
            <w:shd w:val="clear" w:color="auto" w:fill="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240AC5">
        <w:tc>
          <w:tcPr>
            <w:tcW w:w="4428" w:type="dxa"/>
            <w:shd w:val="clear" w:color="auto" w:fill="auto"/>
          </w:tcPr>
          <w:p w14:paraId="3A5EDCD1" w14:textId="77777777" w:rsidR="003E79D6" w:rsidRPr="005223F4" w:rsidRDefault="003E79D6" w:rsidP="00916F90">
            <w:r w:rsidRPr="00240AC5">
              <w:rPr>
                <w:b/>
                <w:bCs/>
              </w:rPr>
              <w:t>……………./%………………..</w:t>
            </w:r>
          </w:p>
        </w:tc>
        <w:tc>
          <w:tcPr>
            <w:tcW w:w="4428" w:type="dxa"/>
            <w:shd w:val="clear" w:color="auto" w:fill="auto"/>
          </w:tcPr>
          <w:p w14:paraId="644A1C55" w14:textId="77777777" w:rsidR="003E79D6" w:rsidRPr="005223F4" w:rsidRDefault="003E79D6" w:rsidP="00916F90">
            <w:r w:rsidRPr="00240AC5">
              <w:rPr>
                <w:b/>
                <w:bCs/>
              </w:rPr>
              <w:t>…………….%/%………………..</w:t>
            </w:r>
          </w:p>
        </w:tc>
      </w:tr>
    </w:tbl>
    <w:p w14:paraId="1D902519" w14:textId="78B8DB34" w:rsidR="003E79D6" w:rsidRPr="005223F4" w:rsidDel="00230F40" w:rsidRDefault="003E79D6" w:rsidP="003E79D6">
      <w:pPr>
        <w:rPr>
          <w:del w:id="8898" w:author="mbeckerle" w:date="2012-04-22T21:32:00Z"/>
        </w:rPr>
      </w:pPr>
    </w:p>
    <w:p w14:paraId="3DEBEECC" w14:textId="77777777" w:rsidR="003E79D6" w:rsidRPr="005223F4" w:rsidRDefault="003E79D6" w:rsidP="003E79D6">
      <w:r w:rsidRPr="005223F4">
        <w:t>EscapeKind=‘escapeCharacter’, escapeCharacter=’/’, ecsapeEscapeCharacater=’%’, separator=’sep’, extraEscapeCharacter=’?’</w:t>
      </w:r>
    </w:p>
    <w:p w14:paraId="1F34E339" w14:textId="66BE6362" w:rsidR="003E79D6" w:rsidRPr="005223F4" w:rsidDel="00230F40" w:rsidRDefault="003E79D6" w:rsidP="003E79D6">
      <w:pPr>
        <w:rPr>
          <w:del w:id="8899"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1A15D0CC" w14:textId="77777777" w:rsidTr="00240AC5">
        <w:tc>
          <w:tcPr>
            <w:tcW w:w="4428" w:type="dxa"/>
            <w:shd w:val="clear" w:color="auto" w:fill="auto"/>
          </w:tcPr>
          <w:p w14:paraId="4AFDD6C0" w14:textId="77777777" w:rsidR="003E79D6" w:rsidRPr="00240AC5" w:rsidRDefault="003E79D6" w:rsidP="00240AC5">
            <w:pPr>
              <w:jc w:val="center"/>
              <w:rPr>
                <w:i/>
                <w:iCs/>
              </w:rPr>
            </w:pPr>
            <w:r w:rsidRPr="00240AC5">
              <w:rPr>
                <w:i/>
                <w:iCs/>
              </w:rPr>
              <w:t>Data</w:t>
            </w:r>
          </w:p>
        </w:tc>
        <w:tc>
          <w:tcPr>
            <w:tcW w:w="4428" w:type="dxa"/>
            <w:shd w:val="clear" w:color="auto" w:fill="auto"/>
          </w:tcPr>
          <w:p w14:paraId="072463D0" w14:textId="77777777" w:rsidR="003E79D6" w:rsidRPr="00240AC5" w:rsidRDefault="003E79D6" w:rsidP="00240AC5">
            <w:pPr>
              <w:jc w:val="center"/>
              <w:rPr>
                <w:i/>
                <w:iCs/>
              </w:rPr>
            </w:pPr>
            <w:r w:rsidRPr="00240AC5">
              <w:rPr>
                <w:i/>
                <w:iCs/>
              </w:rPr>
              <w:t>Result</w:t>
            </w:r>
          </w:p>
        </w:tc>
      </w:tr>
      <w:tr w:rsidR="003E79D6" w:rsidRPr="005223F4" w14:paraId="63324B9A" w14:textId="77777777" w:rsidTr="00240AC5">
        <w:tc>
          <w:tcPr>
            <w:tcW w:w="4428" w:type="dxa"/>
            <w:shd w:val="clear" w:color="auto" w:fill="auto"/>
          </w:tcPr>
          <w:p w14:paraId="51F7D85B" w14:textId="77777777" w:rsidR="003E79D6" w:rsidRPr="00240AC5" w:rsidRDefault="003E79D6" w:rsidP="00916F90">
            <w:pPr>
              <w:rPr>
                <w:b/>
                <w:bCs/>
              </w:rPr>
            </w:pPr>
            <w:r w:rsidRPr="00240AC5">
              <w:rPr>
                <w:b/>
                <w:bCs/>
              </w:rPr>
              <w:t>…………….sep………………..</w:t>
            </w:r>
          </w:p>
        </w:tc>
        <w:tc>
          <w:tcPr>
            <w:tcW w:w="4428" w:type="dxa"/>
            <w:shd w:val="clear" w:color="auto" w:fill="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240AC5">
        <w:tc>
          <w:tcPr>
            <w:tcW w:w="4428" w:type="dxa"/>
            <w:shd w:val="clear" w:color="auto" w:fill="auto"/>
          </w:tcPr>
          <w:p w14:paraId="1B8B2F09" w14:textId="77777777" w:rsidR="003E79D6" w:rsidRPr="00240AC5" w:rsidRDefault="003E79D6" w:rsidP="00916F90">
            <w:pPr>
              <w:rPr>
                <w:b/>
                <w:bCs/>
              </w:rPr>
            </w:pPr>
            <w:r w:rsidRPr="00240AC5">
              <w:rPr>
                <w:b/>
                <w:bCs/>
              </w:rPr>
              <w:t>……………./sep………………..</w:t>
            </w:r>
          </w:p>
        </w:tc>
        <w:tc>
          <w:tcPr>
            <w:tcW w:w="4428" w:type="dxa"/>
            <w:shd w:val="clear" w:color="auto" w:fill="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240AC5">
        <w:tc>
          <w:tcPr>
            <w:tcW w:w="4428" w:type="dxa"/>
            <w:shd w:val="clear" w:color="auto" w:fill="auto"/>
          </w:tcPr>
          <w:p w14:paraId="537E899C" w14:textId="77777777" w:rsidR="003E79D6" w:rsidRPr="00240AC5" w:rsidRDefault="003E79D6" w:rsidP="00916F90">
            <w:pPr>
              <w:rPr>
                <w:b/>
                <w:bCs/>
              </w:rPr>
            </w:pPr>
            <w:r w:rsidRPr="00240AC5">
              <w:rPr>
                <w:b/>
                <w:bCs/>
              </w:rPr>
              <w:t>sep…………….………………..</w:t>
            </w:r>
          </w:p>
        </w:tc>
        <w:tc>
          <w:tcPr>
            <w:tcW w:w="4428" w:type="dxa"/>
            <w:shd w:val="clear" w:color="auto" w:fill="auto"/>
          </w:tcPr>
          <w:p w14:paraId="3871FB04" w14:textId="77777777" w:rsidR="003E79D6" w:rsidRPr="00240AC5" w:rsidRDefault="003E79D6" w:rsidP="00916F90">
            <w:pPr>
              <w:rPr>
                <w:b/>
                <w:bCs/>
              </w:rPr>
            </w:pPr>
            <w:r w:rsidRPr="00240AC5">
              <w:rPr>
                <w:b/>
                <w:bCs/>
              </w:rPr>
              <w:t>/sep…………….………………..</w:t>
            </w:r>
          </w:p>
        </w:tc>
      </w:tr>
    </w:tbl>
    <w:p w14:paraId="2A36104B" w14:textId="30F78C6E" w:rsidR="003E79D6" w:rsidRPr="005223F4" w:rsidDel="00230F40" w:rsidRDefault="003E79D6" w:rsidP="003E79D6">
      <w:pPr>
        <w:rPr>
          <w:del w:id="8900" w:author="mbeckerle" w:date="2012-04-22T21:32:00Z"/>
        </w:rPr>
      </w:pPr>
      <w:bookmarkStart w:id="8901" w:name="_Toc322911792"/>
      <w:bookmarkStart w:id="8902" w:name="_Toc322912331"/>
      <w:bookmarkStart w:id="8903" w:name="_Toc329093191"/>
      <w:bookmarkStart w:id="8904" w:name="_Toc332701704"/>
      <w:bookmarkStart w:id="8905" w:name="_Toc332702008"/>
      <w:bookmarkStart w:id="8906" w:name="_Toc332711806"/>
      <w:bookmarkStart w:id="8907" w:name="_Toc332712108"/>
      <w:bookmarkStart w:id="8908" w:name="_Toc332712409"/>
      <w:bookmarkStart w:id="8909" w:name="_Toc332724325"/>
      <w:bookmarkStart w:id="8910" w:name="_Toc332724625"/>
      <w:bookmarkEnd w:id="8901"/>
      <w:bookmarkEnd w:id="8902"/>
      <w:bookmarkEnd w:id="8903"/>
      <w:bookmarkEnd w:id="8904"/>
      <w:bookmarkEnd w:id="8905"/>
      <w:bookmarkEnd w:id="8906"/>
      <w:bookmarkEnd w:id="8907"/>
      <w:bookmarkEnd w:id="8908"/>
      <w:bookmarkEnd w:id="8909"/>
      <w:bookmarkEnd w:id="8910"/>
    </w:p>
    <w:p w14:paraId="771BC4FD" w14:textId="77777777" w:rsidR="003E79D6" w:rsidRPr="005223F4" w:rsidRDefault="003E79D6">
      <w:pPr>
        <w:pStyle w:val="Heading2"/>
      </w:pPr>
      <w:bookmarkStart w:id="8911" w:name="_Toc243112893"/>
      <w:bookmarkStart w:id="8912" w:name="_Toc332724626"/>
      <w:r w:rsidRPr="005223F4">
        <w:t>Escape block with different start and end characters</w:t>
      </w:r>
      <w:bookmarkEnd w:id="8911"/>
      <w:bookmarkEnd w:id="8912"/>
    </w:p>
    <w:p w14:paraId="7F612381" w14:textId="23D32C08" w:rsidR="003E79D6" w:rsidRPr="005223F4" w:rsidRDefault="003E79D6" w:rsidP="003E79D6">
      <w:del w:id="8913" w:author="mbeckerle" w:date="2012-04-22T21:32:00Z">
        <w:r w:rsidRPr="005223F4" w:rsidDel="00230F40">
          <w:br/>
        </w:r>
      </w:del>
      <w:r w:rsidRPr="005223F4">
        <w:t xml:space="preserve">EscapeKind=‘escapeBlock’, </w:t>
      </w:r>
      <w:r w:rsidR="00A801AE" w:rsidRPr="005223F4">
        <w:t>escapeBlockStart</w:t>
      </w:r>
      <w:r w:rsidRPr="005223F4">
        <w:t xml:space="preserve">=’[’, </w:t>
      </w:r>
      <w:r w:rsidR="00A801AE" w:rsidRPr="005223F4">
        <w:t>escapeBlockEnd</w:t>
      </w:r>
      <w:r w:rsidRPr="005223F4">
        <w:t>=’]’, ecsapeEscapeCharacater=’%’, separator=’;’,  extraEscapeCharacter=’?’</w:t>
      </w:r>
    </w:p>
    <w:p w14:paraId="4C9C06F8" w14:textId="774D0119" w:rsidR="003E79D6" w:rsidRPr="005223F4" w:rsidDel="00230F40" w:rsidRDefault="003E79D6" w:rsidP="003E79D6">
      <w:pPr>
        <w:rPr>
          <w:del w:id="8914"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0AAADC0A" w14:textId="77777777" w:rsidTr="00240AC5">
        <w:tc>
          <w:tcPr>
            <w:tcW w:w="4428" w:type="dxa"/>
            <w:shd w:val="clear" w:color="auto" w:fill="auto"/>
          </w:tcPr>
          <w:p w14:paraId="18C442B8" w14:textId="77777777" w:rsidR="003E79D6" w:rsidRPr="00240AC5" w:rsidRDefault="003E79D6" w:rsidP="00240AC5">
            <w:pPr>
              <w:jc w:val="center"/>
              <w:rPr>
                <w:i/>
                <w:iCs/>
              </w:rPr>
            </w:pPr>
            <w:r w:rsidRPr="00240AC5">
              <w:rPr>
                <w:i/>
                <w:iCs/>
              </w:rPr>
              <w:t>Data</w:t>
            </w:r>
          </w:p>
        </w:tc>
        <w:tc>
          <w:tcPr>
            <w:tcW w:w="4428" w:type="dxa"/>
            <w:shd w:val="clear" w:color="auto" w:fill="auto"/>
          </w:tcPr>
          <w:p w14:paraId="3C405287" w14:textId="77777777" w:rsidR="003E79D6" w:rsidRPr="00240AC5" w:rsidRDefault="003E79D6" w:rsidP="00240AC5">
            <w:pPr>
              <w:jc w:val="center"/>
              <w:rPr>
                <w:i/>
                <w:iCs/>
              </w:rPr>
            </w:pPr>
            <w:r w:rsidRPr="00240AC5">
              <w:rPr>
                <w:i/>
                <w:iCs/>
              </w:rPr>
              <w:t>Result</w:t>
            </w:r>
          </w:p>
        </w:tc>
      </w:tr>
      <w:tr w:rsidR="003E79D6" w:rsidRPr="005223F4" w14:paraId="58963E4F" w14:textId="77777777" w:rsidTr="00240AC5">
        <w:tc>
          <w:tcPr>
            <w:tcW w:w="4428" w:type="dxa"/>
            <w:shd w:val="clear" w:color="auto" w:fill="auto"/>
          </w:tcPr>
          <w:p w14:paraId="57C81AB0" w14:textId="77777777" w:rsidR="003E79D6" w:rsidRPr="00240AC5" w:rsidRDefault="003E79D6" w:rsidP="00916F90">
            <w:pPr>
              <w:rPr>
                <w:b/>
                <w:bCs/>
              </w:rPr>
            </w:pPr>
            <w:r w:rsidRPr="00240AC5">
              <w:rPr>
                <w:b/>
                <w:bCs/>
              </w:rPr>
              <w:t>…………….………………..</w:t>
            </w:r>
          </w:p>
        </w:tc>
        <w:tc>
          <w:tcPr>
            <w:tcW w:w="4428" w:type="dxa"/>
            <w:shd w:val="clear" w:color="auto" w:fill="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240AC5">
        <w:tc>
          <w:tcPr>
            <w:tcW w:w="4428" w:type="dxa"/>
            <w:shd w:val="clear" w:color="auto" w:fill="auto"/>
          </w:tcPr>
          <w:p w14:paraId="16E13B30" w14:textId="77777777" w:rsidR="003E79D6" w:rsidRPr="00240AC5" w:rsidRDefault="003E79D6" w:rsidP="00916F90">
            <w:pPr>
              <w:rPr>
                <w:b/>
                <w:bCs/>
              </w:rPr>
            </w:pPr>
            <w:r w:rsidRPr="00240AC5">
              <w:rPr>
                <w:b/>
                <w:bCs/>
              </w:rPr>
              <w:t>[…………….………………..</w:t>
            </w:r>
          </w:p>
        </w:tc>
        <w:tc>
          <w:tcPr>
            <w:tcW w:w="4428" w:type="dxa"/>
            <w:shd w:val="clear" w:color="auto" w:fill="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240AC5">
        <w:tc>
          <w:tcPr>
            <w:tcW w:w="4428" w:type="dxa"/>
            <w:shd w:val="clear" w:color="auto" w:fill="auto"/>
          </w:tcPr>
          <w:p w14:paraId="736888DD" w14:textId="77777777" w:rsidR="003E79D6" w:rsidRPr="00240AC5" w:rsidRDefault="003E79D6" w:rsidP="00916F90">
            <w:pPr>
              <w:rPr>
                <w:b/>
                <w:bCs/>
              </w:rPr>
            </w:pPr>
            <w:r w:rsidRPr="00240AC5">
              <w:rPr>
                <w:b/>
                <w:bCs/>
              </w:rPr>
              <w:t>]…………….………………..</w:t>
            </w:r>
          </w:p>
        </w:tc>
        <w:tc>
          <w:tcPr>
            <w:tcW w:w="4428" w:type="dxa"/>
            <w:shd w:val="clear" w:color="auto" w:fill="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240AC5">
        <w:tc>
          <w:tcPr>
            <w:tcW w:w="4428" w:type="dxa"/>
            <w:shd w:val="clear" w:color="auto" w:fill="auto"/>
          </w:tcPr>
          <w:p w14:paraId="00DCE52C" w14:textId="77777777" w:rsidR="003E79D6" w:rsidRPr="00240AC5" w:rsidRDefault="003E79D6" w:rsidP="00916F90">
            <w:pPr>
              <w:rPr>
                <w:b/>
                <w:bCs/>
              </w:rPr>
            </w:pPr>
            <w:r w:rsidRPr="00240AC5">
              <w:rPr>
                <w:b/>
                <w:bCs/>
              </w:rPr>
              <w:t>……………[.………………..</w:t>
            </w:r>
          </w:p>
        </w:tc>
        <w:tc>
          <w:tcPr>
            <w:tcW w:w="4428" w:type="dxa"/>
            <w:shd w:val="clear" w:color="auto" w:fill="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240AC5">
        <w:tc>
          <w:tcPr>
            <w:tcW w:w="4428" w:type="dxa"/>
            <w:shd w:val="clear" w:color="auto" w:fill="auto"/>
          </w:tcPr>
          <w:p w14:paraId="41C24E68" w14:textId="77777777" w:rsidR="003E79D6" w:rsidRPr="00240AC5" w:rsidRDefault="003E79D6" w:rsidP="00916F90">
            <w:pPr>
              <w:rPr>
                <w:b/>
                <w:bCs/>
              </w:rPr>
            </w:pPr>
            <w:r w:rsidRPr="00240AC5">
              <w:rPr>
                <w:b/>
                <w:bCs/>
              </w:rPr>
              <w:t>……………].………………..</w:t>
            </w:r>
          </w:p>
        </w:tc>
        <w:tc>
          <w:tcPr>
            <w:tcW w:w="4428" w:type="dxa"/>
            <w:shd w:val="clear" w:color="auto" w:fill="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240AC5">
        <w:tc>
          <w:tcPr>
            <w:tcW w:w="4428" w:type="dxa"/>
            <w:shd w:val="clear" w:color="auto" w:fill="auto"/>
          </w:tcPr>
          <w:p w14:paraId="3EDD45FD" w14:textId="77777777" w:rsidR="003E79D6" w:rsidRPr="00240AC5" w:rsidRDefault="003E79D6" w:rsidP="00916F90">
            <w:pPr>
              <w:rPr>
                <w:b/>
                <w:bCs/>
              </w:rPr>
            </w:pPr>
            <w:r w:rsidRPr="00240AC5">
              <w:rPr>
                <w:b/>
                <w:bCs/>
              </w:rPr>
              <w:t>…………….………………..]</w:t>
            </w:r>
          </w:p>
        </w:tc>
        <w:tc>
          <w:tcPr>
            <w:tcW w:w="4428" w:type="dxa"/>
            <w:shd w:val="clear" w:color="auto" w:fill="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240AC5">
        <w:tc>
          <w:tcPr>
            <w:tcW w:w="4428" w:type="dxa"/>
            <w:shd w:val="clear" w:color="auto" w:fill="auto"/>
          </w:tcPr>
          <w:p w14:paraId="0CAC11DE" w14:textId="77777777" w:rsidR="003E79D6" w:rsidRPr="00240AC5" w:rsidRDefault="003E79D6" w:rsidP="00916F90">
            <w:pPr>
              <w:rPr>
                <w:b/>
                <w:bCs/>
              </w:rPr>
            </w:pPr>
            <w:r w:rsidRPr="00240AC5">
              <w:rPr>
                <w:b/>
                <w:bCs/>
              </w:rPr>
              <w:t>[[…………….………………..</w:t>
            </w:r>
          </w:p>
        </w:tc>
        <w:tc>
          <w:tcPr>
            <w:tcW w:w="4428" w:type="dxa"/>
            <w:shd w:val="clear" w:color="auto" w:fill="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240AC5">
        <w:tc>
          <w:tcPr>
            <w:tcW w:w="4428" w:type="dxa"/>
            <w:shd w:val="clear" w:color="auto" w:fill="auto"/>
          </w:tcPr>
          <w:p w14:paraId="04693136" w14:textId="77777777" w:rsidR="003E79D6" w:rsidRPr="00240AC5" w:rsidRDefault="003E79D6" w:rsidP="00916F90">
            <w:pPr>
              <w:rPr>
                <w:b/>
                <w:bCs/>
              </w:rPr>
            </w:pPr>
            <w:r w:rsidRPr="00240AC5">
              <w:rPr>
                <w:b/>
                <w:bCs/>
              </w:rPr>
              <w:t>…………….………………..]]</w:t>
            </w:r>
          </w:p>
        </w:tc>
        <w:tc>
          <w:tcPr>
            <w:tcW w:w="4428" w:type="dxa"/>
            <w:shd w:val="clear" w:color="auto" w:fill="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240AC5">
        <w:tc>
          <w:tcPr>
            <w:tcW w:w="4428" w:type="dxa"/>
            <w:shd w:val="clear" w:color="auto" w:fill="auto"/>
          </w:tcPr>
          <w:p w14:paraId="7B59F579" w14:textId="77777777" w:rsidR="003E79D6" w:rsidRPr="00240AC5" w:rsidRDefault="003E79D6" w:rsidP="00916F90">
            <w:pPr>
              <w:rPr>
                <w:b/>
                <w:bCs/>
              </w:rPr>
            </w:pPr>
            <w:r w:rsidRPr="00240AC5">
              <w:rPr>
                <w:b/>
                <w:bCs/>
              </w:rPr>
              <w:t>…………….[[………………..</w:t>
            </w:r>
          </w:p>
        </w:tc>
        <w:tc>
          <w:tcPr>
            <w:tcW w:w="4428" w:type="dxa"/>
            <w:shd w:val="clear" w:color="auto" w:fill="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240AC5">
        <w:tc>
          <w:tcPr>
            <w:tcW w:w="4428" w:type="dxa"/>
            <w:shd w:val="clear" w:color="auto" w:fill="auto"/>
          </w:tcPr>
          <w:p w14:paraId="12061CC6" w14:textId="77777777" w:rsidR="003E79D6" w:rsidRPr="00240AC5" w:rsidRDefault="003E79D6" w:rsidP="00916F90">
            <w:pPr>
              <w:rPr>
                <w:b/>
                <w:bCs/>
              </w:rPr>
            </w:pPr>
            <w:r w:rsidRPr="00240AC5">
              <w:rPr>
                <w:b/>
                <w:bCs/>
              </w:rPr>
              <w:t>…………….]]………………..</w:t>
            </w:r>
          </w:p>
        </w:tc>
        <w:tc>
          <w:tcPr>
            <w:tcW w:w="4428" w:type="dxa"/>
            <w:shd w:val="clear" w:color="auto" w:fill="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240AC5">
        <w:tc>
          <w:tcPr>
            <w:tcW w:w="4428" w:type="dxa"/>
            <w:shd w:val="clear" w:color="auto" w:fill="auto"/>
          </w:tcPr>
          <w:p w14:paraId="535F1AFF" w14:textId="77777777" w:rsidR="003E79D6" w:rsidRPr="00240AC5" w:rsidRDefault="003E79D6" w:rsidP="00916F90">
            <w:pPr>
              <w:rPr>
                <w:b/>
                <w:bCs/>
              </w:rPr>
            </w:pPr>
            <w:r w:rsidRPr="00240AC5">
              <w:rPr>
                <w:b/>
                <w:bCs/>
              </w:rPr>
              <w:t>[…………….………………..]</w:t>
            </w:r>
          </w:p>
        </w:tc>
        <w:tc>
          <w:tcPr>
            <w:tcW w:w="4428" w:type="dxa"/>
            <w:shd w:val="clear" w:color="auto" w:fill="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240AC5">
        <w:tc>
          <w:tcPr>
            <w:tcW w:w="4428" w:type="dxa"/>
            <w:shd w:val="clear" w:color="auto" w:fill="auto"/>
          </w:tcPr>
          <w:p w14:paraId="03B652F8" w14:textId="77777777" w:rsidR="003E79D6" w:rsidRPr="00240AC5" w:rsidRDefault="003E79D6" w:rsidP="00916F90">
            <w:pPr>
              <w:rPr>
                <w:b/>
                <w:bCs/>
              </w:rPr>
            </w:pPr>
            <w:r w:rsidRPr="00240AC5">
              <w:rPr>
                <w:b/>
                <w:bCs/>
              </w:rPr>
              <w:t>[…………….]………………..</w:t>
            </w:r>
          </w:p>
        </w:tc>
        <w:tc>
          <w:tcPr>
            <w:tcW w:w="4428" w:type="dxa"/>
            <w:shd w:val="clear" w:color="auto" w:fill="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240AC5">
        <w:tc>
          <w:tcPr>
            <w:tcW w:w="4428" w:type="dxa"/>
            <w:shd w:val="clear" w:color="auto" w:fill="auto"/>
          </w:tcPr>
          <w:p w14:paraId="25404B60" w14:textId="77777777" w:rsidR="003E79D6" w:rsidRPr="00240AC5" w:rsidRDefault="003E79D6" w:rsidP="00916F90">
            <w:pPr>
              <w:rPr>
                <w:b/>
                <w:bCs/>
              </w:rPr>
            </w:pPr>
            <w:r w:rsidRPr="00240AC5">
              <w:rPr>
                <w:b/>
                <w:bCs/>
              </w:rPr>
              <w:t>…………….[………………..]</w:t>
            </w:r>
          </w:p>
        </w:tc>
        <w:tc>
          <w:tcPr>
            <w:tcW w:w="4428" w:type="dxa"/>
            <w:shd w:val="clear" w:color="auto" w:fill="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240AC5">
        <w:tc>
          <w:tcPr>
            <w:tcW w:w="4428" w:type="dxa"/>
            <w:shd w:val="clear" w:color="auto" w:fill="auto"/>
          </w:tcPr>
          <w:p w14:paraId="6BCF0BCB" w14:textId="77777777" w:rsidR="003E79D6" w:rsidRPr="00240AC5" w:rsidRDefault="003E79D6" w:rsidP="00916F90">
            <w:pPr>
              <w:rPr>
                <w:b/>
                <w:bCs/>
              </w:rPr>
            </w:pPr>
            <w:r w:rsidRPr="00240AC5">
              <w:rPr>
                <w:b/>
                <w:bCs/>
              </w:rPr>
              <w:t>[……………[.………………..]</w:t>
            </w:r>
          </w:p>
        </w:tc>
        <w:tc>
          <w:tcPr>
            <w:tcW w:w="4428" w:type="dxa"/>
            <w:shd w:val="clear" w:color="auto" w:fill="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240AC5">
        <w:tc>
          <w:tcPr>
            <w:tcW w:w="4428" w:type="dxa"/>
            <w:shd w:val="clear" w:color="auto" w:fill="auto"/>
          </w:tcPr>
          <w:p w14:paraId="0F536DDE" w14:textId="77777777" w:rsidR="003E79D6" w:rsidRPr="00240AC5" w:rsidRDefault="003E79D6" w:rsidP="00916F90">
            <w:pPr>
              <w:rPr>
                <w:b/>
                <w:bCs/>
              </w:rPr>
            </w:pPr>
            <w:r w:rsidRPr="00240AC5">
              <w:rPr>
                <w:b/>
                <w:bCs/>
              </w:rPr>
              <w:t>[…………….]………………..]</w:t>
            </w:r>
          </w:p>
        </w:tc>
        <w:tc>
          <w:tcPr>
            <w:tcW w:w="4428" w:type="dxa"/>
            <w:shd w:val="clear" w:color="auto" w:fill="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240AC5">
        <w:tc>
          <w:tcPr>
            <w:tcW w:w="4428" w:type="dxa"/>
            <w:shd w:val="clear" w:color="auto" w:fill="auto"/>
          </w:tcPr>
          <w:p w14:paraId="40D99631" w14:textId="77777777" w:rsidR="003E79D6" w:rsidRPr="00240AC5" w:rsidRDefault="003E79D6" w:rsidP="00916F90">
            <w:pPr>
              <w:rPr>
                <w:b/>
                <w:bCs/>
              </w:rPr>
            </w:pPr>
            <w:r w:rsidRPr="00240AC5">
              <w:rPr>
                <w:b/>
                <w:bCs/>
              </w:rPr>
              <w:t>[[…………….………………..]</w:t>
            </w:r>
          </w:p>
        </w:tc>
        <w:tc>
          <w:tcPr>
            <w:tcW w:w="4428" w:type="dxa"/>
            <w:shd w:val="clear" w:color="auto" w:fill="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240AC5">
        <w:tc>
          <w:tcPr>
            <w:tcW w:w="4428" w:type="dxa"/>
            <w:shd w:val="clear" w:color="auto" w:fill="auto"/>
          </w:tcPr>
          <w:p w14:paraId="4D8D9C82" w14:textId="77777777" w:rsidR="003E79D6" w:rsidRPr="00240AC5" w:rsidRDefault="003E79D6" w:rsidP="00916F90">
            <w:pPr>
              <w:rPr>
                <w:b/>
                <w:bCs/>
              </w:rPr>
            </w:pPr>
            <w:r w:rsidRPr="00240AC5">
              <w:rPr>
                <w:b/>
                <w:bCs/>
              </w:rPr>
              <w:t>[…………….………………..]]</w:t>
            </w:r>
          </w:p>
        </w:tc>
        <w:tc>
          <w:tcPr>
            <w:tcW w:w="4428" w:type="dxa"/>
            <w:shd w:val="clear" w:color="auto" w:fill="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240AC5">
        <w:tc>
          <w:tcPr>
            <w:tcW w:w="4428" w:type="dxa"/>
            <w:shd w:val="clear" w:color="auto" w:fill="auto"/>
          </w:tcPr>
          <w:p w14:paraId="383A75FF" w14:textId="77777777" w:rsidR="003E79D6" w:rsidRPr="005223F4" w:rsidRDefault="003E79D6" w:rsidP="00916F90">
            <w:r w:rsidRPr="00240AC5">
              <w:rPr>
                <w:b/>
                <w:bCs/>
              </w:rPr>
              <w:t>[[…………….………………..]]</w:t>
            </w:r>
          </w:p>
        </w:tc>
        <w:tc>
          <w:tcPr>
            <w:tcW w:w="4428" w:type="dxa"/>
            <w:shd w:val="clear" w:color="auto" w:fill="auto"/>
          </w:tcPr>
          <w:p w14:paraId="35CD7E72" w14:textId="77777777" w:rsidR="003E79D6" w:rsidRPr="005223F4" w:rsidRDefault="003E79D6" w:rsidP="00916F90">
            <w:r w:rsidRPr="00240AC5">
              <w:rPr>
                <w:b/>
                <w:bCs/>
              </w:rPr>
              <w:t>[[[…………….………………..%]%]]</w:t>
            </w:r>
          </w:p>
        </w:tc>
      </w:tr>
      <w:tr w:rsidR="003E79D6" w:rsidRPr="005223F4" w14:paraId="0B5A7994" w14:textId="77777777" w:rsidTr="00240AC5">
        <w:tc>
          <w:tcPr>
            <w:tcW w:w="4428" w:type="dxa"/>
            <w:shd w:val="clear" w:color="auto" w:fill="auto"/>
          </w:tcPr>
          <w:p w14:paraId="5ACBC76F" w14:textId="77777777" w:rsidR="003E79D6" w:rsidRPr="00240AC5" w:rsidRDefault="003E79D6" w:rsidP="00916F90">
            <w:pPr>
              <w:rPr>
                <w:b/>
                <w:bCs/>
              </w:rPr>
            </w:pPr>
            <w:r w:rsidRPr="00240AC5">
              <w:rPr>
                <w:b/>
                <w:bCs/>
              </w:rPr>
              <w:t>…………….%………………..</w:t>
            </w:r>
          </w:p>
        </w:tc>
        <w:tc>
          <w:tcPr>
            <w:tcW w:w="4428" w:type="dxa"/>
            <w:shd w:val="clear" w:color="auto" w:fill="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240AC5">
        <w:tc>
          <w:tcPr>
            <w:tcW w:w="4428" w:type="dxa"/>
            <w:shd w:val="clear" w:color="auto" w:fill="auto"/>
          </w:tcPr>
          <w:p w14:paraId="28F6D8B7" w14:textId="77777777" w:rsidR="003E79D6" w:rsidRPr="00240AC5" w:rsidRDefault="003E79D6" w:rsidP="00916F90">
            <w:pPr>
              <w:rPr>
                <w:b/>
                <w:bCs/>
              </w:rPr>
            </w:pPr>
            <w:r w:rsidRPr="00240AC5">
              <w:rPr>
                <w:b/>
                <w:bCs/>
              </w:rPr>
              <w:t>…………….%%………………..</w:t>
            </w:r>
          </w:p>
        </w:tc>
        <w:tc>
          <w:tcPr>
            <w:tcW w:w="4428" w:type="dxa"/>
            <w:shd w:val="clear" w:color="auto" w:fill="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240AC5">
        <w:tc>
          <w:tcPr>
            <w:tcW w:w="4428" w:type="dxa"/>
            <w:shd w:val="clear" w:color="auto" w:fill="auto"/>
          </w:tcPr>
          <w:p w14:paraId="64503180" w14:textId="77777777" w:rsidR="003E79D6" w:rsidRPr="00240AC5" w:rsidRDefault="003E79D6" w:rsidP="00916F90">
            <w:pPr>
              <w:rPr>
                <w:b/>
                <w:bCs/>
              </w:rPr>
            </w:pPr>
            <w:r w:rsidRPr="00240AC5">
              <w:rPr>
                <w:b/>
                <w:bCs/>
              </w:rPr>
              <w:t>…………….%[………………..</w:t>
            </w:r>
          </w:p>
        </w:tc>
        <w:tc>
          <w:tcPr>
            <w:tcW w:w="4428" w:type="dxa"/>
            <w:shd w:val="clear" w:color="auto" w:fill="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240AC5">
        <w:tc>
          <w:tcPr>
            <w:tcW w:w="4428" w:type="dxa"/>
            <w:shd w:val="clear" w:color="auto" w:fill="auto"/>
          </w:tcPr>
          <w:p w14:paraId="4F9AE59C" w14:textId="77777777" w:rsidR="003E79D6" w:rsidRPr="00240AC5" w:rsidRDefault="003E79D6" w:rsidP="00916F90">
            <w:pPr>
              <w:rPr>
                <w:b/>
                <w:bCs/>
              </w:rPr>
            </w:pPr>
            <w:r w:rsidRPr="00240AC5">
              <w:rPr>
                <w:b/>
                <w:bCs/>
              </w:rPr>
              <w:t>…………….%]………………..</w:t>
            </w:r>
          </w:p>
        </w:tc>
        <w:tc>
          <w:tcPr>
            <w:tcW w:w="4428" w:type="dxa"/>
            <w:shd w:val="clear" w:color="auto" w:fill="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240AC5">
        <w:tc>
          <w:tcPr>
            <w:tcW w:w="4428" w:type="dxa"/>
            <w:shd w:val="clear" w:color="auto" w:fill="auto"/>
          </w:tcPr>
          <w:p w14:paraId="0479D419" w14:textId="77777777" w:rsidR="003E79D6" w:rsidRPr="00240AC5" w:rsidRDefault="003E79D6" w:rsidP="00916F90">
            <w:pPr>
              <w:rPr>
                <w:b/>
                <w:bCs/>
              </w:rPr>
            </w:pPr>
            <w:r w:rsidRPr="00240AC5">
              <w:rPr>
                <w:b/>
                <w:bCs/>
              </w:rPr>
              <w:t>%[…………….………………..</w:t>
            </w:r>
          </w:p>
        </w:tc>
        <w:tc>
          <w:tcPr>
            <w:tcW w:w="4428" w:type="dxa"/>
            <w:shd w:val="clear" w:color="auto" w:fill="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240AC5">
        <w:tc>
          <w:tcPr>
            <w:tcW w:w="4428" w:type="dxa"/>
            <w:shd w:val="clear" w:color="auto" w:fill="auto"/>
          </w:tcPr>
          <w:p w14:paraId="2B3810E8" w14:textId="77777777" w:rsidR="003E79D6" w:rsidRPr="00240AC5" w:rsidRDefault="003E79D6" w:rsidP="00916F90">
            <w:pPr>
              <w:rPr>
                <w:b/>
                <w:bCs/>
              </w:rPr>
            </w:pPr>
            <w:r w:rsidRPr="00240AC5">
              <w:rPr>
                <w:b/>
                <w:bCs/>
              </w:rPr>
              <w:t>…………….………………..%]</w:t>
            </w:r>
          </w:p>
        </w:tc>
        <w:tc>
          <w:tcPr>
            <w:tcW w:w="4428" w:type="dxa"/>
            <w:shd w:val="clear" w:color="auto" w:fill="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240AC5">
        <w:tc>
          <w:tcPr>
            <w:tcW w:w="4428" w:type="dxa"/>
            <w:shd w:val="clear" w:color="auto" w:fill="auto"/>
          </w:tcPr>
          <w:p w14:paraId="52ADBF32" w14:textId="77777777" w:rsidR="003E79D6" w:rsidRPr="00240AC5" w:rsidRDefault="003E79D6" w:rsidP="00916F90">
            <w:pPr>
              <w:rPr>
                <w:b/>
                <w:bCs/>
              </w:rPr>
            </w:pPr>
            <w:r w:rsidRPr="00240AC5">
              <w:rPr>
                <w:b/>
                <w:bCs/>
              </w:rPr>
              <w:t>%[…………….………………..%]</w:t>
            </w:r>
          </w:p>
        </w:tc>
        <w:tc>
          <w:tcPr>
            <w:tcW w:w="4428" w:type="dxa"/>
            <w:shd w:val="clear" w:color="auto" w:fill="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240AC5">
        <w:tc>
          <w:tcPr>
            <w:tcW w:w="4428" w:type="dxa"/>
            <w:shd w:val="clear" w:color="auto" w:fill="auto"/>
          </w:tcPr>
          <w:p w14:paraId="1E6C5903" w14:textId="77777777" w:rsidR="003E79D6" w:rsidRPr="00240AC5" w:rsidRDefault="003E79D6" w:rsidP="00916F90">
            <w:pPr>
              <w:rPr>
                <w:b/>
                <w:bCs/>
              </w:rPr>
            </w:pPr>
            <w:r w:rsidRPr="00240AC5">
              <w:rPr>
                <w:b/>
                <w:bCs/>
              </w:rPr>
              <w:t>[…………%….………………..]</w:t>
            </w:r>
          </w:p>
        </w:tc>
        <w:tc>
          <w:tcPr>
            <w:tcW w:w="4428" w:type="dxa"/>
            <w:shd w:val="clear" w:color="auto" w:fill="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240AC5">
        <w:tc>
          <w:tcPr>
            <w:tcW w:w="4428" w:type="dxa"/>
            <w:shd w:val="clear" w:color="auto" w:fill="auto"/>
          </w:tcPr>
          <w:p w14:paraId="663391D7" w14:textId="77777777" w:rsidR="003E79D6" w:rsidRPr="00240AC5" w:rsidRDefault="003E79D6" w:rsidP="00916F90">
            <w:pPr>
              <w:rPr>
                <w:b/>
                <w:bCs/>
              </w:rPr>
            </w:pPr>
            <w:r w:rsidRPr="00240AC5">
              <w:rPr>
                <w:b/>
                <w:bCs/>
              </w:rPr>
              <w:t>[…………%]….………………..]</w:t>
            </w:r>
          </w:p>
        </w:tc>
        <w:tc>
          <w:tcPr>
            <w:tcW w:w="4428" w:type="dxa"/>
            <w:shd w:val="clear" w:color="auto" w:fill="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240AC5">
        <w:tc>
          <w:tcPr>
            <w:tcW w:w="4428" w:type="dxa"/>
            <w:shd w:val="clear" w:color="auto" w:fill="auto"/>
          </w:tcPr>
          <w:p w14:paraId="0DBB3567" w14:textId="77777777" w:rsidR="003E79D6" w:rsidRPr="00240AC5" w:rsidRDefault="003E79D6" w:rsidP="00916F90">
            <w:pPr>
              <w:rPr>
                <w:b/>
                <w:bCs/>
              </w:rPr>
            </w:pPr>
            <w:r w:rsidRPr="00240AC5">
              <w:rPr>
                <w:b/>
                <w:bCs/>
              </w:rPr>
              <w:t>…………….;………………..</w:t>
            </w:r>
          </w:p>
        </w:tc>
        <w:tc>
          <w:tcPr>
            <w:tcW w:w="4428" w:type="dxa"/>
            <w:shd w:val="clear" w:color="auto" w:fill="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240AC5">
        <w:tc>
          <w:tcPr>
            <w:tcW w:w="4428" w:type="dxa"/>
            <w:shd w:val="clear" w:color="auto" w:fill="auto"/>
          </w:tcPr>
          <w:p w14:paraId="1FC52C20" w14:textId="77777777" w:rsidR="003E79D6" w:rsidRPr="00240AC5" w:rsidRDefault="003E79D6" w:rsidP="00916F90">
            <w:pPr>
              <w:rPr>
                <w:b/>
                <w:bCs/>
              </w:rPr>
            </w:pPr>
            <w:r w:rsidRPr="00240AC5">
              <w:rPr>
                <w:b/>
                <w:bCs/>
              </w:rPr>
              <w:t>…………….%;………………..</w:t>
            </w:r>
          </w:p>
        </w:tc>
        <w:tc>
          <w:tcPr>
            <w:tcW w:w="4428" w:type="dxa"/>
            <w:shd w:val="clear" w:color="auto" w:fill="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240AC5">
        <w:tc>
          <w:tcPr>
            <w:tcW w:w="4428" w:type="dxa"/>
            <w:shd w:val="clear" w:color="auto" w:fill="auto"/>
          </w:tcPr>
          <w:p w14:paraId="2EE47685" w14:textId="77777777" w:rsidR="003E79D6" w:rsidRPr="00240AC5" w:rsidRDefault="003E79D6" w:rsidP="00916F90">
            <w:pPr>
              <w:rPr>
                <w:b/>
                <w:bCs/>
              </w:rPr>
            </w:pPr>
            <w:r w:rsidRPr="00240AC5">
              <w:rPr>
                <w:b/>
                <w:bCs/>
              </w:rPr>
              <w:t>[…………….;………………..]</w:t>
            </w:r>
          </w:p>
        </w:tc>
        <w:tc>
          <w:tcPr>
            <w:tcW w:w="4428" w:type="dxa"/>
            <w:shd w:val="clear" w:color="auto" w:fill="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240AC5">
        <w:tc>
          <w:tcPr>
            <w:tcW w:w="4428" w:type="dxa"/>
            <w:shd w:val="clear" w:color="auto" w:fill="auto"/>
          </w:tcPr>
          <w:p w14:paraId="43096650" w14:textId="77777777" w:rsidR="003E79D6" w:rsidRPr="00240AC5" w:rsidRDefault="003E79D6" w:rsidP="00916F90">
            <w:pPr>
              <w:rPr>
                <w:b/>
                <w:bCs/>
              </w:rPr>
            </w:pPr>
            <w:r w:rsidRPr="00240AC5">
              <w:rPr>
                <w:b/>
                <w:bCs/>
              </w:rPr>
              <w:t>…………….?………………..</w:t>
            </w:r>
          </w:p>
        </w:tc>
        <w:tc>
          <w:tcPr>
            <w:tcW w:w="4428" w:type="dxa"/>
            <w:shd w:val="clear" w:color="auto" w:fill="auto"/>
          </w:tcPr>
          <w:p w14:paraId="5AA6D504" w14:textId="77777777" w:rsidR="003E79D6" w:rsidRPr="00240AC5" w:rsidRDefault="003E79D6" w:rsidP="00916F90">
            <w:pPr>
              <w:rPr>
                <w:b/>
                <w:bCs/>
              </w:rPr>
            </w:pPr>
            <w:r w:rsidRPr="00240AC5">
              <w:rPr>
                <w:b/>
                <w:bCs/>
              </w:rPr>
              <w:t>[…………….?………………..]</w:t>
            </w:r>
          </w:p>
        </w:tc>
      </w:tr>
    </w:tbl>
    <w:p w14:paraId="32E6206D" w14:textId="77777777" w:rsidR="003E79D6" w:rsidRPr="005223F4" w:rsidRDefault="003E79D6" w:rsidP="003E79D6"/>
    <w:p w14:paraId="4176C120" w14:textId="77777777" w:rsidR="003E79D6" w:rsidRPr="005223F4" w:rsidRDefault="003E79D6">
      <w:pPr>
        <w:pStyle w:val="Heading2"/>
      </w:pPr>
      <w:bookmarkStart w:id="8915" w:name="_Toc243112894"/>
      <w:bookmarkStart w:id="8916" w:name="_Toc332724627"/>
      <w:r w:rsidRPr="005223F4">
        <w:t>Escape block with same start and end characters</w:t>
      </w:r>
      <w:bookmarkEnd w:id="8915"/>
      <w:bookmarkEnd w:id="8916"/>
    </w:p>
    <w:p w14:paraId="03DBC611" w14:textId="60302640" w:rsidR="003E79D6" w:rsidRPr="005223F4" w:rsidRDefault="003E79D6" w:rsidP="003E79D6">
      <w:del w:id="8917" w:author="mbeckerle" w:date="2012-04-22T21:32:00Z">
        <w:r w:rsidRPr="005223F4" w:rsidDel="00230F40">
          <w:br/>
        </w:r>
      </w:del>
      <w:r w:rsidRPr="005223F4">
        <w:t xml:space="preserve">EscapeKind=‘escapeBlock’, </w:t>
      </w:r>
      <w:r w:rsidR="00A801AE" w:rsidRPr="005223F4">
        <w:t>escapeBlockStart</w:t>
      </w:r>
      <w:r w:rsidRPr="005223F4">
        <w:t xml:space="preserve">=’ &amp;apos;’, </w:t>
      </w:r>
      <w:r w:rsidR="00A801AE" w:rsidRPr="005223F4">
        <w:t>escapeBlockEnd</w:t>
      </w:r>
      <w:r w:rsidRPr="005223F4">
        <w:t>=’</w:t>
      </w:r>
      <w:r w:rsidRPr="005223F4">
        <w:rPr>
          <w:rFonts w:ascii="Courier New" w:eastAsia="MS Mincho" w:hAnsi="Courier New" w:cs="Courier New"/>
          <w:b/>
          <w:bCs/>
          <w:iCs/>
          <w:sz w:val="27"/>
        </w:rPr>
        <w:t xml:space="preserve"> </w:t>
      </w:r>
      <w:r w:rsidRPr="005223F4">
        <w:t>&amp;apos;’, ecsapeEscapeCharacater=’%’, separator=’;’,  extraEscapeCharacter=’?’</w:t>
      </w:r>
    </w:p>
    <w:p w14:paraId="214A1AB2" w14:textId="32383CFE" w:rsidR="003E79D6" w:rsidRPr="005223F4" w:rsidDel="00230F40" w:rsidRDefault="003E79D6" w:rsidP="003E79D6">
      <w:pPr>
        <w:rPr>
          <w:del w:id="8918"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22845490" w14:textId="77777777" w:rsidTr="00240AC5">
        <w:tc>
          <w:tcPr>
            <w:tcW w:w="4428" w:type="dxa"/>
            <w:shd w:val="clear" w:color="auto" w:fill="auto"/>
          </w:tcPr>
          <w:p w14:paraId="32EEF20F" w14:textId="77777777" w:rsidR="003E79D6" w:rsidRPr="00240AC5" w:rsidRDefault="003E79D6" w:rsidP="00240AC5">
            <w:pPr>
              <w:jc w:val="center"/>
              <w:rPr>
                <w:i/>
                <w:iCs/>
              </w:rPr>
            </w:pPr>
            <w:r w:rsidRPr="00240AC5">
              <w:rPr>
                <w:i/>
                <w:iCs/>
              </w:rPr>
              <w:t>Data</w:t>
            </w:r>
          </w:p>
        </w:tc>
        <w:tc>
          <w:tcPr>
            <w:tcW w:w="4428" w:type="dxa"/>
            <w:shd w:val="clear" w:color="auto" w:fill="auto"/>
          </w:tcPr>
          <w:p w14:paraId="13C909A9" w14:textId="77777777" w:rsidR="003E79D6" w:rsidRPr="00240AC5" w:rsidRDefault="003E79D6" w:rsidP="00240AC5">
            <w:pPr>
              <w:jc w:val="center"/>
              <w:rPr>
                <w:i/>
                <w:iCs/>
              </w:rPr>
            </w:pPr>
            <w:r w:rsidRPr="00240AC5">
              <w:rPr>
                <w:i/>
                <w:iCs/>
              </w:rPr>
              <w:t>Result</w:t>
            </w:r>
          </w:p>
        </w:tc>
      </w:tr>
      <w:tr w:rsidR="003E79D6" w:rsidRPr="005223F4" w14:paraId="596A467A" w14:textId="77777777" w:rsidTr="00240AC5">
        <w:tc>
          <w:tcPr>
            <w:tcW w:w="4428" w:type="dxa"/>
            <w:shd w:val="clear" w:color="auto" w:fill="auto"/>
          </w:tcPr>
          <w:p w14:paraId="49ACECAE" w14:textId="77777777" w:rsidR="003E79D6" w:rsidRPr="00240AC5" w:rsidRDefault="003E79D6" w:rsidP="00916F90">
            <w:pPr>
              <w:rPr>
                <w:b/>
                <w:bCs/>
              </w:rPr>
            </w:pPr>
            <w:r w:rsidRPr="00240AC5">
              <w:rPr>
                <w:b/>
                <w:bCs/>
              </w:rPr>
              <w:t>…………….………………..</w:t>
            </w:r>
          </w:p>
        </w:tc>
        <w:tc>
          <w:tcPr>
            <w:tcW w:w="4428" w:type="dxa"/>
            <w:shd w:val="clear" w:color="auto" w:fill="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240AC5">
        <w:tc>
          <w:tcPr>
            <w:tcW w:w="4428" w:type="dxa"/>
            <w:shd w:val="clear" w:color="auto" w:fill="auto"/>
          </w:tcPr>
          <w:p w14:paraId="5D1E8F8F" w14:textId="77777777" w:rsidR="003E79D6" w:rsidRPr="00240AC5" w:rsidRDefault="003E79D6" w:rsidP="00916F90">
            <w:pPr>
              <w:rPr>
                <w:b/>
                <w:bCs/>
              </w:rPr>
            </w:pPr>
            <w:r w:rsidRPr="00240AC5">
              <w:rPr>
                <w:b/>
                <w:bCs/>
              </w:rPr>
              <w:t>'…………….………………..</w:t>
            </w:r>
          </w:p>
        </w:tc>
        <w:tc>
          <w:tcPr>
            <w:tcW w:w="4428" w:type="dxa"/>
            <w:shd w:val="clear" w:color="auto" w:fill="auto"/>
          </w:tcPr>
          <w:p w14:paraId="78764799" w14:textId="77777777" w:rsidR="003E79D6" w:rsidRPr="00240AC5" w:rsidRDefault="003E79D6" w:rsidP="00916F90">
            <w:pPr>
              <w:rPr>
                <w:b/>
                <w:bCs/>
              </w:rPr>
            </w:pPr>
            <w:r w:rsidRPr="00240AC5">
              <w:rPr>
                <w:b/>
                <w:bCs/>
              </w:rPr>
              <w:t>'%'…………….………………..'</w:t>
            </w:r>
          </w:p>
        </w:tc>
      </w:tr>
      <w:tr w:rsidR="003E79D6" w:rsidRPr="005223F4" w14:paraId="147AB979" w14:textId="77777777" w:rsidTr="00240AC5">
        <w:tc>
          <w:tcPr>
            <w:tcW w:w="4428" w:type="dxa"/>
            <w:shd w:val="clear" w:color="auto" w:fill="auto"/>
          </w:tcPr>
          <w:p w14:paraId="2BCE92DB" w14:textId="77777777" w:rsidR="003E79D6" w:rsidRPr="00240AC5" w:rsidRDefault="003E79D6" w:rsidP="00916F90">
            <w:pPr>
              <w:rPr>
                <w:b/>
                <w:bCs/>
              </w:rPr>
            </w:pPr>
            <w:r w:rsidRPr="00240AC5">
              <w:rPr>
                <w:b/>
                <w:bCs/>
              </w:rPr>
              <w:t>……………'.………………..</w:t>
            </w:r>
          </w:p>
        </w:tc>
        <w:tc>
          <w:tcPr>
            <w:tcW w:w="4428" w:type="dxa"/>
            <w:shd w:val="clear" w:color="auto" w:fill="auto"/>
          </w:tcPr>
          <w:p w14:paraId="2EE4A42A" w14:textId="77777777" w:rsidR="003E79D6" w:rsidRPr="00240AC5" w:rsidRDefault="003E79D6" w:rsidP="00916F90">
            <w:pPr>
              <w:rPr>
                <w:b/>
                <w:bCs/>
              </w:rPr>
            </w:pPr>
            <w:r w:rsidRPr="00240AC5">
              <w:rPr>
                <w:b/>
                <w:bCs/>
              </w:rPr>
              <w:t>……………'.………………..</w:t>
            </w:r>
          </w:p>
        </w:tc>
      </w:tr>
      <w:tr w:rsidR="003E79D6" w:rsidRPr="005223F4" w14:paraId="6946F21A" w14:textId="77777777" w:rsidTr="00240AC5">
        <w:tc>
          <w:tcPr>
            <w:tcW w:w="4428" w:type="dxa"/>
            <w:shd w:val="clear" w:color="auto" w:fill="auto"/>
          </w:tcPr>
          <w:p w14:paraId="432A251B" w14:textId="77777777" w:rsidR="003E79D6" w:rsidRPr="00240AC5" w:rsidRDefault="003E79D6" w:rsidP="00916F90">
            <w:pPr>
              <w:rPr>
                <w:b/>
                <w:bCs/>
              </w:rPr>
            </w:pPr>
            <w:r w:rsidRPr="00240AC5">
              <w:rPr>
                <w:b/>
                <w:bCs/>
              </w:rPr>
              <w:t>…………….………………..'</w:t>
            </w:r>
          </w:p>
        </w:tc>
        <w:tc>
          <w:tcPr>
            <w:tcW w:w="4428" w:type="dxa"/>
            <w:shd w:val="clear" w:color="auto" w:fill="auto"/>
          </w:tcPr>
          <w:p w14:paraId="42DE67F5" w14:textId="77777777" w:rsidR="003E79D6" w:rsidRPr="00240AC5" w:rsidRDefault="003E79D6" w:rsidP="00916F90">
            <w:pPr>
              <w:rPr>
                <w:b/>
                <w:bCs/>
              </w:rPr>
            </w:pPr>
            <w:r w:rsidRPr="00240AC5">
              <w:rPr>
                <w:b/>
                <w:bCs/>
              </w:rPr>
              <w:t>…………….………………..'</w:t>
            </w:r>
          </w:p>
        </w:tc>
      </w:tr>
      <w:tr w:rsidR="003E79D6" w:rsidRPr="005223F4" w14:paraId="5F982C75" w14:textId="77777777" w:rsidTr="00240AC5">
        <w:tc>
          <w:tcPr>
            <w:tcW w:w="4428" w:type="dxa"/>
            <w:shd w:val="clear" w:color="auto" w:fill="auto"/>
          </w:tcPr>
          <w:p w14:paraId="61C2AFF4" w14:textId="77777777" w:rsidR="003E79D6" w:rsidRPr="00240AC5" w:rsidRDefault="003E79D6" w:rsidP="00916F90">
            <w:pPr>
              <w:rPr>
                <w:b/>
                <w:bCs/>
              </w:rPr>
            </w:pPr>
            <w:r w:rsidRPr="00240AC5">
              <w:rPr>
                <w:b/>
                <w:bCs/>
              </w:rPr>
              <w:t>''…………….………………..</w:t>
            </w:r>
          </w:p>
        </w:tc>
        <w:tc>
          <w:tcPr>
            <w:tcW w:w="4428" w:type="dxa"/>
            <w:shd w:val="clear" w:color="auto" w:fill="auto"/>
          </w:tcPr>
          <w:p w14:paraId="04E4FBAF" w14:textId="77777777" w:rsidR="003E79D6" w:rsidRPr="00240AC5" w:rsidRDefault="003E79D6" w:rsidP="00916F90">
            <w:pPr>
              <w:rPr>
                <w:b/>
                <w:bCs/>
              </w:rPr>
            </w:pPr>
            <w:r w:rsidRPr="00240AC5">
              <w:rPr>
                <w:b/>
                <w:bCs/>
              </w:rPr>
              <w:t>'%'%'…………….………………..'</w:t>
            </w:r>
          </w:p>
        </w:tc>
      </w:tr>
      <w:tr w:rsidR="003E79D6" w:rsidRPr="005223F4" w14:paraId="170F8C43" w14:textId="77777777" w:rsidTr="00240AC5">
        <w:tc>
          <w:tcPr>
            <w:tcW w:w="4428" w:type="dxa"/>
            <w:shd w:val="clear" w:color="auto" w:fill="auto"/>
          </w:tcPr>
          <w:p w14:paraId="6BEE7412" w14:textId="77777777" w:rsidR="003E79D6" w:rsidRPr="00240AC5" w:rsidRDefault="003E79D6" w:rsidP="00916F90">
            <w:pPr>
              <w:rPr>
                <w:b/>
                <w:bCs/>
              </w:rPr>
            </w:pPr>
            <w:r w:rsidRPr="00240AC5">
              <w:rPr>
                <w:b/>
                <w:bCs/>
              </w:rPr>
              <w:t>…………….………………..''</w:t>
            </w:r>
          </w:p>
        </w:tc>
        <w:tc>
          <w:tcPr>
            <w:tcW w:w="4428" w:type="dxa"/>
            <w:shd w:val="clear" w:color="auto" w:fill="auto"/>
          </w:tcPr>
          <w:p w14:paraId="35E7C223" w14:textId="77777777" w:rsidR="003E79D6" w:rsidRPr="00240AC5" w:rsidRDefault="003E79D6" w:rsidP="00916F90">
            <w:pPr>
              <w:rPr>
                <w:b/>
                <w:bCs/>
              </w:rPr>
            </w:pPr>
            <w:r w:rsidRPr="00240AC5">
              <w:rPr>
                <w:b/>
                <w:bCs/>
              </w:rPr>
              <w:t>…………….………………..''</w:t>
            </w:r>
          </w:p>
        </w:tc>
      </w:tr>
      <w:tr w:rsidR="003E79D6" w:rsidRPr="005223F4" w14:paraId="51F9B757" w14:textId="77777777" w:rsidTr="00240AC5">
        <w:tc>
          <w:tcPr>
            <w:tcW w:w="4428" w:type="dxa"/>
            <w:shd w:val="clear" w:color="auto" w:fill="auto"/>
          </w:tcPr>
          <w:p w14:paraId="4A84AE1F" w14:textId="77777777" w:rsidR="003E79D6" w:rsidRPr="00240AC5" w:rsidRDefault="003E79D6" w:rsidP="00916F90">
            <w:pPr>
              <w:rPr>
                <w:b/>
                <w:bCs/>
              </w:rPr>
            </w:pPr>
            <w:r w:rsidRPr="00240AC5">
              <w:rPr>
                <w:b/>
                <w:bCs/>
              </w:rPr>
              <w:t>…………….''………………..</w:t>
            </w:r>
          </w:p>
        </w:tc>
        <w:tc>
          <w:tcPr>
            <w:tcW w:w="4428" w:type="dxa"/>
            <w:shd w:val="clear" w:color="auto" w:fill="auto"/>
          </w:tcPr>
          <w:p w14:paraId="5F18B58C" w14:textId="77777777" w:rsidR="003E79D6" w:rsidRPr="00240AC5" w:rsidRDefault="003E79D6" w:rsidP="00916F90">
            <w:pPr>
              <w:rPr>
                <w:b/>
                <w:bCs/>
              </w:rPr>
            </w:pPr>
            <w:r w:rsidRPr="00240AC5">
              <w:rPr>
                <w:b/>
                <w:bCs/>
              </w:rPr>
              <w:t>…………….''………………..</w:t>
            </w:r>
          </w:p>
        </w:tc>
      </w:tr>
      <w:tr w:rsidR="003E79D6" w:rsidRPr="005223F4" w14:paraId="7C62AB49" w14:textId="77777777" w:rsidTr="00240AC5">
        <w:tc>
          <w:tcPr>
            <w:tcW w:w="4428" w:type="dxa"/>
            <w:shd w:val="clear" w:color="auto" w:fill="auto"/>
          </w:tcPr>
          <w:p w14:paraId="73FB6BA1" w14:textId="77777777" w:rsidR="003E79D6" w:rsidRPr="00240AC5" w:rsidRDefault="003E79D6" w:rsidP="00916F90">
            <w:pPr>
              <w:rPr>
                <w:b/>
                <w:bCs/>
              </w:rPr>
            </w:pPr>
            <w:r w:rsidRPr="00240AC5">
              <w:rPr>
                <w:b/>
                <w:bCs/>
              </w:rPr>
              <w:t>'…………….………………..'</w:t>
            </w:r>
          </w:p>
        </w:tc>
        <w:tc>
          <w:tcPr>
            <w:tcW w:w="4428" w:type="dxa"/>
            <w:shd w:val="clear" w:color="auto" w:fill="auto"/>
          </w:tcPr>
          <w:p w14:paraId="0F5CF654" w14:textId="77777777" w:rsidR="003E79D6" w:rsidRPr="00240AC5" w:rsidRDefault="003E79D6" w:rsidP="00916F90">
            <w:pPr>
              <w:rPr>
                <w:b/>
                <w:bCs/>
              </w:rPr>
            </w:pPr>
            <w:r w:rsidRPr="00240AC5">
              <w:rPr>
                <w:b/>
                <w:bCs/>
              </w:rPr>
              <w:t>'%'…………….………………..%''</w:t>
            </w:r>
          </w:p>
        </w:tc>
      </w:tr>
      <w:tr w:rsidR="003E79D6" w:rsidRPr="005223F4" w14:paraId="46D67C4D" w14:textId="77777777" w:rsidTr="00240AC5">
        <w:tc>
          <w:tcPr>
            <w:tcW w:w="4428" w:type="dxa"/>
            <w:shd w:val="clear" w:color="auto" w:fill="auto"/>
          </w:tcPr>
          <w:p w14:paraId="70520741" w14:textId="77777777" w:rsidR="003E79D6" w:rsidRPr="00240AC5" w:rsidRDefault="003E79D6" w:rsidP="00916F90">
            <w:pPr>
              <w:rPr>
                <w:b/>
                <w:bCs/>
              </w:rPr>
            </w:pPr>
            <w:r w:rsidRPr="00240AC5">
              <w:rPr>
                <w:b/>
                <w:bCs/>
              </w:rPr>
              <w:t>'…………….'………………..</w:t>
            </w:r>
          </w:p>
        </w:tc>
        <w:tc>
          <w:tcPr>
            <w:tcW w:w="4428" w:type="dxa"/>
            <w:shd w:val="clear" w:color="auto" w:fill="auto"/>
          </w:tcPr>
          <w:p w14:paraId="15ED2CA5" w14:textId="77777777" w:rsidR="003E79D6" w:rsidRPr="00240AC5" w:rsidRDefault="003E79D6" w:rsidP="00916F90">
            <w:pPr>
              <w:rPr>
                <w:b/>
                <w:bCs/>
              </w:rPr>
            </w:pPr>
            <w:r w:rsidRPr="00240AC5">
              <w:rPr>
                <w:b/>
                <w:bCs/>
              </w:rPr>
              <w:t>'%'…………….%'………………..'</w:t>
            </w:r>
          </w:p>
        </w:tc>
      </w:tr>
      <w:tr w:rsidR="003E79D6" w:rsidRPr="005223F4" w14:paraId="6108D5C9" w14:textId="77777777" w:rsidTr="00240AC5">
        <w:tc>
          <w:tcPr>
            <w:tcW w:w="4428" w:type="dxa"/>
            <w:shd w:val="clear" w:color="auto" w:fill="auto"/>
          </w:tcPr>
          <w:p w14:paraId="2D6B5EF4" w14:textId="77777777" w:rsidR="003E79D6" w:rsidRPr="00240AC5" w:rsidRDefault="003E79D6" w:rsidP="00916F90">
            <w:pPr>
              <w:rPr>
                <w:b/>
                <w:bCs/>
              </w:rPr>
            </w:pPr>
            <w:r w:rsidRPr="00240AC5">
              <w:rPr>
                <w:b/>
                <w:bCs/>
              </w:rPr>
              <w:t>…………….'………………..'</w:t>
            </w:r>
          </w:p>
        </w:tc>
        <w:tc>
          <w:tcPr>
            <w:tcW w:w="4428" w:type="dxa"/>
            <w:shd w:val="clear" w:color="auto" w:fill="auto"/>
          </w:tcPr>
          <w:p w14:paraId="0B268D56" w14:textId="77777777" w:rsidR="003E79D6" w:rsidRPr="00240AC5" w:rsidRDefault="003E79D6" w:rsidP="00916F90">
            <w:pPr>
              <w:rPr>
                <w:b/>
                <w:bCs/>
              </w:rPr>
            </w:pPr>
            <w:r w:rsidRPr="00240AC5">
              <w:rPr>
                <w:b/>
                <w:bCs/>
              </w:rPr>
              <w:t>…………….'………………..'</w:t>
            </w:r>
          </w:p>
        </w:tc>
      </w:tr>
      <w:tr w:rsidR="003E79D6" w:rsidRPr="005223F4" w14:paraId="7D6E6A9D" w14:textId="77777777" w:rsidTr="00240AC5">
        <w:tc>
          <w:tcPr>
            <w:tcW w:w="4428" w:type="dxa"/>
            <w:shd w:val="clear" w:color="auto" w:fill="auto"/>
          </w:tcPr>
          <w:p w14:paraId="2AFE6D0B" w14:textId="77777777" w:rsidR="003E79D6" w:rsidRPr="00240AC5" w:rsidRDefault="003E79D6" w:rsidP="00916F90">
            <w:pPr>
              <w:rPr>
                <w:b/>
                <w:bCs/>
              </w:rPr>
            </w:pPr>
            <w:r w:rsidRPr="00240AC5">
              <w:rPr>
                <w:b/>
                <w:bCs/>
              </w:rPr>
              <w:t>'……………'.………………..'</w:t>
            </w:r>
          </w:p>
        </w:tc>
        <w:tc>
          <w:tcPr>
            <w:tcW w:w="4428" w:type="dxa"/>
            <w:shd w:val="clear" w:color="auto" w:fill="auto"/>
          </w:tcPr>
          <w:p w14:paraId="7DA9FD7C" w14:textId="77777777" w:rsidR="003E79D6" w:rsidRPr="00240AC5" w:rsidRDefault="003E79D6" w:rsidP="00916F90">
            <w:pPr>
              <w:rPr>
                <w:b/>
                <w:bCs/>
              </w:rPr>
            </w:pPr>
            <w:r w:rsidRPr="00240AC5">
              <w:rPr>
                <w:b/>
                <w:bCs/>
              </w:rPr>
              <w:t>'%'……………%'.………………..%''</w:t>
            </w:r>
          </w:p>
        </w:tc>
      </w:tr>
      <w:tr w:rsidR="003E79D6" w:rsidRPr="005223F4" w14:paraId="38E6E77D" w14:textId="77777777" w:rsidTr="00240AC5">
        <w:tc>
          <w:tcPr>
            <w:tcW w:w="4428" w:type="dxa"/>
            <w:shd w:val="clear" w:color="auto" w:fill="auto"/>
          </w:tcPr>
          <w:p w14:paraId="0FFD10E2" w14:textId="77777777" w:rsidR="003E79D6" w:rsidRPr="00240AC5" w:rsidRDefault="003E79D6" w:rsidP="00916F90">
            <w:pPr>
              <w:rPr>
                <w:b/>
                <w:bCs/>
              </w:rPr>
            </w:pPr>
            <w:r w:rsidRPr="00240AC5">
              <w:rPr>
                <w:b/>
                <w:bCs/>
              </w:rPr>
              <w:t>''…………….………………..'</w:t>
            </w:r>
          </w:p>
        </w:tc>
        <w:tc>
          <w:tcPr>
            <w:tcW w:w="4428" w:type="dxa"/>
            <w:shd w:val="clear" w:color="auto" w:fill="auto"/>
          </w:tcPr>
          <w:p w14:paraId="7A7D6DB6" w14:textId="77777777" w:rsidR="003E79D6" w:rsidRPr="00240AC5" w:rsidRDefault="003E79D6" w:rsidP="00916F90">
            <w:pPr>
              <w:rPr>
                <w:b/>
                <w:bCs/>
              </w:rPr>
            </w:pPr>
            <w:r w:rsidRPr="00240AC5">
              <w:rPr>
                <w:b/>
                <w:bCs/>
              </w:rPr>
              <w:t>'%'%'…………….………………..%''</w:t>
            </w:r>
          </w:p>
        </w:tc>
      </w:tr>
      <w:tr w:rsidR="003E79D6" w:rsidRPr="005223F4" w14:paraId="213BCE4E" w14:textId="77777777" w:rsidTr="00240AC5">
        <w:tc>
          <w:tcPr>
            <w:tcW w:w="4428" w:type="dxa"/>
            <w:shd w:val="clear" w:color="auto" w:fill="auto"/>
          </w:tcPr>
          <w:p w14:paraId="0D4B705E" w14:textId="77777777" w:rsidR="003E79D6" w:rsidRPr="00240AC5" w:rsidRDefault="003E79D6" w:rsidP="00916F90">
            <w:pPr>
              <w:rPr>
                <w:b/>
                <w:bCs/>
              </w:rPr>
            </w:pPr>
            <w:r w:rsidRPr="00240AC5">
              <w:rPr>
                <w:b/>
                <w:bCs/>
              </w:rPr>
              <w:t>'…………….………………..''</w:t>
            </w:r>
          </w:p>
        </w:tc>
        <w:tc>
          <w:tcPr>
            <w:tcW w:w="4428" w:type="dxa"/>
            <w:shd w:val="clear" w:color="auto" w:fill="auto"/>
          </w:tcPr>
          <w:p w14:paraId="22228457" w14:textId="77777777" w:rsidR="003E79D6" w:rsidRPr="00240AC5" w:rsidRDefault="003E79D6" w:rsidP="00916F90">
            <w:pPr>
              <w:rPr>
                <w:b/>
                <w:bCs/>
              </w:rPr>
            </w:pPr>
            <w:r w:rsidRPr="00240AC5">
              <w:rPr>
                <w:b/>
                <w:bCs/>
              </w:rPr>
              <w:t>'%'…………….………………..%'%''</w:t>
            </w:r>
          </w:p>
        </w:tc>
      </w:tr>
      <w:tr w:rsidR="003E79D6" w:rsidRPr="005223F4" w14:paraId="15414818" w14:textId="77777777" w:rsidTr="00240AC5">
        <w:tc>
          <w:tcPr>
            <w:tcW w:w="4428" w:type="dxa"/>
            <w:shd w:val="clear" w:color="auto" w:fill="auto"/>
          </w:tcPr>
          <w:p w14:paraId="0E6651DE" w14:textId="77777777" w:rsidR="003E79D6" w:rsidRPr="005223F4" w:rsidRDefault="003E79D6" w:rsidP="00916F90">
            <w:r w:rsidRPr="00240AC5">
              <w:rPr>
                <w:b/>
                <w:bCs/>
              </w:rPr>
              <w:t>''…………….………………..''</w:t>
            </w:r>
          </w:p>
        </w:tc>
        <w:tc>
          <w:tcPr>
            <w:tcW w:w="4428" w:type="dxa"/>
            <w:shd w:val="clear" w:color="auto" w:fill="auto"/>
          </w:tcPr>
          <w:p w14:paraId="065F68B9" w14:textId="77777777" w:rsidR="003E79D6" w:rsidRPr="005223F4" w:rsidRDefault="003E79D6" w:rsidP="00916F90">
            <w:r w:rsidRPr="00240AC5">
              <w:rPr>
                <w:b/>
                <w:bCs/>
              </w:rPr>
              <w:t>'%'%'…………….………………..%'%''</w:t>
            </w:r>
          </w:p>
        </w:tc>
      </w:tr>
      <w:tr w:rsidR="003E79D6" w:rsidRPr="005223F4" w14:paraId="280E1F89" w14:textId="77777777" w:rsidTr="00240AC5">
        <w:tc>
          <w:tcPr>
            <w:tcW w:w="4428" w:type="dxa"/>
            <w:shd w:val="clear" w:color="auto" w:fill="auto"/>
          </w:tcPr>
          <w:p w14:paraId="04776DC1" w14:textId="77777777" w:rsidR="003E79D6" w:rsidRPr="00240AC5" w:rsidRDefault="003E79D6" w:rsidP="00916F90">
            <w:pPr>
              <w:rPr>
                <w:b/>
                <w:bCs/>
              </w:rPr>
            </w:pPr>
            <w:r w:rsidRPr="00240AC5">
              <w:rPr>
                <w:b/>
                <w:bCs/>
              </w:rPr>
              <w:t>…………….%………………..</w:t>
            </w:r>
          </w:p>
        </w:tc>
        <w:tc>
          <w:tcPr>
            <w:tcW w:w="4428" w:type="dxa"/>
            <w:shd w:val="clear" w:color="auto" w:fill="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240AC5">
        <w:tc>
          <w:tcPr>
            <w:tcW w:w="4428" w:type="dxa"/>
            <w:shd w:val="clear" w:color="auto" w:fill="auto"/>
          </w:tcPr>
          <w:p w14:paraId="40DC9F37" w14:textId="77777777" w:rsidR="003E79D6" w:rsidRPr="00240AC5" w:rsidRDefault="003E79D6" w:rsidP="00916F90">
            <w:pPr>
              <w:rPr>
                <w:b/>
                <w:bCs/>
              </w:rPr>
            </w:pPr>
            <w:r w:rsidRPr="00240AC5">
              <w:rPr>
                <w:b/>
                <w:bCs/>
              </w:rPr>
              <w:t>…………….%%………………..</w:t>
            </w:r>
          </w:p>
        </w:tc>
        <w:tc>
          <w:tcPr>
            <w:tcW w:w="4428" w:type="dxa"/>
            <w:shd w:val="clear" w:color="auto" w:fill="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240AC5">
        <w:tc>
          <w:tcPr>
            <w:tcW w:w="4428" w:type="dxa"/>
            <w:shd w:val="clear" w:color="auto" w:fill="auto"/>
          </w:tcPr>
          <w:p w14:paraId="0A33C420" w14:textId="77777777" w:rsidR="003E79D6" w:rsidRPr="00240AC5" w:rsidRDefault="003E79D6" w:rsidP="00916F90">
            <w:pPr>
              <w:rPr>
                <w:b/>
                <w:bCs/>
              </w:rPr>
            </w:pPr>
            <w:r w:rsidRPr="00240AC5">
              <w:rPr>
                <w:b/>
                <w:bCs/>
              </w:rPr>
              <w:t>…………….%'………………..</w:t>
            </w:r>
          </w:p>
        </w:tc>
        <w:tc>
          <w:tcPr>
            <w:tcW w:w="4428" w:type="dxa"/>
            <w:shd w:val="clear" w:color="auto" w:fill="auto"/>
          </w:tcPr>
          <w:p w14:paraId="7EF7C35C" w14:textId="77777777" w:rsidR="003E79D6" w:rsidRPr="00240AC5" w:rsidRDefault="003E79D6" w:rsidP="00916F90">
            <w:pPr>
              <w:rPr>
                <w:b/>
                <w:bCs/>
              </w:rPr>
            </w:pPr>
            <w:r w:rsidRPr="00240AC5">
              <w:rPr>
                <w:b/>
                <w:bCs/>
              </w:rPr>
              <w:t>…………….%'………………..</w:t>
            </w:r>
          </w:p>
        </w:tc>
      </w:tr>
      <w:tr w:rsidR="003E79D6" w:rsidRPr="005223F4" w14:paraId="4FDF58F3" w14:textId="77777777" w:rsidTr="00240AC5">
        <w:tc>
          <w:tcPr>
            <w:tcW w:w="4428" w:type="dxa"/>
            <w:shd w:val="clear" w:color="auto" w:fill="auto"/>
          </w:tcPr>
          <w:p w14:paraId="03595CD4" w14:textId="77777777" w:rsidR="003E79D6" w:rsidRPr="00240AC5" w:rsidRDefault="003E79D6" w:rsidP="00916F90">
            <w:pPr>
              <w:rPr>
                <w:b/>
                <w:bCs/>
              </w:rPr>
            </w:pPr>
            <w:r w:rsidRPr="00240AC5">
              <w:rPr>
                <w:b/>
                <w:bCs/>
              </w:rPr>
              <w:t>%'…………….………………..</w:t>
            </w:r>
          </w:p>
        </w:tc>
        <w:tc>
          <w:tcPr>
            <w:tcW w:w="4428" w:type="dxa"/>
            <w:shd w:val="clear" w:color="auto" w:fill="auto"/>
          </w:tcPr>
          <w:p w14:paraId="164AD523" w14:textId="77777777" w:rsidR="003E79D6" w:rsidRPr="00240AC5" w:rsidRDefault="003E79D6" w:rsidP="00916F90">
            <w:pPr>
              <w:rPr>
                <w:b/>
                <w:bCs/>
              </w:rPr>
            </w:pPr>
            <w:r w:rsidRPr="00240AC5">
              <w:rPr>
                <w:b/>
                <w:bCs/>
              </w:rPr>
              <w:t>%'…………….………………..</w:t>
            </w:r>
          </w:p>
        </w:tc>
      </w:tr>
      <w:tr w:rsidR="003E79D6" w:rsidRPr="005223F4" w14:paraId="773D1671" w14:textId="77777777" w:rsidTr="00240AC5">
        <w:tc>
          <w:tcPr>
            <w:tcW w:w="4428" w:type="dxa"/>
            <w:shd w:val="clear" w:color="auto" w:fill="auto"/>
          </w:tcPr>
          <w:p w14:paraId="46644A8A" w14:textId="77777777" w:rsidR="003E79D6" w:rsidRPr="00240AC5" w:rsidRDefault="003E79D6" w:rsidP="00916F90">
            <w:pPr>
              <w:rPr>
                <w:b/>
                <w:bCs/>
              </w:rPr>
            </w:pPr>
            <w:r w:rsidRPr="00240AC5">
              <w:rPr>
                <w:b/>
                <w:bCs/>
              </w:rPr>
              <w:t>…………….………………..%'</w:t>
            </w:r>
          </w:p>
        </w:tc>
        <w:tc>
          <w:tcPr>
            <w:tcW w:w="4428" w:type="dxa"/>
            <w:shd w:val="clear" w:color="auto" w:fill="auto"/>
          </w:tcPr>
          <w:p w14:paraId="108C73A4" w14:textId="77777777" w:rsidR="003E79D6" w:rsidRPr="00240AC5" w:rsidRDefault="003E79D6" w:rsidP="00916F90">
            <w:pPr>
              <w:rPr>
                <w:b/>
                <w:bCs/>
              </w:rPr>
            </w:pPr>
            <w:r w:rsidRPr="00240AC5">
              <w:rPr>
                <w:b/>
                <w:bCs/>
              </w:rPr>
              <w:t>…………….………………..%'</w:t>
            </w:r>
          </w:p>
        </w:tc>
      </w:tr>
      <w:tr w:rsidR="003E79D6" w:rsidRPr="005223F4" w14:paraId="0C4C4867" w14:textId="77777777" w:rsidTr="00240AC5">
        <w:tc>
          <w:tcPr>
            <w:tcW w:w="4428" w:type="dxa"/>
            <w:shd w:val="clear" w:color="auto" w:fill="auto"/>
          </w:tcPr>
          <w:p w14:paraId="7D92F245" w14:textId="77777777" w:rsidR="003E79D6" w:rsidRPr="00240AC5" w:rsidRDefault="003E79D6" w:rsidP="00916F90">
            <w:pPr>
              <w:rPr>
                <w:b/>
                <w:bCs/>
              </w:rPr>
            </w:pPr>
            <w:r w:rsidRPr="00240AC5">
              <w:rPr>
                <w:b/>
                <w:bCs/>
              </w:rPr>
              <w:t>'…………….………………..%'</w:t>
            </w:r>
          </w:p>
        </w:tc>
        <w:tc>
          <w:tcPr>
            <w:tcW w:w="4428" w:type="dxa"/>
            <w:shd w:val="clear" w:color="auto" w:fill="auto"/>
          </w:tcPr>
          <w:p w14:paraId="09653FC6" w14:textId="77777777" w:rsidR="003E79D6" w:rsidRPr="00240AC5" w:rsidRDefault="003E79D6" w:rsidP="00916F90">
            <w:pPr>
              <w:rPr>
                <w:b/>
                <w:bCs/>
              </w:rPr>
            </w:pPr>
            <w:r w:rsidRPr="00240AC5">
              <w:rPr>
                <w:b/>
                <w:bCs/>
              </w:rPr>
              <w:t>'%'…………….………………..%%''</w:t>
            </w:r>
          </w:p>
        </w:tc>
      </w:tr>
      <w:tr w:rsidR="003E79D6" w:rsidRPr="005223F4" w14:paraId="4B1CD7DA" w14:textId="77777777" w:rsidTr="00240AC5">
        <w:tc>
          <w:tcPr>
            <w:tcW w:w="4428" w:type="dxa"/>
            <w:shd w:val="clear" w:color="auto" w:fill="auto"/>
          </w:tcPr>
          <w:p w14:paraId="6582571B" w14:textId="77777777" w:rsidR="003E79D6" w:rsidRPr="00240AC5" w:rsidRDefault="003E79D6" w:rsidP="00916F90">
            <w:pPr>
              <w:rPr>
                <w:b/>
                <w:bCs/>
              </w:rPr>
            </w:pPr>
            <w:r w:rsidRPr="00240AC5">
              <w:rPr>
                <w:b/>
                <w:bCs/>
              </w:rPr>
              <w:t>%'…………….………………..%'</w:t>
            </w:r>
          </w:p>
        </w:tc>
        <w:tc>
          <w:tcPr>
            <w:tcW w:w="4428" w:type="dxa"/>
            <w:shd w:val="clear" w:color="auto" w:fill="auto"/>
          </w:tcPr>
          <w:p w14:paraId="54548FC8" w14:textId="77777777" w:rsidR="003E79D6" w:rsidRPr="00240AC5" w:rsidRDefault="003E79D6" w:rsidP="00916F90">
            <w:pPr>
              <w:rPr>
                <w:b/>
                <w:bCs/>
              </w:rPr>
            </w:pPr>
            <w:r w:rsidRPr="00240AC5">
              <w:rPr>
                <w:b/>
                <w:bCs/>
              </w:rPr>
              <w:t>%'…………….………………..%'</w:t>
            </w:r>
          </w:p>
        </w:tc>
      </w:tr>
      <w:tr w:rsidR="003E79D6" w:rsidRPr="005223F4" w14:paraId="2BBE10C3" w14:textId="77777777" w:rsidTr="00240AC5">
        <w:tc>
          <w:tcPr>
            <w:tcW w:w="4428" w:type="dxa"/>
            <w:shd w:val="clear" w:color="auto" w:fill="auto"/>
          </w:tcPr>
          <w:p w14:paraId="2C91AB20" w14:textId="77777777" w:rsidR="003E79D6" w:rsidRPr="00240AC5" w:rsidRDefault="003E79D6" w:rsidP="00916F90">
            <w:pPr>
              <w:rPr>
                <w:b/>
                <w:bCs/>
              </w:rPr>
            </w:pPr>
            <w:r w:rsidRPr="00240AC5">
              <w:rPr>
                <w:b/>
                <w:bCs/>
              </w:rPr>
              <w:t>'…………%….………………..'</w:t>
            </w:r>
          </w:p>
        </w:tc>
        <w:tc>
          <w:tcPr>
            <w:tcW w:w="4428" w:type="dxa"/>
            <w:shd w:val="clear" w:color="auto" w:fill="auto"/>
          </w:tcPr>
          <w:p w14:paraId="6B5EB7CC" w14:textId="77777777" w:rsidR="003E79D6" w:rsidRPr="00240AC5" w:rsidRDefault="003E79D6" w:rsidP="00916F90">
            <w:pPr>
              <w:rPr>
                <w:b/>
                <w:bCs/>
              </w:rPr>
            </w:pPr>
            <w:r w:rsidRPr="00240AC5">
              <w:rPr>
                <w:b/>
                <w:bCs/>
              </w:rPr>
              <w:t>'%'…………%….………………..%''</w:t>
            </w:r>
          </w:p>
        </w:tc>
      </w:tr>
      <w:tr w:rsidR="003E79D6" w:rsidRPr="005223F4" w14:paraId="6A36D161" w14:textId="77777777" w:rsidTr="00240AC5">
        <w:tc>
          <w:tcPr>
            <w:tcW w:w="4428" w:type="dxa"/>
            <w:shd w:val="clear" w:color="auto" w:fill="auto"/>
          </w:tcPr>
          <w:p w14:paraId="3595C1DC" w14:textId="77777777" w:rsidR="003E79D6" w:rsidRPr="00240AC5" w:rsidRDefault="003E79D6" w:rsidP="00916F90">
            <w:pPr>
              <w:rPr>
                <w:b/>
                <w:bCs/>
              </w:rPr>
            </w:pPr>
            <w:r w:rsidRPr="00240AC5">
              <w:rPr>
                <w:b/>
                <w:bCs/>
              </w:rPr>
              <w:t>'…………%'….………………..'</w:t>
            </w:r>
          </w:p>
        </w:tc>
        <w:tc>
          <w:tcPr>
            <w:tcW w:w="4428" w:type="dxa"/>
            <w:shd w:val="clear" w:color="auto" w:fill="auto"/>
          </w:tcPr>
          <w:p w14:paraId="4D3AF787" w14:textId="77777777" w:rsidR="003E79D6" w:rsidRPr="00240AC5" w:rsidRDefault="003E79D6" w:rsidP="00916F90">
            <w:pPr>
              <w:rPr>
                <w:b/>
                <w:bCs/>
              </w:rPr>
            </w:pPr>
            <w:r w:rsidRPr="00240AC5">
              <w:rPr>
                <w:b/>
                <w:bCs/>
              </w:rPr>
              <w:t>'%'…………%%'….………………..%''</w:t>
            </w:r>
          </w:p>
        </w:tc>
      </w:tr>
      <w:tr w:rsidR="003E79D6" w:rsidRPr="005223F4" w14:paraId="6CE41F11" w14:textId="77777777" w:rsidTr="00240AC5">
        <w:tc>
          <w:tcPr>
            <w:tcW w:w="4428" w:type="dxa"/>
            <w:shd w:val="clear" w:color="auto" w:fill="auto"/>
          </w:tcPr>
          <w:p w14:paraId="540B6030" w14:textId="77777777" w:rsidR="003E79D6" w:rsidRPr="00240AC5" w:rsidRDefault="003E79D6" w:rsidP="00916F90">
            <w:pPr>
              <w:rPr>
                <w:b/>
                <w:bCs/>
              </w:rPr>
            </w:pPr>
            <w:r w:rsidRPr="00240AC5">
              <w:rPr>
                <w:b/>
                <w:bCs/>
              </w:rPr>
              <w:t>…………….;………………..</w:t>
            </w:r>
          </w:p>
        </w:tc>
        <w:tc>
          <w:tcPr>
            <w:tcW w:w="4428" w:type="dxa"/>
            <w:shd w:val="clear" w:color="auto" w:fill="auto"/>
          </w:tcPr>
          <w:p w14:paraId="5375E522" w14:textId="77777777" w:rsidR="003E79D6" w:rsidRPr="00240AC5" w:rsidRDefault="003E79D6" w:rsidP="00916F90">
            <w:pPr>
              <w:rPr>
                <w:b/>
                <w:bCs/>
              </w:rPr>
            </w:pPr>
            <w:r w:rsidRPr="00240AC5">
              <w:rPr>
                <w:b/>
                <w:bCs/>
              </w:rPr>
              <w:t>'…………….;………………..'</w:t>
            </w:r>
          </w:p>
        </w:tc>
      </w:tr>
      <w:tr w:rsidR="003E79D6" w:rsidRPr="005223F4" w14:paraId="4A20D847" w14:textId="77777777" w:rsidTr="00240AC5">
        <w:tc>
          <w:tcPr>
            <w:tcW w:w="4428" w:type="dxa"/>
            <w:shd w:val="clear" w:color="auto" w:fill="auto"/>
          </w:tcPr>
          <w:p w14:paraId="0688C797" w14:textId="77777777" w:rsidR="003E79D6" w:rsidRPr="00240AC5" w:rsidRDefault="003E79D6" w:rsidP="00916F90">
            <w:pPr>
              <w:rPr>
                <w:b/>
                <w:bCs/>
              </w:rPr>
            </w:pPr>
            <w:r w:rsidRPr="00240AC5">
              <w:rPr>
                <w:b/>
                <w:bCs/>
              </w:rPr>
              <w:t>…………….%;………………..</w:t>
            </w:r>
          </w:p>
        </w:tc>
        <w:tc>
          <w:tcPr>
            <w:tcW w:w="4428" w:type="dxa"/>
            <w:shd w:val="clear" w:color="auto" w:fill="auto"/>
          </w:tcPr>
          <w:p w14:paraId="485D9B6F" w14:textId="77777777" w:rsidR="003E79D6" w:rsidRPr="00240AC5" w:rsidRDefault="003E79D6" w:rsidP="00916F90">
            <w:pPr>
              <w:rPr>
                <w:b/>
                <w:bCs/>
              </w:rPr>
            </w:pPr>
            <w:r w:rsidRPr="00240AC5">
              <w:rPr>
                <w:b/>
                <w:bCs/>
              </w:rPr>
              <w:t>'…………….%;………………..'</w:t>
            </w:r>
          </w:p>
        </w:tc>
      </w:tr>
      <w:tr w:rsidR="003E79D6" w:rsidRPr="005223F4" w14:paraId="1452D6E8" w14:textId="77777777" w:rsidTr="00240AC5">
        <w:tc>
          <w:tcPr>
            <w:tcW w:w="4428" w:type="dxa"/>
            <w:shd w:val="clear" w:color="auto" w:fill="auto"/>
          </w:tcPr>
          <w:p w14:paraId="6915E54C" w14:textId="77777777" w:rsidR="003E79D6" w:rsidRPr="00240AC5" w:rsidRDefault="003E79D6" w:rsidP="00916F90">
            <w:pPr>
              <w:rPr>
                <w:b/>
                <w:bCs/>
              </w:rPr>
            </w:pPr>
            <w:r w:rsidRPr="00240AC5">
              <w:rPr>
                <w:b/>
                <w:bCs/>
              </w:rPr>
              <w:t>'…………….;………………..'</w:t>
            </w:r>
          </w:p>
        </w:tc>
        <w:tc>
          <w:tcPr>
            <w:tcW w:w="4428" w:type="dxa"/>
            <w:shd w:val="clear" w:color="auto" w:fill="auto"/>
          </w:tcPr>
          <w:p w14:paraId="080A75B8" w14:textId="77777777" w:rsidR="003E79D6" w:rsidRPr="00240AC5" w:rsidRDefault="003E79D6" w:rsidP="00916F90">
            <w:pPr>
              <w:rPr>
                <w:b/>
                <w:bCs/>
              </w:rPr>
            </w:pPr>
            <w:r w:rsidRPr="00240AC5">
              <w:rPr>
                <w:b/>
                <w:bCs/>
              </w:rPr>
              <w:t>'%'…………….;………………..%''</w:t>
            </w:r>
          </w:p>
        </w:tc>
      </w:tr>
      <w:tr w:rsidR="003E79D6" w:rsidRPr="005223F4" w14:paraId="361A5A61" w14:textId="77777777" w:rsidTr="00240AC5">
        <w:tc>
          <w:tcPr>
            <w:tcW w:w="4428" w:type="dxa"/>
            <w:shd w:val="clear" w:color="auto" w:fill="auto"/>
          </w:tcPr>
          <w:p w14:paraId="490B4B90" w14:textId="77777777" w:rsidR="003E79D6" w:rsidRPr="00240AC5" w:rsidRDefault="003E79D6" w:rsidP="00916F90">
            <w:pPr>
              <w:rPr>
                <w:b/>
                <w:bCs/>
              </w:rPr>
            </w:pPr>
            <w:r w:rsidRPr="00240AC5">
              <w:rPr>
                <w:b/>
                <w:bCs/>
              </w:rPr>
              <w:t>…………….?………………..</w:t>
            </w:r>
          </w:p>
        </w:tc>
        <w:tc>
          <w:tcPr>
            <w:tcW w:w="4428" w:type="dxa"/>
            <w:shd w:val="clear" w:color="auto" w:fill="auto"/>
          </w:tcPr>
          <w:p w14:paraId="515E9F84" w14:textId="77777777" w:rsidR="003E79D6" w:rsidRPr="00240AC5" w:rsidRDefault="003E79D6" w:rsidP="00916F90">
            <w:pPr>
              <w:rPr>
                <w:b/>
                <w:bCs/>
              </w:rPr>
            </w:pPr>
            <w:r w:rsidRPr="00240AC5">
              <w:rPr>
                <w:b/>
                <w:bCs/>
              </w:rPr>
              <w:t>'…………….?………………..'</w:t>
            </w:r>
          </w:p>
        </w:tc>
      </w:tr>
    </w:tbl>
    <w:p w14:paraId="2C0A0365" w14:textId="3288AAA6" w:rsidR="003E79D6" w:rsidRPr="005223F4" w:rsidDel="00230F40" w:rsidRDefault="003E79D6" w:rsidP="003E79D6">
      <w:pPr>
        <w:rPr>
          <w:del w:id="8919" w:author="mbeckerle" w:date="2012-04-22T21:33:00Z"/>
        </w:rPr>
      </w:pPr>
      <w:bookmarkStart w:id="8920" w:name="_Toc322911795"/>
      <w:bookmarkStart w:id="8921" w:name="_Toc322912334"/>
      <w:bookmarkStart w:id="8922" w:name="_Toc329093194"/>
      <w:bookmarkStart w:id="8923" w:name="_Toc332701707"/>
      <w:bookmarkStart w:id="8924" w:name="_Toc332702011"/>
      <w:bookmarkStart w:id="8925" w:name="_Toc332711809"/>
      <w:bookmarkStart w:id="8926" w:name="_Toc332712111"/>
      <w:bookmarkStart w:id="8927" w:name="_Toc332712412"/>
      <w:bookmarkStart w:id="8928" w:name="_Toc332724328"/>
      <w:bookmarkStart w:id="8929" w:name="_Toc332724628"/>
      <w:bookmarkEnd w:id="8920"/>
      <w:bookmarkEnd w:id="8921"/>
      <w:bookmarkEnd w:id="8922"/>
      <w:bookmarkEnd w:id="8923"/>
      <w:bookmarkEnd w:id="8924"/>
      <w:bookmarkEnd w:id="8925"/>
      <w:bookmarkEnd w:id="8926"/>
      <w:bookmarkEnd w:id="8927"/>
      <w:bookmarkEnd w:id="8928"/>
      <w:bookmarkEnd w:id="8929"/>
    </w:p>
    <w:p w14:paraId="17311076" w14:textId="40077BFF" w:rsidR="003E79D6" w:rsidRPr="005223F4" w:rsidDel="00230F40" w:rsidRDefault="003E79D6" w:rsidP="002614BB">
      <w:pPr>
        <w:rPr>
          <w:del w:id="8930" w:author="mbeckerle" w:date="2012-04-22T21:33:00Z"/>
        </w:rPr>
      </w:pPr>
      <w:bookmarkStart w:id="8931" w:name="_Toc322911796"/>
      <w:bookmarkStart w:id="8932" w:name="_Toc322912335"/>
      <w:bookmarkStart w:id="8933" w:name="_Toc329093195"/>
      <w:bookmarkStart w:id="8934" w:name="_Toc332701708"/>
      <w:bookmarkStart w:id="8935" w:name="_Toc332702012"/>
      <w:bookmarkStart w:id="8936" w:name="_Toc332711810"/>
      <w:bookmarkStart w:id="8937" w:name="_Toc332712112"/>
      <w:bookmarkStart w:id="8938" w:name="_Toc332712413"/>
      <w:bookmarkStart w:id="8939" w:name="_Toc332724329"/>
      <w:bookmarkStart w:id="8940" w:name="_Toc332724629"/>
      <w:bookmarkEnd w:id="8931"/>
      <w:bookmarkEnd w:id="8932"/>
      <w:bookmarkEnd w:id="8933"/>
      <w:bookmarkEnd w:id="8934"/>
      <w:bookmarkEnd w:id="8935"/>
      <w:bookmarkEnd w:id="8936"/>
      <w:bookmarkEnd w:id="8937"/>
      <w:bookmarkEnd w:id="8938"/>
      <w:bookmarkEnd w:id="8939"/>
      <w:bookmarkEnd w:id="8940"/>
    </w:p>
    <w:p w14:paraId="50513F61" w14:textId="7A2CA95E" w:rsidR="00483779" w:rsidRPr="005223F4" w:rsidDel="00230F40" w:rsidRDefault="00483779" w:rsidP="00483779">
      <w:pPr>
        <w:pStyle w:val="nobreak"/>
        <w:rPr>
          <w:del w:id="8941" w:author="mbeckerle" w:date="2012-04-22T21:33:00Z"/>
        </w:rPr>
      </w:pPr>
      <w:bookmarkStart w:id="8942" w:name="_Toc322911797"/>
      <w:bookmarkStart w:id="8943" w:name="_Toc322912336"/>
      <w:bookmarkStart w:id="8944" w:name="_Toc329093196"/>
      <w:bookmarkStart w:id="8945" w:name="_Toc332701709"/>
      <w:bookmarkStart w:id="8946" w:name="_Toc332702013"/>
      <w:bookmarkStart w:id="8947" w:name="_Toc332711811"/>
      <w:bookmarkStart w:id="8948" w:name="_Toc332712113"/>
      <w:bookmarkStart w:id="8949" w:name="_Toc332712414"/>
      <w:bookmarkStart w:id="8950" w:name="_Toc332724330"/>
      <w:bookmarkStart w:id="8951" w:name="_Toc332724630"/>
      <w:bookmarkEnd w:id="8942"/>
      <w:bookmarkEnd w:id="8943"/>
      <w:bookmarkEnd w:id="8944"/>
      <w:bookmarkEnd w:id="8945"/>
      <w:bookmarkEnd w:id="8946"/>
      <w:bookmarkEnd w:id="8947"/>
      <w:bookmarkEnd w:id="8948"/>
      <w:bookmarkEnd w:id="8949"/>
      <w:bookmarkEnd w:id="8950"/>
      <w:bookmarkEnd w:id="8951"/>
    </w:p>
    <w:p w14:paraId="57F95523" w14:textId="1E6A8325" w:rsidR="0040790F" w:rsidRPr="005223F4" w:rsidRDefault="00CD555F" w:rsidP="00CD555F">
      <w:pPr>
        <w:pStyle w:val="Heading1"/>
      </w:pPr>
      <w:bookmarkStart w:id="8952" w:name="_Toc243112895"/>
      <w:bookmarkStart w:id="8953" w:name="_Toc332724631"/>
      <w:r w:rsidRPr="005223F4">
        <w:t xml:space="preserve">Appendix </w:t>
      </w:r>
      <w:r w:rsidR="00E859BF" w:rsidRPr="005223F4">
        <w:t>B</w:t>
      </w:r>
      <w:r w:rsidRPr="005223F4">
        <w:t xml:space="preserve">: </w:t>
      </w:r>
      <w:r w:rsidR="0040790F" w:rsidRPr="005223F4">
        <w:rPr>
          <w:rFonts w:eastAsia="MS Mincho"/>
          <w:lang w:eastAsia="ja-JP" w:bidi="he-IL"/>
        </w:rPr>
        <w:t xml:space="preserve">Encoding of </w:t>
      </w:r>
      <w:r w:rsidR="00B11F88" w:rsidRPr="005223F4">
        <w:rPr>
          <w:rFonts w:eastAsia="MS Mincho"/>
          <w:lang w:eastAsia="ja-JP" w:bidi="he-IL"/>
        </w:rPr>
        <w:t>delimiters</w:t>
      </w:r>
      <w:r w:rsidR="0040790F" w:rsidRPr="005223F4">
        <w:rPr>
          <w:rFonts w:eastAsia="MS Mincho"/>
          <w:lang w:eastAsia="ja-JP" w:bidi="he-IL"/>
        </w:rPr>
        <w:t xml:space="preserve"> different to encoding of data (eg, initiator and terminator different to data)</w:t>
      </w:r>
      <w:bookmarkEnd w:id="8952"/>
      <w:bookmarkEnd w:id="8953"/>
      <w:r w:rsidR="0040790F" w:rsidRPr="005223F4">
        <w:rPr>
          <w:rFonts w:ascii="Tms Rmn" w:eastAsia="MS Mincho" w:hAnsi="Tms Rmn" w:cs="Tms Rmn"/>
          <w:sz w:val="24"/>
          <w:lang w:eastAsia="ja-JP" w:bidi="he-IL"/>
        </w:rPr>
        <w:t xml:space="preserve"> </w:t>
      </w:r>
      <w:del w:id="8954" w:author="mbeckerle" w:date="2012-04-22T21:33:00Z">
        <w:r w:rsidR="0040790F" w:rsidRPr="005223F4" w:rsidDel="00230F40">
          <w:rPr>
            <w:rFonts w:eastAsia="MS Mincho"/>
            <w:lang w:eastAsia="ja-JP" w:bidi="he-IL"/>
          </w:rPr>
          <w:br/>
        </w:r>
      </w:del>
    </w:p>
    <w:p w14:paraId="03EFBA15" w14:textId="77777777" w:rsidR="00230F40" w:rsidRDefault="0040790F" w:rsidP="00A52910">
      <w:pPr>
        <w:rPr>
          <w:ins w:id="8955" w:author="mbeckerle" w:date="2012-04-22T21:33:00Z"/>
          <w:rFonts w:eastAsia="MS Mincho"/>
          <w:lang w:eastAsia="ja-JP" w:bidi="he-IL"/>
        </w:rPr>
      </w:pPr>
      <w:del w:id="8956" w:author="Steve Hanson" w:date="2012-02-24T12:24:00Z">
        <w:r w:rsidRPr="005223F4" w:rsidDel="00F16FDE">
          <w:rPr>
            <w:rFonts w:eastAsia="MS Mincho"/>
            <w:lang w:eastAsia="ja-JP" w:bidi="he-IL"/>
          </w:rPr>
          <w:delText xml:space="preserve">- </w:delText>
        </w:r>
      </w:del>
      <w:r w:rsidRPr="005223F4">
        <w:rPr>
          <w:rFonts w:eastAsia="MS Mincho"/>
          <w:lang w:eastAsia="ja-JP" w:bidi="he-IL"/>
        </w:rPr>
        <w:t xml:space="preserve">Use &lt;xs:sequence&gt; to wrap the element and carry the </w:t>
      </w:r>
      <w:r w:rsidR="00B11F88" w:rsidRPr="005223F4">
        <w:rPr>
          <w:rFonts w:eastAsia="MS Mincho"/>
          <w:lang w:eastAsia="ja-JP" w:bidi="he-IL"/>
        </w:rPr>
        <w:t>delimiters</w:t>
      </w:r>
      <w:r w:rsidRPr="005223F4">
        <w:rPr>
          <w:rFonts w:eastAsia="MS Mincho"/>
          <w:lang w:eastAsia="ja-JP" w:bidi="he-IL"/>
        </w:rPr>
        <w:t>, for example</w:t>
      </w:r>
      <w:ins w:id="8957" w:author="mbeckerle" w:date="2012-04-22T21:33:00Z">
        <w:r w:rsidR="00230F40">
          <w:rPr>
            <w:rFonts w:eastAsia="MS Mincho"/>
            <w:lang w:eastAsia="ja-JP" w:bidi="he-IL"/>
          </w:rPr>
          <w:t>:</w:t>
        </w:r>
      </w:ins>
    </w:p>
    <w:p w14:paraId="779AAD1A" w14:textId="34FD5C42" w:rsidR="00230F40" w:rsidRDefault="0040790F" w:rsidP="00A52910">
      <w:pPr>
        <w:rPr>
          <w:ins w:id="8958" w:author="Steve Hanson" w:date="2012-02-24T12:24:00Z"/>
          <w:rFonts w:ascii="Courier New" w:eastAsia="MS Mincho" w:hAnsi="Courier New" w:cs="Courier New"/>
          <w:lang w:eastAsia="ja-JP" w:bidi="he-IL"/>
        </w:rPr>
      </w:pPr>
      <w:del w:id="8959" w:author="mbeckerle" w:date="2012-04-22T21:33:00Z">
        <w:r w:rsidRPr="005223F4" w:rsidDel="00230F40">
          <w:rPr>
            <w:rFonts w:eastAsia="MS Mincho"/>
            <w:lang w:eastAsia="ja-JP" w:bidi="he-IL"/>
          </w:rPr>
          <w:delText>:</w:delText>
        </w:r>
        <w:r w:rsidRPr="005223F4" w:rsidDel="00230F40">
          <w:rPr>
            <w:rFonts w:ascii="Tms Rmn" w:eastAsia="MS Mincho" w:hAnsi="Tms Rmn" w:cs="Tms Rmn"/>
            <w:sz w:val="24"/>
            <w:lang w:eastAsia="ja-JP" w:bidi="he-IL"/>
          </w:rPr>
          <w:delText xml:space="preserve"> </w:delText>
        </w:r>
        <w:r w:rsidRPr="005223F4" w:rsidDel="00230F40">
          <w:rPr>
            <w:rFonts w:ascii="Courier New" w:eastAsia="MS Mincho" w:hAnsi="Courier New" w:cs="Courier New"/>
            <w:lang w:eastAsia="ja-JP" w:bidi="he-IL"/>
          </w:rPr>
          <w:br/>
        </w:r>
      </w:del>
    </w:p>
    <w:p w14:paraId="337E7A9A" w14:textId="77777777" w:rsidR="00F16FDE" w:rsidRDefault="0040790F" w:rsidP="00A52910">
      <w:pPr>
        <w:rPr>
          <w:ins w:id="8960" w:author="Steve Hanson" w:date="2012-02-24T12:24:00Z"/>
          <w:rStyle w:val="XMLExcerptChar"/>
          <w:rFonts w:eastAsia="MS Mincho"/>
          <w:lang w:val="en-US"/>
        </w:rPr>
      </w:pPr>
      <w:r w:rsidRPr="005223F4">
        <w:rPr>
          <w:rStyle w:val="XMLExcerptChar"/>
          <w:rFonts w:eastAsia="MS Mincho"/>
          <w:lang w:val="en-US"/>
        </w:rPr>
        <w:t xml:space="preserve">  </w:t>
      </w:r>
      <w:del w:id="8961" w:author="Steve Hanson" w:date="2012-02-24T12:24:00Z">
        <w:r w:rsidRPr="005223F4" w:rsidDel="00F16FDE">
          <w:rPr>
            <w:rStyle w:val="XMLExcerptChar"/>
            <w:rFonts w:eastAsia="MS Mincho"/>
            <w:lang w:val="en-US"/>
          </w:rPr>
          <w:delText xml:space="preserve">  </w:delText>
        </w:r>
      </w:del>
      <w:r w:rsidRPr="005223F4">
        <w:rPr>
          <w:rStyle w:val="XMLExcerptChar"/>
          <w:rFonts w:eastAsia="MS Mincho"/>
          <w:lang w:val="en-US"/>
        </w:rPr>
        <w:t>&lt;</w:t>
      </w:r>
      <w:ins w:id="8962" w:author="Steve Hanson" w:date="2012-02-24T12:24:00Z">
        <w:r w:rsidR="00F16FDE">
          <w:rPr>
            <w:rStyle w:val="XMLExcerptChar"/>
            <w:rFonts w:eastAsia="MS Mincho"/>
            <w:lang w:val="en-US"/>
          </w:rPr>
          <w:t>xs:</w:t>
        </w:r>
      </w:ins>
      <w:r w:rsidRPr="005223F4">
        <w:rPr>
          <w:rStyle w:val="XMLExcerptChar"/>
          <w:rFonts w:eastAsia="MS Mincho"/>
          <w:lang w:val="en-US"/>
        </w:rPr>
        <w:t xml:space="preserve">sequence dfdl:encoding="ascii" dfdl:separator=":"&gt; </w:t>
      </w:r>
      <w:r w:rsidRPr="005223F4">
        <w:rPr>
          <w:rStyle w:val="XMLExcerptChar"/>
          <w:rFonts w:eastAsia="MS Mincho"/>
          <w:lang w:val="en-US"/>
        </w:rPr>
        <w:br/>
        <w:t xml:space="preserve">    </w:t>
      </w:r>
      <w:del w:id="8963" w:author="Steve Hanson" w:date="2012-02-24T12:24:00Z">
        <w:r w:rsidRPr="005223F4" w:rsidDel="00F16FDE">
          <w:rPr>
            <w:rStyle w:val="XMLExcerptChar"/>
            <w:rFonts w:eastAsia="MS Mincho"/>
            <w:lang w:val="en-US"/>
          </w:rPr>
          <w:delText xml:space="preserve">    </w:delText>
        </w:r>
      </w:del>
      <w:r w:rsidRPr="005223F4">
        <w:rPr>
          <w:rStyle w:val="XMLExcerptChar"/>
          <w:rFonts w:eastAsia="MS Mincho"/>
          <w:lang w:val="en-US"/>
        </w:rPr>
        <w:t>&lt;</w:t>
      </w:r>
      <w:ins w:id="8964" w:author="Steve Hanson" w:date="2012-02-24T12:24:00Z">
        <w:r w:rsidR="00F16FDE">
          <w:rPr>
            <w:rStyle w:val="XMLExcerptChar"/>
            <w:rFonts w:eastAsia="MS Mincho"/>
            <w:lang w:val="en-US"/>
          </w:rPr>
          <w:t>xs:</w:t>
        </w:r>
      </w:ins>
      <w:r w:rsidRPr="005223F4">
        <w:rPr>
          <w:rStyle w:val="XMLExcerptChar"/>
          <w:rFonts w:eastAsia="MS Mincho"/>
          <w:lang w:val="en-US"/>
        </w:rPr>
        <w:t>sequence dfdl:encoding="</w:t>
      </w:r>
      <w:r w:rsidR="00A52910" w:rsidRPr="005223F4">
        <w:rPr>
          <w:rFonts w:eastAsia="MS Mincho" w:cs="Arial"/>
          <w:color w:val="000000"/>
          <w:lang w:eastAsia="ja-JP"/>
        </w:rPr>
        <w:t xml:space="preserve"> ebcdic-cp-us</w:t>
      </w:r>
      <w:r w:rsidRPr="005223F4">
        <w:rPr>
          <w:rStyle w:val="XMLExcerptChar"/>
          <w:rFonts w:eastAsia="MS Mincho"/>
          <w:lang w:val="en-US"/>
        </w:rPr>
        <w:t>" dfdl:initiator="VAL"</w:t>
      </w:r>
    </w:p>
    <w:p w14:paraId="163232C0" w14:textId="77777777" w:rsidR="00765063" w:rsidRPr="005223F4" w:rsidRDefault="00F16FDE" w:rsidP="00A52910">
      <w:pPr>
        <w:rPr>
          <w:rFonts w:eastAsia="MS Mincho"/>
          <w:lang w:eastAsia="ja-JP" w:bidi="he-IL"/>
        </w:rPr>
      </w:pPr>
      <w:ins w:id="8965" w:author="Steve Hanson" w:date="2012-02-24T12:24:00Z">
        <w:r>
          <w:rPr>
            <w:rStyle w:val="XMLExcerptChar"/>
            <w:rFonts w:eastAsia="MS Mincho"/>
            <w:lang w:val="en-US"/>
          </w:rPr>
          <w:t xml:space="preserve">                </w:t>
        </w:r>
      </w:ins>
      <w:r w:rsidR="0040790F" w:rsidRPr="005223F4">
        <w:rPr>
          <w:rStyle w:val="XMLExcerptChar"/>
          <w:rFonts w:eastAsia="MS Mincho"/>
          <w:lang w:val="en-US"/>
        </w:rPr>
        <w:t xml:space="preserve"> dfdl:terminator="END"&gt; </w:t>
      </w:r>
      <w:r w:rsidR="0040790F" w:rsidRPr="005223F4">
        <w:rPr>
          <w:rStyle w:val="XMLExcerptChar"/>
          <w:rFonts w:eastAsia="MS Mincho"/>
          <w:lang w:val="en-US"/>
        </w:rPr>
        <w:br/>
        <w:t xml:space="preserve">    </w:t>
      </w:r>
      <w:ins w:id="8966" w:author="Steve Hanson" w:date="2012-02-24T12:24:00Z">
        <w:r>
          <w:rPr>
            <w:rStyle w:val="XMLExcerptChar"/>
            <w:rFonts w:eastAsia="MS Mincho"/>
            <w:lang w:val="en-US"/>
          </w:rPr>
          <w:t xml:space="preserve">  </w:t>
        </w:r>
      </w:ins>
      <w:del w:id="8967" w:author="Steve Hanson" w:date="2012-02-24T12:24:00Z">
        <w:r w:rsidR="0040790F" w:rsidRPr="005223F4" w:rsidDel="00F16FDE">
          <w:rPr>
            <w:rStyle w:val="XMLExcerptChar"/>
            <w:rFonts w:eastAsia="MS Mincho"/>
            <w:lang w:val="en-US"/>
          </w:rPr>
          <w:delText xml:space="preserve">        </w:delText>
        </w:r>
      </w:del>
      <w:r w:rsidR="0040790F" w:rsidRPr="005223F4">
        <w:rPr>
          <w:rStyle w:val="XMLExcerptChar"/>
          <w:rFonts w:eastAsia="MS Mincho"/>
          <w:lang w:val="en-US"/>
        </w:rPr>
        <w:t>&lt;</w:t>
      </w:r>
      <w:ins w:id="8968" w:author="Steve Hanson" w:date="2012-02-24T12:24:00Z">
        <w:r>
          <w:rPr>
            <w:rStyle w:val="XMLExcerptChar"/>
            <w:rFonts w:eastAsia="MS Mincho"/>
            <w:lang w:val="en-US"/>
          </w:rPr>
          <w:t>xs:</w:t>
        </w:r>
      </w:ins>
      <w:r w:rsidR="0040790F" w:rsidRPr="005223F4">
        <w:rPr>
          <w:rStyle w:val="XMLExcerptChar"/>
          <w:rFonts w:eastAsia="MS Mincho"/>
          <w:lang w:val="en-US"/>
        </w:rPr>
        <w:t xml:space="preserve">element name="val" type="..." dfdl:encoding="ascii" /&gt; </w:t>
      </w:r>
      <w:r w:rsidR="0040790F" w:rsidRPr="005223F4">
        <w:rPr>
          <w:rStyle w:val="XMLExcerptChar"/>
          <w:rFonts w:eastAsia="MS Mincho"/>
          <w:lang w:val="en-US"/>
        </w:rPr>
        <w:br/>
        <w:t xml:space="preserve">   </w:t>
      </w:r>
      <w:ins w:id="8969" w:author="Steve Hanson" w:date="2012-02-24T12:24:00Z">
        <w:r>
          <w:rPr>
            <w:rStyle w:val="XMLExcerptChar"/>
            <w:rFonts w:eastAsia="MS Mincho"/>
            <w:lang w:val="en-US"/>
          </w:rPr>
          <w:t xml:space="preserve"> </w:t>
        </w:r>
      </w:ins>
      <w:del w:id="8970" w:author="Steve Hanson" w:date="2012-02-24T12:24:00Z">
        <w:r w:rsidR="0040790F" w:rsidRPr="005223F4" w:rsidDel="00F16FDE">
          <w:rPr>
            <w:rStyle w:val="XMLExcerptChar"/>
            <w:rFonts w:eastAsia="MS Mincho"/>
            <w:lang w:val="en-US"/>
          </w:rPr>
          <w:delText xml:space="preserve">     </w:delText>
        </w:r>
      </w:del>
      <w:r w:rsidR="0040790F" w:rsidRPr="005223F4">
        <w:rPr>
          <w:rStyle w:val="XMLExcerptChar"/>
          <w:rFonts w:eastAsia="MS Mincho"/>
          <w:lang w:val="en-US"/>
        </w:rPr>
        <w:t>&lt;/</w:t>
      </w:r>
      <w:ins w:id="8971" w:author="Steve Hanson" w:date="2012-02-24T12:25:00Z">
        <w:r>
          <w:rPr>
            <w:rStyle w:val="XMLExcerptChar"/>
            <w:rFonts w:eastAsia="MS Mincho"/>
            <w:lang w:val="en-US"/>
          </w:rPr>
          <w:t>xs:</w:t>
        </w:r>
      </w:ins>
      <w:r w:rsidR="0040790F" w:rsidRPr="005223F4">
        <w:rPr>
          <w:rStyle w:val="XMLExcerptChar"/>
          <w:rFonts w:eastAsia="MS Mincho"/>
          <w:lang w:val="en-US"/>
        </w:rPr>
        <w:t xml:space="preserve">sequence&gt; </w:t>
      </w:r>
      <w:r w:rsidR="0040790F" w:rsidRPr="005223F4">
        <w:rPr>
          <w:rStyle w:val="XMLExcerptChar"/>
          <w:rFonts w:eastAsia="MS Mincho"/>
          <w:lang w:val="en-US"/>
        </w:rPr>
        <w:br/>
        <w:t xml:space="preserve">  </w:t>
      </w:r>
      <w:del w:id="8972" w:author="Steve Hanson" w:date="2012-02-24T12:25:00Z">
        <w:r w:rsidR="0040790F" w:rsidRPr="005223F4" w:rsidDel="00F16FDE">
          <w:rPr>
            <w:rStyle w:val="XMLExcerptChar"/>
            <w:rFonts w:eastAsia="MS Mincho"/>
            <w:lang w:val="en-US"/>
          </w:rPr>
          <w:delText xml:space="preserve">  </w:delText>
        </w:r>
      </w:del>
      <w:r w:rsidR="0040790F" w:rsidRPr="005223F4">
        <w:rPr>
          <w:rStyle w:val="XMLExcerptChar"/>
          <w:rFonts w:eastAsia="MS Mincho"/>
          <w:lang w:val="en-US"/>
        </w:rPr>
        <w:t>&lt;/</w:t>
      </w:r>
      <w:ins w:id="8973" w:author="Steve Hanson" w:date="2012-02-24T12:25:00Z">
        <w:r>
          <w:rPr>
            <w:rStyle w:val="XMLExcerptChar"/>
            <w:rFonts w:eastAsia="MS Mincho"/>
            <w:lang w:val="en-US"/>
          </w:rPr>
          <w:t>xs:</w:t>
        </w:r>
      </w:ins>
      <w:r w:rsidR="0040790F" w:rsidRPr="005223F4">
        <w:rPr>
          <w:rStyle w:val="XMLExcerptChar"/>
          <w:rFonts w:eastAsia="MS Mincho"/>
          <w:lang w:val="en-US"/>
        </w:rPr>
        <w:t>sequence&gt;</w:t>
      </w:r>
      <w:r w:rsidR="0040790F" w:rsidRPr="005223F4">
        <w:rPr>
          <w:rFonts w:eastAsia="MS Mincho"/>
          <w:lang w:eastAsia="ja-JP" w:bidi="he-IL"/>
        </w:rPr>
        <w:t xml:space="preserve">       </w:t>
      </w:r>
    </w:p>
    <w:p w14:paraId="1ED1AA32" w14:textId="76C90D1D" w:rsidR="00F16FDE" w:rsidDel="00230F40" w:rsidRDefault="00F16FDE" w:rsidP="0040790F">
      <w:pPr>
        <w:rPr>
          <w:ins w:id="8974" w:author="Steve Hanson" w:date="2012-02-24T12:24:00Z"/>
          <w:del w:id="8975" w:author="mbeckerle" w:date="2012-04-22T21:34:00Z"/>
          <w:rFonts w:eastAsia="MS Mincho"/>
          <w:lang w:eastAsia="ja-JP" w:bidi="he-IL"/>
        </w:rPr>
      </w:pPr>
    </w:p>
    <w:p w14:paraId="6C7B0DB6" w14:textId="761F9A91" w:rsidR="0040790F" w:rsidRPr="005223F4" w:rsidDel="00230F40" w:rsidRDefault="00765063">
      <w:pPr>
        <w:rPr>
          <w:del w:id="8976" w:author="mbeckerle" w:date="2012-04-22T21:34:00Z"/>
        </w:rPr>
      </w:pPr>
      <w:r w:rsidRPr="005223F4">
        <w:rPr>
          <w:rFonts w:eastAsia="MS Mincho"/>
          <w:lang w:eastAsia="ja-JP" w:bidi="he-IL"/>
        </w:rPr>
        <w:t xml:space="preserve">The same technique can be used with dfdl:ignoreCase when the case-sensitivity of data is different to that of surrounding </w:t>
      </w:r>
      <w:r w:rsidR="00B11F88" w:rsidRPr="005223F4">
        <w:rPr>
          <w:rFonts w:eastAsia="MS Mincho"/>
          <w:lang w:eastAsia="ja-JP" w:bidi="he-IL"/>
        </w:rPr>
        <w:t>delimiters</w:t>
      </w:r>
      <w:del w:id="8977" w:author="mbeckerle" w:date="2012-04-22T21:34:00Z">
        <w:r w:rsidRPr="005223F4" w:rsidDel="00230F40">
          <w:rPr>
            <w:rFonts w:eastAsia="MS Mincho"/>
            <w:lang w:eastAsia="ja-JP" w:bidi="he-IL"/>
          </w:rPr>
          <w:delText>.</w:delText>
        </w:r>
        <w:r w:rsidR="0040790F" w:rsidRPr="005223F4" w:rsidDel="00230F40">
          <w:rPr>
            <w:rFonts w:eastAsia="MS Mincho"/>
            <w:lang w:eastAsia="ja-JP" w:bidi="he-IL"/>
          </w:rPr>
          <w:delText xml:space="preserve"> </w:delText>
        </w:r>
        <w:r w:rsidR="0040790F" w:rsidRPr="005223F4" w:rsidDel="00230F40">
          <w:rPr>
            <w:rFonts w:ascii="Tms Rmn" w:eastAsia="MS Mincho" w:hAnsi="Tms Rmn" w:cs="Tms Rmn"/>
            <w:sz w:val="24"/>
            <w:lang w:eastAsia="ja-JP" w:bidi="he-IL"/>
          </w:rPr>
          <w:delText xml:space="preserve"> </w:delText>
        </w:r>
      </w:del>
    </w:p>
    <w:p w14:paraId="47C9FF3F" w14:textId="24E036E5" w:rsidR="00AB1B1A" w:rsidRPr="005223F4" w:rsidDel="00230F40" w:rsidRDefault="00AB1B1A">
      <w:pPr>
        <w:rPr>
          <w:del w:id="8978" w:author="mbeckerle" w:date="2012-04-22T21:34:00Z"/>
        </w:rPr>
        <w:pPrChange w:id="8979" w:author="mbeckerle" w:date="2012-04-22T21:34:00Z">
          <w:pPr>
            <w:pStyle w:val="CommentText"/>
          </w:pPr>
        </w:pPrChange>
      </w:pPr>
    </w:p>
    <w:p w14:paraId="2B51DEBE" w14:textId="48A6BCE4" w:rsidR="003E79D6" w:rsidRPr="005223F4" w:rsidDel="00230F40" w:rsidRDefault="003E79D6">
      <w:pPr>
        <w:rPr>
          <w:del w:id="8980" w:author="mbeckerle" w:date="2012-04-22T21:34:00Z"/>
        </w:rPr>
      </w:pPr>
    </w:p>
    <w:p w14:paraId="7EDAE41B" w14:textId="3FA95E87" w:rsidR="00143763" w:rsidRPr="005223F4" w:rsidDel="00230F40" w:rsidRDefault="00143763">
      <w:pPr>
        <w:rPr>
          <w:del w:id="8981" w:author="mbeckerle" w:date="2012-04-22T21:34:00Z"/>
        </w:rPr>
      </w:pPr>
    </w:p>
    <w:p w14:paraId="2E6DCBC8" w14:textId="35799101" w:rsidR="00143763" w:rsidRPr="005223F4" w:rsidDel="00230F40" w:rsidRDefault="00313576">
      <w:pPr>
        <w:rPr>
          <w:del w:id="8982" w:author="mbeckerle" w:date="2012-04-22T21:34:00Z"/>
        </w:rPr>
      </w:pPr>
      <w:del w:id="8983" w:author="mbeckerle" w:date="2012-04-22T21:34:00Z">
        <w:r w:rsidDel="00230F40">
          <w:rPr>
            <w:rStyle w:val="CommentReference"/>
          </w:rPr>
          <w:commentReference w:id="8984"/>
        </w:r>
      </w:del>
    </w:p>
    <w:p w14:paraId="452F87C1" w14:textId="5F9C49DE" w:rsidR="00895189" w:rsidRPr="005223F4" w:rsidDel="00230F40" w:rsidRDefault="00895189">
      <w:pPr>
        <w:rPr>
          <w:del w:id="8985" w:author="mbeckerle" w:date="2012-04-22T21:34:00Z"/>
        </w:rPr>
        <w:pPrChange w:id="8986" w:author="mbeckerle" w:date="2012-04-22T21:34:00Z">
          <w:pPr>
            <w:pStyle w:val="NormalWeb"/>
          </w:pPr>
        </w:pPrChange>
      </w:pPr>
    </w:p>
    <w:p w14:paraId="4B77D79F" w14:textId="09CAA7E9" w:rsidR="007F58D4" w:rsidRPr="005223F4" w:rsidDel="00230F40" w:rsidRDefault="007F58D4">
      <w:pPr>
        <w:rPr>
          <w:del w:id="8987" w:author="mbeckerle" w:date="2012-04-22T21:34:00Z"/>
        </w:rPr>
        <w:pPrChange w:id="8988" w:author="mbeckerle" w:date="2012-04-22T21:34:00Z">
          <w:pPr>
            <w:pStyle w:val="nobreak"/>
          </w:pPr>
        </w:pPrChange>
      </w:pPr>
    </w:p>
    <w:p w14:paraId="4F97C6CD" w14:textId="77777777" w:rsidR="007F58D4" w:rsidRPr="005223F4" w:rsidRDefault="007F58D4"/>
    <w:sectPr w:rsidR="007F58D4" w:rsidRPr="005223F4" w:rsidSect="00DB1330">
      <w:headerReference w:type="default" r:id="rId54"/>
      <w:footerReference w:type="default" r:id="rId55"/>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1" w:author="Steve Hanson" w:date="2012-08-14T16:08:00Z" w:initials="SMH">
    <w:p w14:paraId="1997AF03" w14:textId="7DAB8AF3" w:rsidR="00774FCD" w:rsidRDefault="00774FCD">
      <w:pPr>
        <w:pStyle w:val="CommentText"/>
      </w:pPr>
      <w:r>
        <w:rPr>
          <w:rStyle w:val="CommentReference"/>
        </w:rPr>
        <w:annotationRef/>
      </w:r>
      <w:r>
        <w:t>Add GPB</w:t>
      </w:r>
    </w:p>
  </w:comment>
  <w:comment w:id="282" w:author="mbeckerle" w:date="2012-08-14T16:08:00Z" w:initials="m">
    <w:p w14:paraId="6060541E" w14:textId="7E19F78E" w:rsidR="00774FCD" w:rsidRDefault="00774FCD">
      <w:pPr>
        <w:pStyle w:val="CommentText"/>
      </w:pPr>
      <w:r>
        <w:rPr>
          <w:rStyle w:val="CommentReference"/>
        </w:rPr>
        <w:annotationRef/>
      </w:r>
      <w:r>
        <w:t>(OPEN)</w:t>
      </w:r>
    </w:p>
  </w:comment>
  <w:comment w:id="302" w:author="Steve Hanson" w:date="2012-08-14T16:08:00Z" w:initials="SMH">
    <w:p w14:paraId="0CB290B9" w14:textId="77777777" w:rsidR="00774FCD" w:rsidRDefault="00774FCD">
      <w:pPr>
        <w:pStyle w:val="CommentText"/>
      </w:pPr>
      <w:r>
        <w:rPr>
          <w:rStyle w:val="CommentReference"/>
        </w:rPr>
        <w:annotationRef/>
      </w:r>
      <w:r>
        <w:t>I would have said ASN.1 is prescriptive – it is self-describing but it forces you to use one of several syntaxes.</w:t>
      </w:r>
    </w:p>
  </w:comment>
  <w:comment w:id="303" w:author="mbeckerle" w:date="2012-08-14T16:08:00Z" w:initials="m">
    <w:p w14:paraId="2777D49F" w14:textId="7AECFE28" w:rsidR="00774FCD" w:rsidRDefault="00774FCD" w:rsidP="00887F4F">
      <w:pPr>
        <w:pStyle w:val="CommentText"/>
      </w:pPr>
      <w:r>
        <w:rPr>
          <w:rStyle w:val="CommentReference"/>
        </w:rPr>
        <w:annotationRef/>
      </w:r>
      <w:r>
        <w:t>Clarified ASN.1, which has prescriptive encodings and a descriptive ECN thing.</w:t>
      </w:r>
    </w:p>
  </w:comment>
  <w:comment w:id="327" w:author="Steve Hanson" w:date="2012-08-14T16:08:00Z" w:initials="SMH">
    <w:p w14:paraId="3966D26A" w14:textId="77777777" w:rsidR="00774FCD" w:rsidRDefault="00774FCD">
      <w:pPr>
        <w:pStyle w:val="CommentText"/>
      </w:pPr>
      <w:r>
        <w:rPr>
          <w:rStyle w:val="CommentReference"/>
        </w:rPr>
        <w:annotationRef/>
      </w:r>
      <w:r>
        <w:t>Errata 3.8 affects this section</w:t>
      </w:r>
    </w:p>
    <w:p w14:paraId="38A2F1BE" w14:textId="77777777" w:rsidR="00774FCD" w:rsidRDefault="00774FCD">
      <w:pPr>
        <w:pStyle w:val="CommentText"/>
      </w:pPr>
    </w:p>
    <w:p w14:paraId="5E20D991" w14:textId="77777777" w:rsidR="00774FCD" w:rsidRDefault="00774FCD">
      <w:pPr>
        <w:pStyle w:val="CommentText"/>
      </w:pPr>
      <w:r>
        <w:t>DONE</w:t>
      </w:r>
    </w:p>
  </w:comment>
  <w:comment w:id="395" w:author="mbeckerle" w:date="2012-08-14T16:08:00Z" w:initials="m">
    <w:p w14:paraId="58A291DA" w14:textId="07068075" w:rsidR="00774FCD" w:rsidRDefault="00774FCD">
      <w:pPr>
        <w:pStyle w:val="CommentText"/>
      </w:pPr>
      <w:r>
        <w:rPr>
          <w:rStyle w:val="CommentReference"/>
        </w:rPr>
        <w:annotationRef/>
      </w:r>
      <w:r>
        <w:t>Moved here since UPA is a schema definition error.</w:t>
      </w:r>
    </w:p>
  </w:comment>
  <w:comment w:id="423" w:author="Steve Hanson" w:date="2012-08-14T16:08:00Z" w:initials="SMH">
    <w:p w14:paraId="0785651A" w14:textId="77777777" w:rsidR="00774FCD" w:rsidRDefault="00774FCD">
      <w:pPr>
        <w:pStyle w:val="CommentText"/>
      </w:pPr>
      <w:r>
        <w:rPr>
          <w:rStyle w:val="CommentReference"/>
        </w:rPr>
        <w:annotationRef/>
      </w:r>
      <w:r>
        <w:t>Affected by action 140.</w:t>
      </w:r>
    </w:p>
  </w:comment>
  <w:comment w:id="424" w:author="mbeckerle" w:date="2012-08-14T16:08:00Z" w:initials="m">
    <w:p w14:paraId="02ECBC4F" w14:textId="7010D7E8" w:rsidR="00774FCD" w:rsidRDefault="00774FCD">
      <w:pPr>
        <w:pStyle w:val="CommentText"/>
      </w:pPr>
      <w:r>
        <w:rPr>
          <w:rStyle w:val="CommentReference"/>
        </w:rPr>
        <w:annotationRef/>
      </w:r>
      <w:r>
        <w:t>(OPEN)</w:t>
      </w:r>
    </w:p>
  </w:comment>
  <w:comment w:id="472" w:author="Steve Hanson" w:date="2012-08-14T16:08:00Z" w:initials="SMH">
    <w:p w14:paraId="2D477DD2" w14:textId="77777777" w:rsidR="00774FCD" w:rsidRDefault="00774FCD">
      <w:pPr>
        <w:pStyle w:val="CommentText"/>
      </w:pPr>
      <w:r>
        <w:rPr>
          <w:rStyle w:val="CommentReference"/>
        </w:rPr>
        <w:annotationRef/>
      </w:r>
      <w:r>
        <w:t>Errata 3.12 changes this</w:t>
      </w:r>
    </w:p>
    <w:p w14:paraId="2AB2BB94" w14:textId="77777777" w:rsidR="00774FCD" w:rsidRDefault="00774FCD">
      <w:pPr>
        <w:pStyle w:val="CommentText"/>
      </w:pPr>
    </w:p>
    <w:p w14:paraId="25D2F1E3" w14:textId="77777777" w:rsidR="00774FCD" w:rsidRDefault="00774FCD">
      <w:pPr>
        <w:pStyle w:val="CommentText"/>
      </w:pPr>
      <w:r>
        <w:t>DONE</w:t>
      </w:r>
    </w:p>
  </w:comment>
  <w:comment w:id="479" w:author="Steve Hanson" w:date="2012-08-14T16:08:00Z" w:initials="SMH">
    <w:p w14:paraId="28965221" w14:textId="77777777" w:rsidR="00774FCD" w:rsidRDefault="00774FCD">
      <w:pPr>
        <w:pStyle w:val="CommentText"/>
      </w:pPr>
      <w:r>
        <w:rPr>
          <w:rStyle w:val="CommentReference"/>
        </w:rPr>
        <w:annotationRef/>
      </w:r>
      <w:r>
        <w:t>Errata 3.4 adds a new failure type called ‘Recoverable error’. Also affects section 7.3.</w:t>
      </w:r>
    </w:p>
    <w:p w14:paraId="29D98C77" w14:textId="77777777" w:rsidR="00774FCD" w:rsidRDefault="00774FCD">
      <w:pPr>
        <w:pStyle w:val="CommentText"/>
      </w:pPr>
    </w:p>
    <w:p w14:paraId="19EE67DB" w14:textId="77777777" w:rsidR="00774FCD" w:rsidRDefault="00774FCD">
      <w:pPr>
        <w:pStyle w:val="CommentText"/>
      </w:pPr>
      <w:r>
        <w:t>DONE</w:t>
      </w:r>
    </w:p>
  </w:comment>
  <w:comment w:id="491" w:author="Steve Hanson" w:date="2012-08-14T16:08:00Z" w:initials="SMH">
    <w:p w14:paraId="111FF829" w14:textId="77777777" w:rsidR="00774FCD" w:rsidRDefault="00774FCD">
      <w:pPr>
        <w:pStyle w:val="CommentText"/>
      </w:pPr>
      <w:r>
        <w:rPr>
          <w:rStyle w:val="CommentReference"/>
        </w:rPr>
        <w:annotationRef/>
      </w:r>
      <w:r>
        <w:t xml:space="preserve">Add that </w:t>
      </w:r>
      <w:r w:rsidRPr="005223F4">
        <w:t xml:space="preserve">When resolving points of uncertainty, </w:t>
      </w:r>
      <w:r>
        <w:t>recoverable</w:t>
      </w:r>
      <w:r w:rsidRPr="005223F4">
        <w:t xml:space="preserve"> errors are ignored</w:t>
      </w:r>
      <w:r>
        <w:t>.</w:t>
      </w:r>
    </w:p>
    <w:p w14:paraId="0F6EB1AF" w14:textId="77777777" w:rsidR="00774FCD" w:rsidRDefault="00774FCD">
      <w:pPr>
        <w:pStyle w:val="CommentText"/>
      </w:pPr>
    </w:p>
    <w:p w14:paraId="24A34FC8" w14:textId="283870E4" w:rsidR="00774FCD" w:rsidRDefault="00774FCD">
      <w:pPr>
        <w:pStyle w:val="CommentText"/>
      </w:pPr>
      <w:r>
        <w:t>DONE</w:t>
      </w:r>
    </w:p>
  </w:comment>
  <w:comment w:id="505" w:author="Steve Hanson" w:date="2012-08-14T16:08:00Z" w:initials="SMH">
    <w:p w14:paraId="76DC70C8" w14:textId="01DF9528" w:rsidR="00774FCD" w:rsidRDefault="00774FCD">
      <w:pPr>
        <w:pStyle w:val="CommentText"/>
      </w:pPr>
      <w:r>
        <w:rPr>
          <w:rStyle w:val="CommentReference"/>
        </w:rPr>
        <w:annotationRef/>
      </w:r>
      <w:r>
        <w:t>The footnote to this needs reworking due to errata 2.36, as occursCount can now only be an expression.</w:t>
      </w:r>
    </w:p>
  </w:comment>
  <w:comment w:id="506" w:author="mbeckerle" w:date="2012-08-14T16:08:00Z" w:initials="m">
    <w:p w14:paraId="7969D39A" w14:textId="11EEC575" w:rsidR="00774FCD" w:rsidRDefault="00774FCD">
      <w:pPr>
        <w:pStyle w:val="CommentText"/>
      </w:pPr>
      <w:r>
        <w:rPr>
          <w:rStyle w:val="CommentReference"/>
        </w:rPr>
        <w:annotationRef/>
      </w:r>
      <w:r>
        <w:t>Removed offending sentence and footnote as they were totally unclear to me, and I wasn’t sure what point they were trying to make.</w:t>
      </w:r>
    </w:p>
  </w:comment>
  <w:comment w:id="558" w:author="Steve Hanson" w:date="2012-08-14T16:08:00Z" w:initials="SMH">
    <w:p w14:paraId="6A12FFFE" w14:textId="77777777" w:rsidR="00774FCD" w:rsidRDefault="00774FCD">
      <w:pPr>
        <w:pStyle w:val="CommentText"/>
      </w:pPr>
      <w:r>
        <w:rPr>
          <w:rStyle w:val="CommentReference"/>
        </w:rPr>
        <w:annotationRef/>
      </w:r>
      <w:r>
        <w:t>Errata 3.7 adds a new member for Unicode BOM. See section 11.</w:t>
      </w:r>
    </w:p>
    <w:p w14:paraId="75F39F64" w14:textId="77777777" w:rsidR="00774FCD" w:rsidRDefault="00774FCD">
      <w:pPr>
        <w:pStyle w:val="CommentText"/>
      </w:pPr>
    </w:p>
    <w:p w14:paraId="1E36C3A7" w14:textId="77777777" w:rsidR="00774FCD" w:rsidRDefault="00774FCD">
      <w:pPr>
        <w:pStyle w:val="CommentText"/>
      </w:pPr>
      <w:r>
        <w:t>DONE</w:t>
      </w:r>
    </w:p>
  </w:comment>
  <w:comment w:id="563" w:author="mbeckerle" w:date="2012-08-14T16:08:00Z" w:initials="m">
    <w:p w14:paraId="7B0500B6" w14:textId="3B7304E1" w:rsidR="00774FCD" w:rsidRDefault="00774FCD">
      <w:pPr>
        <w:pStyle w:val="CommentText"/>
      </w:pPr>
      <w:r>
        <w:rPr>
          <w:rStyle w:val="CommentReference"/>
        </w:rPr>
        <w:annotationRef/>
      </w:r>
      <w:r>
        <w:t>Errata 2.75 Done</w:t>
      </w:r>
    </w:p>
  </w:comment>
  <w:comment w:id="574" w:author="Steve Hanson" w:date="2012-08-14T16:08:00Z" w:initials="SMH">
    <w:p w14:paraId="2DE88B9D" w14:textId="77777777" w:rsidR="00774FCD" w:rsidRDefault="00774FCD">
      <w:pPr>
        <w:pStyle w:val="CommentText"/>
      </w:pPr>
      <w:r>
        <w:rPr>
          <w:rStyle w:val="CommentReference"/>
        </w:rPr>
        <w:annotationRef/>
      </w:r>
      <w:r>
        <w:t>Should not be hyphenated?</w:t>
      </w:r>
    </w:p>
    <w:p w14:paraId="6DFCEB2C" w14:textId="77777777" w:rsidR="00774FCD" w:rsidRDefault="00774FCD">
      <w:pPr>
        <w:pStyle w:val="CommentText"/>
      </w:pPr>
    </w:p>
    <w:p w14:paraId="1AD6F1A5" w14:textId="430107C1" w:rsidR="00774FCD" w:rsidRDefault="00774FCD">
      <w:pPr>
        <w:pStyle w:val="CommentText"/>
      </w:pPr>
      <w:r>
        <w:t>DONE</w:t>
      </w:r>
    </w:p>
  </w:comment>
  <w:comment w:id="586" w:author="Steve Hanson" w:date="2012-08-14T16:08:00Z" w:initials="SMH">
    <w:p w14:paraId="35FCAF1E" w14:textId="77777777" w:rsidR="00774FCD" w:rsidRDefault="00774FCD">
      <w:pPr>
        <w:pStyle w:val="CommentText"/>
      </w:pPr>
      <w:r>
        <w:rPr>
          <w:rStyle w:val="CommentReference"/>
        </w:rPr>
        <w:annotationRef/>
      </w:r>
      <w:r>
        <w:t>Errata 3.6 adds two new members needed to build a PSVI</w:t>
      </w:r>
    </w:p>
    <w:p w14:paraId="39D6D662" w14:textId="77777777" w:rsidR="00774FCD" w:rsidRDefault="00774FCD">
      <w:pPr>
        <w:pStyle w:val="CommentText"/>
      </w:pPr>
    </w:p>
    <w:p w14:paraId="01EB4832" w14:textId="77777777" w:rsidR="00774FCD" w:rsidRDefault="00774FCD">
      <w:pPr>
        <w:pStyle w:val="CommentText"/>
      </w:pPr>
      <w:r>
        <w:t>DONE.</w:t>
      </w:r>
    </w:p>
    <w:p w14:paraId="3A3D4A6E" w14:textId="77777777" w:rsidR="00774FCD" w:rsidRDefault="00774FCD">
      <w:pPr>
        <w:pStyle w:val="CommentText"/>
      </w:pPr>
    </w:p>
  </w:comment>
  <w:comment w:id="588" w:author="Steve Hanson" w:date="2012-08-14T16:08:00Z" w:initials="SMH">
    <w:p w14:paraId="5C5D3481" w14:textId="77777777" w:rsidR="00774FCD" w:rsidRDefault="00774FCD">
      <w:pPr>
        <w:pStyle w:val="CommentText"/>
      </w:pPr>
      <w:r>
        <w:rPr>
          <w:rStyle w:val="CommentReference"/>
        </w:rPr>
        <w:annotationRef/>
      </w:r>
      <w:r>
        <w:t>Errata 2.67 changes this</w:t>
      </w:r>
    </w:p>
    <w:p w14:paraId="7EB421D6" w14:textId="77777777" w:rsidR="00774FCD" w:rsidRDefault="00774FCD">
      <w:pPr>
        <w:pStyle w:val="CommentText"/>
      </w:pPr>
    </w:p>
    <w:p w14:paraId="5F82FAF0" w14:textId="77777777" w:rsidR="00774FCD" w:rsidRDefault="00774FCD">
      <w:pPr>
        <w:pStyle w:val="CommentText"/>
      </w:pPr>
      <w:r>
        <w:t>DONE</w:t>
      </w:r>
    </w:p>
  </w:comment>
  <w:comment w:id="590" w:author="Steve Hanson" w:date="2012-08-14T16:08:00Z" w:initials="SMH">
    <w:p w14:paraId="4D40DAEE" w14:textId="77777777" w:rsidR="00774FCD" w:rsidRDefault="00774FCD">
      <w:pPr>
        <w:pStyle w:val="CommentText"/>
      </w:pPr>
      <w:r>
        <w:rPr>
          <w:rStyle w:val="CommentReference"/>
        </w:rPr>
        <w:annotationRef/>
      </w:r>
      <w:r>
        <w:t>Errata 3.13 changes this and adds control over behaviour.</w:t>
      </w:r>
    </w:p>
    <w:p w14:paraId="76AD2934" w14:textId="77777777" w:rsidR="00774FCD" w:rsidRDefault="00774FCD">
      <w:pPr>
        <w:pStyle w:val="CommentText"/>
      </w:pPr>
    </w:p>
    <w:p w14:paraId="6C12AC0B" w14:textId="235F2174" w:rsidR="00774FCD" w:rsidRDefault="00774FCD">
      <w:pPr>
        <w:pStyle w:val="CommentText"/>
      </w:pPr>
      <w:r>
        <w:t>DONE</w:t>
      </w:r>
    </w:p>
  </w:comment>
  <w:comment w:id="591" w:author="mbeckerle" w:date="2012-08-14T16:08:00Z" w:initials="m">
    <w:p w14:paraId="6B5C27A0" w14:textId="30A5A5D9" w:rsidR="00774FCD" w:rsidRDefault="00774FCD">
      <w:pPr>
        <w:pStyle w:val="CommentText"/>
      </w:pPr>
      <w:r>
        <w:rPr>
          <w:rStyle w:val="CommentReference"/>
        </w:rPr>
        <w:annotationRef/>
      </w:r>
      <w:r>
        <w:t xml:space="preserve">I believe this language is fixed w.r.t. 3.13. This section is about the infoset and doesn’t need to discuss encoding errors. </w:t>
      </w:r>
    </w:p>
  </w:comment>
  <w:comment w:id="602" w:author="Steve Hanson" w:date="2012-08-14T16:08:00Z" w:initials="SMH">
    <w:p w14:paraId="5D0566F7" w14:textId="77777777" w:rsidR="00774FCD" w:rsidRDefault="00774FCD">
      <w:pPr>
        <w:pStyle w:val="CommentText"/>
      </w:pPr>
      <w:r>
        <w:rPr>
          <w:rStyle w:val="CommentReference"/>
        </w:rPr>
        <w:annotationRef/>
      </w:r>
      <w:r>
        <w:t>Should be ‘complex’</w:t>
      </w:r>
    </w:p>
    <w:p w14:paraId="5F978CBC" w14:textId="77777777" w:rsidR="00774FCD" w:rsidRDefault="00774FCD">
      <w:pPr>
        <w:pStyle w:val="CommentText"/>
      </w:pPr>
    </w:p>
    <w:p w14:paraId="53FEE369" w14:textId="7467082F" w:rsidR="00774FCD" w:rsidRDefault="00774FCD">
      <w:pPr>
        <w:pStyle w:val="CommentText"/>
      </w:pPr>
      <w:r>
        <w:t>DONE</w:t>
      </w:r>
    </w:p>
  </w:comment>
  <w:comment w:id="604" w:author="Steve Hanson" w:date="2012-08-14T16:08:00Z" w:initials="SMH">
    <w:p w14:paraId="06FDE280" w14:textId="77777777" w:rsidR="00774FCD" w:rsidRDefault="00774FCD" w:rsidP="00765137">
      <w:pPr>
        <w:pStyle w:val="CommentText"/>
      </w:pPr>
      <w:r>
        <w:rPr>
          <w:rStyle w:val="CommentReference"/>
        </w:rPr>
        <w:annotationRef/>
      </w:r>
      <w:r>
        <w:t xml:space="preserve">This is a Boolean so how can it be empty. Should this be ‘no value’ ? </w:t>
      </w:r>
    </w:p>
    <w:p w14:paraId="2EE5203C" w14:textId="2712601C" w:rsidR="00774FCD" w:rsidRDefault="00774FCD">
      <w:pPr>
        <w:pStyle w:val="CommentText"/>
      </w:pPr>
    </w:p>
  </w:comment>
  <w:comment w:id="621" w:author="Steve Hanson" w:date="2012-08-14T16:08:00Z" w:initials="SMH">
    <w:p w14:paraId="54E6F12F" w14:textId="612265E8" w:rsidR="00774FCD" w:rsidRDefault="00774FCD">
      <w:pPr>
        <w:pStyle w:val="CommentText"/>
      </w:pPr>
      <w:r>
        <w:rPr>
          <w:rStyle w:val="CommentReference"/>
        </w:rPr>
        <w:annotationRef/>
      </w:r>
      <w:r>
        <w:t>See comment above.</w:t>
      </w:r>
    </w:p>
  </w:comment>
  <w:comment w:id="624" w:author="Steve Hanson" w:date="2012-08-14T16:08:00Z" w:initials="SMH">
    <w:p w14:paraId="02E6AE39" w14:textId="77777777" w:rsidR="00774FCD" w:rsidRDefault="00774FCD">
      <w:pPr>
        <w:pStyle w:val="CommentText"/>
      </w:pPr>
      <w:r>
        <w:rPr>
          <w:rStyle w:val="CommentReference"/>
        </w:rPr>
        <w:annotationRef/>
      </w:r>
      <w:r>
        <w:t>[valid] will have a value. [unionMemberSchema] can have a value.</w:t>
      </w:r>
    </w:p>
    <w:p w14:paraId="4F7E99F5" w14:textId="77777777" w:rsidR="00774FCD" w:rsidRDefault="00774FCD">
      <w:pPr>
        <w:pStyle w:val="CommentText"/>
      </w:pPr>
    </w:p>
    <w:p w14:paraId="46E53833" w14:textId="62A9E174" w:rsidR="00774FCD" w:rsidRDefault="00774FCD">
      <w:pPr>
        <w:pStyle w:val="CommentText"/>
      </w:pPr>
      <w:r>
        <w:t>DONE</w:t>
      </w:r>
    </w:p>
  </w:comment>
  <w:comment w:id="663" w:author="Steve Hanson" w:date="2012-08-14T16:08:00Z" w:initials="SMH">
    <w:p w14:paraId="72E18212" w14:textId="77777777" w:rsidR="00774FCD" w:rsidRDefault="00774FCD">
      <w:pPr>
        <w:pStyle w:val="CommentText"/>
      </w:pPr>
      <w:r>
        <w:rPr>
          <w:rStyle w:val="CommentReference"/>
        </w:rPr>
        <w:annotationRef/>
      </w:r>
      <w:r>
        <w:t>Errata 3.10 allows nillable complex types</w:t>
      </w:r>
    </w:p>
    <w:p w14:paraId="5047F030" w14:textId="77777777" w:rsidR="00774FCD" w:rsidRDefault="00774FCD">
      <w:pPr>
        <w:pStyle w:val="CommentText"/>
      </w:pPr>
    </w:p>
    <w:p w14:paraId="72D640D2" w14:textId="77777777" w:rsidR="00774FCD" w:rsidRDefault="00774FCD">
      <w:pPr>
        <w:pStyle w:val="CommentText"/>
      </w:pPr>
      <w:r>
        <w:t>DONE</w:t>
      </w:r>
    </w:p>
  </w:comment>
  <w:comment w:id="675" w:author="Steve Hanson" w:date="2012-08-14T16:08:00Z" w:initials="SMH">
    <w:p w14:paraId="66B6778D" w14:textId="77777777" w:rsidR="00774FCD" w:rsidRDefault="00774FCD">
      <w:pPr>
        <w:pStyle w:val="CommentText"/>
      </w:pPr>
      <w:r>
        <w:rPr>
          <w:rStyle w:val="CommentReference"/>
        </w:rPr>
        <w:annotationRef/>
      </w:r>
      <w:r>
        <w:t>Errata 3.10 allows this</w:t>
      </w:r>
    </w:p>
    <w:p w14:paraId="1B1838C6" w14:textId="77777777" w:rsidR="00774FCD" w:rsidRDefault="00774FCD">
      <w:pPr>
        <w:pStyle w:val="CommentText"/>
      </w:pPr>
    </w:p>
    <w:p w14:paraId="0B46CCEA" w14:textId="362FDD56" w:rsidR="00774FCD" w:rsidRDefault="00774FCD">
      <w:pPr>
        <w:pStyle w:val="CommentText"/>
      </w:pPr>
      <w:r>
        <w:t>DONE</w:t>
      </w:r>
    </w:p>
  </w:comment>
  <w:comment w:id="692" w:author="Steve Hanson" w:date="2012-08-14T16:08:00Z" w:initials="SMH">
    <w:p w14:paraId="27201E88" w14:textId="77777777" w:rsidR="00774FCD" w:rsidRDefault="00774FCD">
      <w:pPr>
        <w:pStyle w:val="CommentText"/>
      </w:pPr>
      <w:r>
        <w:rPr>
          <w:rStyle w:val="CommentReference"/>
        </w:rPr>
        <w:annotationRef/>
      </w:r>
      <w:r>
        <w:t>Revisit this section once errata exists for action 140</w:t>
      </w:r>
    </w:p>
  </w:comment>
  <w:comment w:id="703" w:author="Steve Hanson" w:date="2012-08-14T16:08:00Z" w:initials="SMH">
    <w:p w14:paraId="16400AFF" w14:textId="77777777" w:rsidR="00774FCD" w:rsidRDefault="00774FCD">
      <w:pPr>
        <w:pStyle w:val="CommentText"/>
      </w:pPr>
      <w:r>
        <w:rPr>
          <w:rStyle w:val="CommentReference"/>
        </w:rPr>
        <w:annotationRef/>
      </w:r>
      <w:r>
        <w:t>Errata 3.3 removes this paragraph</w:t>
      </w:r>
    </w:p>
    <w:p w14:paraId="31F285F8" w14:textId="77777777" w:rsidR="00774FCD" w:rsidRDefault="00774FCD">
      <w:pPr>
        <w:pStyle w:val="CommentText"/>
      </w:pPr>
    </w:p>
    <w:p w14:paraId="400A50D0" w14:textId="77777777" w:rsidR="00774FCD" w:rsidRDefault="00774FCD">
      <w:pPr>
        <w:pStyle w:val="CommentText"/>
      </w:pPr>
      <w:r>
        <w:t>DONE</w:t>
      </w:r>
    </w:p>
  </w:comment>
  <w:comment w:id="760" w:author="mbeckerle" w:date="2012-08-14T16:08:00Z" w:initials="m">
    <w:p w14:paraId="422A1018" w14:textId="73C464E7" w:rsidR="00774FCD" w:rsidRDefault="00774FCD">
      <w:pPr>
        <w:pStyle w:val="CommentText"/>
      </w:pPr>
      <w:r>
        <w:rPr>
          <w:rStyle w:val="CommentReference"/>
        </w:rPr>
        <w:annotationRef/>
      </w:r>
      <w:r>
        <w:t>(OPEN)</w:t>
      </w:r>
    </w:p>
    <w:p w14:paraId="7606890B" w14:textId="77777777" w:rsidR="00774FCD" w:rsidRDefault="00774FCD">
      <w:pPr>
        <w:pStyle w:val="CommentText"/>
      </w:pPr>
    </w:p>
    <w:p w14:paraId="3F78B63B" w14:textId="18A040B9" w:rsidR="00774FCD" w:rsidRDefault="00774FCD">
      <w:pPr>
        <w:pStyle w:val="CommentText"/>
      </w:pPr>
      <w:r>
        <w:t>Throughout the document, make all the table headers consistent in font, size, face, justificaiton, and background color.</w:t>
      </w:r>
    </w:p>
  </w:comment>
  <w:comment w:id="786" w:author="Steve Hanson" w:date="2012-08-14T16:08:00Z" w:initials="SMH">
    <w:p w14:paraId="2B4E2CDC" w14:textId="77777777" w:rsidR="00774FCD" w:rsidRDefault="00774FCD">
      <w:pPr>
        <w:pStyle w:val="CommentText"/>
      </w:pPr>
      <w:r>
        <w:rPr>
          <w:rStyle w:val="CommentReference"/>
        </w:rPr>
        <w:annotationRef/>
      </w:r>
      <w:r>
        <w:t xml:space="preserve">Suggest removing as it needs the full explanation as given in 6.3.1 to be unambiguous. </w:t>
      </w:r>
    </w:p>
    <w:p w14:paraId="1BE92DDF" w14:textId="77777777" w:rsidR="00774FCD" w:rsidRDefault="00774FCD">
      <w:pPr>
        <w:pStyle w:val="CommentText"/>
      </w:pPr>
    </w:p>
    <w:p w14:paraId="5B917CCE" w14:textId="776DDEE6" w:rsidR="00774FCD" w:rsidRDefault="00774FCD">
      <w:pPr>
        <w:pStyle w:val="CommentText"/>
      </w:pPr>
      <w:r>
        <w:t>DONE</w:t>
      </w:r>
    </w:p>
  </w:comment>
  <w:comment w:id="788" w:author="Steve Hanson" w:date="2012-08-14T16:08:00Z" w:initials="SMH">
    <w:p w14:paraId="2853611E" w14:textId="77777777" w:rsidR="00774FCD" w:rsidRDefault="00774FCD">
      <w:pPr>
        <w:pStyle w:val="CommentText"/>
      </w:pPr>
      <w:r>
        <w:rPr>
          <w:rStyle w:val="CommentReference"/>
        </w:rPr>
        <w:annotationRef/>
      </w:r>
      <w:r>
        <w:t xml:space="preserve">Errata 2.10. </w:t>
      </w:r>
      <w:r w:rsidRPr="0057182D">
        <w:rPr>
          <w:b/>
        </w:rPr>
        <w:t>DONE</w:t>
      </w:r>
    </w:p>
  </w:comment>
  <w:comment w:id="792" w:author="mbeckerle" w:date="2012-08-14T16:08:00Z" w:initials="m">
    <w:p w14:paraId="4C2DE9E5" w14:textId="05B52AD3" w:rsidR="00774FCD" w:rsidRDefault="00774FCD">
      <w:pPr>
        <w:pStyle w:val="CommentText"/>
      </w:pPr>
      <w:r>
        <w:rPr>
          <w:rStyle w:val="CommentReference"/>
        </w:rPr>
        <w:annotationRef/>
      </w:r>
      <w:r>
        <w:t>Added.</w:t>
      </w:r>
    </w:p>
  </w:comment>
  <w:comment w:id="797" w:author="Steve Hanson" w:date="2012-08-14T16:08:00Z" w:initials="SMH">
    <w:p w14:paraId="21C18987" w14:textId="77777777" w:rsidR="00774FCD" w:rsidRDefault="00774FCD">
      <w:pPr>
        <w:pStyle w:val="CommentText"/>
      </w:pPr>
      <w:r>
        <w:rPr>
          <w:rStyle w:val="CommentReference"/>
        </w:rPr>
        <w:annotationRef/>
      </w:r>
      <w:r>
        <w:t>Errata 2.11 clarifies the use of white space.</w:t>
      </w:r>
    </w:p>
    <w:p w14:paraId="18C5BA6A" w14:textId="77777777" w:rsidR="00774FCD" w:rsidRDefault="00774FCD">
      <w:pPr>
        <w:pStyle w:val="CommentText"/>
      </w:pPr>
      <w:r>
        <w:t>Errata 2.64 clarifies the use of empty string.</w:t>
      </w:r>
    </w:p>
    <w:p w14:paraId="748D3B16" w14:textId="77777777" w:rsidR="00774FCD" w:rsidRDefault="00774FCD">
      <w:pPr>
        <w:pStyle w:val="CommentText"/>
      </w:pPr>
    </w:p>
    <w:p w14:paraId="6920BF3D" w14:textId="77777777" w:rsidR="00774FCD" w:rsidRDefault="00774FCD">
      <w:pPr>
        <w:pStyle w:val="CommentText"/>
      </w:pPr>
      <w:r>
        <w:t>DONE</w:t>
      </w:r>
    </w:p>
    <w:p w14:paraId="285577EE" w14:textId="77777777" w:rsidR="00774FCD" w:rsidRDefault="00774FCD">
      <w:pPr>
        <w:pStyle w:val="CommentText"/>
      </w:pPr>
    </w:p>
    <w:p w14:paraId="71E6A718" w14:textId="77777777" w:rsidR="00774FCD" w:rsidRDefault="00774FCD">
      <w:pPr>
        <w:pStyle w:val="CommentText"/>
      </w:pPr>
      <w:r>
        <w:t xml:space="preserve">And </w:t>
      </w:r>
      <w:r>
        <w:br/>
      </w:r>
    </w:p>
    <w:p w14:paraId="38A5486B" w14:textId="77777777" w:rsidR="00774FCD" w:rsidRDefault="00774FCD">
      <w:pPr>
        <w:pStyle w:val="CommentText"/>
      </w:pPr>
      <w:r>
        <w:t>DONE</w:t>
      </w:r>
    </w:p>
  </w:comment>
  <w:comment w:id="921" w:author="Steve Hanson" w:date="2012-08-14T16:08:00Z" w:initials="SMH">
    <w:p w14:paraId="37D7FEB9" w14:textId="77777777" w:rsidR="00774FCD" w:rsidRDefault="00774FCD">
      <w:pPr>
        <w:pStyle w:val="CommentText"/>
      </w:pPr>
      <w:r>
        <w:rPr>
          <w:rStyle w:val="CommentReference"/>
        </w:rPr>
        <w:annotationRef/>
      </w:r>
      <w:r>
        <w:t xml:space="preserve">Errata 2.49 clarifis this escaping rule. </w:t>
      </w:r>
      <w:r w:rsidRPr="00CA3CAD">
        <w:rPr>
          <w:b/>
        </w:rPr>
        <w:t>DONE</w:t>
      </w:r>
    </w:p>
  </w:comment>
  <w:comment w:id="924" w:author="Steve Hanson" w:date="2012-08-14T16:08:00Z" w:initials="SMH">
    <w:p w14:paraId="6A242DAD" w14:textId="77777777" w:rsidR="00774FCD" w:rsidRDefault="00774FCD">
      <w:pPr>
        <w:pStyle w:val="CommentText"/>
      </w:pPr>
      <w:r>
        <w:rPr>
          <w:rStyle w:val="CommentReference"/>
        </w:rPr>
        <w:annotationRef/>
      </w:r>
      <w:r>
        <w:t xml:space="preserve">Currently being discussed under action 168. Errata will be taken to clarify wording. </w:t>
      </w:r>
    </w:p>
    <w:p w14:paraId="57A800E3" w14:textId="77777777" w:rsidR="00774FCD" w:rsidRDefault="00774FCD">
      <w:pPr>
        <w:pStyle w:val="CommentText"/>
      </w:pPr>
    </w:p>
    <w:p w14:paraId="17518E0B" w14:textId="5C12C8A3" w:rsidR="00774FCD" w:rsidRDefault="00774FCD">
      <w:pPr>
        <w:pStyle w:val="CommentText"/>
      </w:pPr>
      <w:r>
        <w:t>Action 168 closed. DONE</w:t>
      </w:r>
    </w:p>
  </w:comment>
  <w:comment w:id="1090" w:author="Steve Hanson" w:date="2012-08-14T16:08:00Z" w:initials="SMH">
    <w:p w14:paraId="7453CE7A" w14:textId="5B84F0D1" w:rsidR="00774FCD" w:rsidRDefault="00774FCD">
      <w:pPr>
        <w:pStyle w:val="CommentText"/>
      </w:pPr>
      <w:r>
        <w:rPr>
          <w:rStyle w:val="CommentReference"/>
        </w:rPr>
        <w:annotationRef/>
      </w:r>
      <w:r>
        <w:t>Errata 2.59 disallows short form on xs:schema.</w:t>
      </w:r>
    </w:p>
    <w:p w14:paraId="7DF2827D" w14:textId="77777777" w:rsidR="00774FCD" w:rsidRDefault="00774FCD">
      <w:pPr>
        <w:pStyle w:val="CommentText"/>
      </w:pPr>
    </w:p>
    <w:p w14:paraId="16176210" w14:textId="1A19B504" w:rsidR="00774FCD" w:rsidRDefault="00774FCD">
      <w:pPr>
        <w:pStyle w:val="CommentText"/>
      </w:pPr>
      <w:r>
        <w:t>DONE</w:t>
      </w:r>
    </w:p>
  </w:comment>
  <w:comment w:id="1139" w:author="mbeckerle" w:date="2012-08-14T16:08:00Z" w:initials="m">
    <w:p w14:paraId="4E252544" w14:textId="77777777" w:rsidR="00774FCD" w:rsidRDefault="00774FCD">
      <w:pPr>
        <w:pStyle w:val="CommentText"/>
      </w:pPr>
      <w:r>
        <w:rPr>
          <w:rStyle w:val="CommentReference"/>
        </w:rPr>
        <w:annotationRef/>
      </w:r>
      <w:r>
        <w:t>Errata 2.59 done</w:t>
      </w:r>
    </w:p>
  </w:comment>
  <w:comment w:id="1214" w:author="Steve Hanson" w:date="2012-08-14T16:08:00Z" w:initials="SMH">
    <w:p w14:paraId="021380CB" w14:textId="77777777" w:rsidR="00774FCD" w:rsidRDefault="00774FCD">
      <w:pPr>
        <w:pStyle w:val="CommentText"/>
      </w:pPr>
      <w:r>
        <w:rPr>
          <w:rStyle w:val="CommentReference"/>
        </w:rPr>
        <w:annotationRef/>
      </w:r>
      <w:r>
        <w:t xml:space="preserve">Errata 2.1. </w:t>
      </w:r>
      <w:r w:rsidRPr="002D68B7">
        <w:rPr>
          <w:b/>
        </w:rPr>
        <w:t>DONE</w:t>
      </w:r>
    </w:p>
  </w:comment>
  <w:comment w:id="1308" w:author="Steve Hanson" w:date="2012-08-14T16:08:00Z" w:initials="SMH">
    <w:p w14:paraId="072A897A" w14:textId="77777777" w:rsidR="00774FCD" w:rsidRDefault="00774FCD">
      <w:pPr>
        <w:pStyle w:val="CommentText"/>
      </w:pPr>
      <w:r>
        <w:rPr>
          <w:rStyle w:val="CommentReference"/>
        </w:rPr>
        <w:annotationRef/>
      </w:r>
      <w:r>
        <w:t>The criteria are different for delimited and pattern.</w:t>
      </w:r>
    </w:p>
    <w:p w14:paraId="147BB3E8" w14:textId="77777777" w:rsidR="00774FCD" w:rsidRDefault="00774FCD">
      <w:pPr>
        <w:pStyle w:val="CommentText"/>
      </w:pPr>
    </w:p>
    <w:p w14:paraId="68B1752A" w14:textId="7AE8BAB3" w:rsidR="00774FCD" w:rsidRDefault="00774FCD">
      <w:pPr>
        <w:pStyle w:val="CommentText"/>
      </w:pPr>
      <w:r>
        <w:t>DONE</w:t>
      </w:r>
    </w:p>
  </w:comment>
  <w:comment w:id="1318" w:author="Steve Hanson" w:date="2012-08-14T16:08:00Z" w:initials="SMH">
    <w:p w14:paraId="41408C1E" w14:textId="77777777" w:rsidR="00774FCD" w:rsidRDefault="00774FCD">
      <w:pPr>
        <w:pStyle w:val="CommentText"/>
      </w:pPr>
      <w:r>
        <w:rPr>
          <w:rStyle w:val="CommentReference"/>
        </w:rPr>
        <w:annotationRef/>
      </w:r>
      <w:r>
        <w:t>Errata 3.9 lists restrictions that apply to patterns. Might be ok to refer to section 12.3.5.1 to avoid duplication?</w:t>
      </w:r>
    </w:p>
    <w:p w14:paraId="644C205B" w14:textId="77777777" w:rsidR="00774FCD" w:rsidRDefault="00774FCD">
      <w:pPr>
        <w:pStyle w:val="CommentText"/>
      </w:pPr>
    </w:p>
    <w:p w14:paraId="57824283" w14:textId="77777777" w:rsidR="00774FCD" w:rsidRDefault="00774FCD">
      <w:pPr>
        <w:pStyle w:val="CommentText"/>
      </w:pPr>
      <w:r>
        <w:t>DONE</w:t>
      </w:r>
    </w:p>
  </w:comment>
  <w:comment w:id="1324" w:author="mbeckerle" w:date="2012-08-14T16:08:00Z" w:initials="m">
    <w:p w14:paraId="3B3E744E" w14:textId="77777777" w:rsidR="00774FCD" w:rsidRDefault="00774FCD">
      <w:pPr>
        <w:pStyle w:val="CommentText"/>
      </w:pPr>
      <w:r>
        <w:rPr>
          <w:rStyle w:val="CommentReference"/>
        </w:rPr>
        <w:annotationRef/>
      </w:r>
      <w:r>
        <w:t>Errata 3.4</w:t>
      </w:r>
    </w:p>
    <w:p w14:paraId="6600B092" w14:textId="77777777" w:rsidR="00774FCD" w:rsidRDefault="00774FCD">
      <w:pPr>
        <w:pStyle w:val="CommentText"/>
      </w:pPr>
    </w:p>
    <w:p w14:paraId="70E4D0F7" w14:textId="786A2B82" w:rsidR="00774FCD" w:rsidRDefault="00774FCD">
      <w:pPr>
        <w:pStyle w:val="CommentText"/>
      </w:pPr>
      <w:r>
        <w:t>DONE</w:t>
      </w:r>
    </w:p>
  </w:comment>
  <w:comment w:id="1346" w:author="Steve Hanson" w:date="2012-08-14T16:08:00Z" w:initials="SMH">
    <w:p w14:paraId="1531883F" w14:textId="77777777" w:rsidR="00774FCD" w:rsidRDefault="00774FCD">
      <w:pPr>
        <w:pStyle w:val="CommentText"/>
      </w:pPr>
      <w:r>
        <w:rPr>
          <w:rStyle w:val="CommentReference"/>
        </w:rPr>
        <w:annotationRef/>
      </w:r>
      <w:r>
        <w:t>Errata 3.4 adds new failureType property and ‘recoverable error’</w:t>
      </w:r>
    </w:p>
    <w:p w14:paraId="1C1409B9" w14:textId="77777777" w:rsidR="00774FCD" w:rsidRDefault="00774FCD">
      <w:pPr>
        <w:pStyle w:val="CommentText"/>
      </w:pPr>
    </w:p>
    <w:p w14:paraId="47C5BC79" w14:textId="07DC45A0" w:rsidR="00774FCD" w:rsidRDefault="00774FCD">
      <w:pPr>
        <w:pStyle w:val="CommentText"/>
      </w:pPr>
      <w:r>
        <w:t>DONE</w:t>
      </w:r>
    </w:p>
  </w:comment>
  <w:comment w:id="1358" w:author="Steve Hanson" w:date="2012-08-14T16:08:00Z" w:initials="SMH">
    <w:p w14:paraId="3029EC49" w14:textId="6B14C1A1" w:rsidR="00774FCD" w:rsidRDefault="00774FCD">
      <w:pPr>
        <w:pStyle w:val="CommentText"/>
      </w:pPr>
      <w:r>
        <w:rPr>
          <w:rStyle w:val="CommentReference"/>
        </w:rPr>
        <w:annotationRef/>
      </w:r>
      <w:r>
        <w:t>Is this always true?</w:t>
      </w:r>
    </w:p>
  </w:comment>
  <w:comment w:id="1390" w:author="Steve Hanson" w:date="2012-08-14T16:08:00Z" w:initials="SMH">
    <w:p w14:paraId="2ABA5871" w14:textId="77777777" w:rsidR="00774FCD" w:rsidRDefault="00774FCD" w:rsidP="00194C47">
      <w:pPr>
        <w:pStyle w:val="CommentText"/>
      </w:pPr>
      <w:r>
        <w:rPr>
          <w:rStyle w:val="CommentReference"/>
        </w:rPr>
        <w:annotationRef/>
      </w:r>
      <w:r>
        <w:t>The criteria are different for delimited and pattern.</w:t>
      </w:r>
    </w:p>
    <w:p w14:paraId="49DFA983" w14:textId="77777777" w:rsidR="00774FCD" w:rsidRDefault="00774FCD" w:rsidP="00194C47">
      <w:pPr>
        <w:pStyle w:val="CommentText"/>
      </w:pPr>
    </w:p>
    <w:p w14:paraId="2476E4DA" w14:textId="77777777" w:rsidR="00774FCD" w:rsidRDefault="00774FCD" w:rsidP="00194C47">
      <w:pPr>
        <w:pStyle w:val="CommentText"/>
      </w:pPr>
      <w:r>
        <w:t>DONE</w:t>
      </w:r>
    </w:p>
  </w:comment>
  <w:comment w:id="1399" w:author="Steve Hanson" w:date="2012-08-14T16:08:00Z" w:initials="SMH">
    <w:p w14:paraId="2DA0FD5E" w14:textId="77777777" w:rsidR="00774FCD" w:rsidRDefault="00774FCD">
      <w:pPr>
        <w:pStyle w:val="CommentText"/>
      </w:pPr>
      <w:r>
        <w:rPr>
          <w:rStyle w:val="CommentReference"/>
        </w:rPr>
        <w:annotationRef/>
      </w:r>
      <w:r>
        <w:t>Need to use same words on scannability as dfdl:assert.</w:t>
      </w:r>
    </w:p>
    <w:p w14:paraId="3D2860CA" w14:textId="77777777" w:rsidR="00774FCD" w:rsidRDefault="00774FCD">
      <w:pPr>
        <w:pStyle w:val="CommentText"/>
      </w:pPr>
    </w:p>
    <w:p w14:paraId="511609B6" w14:textId="557F7BA9" w:rsidR="00774FCD" w:rsidRDefault="00774FCD">
      <w:pPr>
        <w:pStyle w:val="CommentText"/>
      </w:pPr>
      <w:r>
        <w:t>DONE</w:t>
      </w:r>
    </w:p>
  </w:comment>
  <w:comment w:id="1396" w:author="Steve Hanson" w:date="2012-08-14T16:08:00Z" w:initials="SMH">
    <w:p w14:paraId="05E8CE49" w14:textId="77777777" w:rsidR="00774FCD" w:rsidRDefault="00774FCD">
      <w:pPr>
        <w:pStyle w:val="CommentText"/>
      </w:pPr>
      <w:r>
        <w:rPr>
          <w:rStyle w:val="CommentReference"/>
        </w:rPr>
        <w:annotationRef/>
      </w:r>
      <w:r>
        <w:t>Errata 3.9 lists restrictions that apply to patterns. Might be ok to refer to section 12.3.5.1 to avoid duplication?</w:t>
      </w:r>
    </w:p>
    <w:p w14:paraId="16B7D57E" w14:textId="77777777" w:rsidR="00774FCD" w:rsidRDefault="00774FCD">
      <w:pPr>
        <w:pStyle w:val="CommentText"/>
      </w:pPr>
    </w:p>
    <w:p w14:paraId="2586071C" w14:textId="21CB89D3" w:rsidR="00774FCD" w:rsidRDefault="00774FCD">
      <w:pPr>
        <w:pStyle w:val="CommentText"/>
      </w:pPr>
      <w:r>
        <w:t>DONE</w:t>
      </w:r>
    </w:p>
  </w:comment>
  <w:comment w:id="1543" w:author="Steve Hanson" w:date="2012-08-14T16:08:00Z" w:initials="SMH">
    <w:p w14:paraId="6B647F73" w14:textId="77777777" w:rsidR="00774FCD" w:rsidRDefault="00774FCD">
      <w:pPr>
        <w:pStyle w:val="CommentText"/>
      </w:pPr>
      <w:r>
        <w:rPr>
          <w:rStyle w:val="CommentReference"/>
        </w:rPr>
        <w:annotationRef/>
      </w:r>
      <w:r>
        <w:t xml:space="preserve">Errata 2.12: Clause added. </w:t>
      </w:r>
      <w:r w:rsidRPr="0057182D">
        <w:rPr>
          <w:b/>
        </w:rPr>
        <w:t>DONE</w:t>
      </w:r>
    </w:p>
  </w:comment>
  <w:comment w:id="1908" w:author="Steve Hanson" w:date="2012-08-14T16:08:00Z" w:initials="SMH">
    <w:p w14:paraId="618337AA" w14:textId="13AC48E5" w:rsidR="00774FCD" w:rsidRDefault="00774FCD">
      <w:pPr>
        <w:pStyle w:val="CommentText"/>
      </w:pPr>
      <w:r>
        <w:rPr>
          <w:rStyle w:val="CommentReference"/>
        </w:rPr>
        <w:annotationRef/>
      </w:r>
      <w:r>
        <w:t>Remove inputValueCalc, as not allowed in dfdl:format</w:t>
      </w:r>
    </w:p>
    <w:p w14:paraId="642362F8" w14:textId="77777777" w:rsidR="00774FCD" w:rsidRDefault="00774FCD">
      <w:pPr>
        <w:pStyle w:val="CommentText"/>
      </w:pPr>
    </w:p>
    <w:p w14:paraId="3C98BC34" w14:textId="4A78F740" w:rsidR="00774FCD" w:rsidRDefault="00774FCD">
      <w:pPr>
        <w:pStyle w:val="CommentText"/>
      </w:pPr>
      <w:r>
        <w:t>DONE</w:t>
      </w:r>
    </w:p>
  </w:comment>
  <w:comment w:id="1924" w:author="Steve Hanson" w:date="2012-08-14T16:08:00Z" w:initials="SMH">
    <w:p w14:paraId="20C6B7F9" w14:textId="77777777" w:rsidR="00774FCD" w:rsidRDefault="00774FCD">
      <w:pPr>
        <w:pStyle w:val="CommentText"/>
      </w:pPr>
      <w:r>
        <w:rPr>
          <w:rStyle w:val="CommentReference"/>
        </w:rPr>
        <w:annotationRef/>
      </w:r>
      <w:r>
        <w:t>I think we can drop this property altogether</w:t>
      </w:r>
    </w:p>
    <w:p w14:paraId="63CABA78" w14:textId="77777777" w:rsidR="00774FCD" w:rsidRDefault="00774FCD">
      <w:pPr>
        <w:pStyle w:val="CommentText"/>
      </w:pPr>
    </w:p>
    <w:p w14:paraId="73606B1A" w14:textId="54F9B8A8" w:rsidR="00774FCD" w:rsidRDefault="00774FCD">
      <w:pPr>
        <w:pStyle w:val="CommentText"/>
      </w:pPr>
      <w:r>
        <w:t>DONE</w:t>
      </w:r>
    </w:p>
  </w:comment>
  <w:comment w:id="1935" w:author="Steve Hanson" w:date="2012-08-14T16:08:00Z" w:initials="SMH">
    <w:p w14:paraId="4AFFD628" w14:textId="77777777" w:rsidR="00774FCD" w:rsidRDefault="00774FCD">
      <w:pPr>
        <w:pStyle w:val="CommentText"/>
      </w:pPr>
      <w:r>
        <w:rPr>
          <w:rStyle w:val="CommentReference"/>
        </w:rPr>
        <w:annotationRef/>
      </w:r>
      <w:r>
        <w:t>We are talking about a sequence here, so I think we can drop this property altogether</w:t>
      </w:r>
    </w:p>
    <w:p w14:paraId="63B185AF" w14:textId="77777777" w:rsidR="00774FCD" w:rsidRDefault="00774FCD">
      <w:pPr>
        <w:pStyle w:val="CommentText"/>
      </w:pPr>
    </w:p>
    <w:p w14:paraId="2C626577" w14:textId="55DB465E" w:rsidR="00774FCD" w:rsidRDefault="00774FCD">
      <w:pPr>
        <w:pStyle w:val="CommentText"/>
      </w:pPr>
      <w:r>
        <w:t>DONE</w:t>
      </w:r>
    </w:p>
  </w:comment>
  <w:comment w:id="1936" w:author="mbeckerle" w:date="2012-08-14T16:08:00Z" w:initials="m">
    <w:p w14:paraId="028C884E" w14:textId="77777777" w:rsidR="00774FCD" w:rsidRDefault="00774FCD">
      <w:pPr>
        <w:pStyle w:val="CommentText"/>
      </w:pPr>
      <w:r>
        <w:rPr>
          <w:rStyle w:val="CommentReference"/>
        </w:rPr>
        <w:annotationRef/>
      </w:r>
      <w:r>
        <w:t>Removed inputValueCalc since Errata 3.2 doesn’t allow it here anymore.</w:t>
      </w:r>
    </w:p>
  </w:comment>
  <w:comment w:id="2005" w:author="Steve Hanson" w:date="2012-08-14T16:08:00Z" w:initials="SMH">
    <w:p w14:paraId="6758EA49" w14:textId="77777777" w:rsidR="00774FCD" w:rsidRDefault="00774FCD">
      <w:pPr>
        <w:pStyle w:val="CommentText"/>
      </w:pPr>
      <w:r>
        <w:rPr>
          <w:rStyle w:val="CommentReference"/>
        </w:rPr>
        <w:annotationRef/>
      </w:r>
      <w:r>
        <w:t>Will change if action 145 adopted</w:t>
      </w:r>
    </w:p>
  </w:comment>
  <w:comment w:id="2006" w:author="mbeckerle" w:date="2012-08-14T16:08:00Z" w:initials="m">
    <w:p w14:paraId="5452D9B0" w14:textId="66B337CF" w:rsidR="00774FCD" w:rsidRDefault="00774FCD">
      <w:pPr>
        <w:pStyle w:val="CommentText"/>
      </w:pPr>
      <w:r>
        <w:rPr>
          <w:rStyle w:val="CommentReference"/>
        </w:rPr>
        <w:annotationRef/>
      </w:r>
      <w:r>
        <w:t>(OPEN)</w:t>
      </w:r>
    </w:p>
  </w:comment>
  <w:comment w:id="2039" w:author="Steve Hanson" w:date="2012-08-14T16:08:00Z" w:initials="SMH">
    <w:p w14:paraId="5C8E7D19" w14:textId="77777777" w:rsidR="00774FCD" w:rsidRDefault="00774FCD">
      <w:pPr>
        <w:pStyle w:val="CommentText"/>
      </w:pPr>
      <w:r>
        <w:rPr>
          <w:rStyle w:val="CommentReference"/>
        </w:rPr>
        <w:annotationRef/>
      </w:r>
      <w:r>
        <w:t>Should be bold italics.</w:t>
      </w:r>
    </w:p>
    <w:p w14:paraId="58277092" w14:textId="77777777" w:rsidR="00774FCD" w:rsidRDefault="00774FCD">
      <w:pPr>
        <w:pStyle w:val="CommentText"/>
      </w:pPr>
    </w:p>
    <w:p w14:paraId="7C166481" w14:textId="021AB668" w:rsidR="00774FCD" w:rsidRDefault="00774FCD">
      <w:pPr>
        <w:pStyle w:val="CommentText"/>
      </w:pPr>
      <w:r>
        <w:t>DONE</w:t>
      </w:r>
    </w:p>
  </w:comment>
  <w:comment w:id="2037" w:author="Steve Hanson" w:date="2012-08-14T16:08:00Z" w:initials="SMH">
    <w:p w14:paraId="36FC5089" w14:textId="77777777" w:rsidR="00774FCD" w:rsidRDefault="00774FCD">
      <w:pPr>
        <w:pStyle w:val="CommentText"/>
      </w:pPr>
      <w:r>
        <w:rPr>
          <w:rStyle w:val="CommentReference"/>
        </w:rPr>
        <w:annotationRef/>
      </w:r>
      <w:r>
        <w:t>Errata 3.7 adds BOM to this</w:t>
      </w:r>
    </w:p>
    <w:p w14:paraId="08AA5F1B" w14:textId="77777777" w:rsidR="00774FCD" w:rsidRDefault="00774FCD">
      <w:pPr>
        <w:pStyle w:val="CommentText"/>
      </w:pPr>
    </w:p>
    <w:p w14:paraId="0B0F3F4A" w14:textId="77777777" w:rsidR="00774FCD" w:rsidRDefault="00774FCD">
      <w:pPr>
        <w:pStyle w:val="CommentText"/>
      </w:pPr>
      <w:r>
        <w:t>DONE</w:t>
      </w:r>
    </w:p>
  </w:comment>
  <w:comment w:id="2043" w:author="Steve Hanson" w:date="2012-08-14T16:08:00Z" w:initials="SMH">
    <w:p w14:paraId="62FBC15D" w14:textId="77777777" w:rsidR="00774FCD" w:rsidRDefault="00774FCD">
      <w:pPr>
        <w:pStyle w:val="CommentText"/>
      </w:pPr>
      <w:r>
        <w:rPr>
          <w:rStyle w:val="CommentReference"/>
        </w:rPr>
        <w:annotationRef/>
      </w:r>
      <w:r>
        <w:t xml:space="preserve">Errata 2.55. </w:t>
      </w:r>
      <w:r w:rsidRPr="0057182D">
        <w:rPr>
          <w:b/>
        </w:rPr>
        <w:t>DONE</w:t>
      </w:r>
    </w:p>
  </w:comment>
  <w:comment w:id="2047" w:author="Steve Hanson" w:date="2012-08-14T16:08:00Z" w:initials="SMH">
    <w:p w14:paraId="6F35F190" w14:textId="77777777" w:rsidR="00774FCD" w:rsidRDefault="00774FCD">
      <w:pPr>
        <w:pStyle w:val="CommentText"/>
      </w:pPr>
      <w:r>
        <w:rPr>
          <w:rStyle w:val="CommentReference"/>
        </w:rPr>
        <w:annotationRef/>
      </w:r>
      <w:r>
        <w:t xml:space="preserve">Errata 2.13. </w:t>
      </w:r>
      <w:r w:rsidRPr="0057182D">
        <w:rPr>
          <w:b/>
        </w:rPr>
        <w:t>DONE</w:t>
      </w:r>
    </w:p>
  </w:comment>
  <w:comment w:id="2057" w:author="Steve Hanson" w:date="2012-08-14T16:08:00Z" w:initials="SMH">
    <w:p w14:paraId="038106EB" w14:textId="77777777" w:rsidR="00774FCD" w:rsidRDefault="00774FCD">
      <w:pPr>
        <w:pStyle w:val="CommentText"/>
      </w:pPr>
      <w:r>
        <w:rPr>
          <w:rStyle w:val="CommentReference"/>
        </w:rPr>
        <w:annotationRef/>
      </w:r>
      <w:r>
        <w:t>Errata 3.10 add complex nils which changes this</w:t>
      </w:r>
    </w:p>
    <w:p w14:paraId="07F3248A" w14:textId="77777777" w:rsidR="00774FCD" w:rsidRDefault="00774FCD">
      <w:pPr>
        <w:pStyle w:val="CommentText"/>
      </w:pPr>
    </w:p>
    <w:p w14:paraId="15CD7A55" w14:textId="77777777" w:rsidR="00774FCD" w:rsidRDefault="00774FCD">
      <w:pPr>
        <w:pStyle w:val="CommentText"/>
      </w:pPr>
      <w:r>
        <w:t>DONE</w:t>
      </w:r>
    </w:p>
  </w:comment>
  <w:comment w:id="2059" w:author="Steve Hanson" w:date="2012-08-14T16:08:00Z" w:initials="SMH">
    <w:p w14:paraId="0A381228" w14:textId="77777777" w:rsidR="00774FCD" w:rsidRDefault="00774FCD">
      <w:pPr>
        <w:pStyle w:val="CommentText"/>
      </w:pPr>
      <w:r>
        <w:rPr>
          <w:rStyle w:val="CommentReference"/>
        </w:rPr>
        <w:annotationRef/>
      </w:r>
      <w:r>
        <w:t>Should be bold</w:t>
      </w:r>
    </w:p>
    <w:p w14:paraId="55D46BE7" w14:textId="77777777" w:rsidR="00774FCD" w:rsidRDefault="00774FCD">
      <w:pPr>
        <w:pStyle w:val="CommentText"/>
      </w:pPr>
    </w:p>
    <w:p w14:paraId="513C58A2" w14:textId="132115EC" w:rsidR="00774FCD" w:rsidRDefault="00774FCD">
      <w:pPr>
        <w:pStyle w:val="CommentText"/>
      </w:pPr>
      <w:r>
        <w:t>DONE</w:t>
      </w:r>
    </w:p>
  </w:comment>
  <w:comment w:id="2060" w:author="Steve Hanson" w:date="2012-08-14T16:08:00Z" w:initials="SMH">
    <w:p w14:paraId="241D42FA" w14:textId="77777777" w:rsidR="00774FCD" w:rsidRDefault="00774FCD">
      <w:pPr>
        <w:pStyle w:val="CommentText"/>
      </w:pPr>
      <w:r>
        <w:rPr>
          <w:rStyle w:val="CommentReference"/>
        </w:rPr>
        <w:annotationRef/>
      </w:r>
      <w:r>
        <w:t>Uncomfortable with the lack of symmetry – nil rep is in ComplexContent but not SimpleContent</w:t>
      </w:r>
    </w:p>
  </w:comment>
  <w:comment w:id="2061" w:author="mbeckerle" w:date="2012-08-14T16:08:00Z" w:initials="m">
    <w:p w14:paraId="7752B4C1" w14:textId="001CE418" w:rsidR="00774FCD" w:rsidRDefault="00774FCD">
      <w:pPr>
        <w:pStyle w:val="CommentText"/>
      </w:pPr>
      <w:r>
        <w:rPr>
          <w:rStyle w:val="CommentReference"/>
        </w:rPr>
        <w:annotationRef/>
      </w:r>
      <w:r>
        <w:t>I think there are a few changes to the grammar around this topic, so rather than fix just this, I’d like to look at a proposal to change the grammar quite a bit so that it is at least not misleading or in conflict with a grammar that could describe an implementation.</w:t>
      </w:r>
    </w:p>
  </w:comment>
  <w:comment w:id="2062" w:author="mbeckerle" w:date="2012-08-14T16:08:00Z" w:initials="m">
    <w:p w14:paraId="0470E1D6" w14:textId="4F7A255B" w:rsidR="00774FCD" w:rsidRDefault="00774FCD">
      <w:pPr>
        <w:pStyle w:val="CommentText"/>
      </w:pPr>
      <w:r>
        <w:rPr>
          <w:rStyle w:val="CommentReference"/>
        </w:rPr>
        <w:annotationRef/>
      </w:r>
      <w:r>
        <w:t>(OPEN)</w:t>
      </w:r>
    </w:p>
  </w:comment>
  <w:comment w:id="2072" w:author="Steve Hanson" w:date="2012-08-14T16:08:00Z" w:initials="SMH">
    <w:p w14:paraId="06DACB33" w14:textId="77777777" w:rsidR="00774FCD" w:rsidRDefault="00774FCD">
      <w:pPr>
        <w:pStyle w:val="CommentText"/>
      </w:pPr>
      <w:r>
        <w:rPr>
          <w:rStyle w:val="CommentReference"/>
        </w:rPr>
        <w:annotationRef/>
      </w:r>
      <w:r>
        <w:t xml:space="preserve">Errata 2.55. </w:t>
      </w:r>
      <w:r w:rsidRPr="0057182D">
        <w:rPr>
          <w:b/>
        </w:rPr>
        <w:t>DONE</w:t>
      </w:r>
    </w:p>
  </w:comment>
  <w:comment w:id="2079" w:author="Steve Hanson" w:date="2012-08-14T16:08:00Z" w:initials="SMH">
    <w:p w14:paraId="12B21F79" w14:textId="77777777" w:rsidR="00774FCD" w:rsidRDefault="00774FCD">
      <w:pPr>
        <w:pStyle w:val="CommentText"/>
      </w:pPr>
      <w:r>
        <w:rPr>
          <w:rStyle w:val="CommentReference"/>
        </w:rPr>
        <w:annotationRef/>
      </w:r>
      <w:r>
        <w:t xml:space="preserve">Errata 2.55 renames this. </w:t>
      </w:r>
      <w:r w:rsidRPr="005A5327">
        <w:rPr>
          <w:b/>
        </w:rPr>
        <w:t>DONE</w:t>
      </w:r>
    </w:p>
  </w:comment>
  <w:comment w:id="2066" w:author="Steve Hanson" w:date="2012-08-14T16:08:00Z" w:initials="SMH">
    <w:p w14:paraId="566E246C" w14:textId="77777777" w:rsidR="00774FCD" w:rsidRDefault="00774FCD">
      <w:pPr>
        <w:pStyle w:val="CommentText"/>
      </w:pPr>
      <w:r>
        <w:rPr>
          <w:rStyle w:val="CommentReference"/>
        </w:rPr>
        <w:annotationRef/>
      </w:r>
      <w:r>
        <w:t xml:space="preserve">Errata 2.61 refactors this. </w:t>
      </w:r>
      <w:r w:rsidRPr="005A5327">
        <w:rPr>
          <w:b/>
        </w:rPr>
        <w:t>DONE</w:t>
      </w:r>
    </w:p>
  </w:comment>
  <w:comment w:id="2153" w:author="Steve Hanson" w:date="2012-08-14T16:08:00Z" w:initials="SMH">
    <w:p w14:paraId="5A78174D" w14:textId="77777777" w:rsidR="00774FCD" w:rsidRDefault="00774FCD">
      <w:pPr>
        <w:pStyle w:val="CommentText"/>
      </w:pPr>
      <w:r>
        <w:rPr>
          <w:rStyle w:val="CommentReference"/>
        </w:rPr>
        <w:annotationRef/>
      </w:r>
      <w:r>
        <w:t>Errata 2.38 lists the types that are sensitive to byteOrder</w:t>
      </w:r>
    </w:p>
    <w:p w14:paraId="4C22DD88" w14:textId="77777777" w:rsidR="00774FCD" w:rsidRDefault="00774FCD">
      <w:pPr>
        <w:pStyle w:val="CommentText"/>
      </w:pPr>
    </w:p>
    <w:p w14:paraId="70998E35" w14:textId="77777777" w:rsidR="00774FCD" w:rsidRDefault="00774FCD">
      <w:pPr>
        <w:pStyle w:val="CommentText"/>
      </w:pPr>
      <w:r>
        <w:t>DONE</w:t>
      </w:r>
    </w:p>
  </w:comment>
  <w:comment w:id="2172" w:author="Steve Hanson" w:date="2012-08-14T16:08:00Z" w:initials="SMH">
    <w:p w14:paraId="22001A80" w14:textId="77777777" w:rsidR="00774FCD" w:rsidRDefault="00774FCD">
      <w:pPr>
        <w:pStyle w:val="CommentText"/>
      </w:pPr>
      <w:r>
        <w:rPr>
          <w:rStyle w:val="CommentReference"/>
        </w:rPr>
        <w:annotationRef/>
      </w:r>
      <w:r>
        <w:t>Replace with “</w:t>
      </w:r>
      <w:r>
        <w:rPr>
          <w:rFonts w:ascii="Helv" w:hAnsi="Helv" w:cs="Helv"/>
          <w:color w:val="000000"/>
        </w:rPr>
        <w:t>The</w:t>
      </w:r>
      <w:r>
        <w:rPr>
          <w:rFonts w:ascii="Helv" w:eastAsia="Helv" w:hAnsi="Helv" w:cs="Helv"/>
          <w:color w:val="000000"/>
        </w:rPr>
        <w:t xml:space="preserve"> b</w:t>
      </w:r>
      <w:r>
        <w:rPr>
          <w:rFonts w:ascii="Helv" w:hAnsi="Helv" w:cs="Helv"/>
          <w:color w:val="000000"/>
        </w:rPr>
        <w:t>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t>”</w:t>
      </w:r>
    </w:p>
    <w:p w14:paraId="063F674B" w14:textId="77777777" w:rsidR="00774FCD" w:rsidRDefault="00774FCD">
      <w:pPr>
        <w:pStyle w:val="CommentText"/>
      </w:pPr>
    </w:p>
    <w:p w14:paraId="496A5AD3" w14:textId="102B1B6F" w:rsidR="00774FCD" w:rsidRDefault="00774FCD">
      <w:pPr>
        <w:pStyle w:val="CommentText"/>
      </w:pPr>
      <w:r>
        <w:t>DONE</w:t>
      </w:r>
    </w:p>
  </w:comment>
  <w:comment w:id="2168" w:author="Steve Hanson" w:date="2012-08-14T16:08:00Z" w:initials="SMH">
    <w:p w14:paraId="119F3E60" w14:textId="77777777" w:rsidR="00774FCD" w:rsidRDefault="00774FCD">
      <w:pPr>
        <w:pStyle w:val="CommentText"/>
      </w:pPr>
      <w:r>
        <w:rPr>
          <w:rStyle w:val="CommentReference"/>
        </w:rPr>
        <w:annotationRef/>
      </w:r>
      <w:r>
        <w:t>Errata 3.7 changes all this so byteOrder not used</w:t>
      </w:r>
    </w:p>
    <w:p w14:paraId="60C82F70" w14:textId="77777777" w:rsidR="00774FCD" w:rsidRDefault="00774FCD">
      <w:pPr>
        <w:pStyle w:val="CommentText"/>
      </w:pPr>
    </w:p>
    <w:p w14:paraId="7AD0CBC7" w14:textId="3726874E" w:rsidR="00774FCD" w:rsidRDefault="00774FCD">
      <w:pPr>
        <w:pStyle w:val="CommentText"/>
      </w:pPr>
      <w:r>
        <w:t>DONE</w:t>
      </w:r>
    </w:p>
  </w:comment>
  <w:comment w:id="2187" w:author="Steve Hanson" w:date="2012-08-14T16:08:00Z" w:initials="SMH">
    <w:p w14:paraId="4595E8DF" w14:textId="77777777" w:rsidR="00774FCD" w:rsidRDefault="00774FCD">
      <w:pPr>
        <w:pStyle w:val="CommentText"/>
      </w:pPr>
      <w:r>
        <w:rPr>
          <w:rStyle w:val="CommentReference"/>
        </w:rPr>
        <w:annotationRef/>
      </w:r>
      <w:r>
        <w:t>Errata 3.7 changes this, and adds better support for Unicode BOMs</w:t>
      </w:r>
    </w:p>
    <w:p w14:paraId="5E0125B6" w14:textId="77777777" w:rsidR="00774FCD" w:rsidRDefault="00774FCD">
      <w:pPr>
        <w:pStyle w:val="CommentText"/>
      </w:pPr>
    </w:p>
    <w:p w14:paraId="6D10905B" w14:textId="2F7ED9B6" w:rsidR="00774FCD" w:rsidRDefault="00774FCD">
      <w:pPr>
        <w:pStyle w:val="CommentText"/>
      </w:pPr>
      <w:r>
        <w:t>DONE</w:t>
      </w:r>
    </w:p>
  </w:comment>
  <w:comment w:id="2194" w:author="Steve Hanson" w:date="2012-08-14T16:08:00Z" w:initials="SMH">
    <w:p w14:paraId="231393AC" w14:textId="77777777" w:rsidR="00774FCD" w:rsidRDefault="00774FCD">
      <w:pPr>
        <w:pStyle w:val="CommentText"/>
      </w:pPr>
      <w:r>
        <w:rPr>
          <w:rStyle w:val="CommentReference"/>
        </w:rPr>
        <w:annotationRef/>
      </w:r>
      <w:r>
        <w:t>Errata 2.62: Add footnote about UTF-8.</w:t>
      </w:r>
    </w:p>
    <w:p w14:paraId="4114ED19" w14:textId="77777777" w:rsidR="00774FCD" w:rsidRDefault="00774FCD">
      <w:pPr>
        <w:pStyle w:val="CommentText"/>
      </w:pPr>
    </w:p>
    <w:p w14:paraId="5AD8BA16" w14:textId="77777777" w:rsidR="00774FCD" w:rsidRDefault="00774FCD">
      <w:pPr>
        <w:pStyle w:val="CommentText"/>
      </w:pPr>
      <w:r>
        <w:t>DONE (not as a footnote tho)</w:t>
      </w:r>
    </w:p>
  </w:comment>
  <w:comment w:id="2207" w:author="Steve Hanson" w:date="2012-08-14T16:08:00Z" w:initials="SMH">
    <w:p w14:paraId="6F0352E1" w14:textId="77777777" w:rsidR="00774FCD" w:rsidRDefault="00774FCD">
      <w:pPr>
        <w:pStyle w:val="CommentText"/>
      </w:pPr>
      <w:r>
        <w:rPr>
          <w:rStyle w:val="CommentReference"/>
        </w:rPr>
        <w:annotationRef/>
      </w:r>
      <w:r>
        <w:t>Capitalize for consistency</w:t>
      </w:r>
    </w:p>
    <w:p w14:paraId="58D6CB01" w14:textId="77777777" w:rsidR="00774FCD" w:rsidRDefault="00774FCD">
      <w:pPr>
        <w:pStyle w:val="CommentText"/>
      </w:pPr>
    </w:p>
    <w:p w14:paraId="4336D84E" w14:textId="2A14F43D" w:rsidR="00774FCD" w:rsidRDefault="00774FCD">
      <w:pPr>
        <w:pStyle w:val="CommentText"/>
      </w:pPr>
      <w:r>
        <w:t>DONE</w:t>
      </w:r>
    </w:p>
  </w:comment>
  <w:comment w:id="2216" w:author="Steve Hanson" w:date="2012-08-14T16:08:00Z" w:initials="SMH">
    <w:p w14:paraId="7061F325" w14:textId="77777777" w:rsidR="00774FCD" w:rsidRDefault="00774FCD">
      <w:pPr>
        <w:pStyle w:val="CommentText"/>
      </w:pPr>
      <w:r>
        <w:rPr>
          <w:rStyle w:val="CommentReference"/>
        </w:rPr>
        <w:annotationRef/>
      </w:r>
      <w:r>
        <w:t>Delete row</w:t>
      </w:r>
    </w:p>
    <w:p w14:paraId="71AD25BC" w14:textId="77777777" w:rsidR="00774FCD" w:rsidRDefault="00774FCD">
      <w:pPr>
        <w:pStyle w:val="CommentText"/>
      </w:pPr>
    </w:p>
    <w:p w14:paraId="1A8D847A" w14:textId="421FF471" w:rsidR="00774FCD" w:rsidRDefault="00774FCD">
      <w:pPr>
        <w:pStyle w:val="CommentText"/>
      </w:pPr>
      <w:r>
        <w:t>DONE</w:t>
      </w:r>
    </w:p>
  </w:comment>
  <w:comment w:id="2228" w:author="Steve Hanson" w:date="2012-08-14T16:08:00Z" w:initials="SMH">
    <w:p w14:paraId="7BC84F46" w14:textId="77777777" w:rsidR="00774FCD" w:rsidRDefault="00774FCD">
      <w:pPr>
        <w:pStyle w:val="CommentText"/>
      </w:pPr>
      <w:r>
        <w:t>E</w:t>
      </w:r>
      <w:r>
        <w:rPr>
          <w:rStyle w:val="CommentReference"/>
        </w:rPr>
        <w:annotationRef/>
      </w:r>
      <w:r>
        <w:t>rrata 2.71 says we should list the affected properties here.</w:t>
      </w:r>
    </w:p>
    <w:p w14:paraId="229FB256" w14:textId="77777777" w:rsidR="00774FCD" w:rsidRDefault="00774FCD">
      <w:pPr>
        <w:pStyle w:val="CommentText"/>
      </w:pPr>
    </w:p>
    <w:p w14:paraId="638960EF" w14:textId="2858ACE8" w:rsidR="00774FCD" w:rsidRDefault="00774FCD">
      <w:pPr>
        <w:pStyle w:val="CommentText"/>
      </w:pPr>
      <w:r>
        <w:t>DONE</w:t>
      </w:r>
    </w:p>
  </w:comment>
  <w:comment w:id="2233" w:author="mbeckerle" w:date="2012-08-14T16:08:00Z" w:initials="m">
    <w:p w14:paraId="1136ACBA" w14:textId="77777777" w:rsidR="00774FCD" w:rsidRDefault="00774FCD">
      <w:pPr>
        <w:pStyle w:val="CommentText"/>
      </w:pPr>
      <w:r>
        <w:rPr>
          <w:rStyle w:val="CommentReference"/>
        </w:rPr>
        <w:annotationRef/>
      </w:r>
      <w:r>
        <w:t>Errata 3.13</w:t>
      </w:r>
    </w:p>
    <w:p w14:paraId="798D224D" w14:textId="77777777" w:rsidR="00774FCD" w:rsidRDefault="00774FCD">
      <w:pPr>
        <w:pStyle w:val="CommentText"/>
      </w:pPr>
    </w:p>
    <w:p w14:paraId="3669CFCC" w14:textId="5748C07F" w:rsidR="00774FCD" w:rsidRDefault="00774FCD">
      <w:pPr>
        <w:pStyle w:val="CommentText"/>
      </w:pPr>
      <w:r>
        <w:t>(PART DONE)</w:t>
      </w:r>
    </w:p>
    <w:p w14:paraId="7EE94D55" w14:textId="77777777" w:rsidR="00774FCD" w:rsidRDefault="00774FCD">
      <w:pPr>
        <w:pStyle w:val="CommentText"/>
      </w:pPr>
    </w:p>
    <w:p w14:paraId="1D0DA37A" w14:textId="0F2491FB" w:rsidR="00774FCD" w:rsidRDefault="00774FCD">
      <w:pPr>
        <w:pStyle w:val="CommentText"/>
      </w:pPr>
      <w:r>
        <w:t>Details about scanning for delimiters vs lengthKind pattern, or matching nilValues or textBooleantTrueRep are needed.</w:t>
      </w:r>
    </w:p>
    <w:p w14:paraId="2F4542E8" w14:textId="0900F98B" w:rsidR="00774FCD" w:rsidRDefault="00774FCD">
      <w:pPr>
        <w:pStyle w:val="CommentText"/>
      </w:pPr>
      <w:r>
        <w:t>(OPEN)</w:t>
      </w:r>
    </w:p>
  </w:comment>
  <w:comment w:id="2253" w:author="Steve Hanson" w:date="2012-08-14T16:08:00Z" w:initials="SMH">
    <w:p w14:paraId="7211EE37" w14:textId="77777777" w:rsidR="00774FCD" w:rsidRDefault="00774FCD">
      <w:pPr>
        <w:pStyle w:val="CommentText"/>
      </w:pPr>
      <w:r>
        <w:rPr>
          <w:rStyle w:val="CommentReference"/>
        </w:rPr>
        <w:annotationRef/>
      </w:r>
      <w:r>
        <w:t>Is this intended to be a link?</w:t>
      </w:r>
    </w:p>
    <w:p w14:paraId="4320ADD1" w14:textId="77777777" w:rsidR="00774FCD" w:rsidRDefault="00774FCD">
      <w:pPr>
        <w:pStyle w:val="CommentText"/>
      </w:pPr>
    </w:p>
    <w:p w14:paraId="57B9019E" w14:textId="6F7FEA4E" w:rsidR="00774FCD" w:rsidRDefault="00774FCD">
      <w:pPr>
        <w:pStyle w:val="CommentText"/>
      </w:pPr>
      <w:r>
        <w:t>Nope. Fixed. DONE</w:t>
      </w:r>
    </w:p>
  </w:comment>
  <w:comment w:id="2286" w:author="Steve Hanson" w:date="2012-08-14T16:08:00Z" w:initials="SMH">
    <w:p w14:paraId="2B0CF271" w14:textId="77777777" w:rsidR="00774FCD" w:rsidRDefault="00774FCD">
      <w:pPr>
        <w:pStyle w:val="CommentText"/>
      </w:pPr>
      <w:r>
        <w:rPr>
          <w:rStyle w:val="CommentReference"/>
        </w:rPr>
        <w:annotationRef/>
      </w:r>
      <w:r>
        <w:t>Remove ‘the policy is’ to match other bullets</w:t>
      </w:r>
    </w:p>
    <w:p w14:paraId="45FAE864" w14:textId="77777777" w:rsidR="00774FCD" w:rsidRDefault="00774FCD">
      <w:pPr>
        <w:pStyle w:val="CommentText"/>
      </w:pPr>
    </w:p>
    <w:p w14:paraId="45B20D88" w14:textId="5ABE0601" w:rsidR="00774FCD" w:rsidRDefault="00774FCD">
      <w:pPr>
        <w:pStyle w:val="CommentText"/>
      </w:pPr>
      <w:r>
        <w:t>DONE</w:t>
      </w:r>
    </w:p>
  </w:comment>
  <w:comment w:id="2300" w:author="Steve Hanson" w:date="2012-08-14T16:08:00Z" w:initials="SMH">
    <w:p w14:paraId="14558746" w14:textId="77777777" w:rsidR="00774FCD" w:rsidRDefault="00774FCD">
      <w:pPr>
        <w:pStyle w:val="CommentText"/>
      </w:pPr>
      <w:r>
        <w:rPr>
          <w:rStyle w:val="CommentReference"/>
        </w:rPr>
        <w:annotationRef/>
      </w:r>
      <w:r>
        <w:t>Errata 3.7: Add section to describe new Unicode BOM support</w:t>
      </w:r>
    </w:p>
    <w:p w14:paraId="46F927E9" w14:textId="77777777" w:rsidR="00774FCD" w:rsidRDefault="00774FCD">
      <w:pPr>
        <w:pStyle w:val="CommentText"/>
      </w:pPr>
    </w:p>
    <w:p w14:paraId="5F7CDD6D" w14:textId="544778E3" w:rsidR="00774FCD" w:rsidRDefault="00774FCD">
      <w:pPr>
        <w:pStyle w:val="CommentText"/>
      </w:pPr>
      <w:r>
        <w:t>DONE</w:t>
      </w:r>
    </w:p>
  </w:comment>
  <w:comment w:id="2310" w:author="Steve Hanson" w:date="2012-08-14T16:08:00Z" w:initials="SMH">
    <w:p w14:paraId="47C4662F" w14:textId="77777777" w:rsidR="00774FCD" w:rsidRDefault="00774FCD">
      <w:pPr>
        <w:pStyle w:val="CommentText"/>
      </w:pPr>
      <w:r>
        <w:rPr>
          <w:rStyle w:val="CommentReference"/>
        </w:rPr>
        <w:annotationRef/>
      </w:r>
      <w:r>
        <w:t>Wrong font</w:t>
      </w:r>
    </w:p>
    <w:p w14:paraId="3C55AC22" w14:textId="77777777" w:rsidR="00774FCD" w:rsidRDefault="00774FCD">
      <w:pPr>
        <w:pStyle w:val="CommentText"/>
      </w:pPr>
    </w:p>
    <w:p w14:paraId="3DB965A6" w14:textId="0C7D6E38" w:rsidR="00774FCD" w:rsidRDefault="00774FCD">
      <w:pPr>
        <w:pStyle w:val="CommentText"/>
      </w:pPr>
      <w:r>
        <w:t>DONE</w:t>
      </w:r>
    </w:p>
  </w:comment>
  <w:comment w:id="2323" w:author="Steve Hanson" w:date="2012-08-14T16:08:00Z" w:initials="SMH">
    <w:p w14:paraId="59871860" w14:textId="77777777" w:rsidR="00774FCD" w:rsidRDefault="00774FCD">
      <w:pPr>
        <w:pStyle w:val="CommentText"/>
      </w:pPr>
      <w:r>
        <w:rPr>
          <w:rStyle w:val="CommentReference"/>
        </w:rPr>
        <w:annotationRef/>
      </w:r>
      <w:r>
        <w:t>Wrong font</w:t>
      </w:r>
    </w:p>
    <w:p w14:paraId="42FA16D0" w14:textId="77777777" w:rsidR="00774FCD" w:rsidRDefault="00774FCD">
      <w:pPr>
        <w:pStyle w:val="CommentText"/>
      </w:pPr>
    </w:p>
    <w:p w14:paraId="0F49F372" w14:textId="230D13A3" w:rsidR="00774FCD" w:rsidRDefault="00774FCD">
      <w:pPr>
        <w:pStyle w:val="CommentText"/>
      </w:pPr>
      <w:r>
        <w:t>DONE</w:t>
      </w:r>
    </w:p>
  </w:comment>
  <w:comment w:id="2333" w:author="Steve Hanson" w:date="2012-08-14T16:08:00Z" w:initials="SMH">
    <w:p w14:paraId="6F73FA01" w14:textId="77777777" w:rsidR="00774FCD" w:rsidRDefault="00774FCD">
      <w:pPr>
        <w:pStyle w:val="CommentText"/>
      </w:pPr>
      <w:r>
        <w:rPr>
          <w:rStyle w:val="CommentReference"/>
        </w:rPr>
        <w:annotationRef/>
      </w:r>
      <w:r>
        <w:t>Wrong font</w:t>
      </w:r>
    </w:p>
    <w:p w14:paraId="47B72909" w14:textId="77777777" w:rsidR="00774FCD" w:rsidRDefault="00774FCD">
      <w:pPr>
        <w:pStyle w:val="CommentText"/>
      </w:pPr>
    </w:p>
    <w:p w14:paraId="58AE096C" w14:textId="27AC5532" w:rsidR="00774FCD" w:rsidRDefault="00774FCD">
      <w:pPr>
        <w:pStyle w:val="CommentText"/>
      </w:pPr>
      <w:r>
        <w:t>DONE</w:t>
      </w:r>
    </w:p>
  </w:comment>
  <w:comment w:id="2376" w:author="Steve Hanson" w:date="2012-08-14T16:08:00Z" w:initials="SMH">
    <w:p w14:paraId="05B3B7F4" w14:textId="77777777" w:rsidR="00774FCD" w:rsidRDefault="00774FCD">
      <w:pPr>
        <w:pStyle w:val="CommentText"/>
      </w:pPr>
      <w:r>
        <w:rPr>
          <w:rStyle w:val="CommentReference"/>
        </w:rPr>
        <w:annotationRef/>
      </w:r>
      <w:r>
        <w:t>Is this intended to be a link?</w:t>
      </w:r>
    </w:p>
    <w:p w14:paraId="194D144A" w14:textId="77777777" w:rsidR="00774FCD" w:rsidRDefault="00774FCD">
      <w:pPr>
        <w:pStyle w:val="CommentText"/>
      </w:pPr>
    </w:p>
    <w:p w14:paraId="3D102C68" w14:textId="5E89C567" w:rsidR="00774FCD" w:rsidRDefault="00774FCD">
      <w:pPr>
        <w:pStyle w:val="CommentText"/>
      </w:pPr>
      <w:r>
        <w:t>YES. Was Broken. Fixed</w:t>
      </w:r>
    </w:p>
    <w:p w14:paraId="15079271" w14:textId="77777777" w:rsidR="00774FCD" w:rsidRDefault="00774FCD">
      <w:pPr>
        <w:pStyle w:val="CommentText"/>
      </w:pPr>
    </w:p>
    <w:p w14:paraId="6666DDC7" w14:textId="13570193" w:rsidR="00774FCD" w:rsidRDefault="00774FCD">
      <w:pPr>
        <w:pStyle w:val="CommentText"/>
      </w:pPr>
      <w:r>
        <w:t>DONE</w:t>
      </w:r>
    </w:p>
  </w:comment>
  <w:comment w:id="2424" w:author="mbeckerle" w:date="2012-08-14T16:08:00Z" w:initials="m">
    <w:p w14:paraId="4ADD2989" w14:textId="12D0A69C" w:rsidR="00774FCD" w:rsidRDefault="00774FCD">
      <w:pPr>
        <w:pStyle w:val="CommentText"/>
      </w:pPr>
      <w:r>
        <w:rPr>
          <w:rStyle w:val="CommentReference"/>
        </w:rPr>
        <w:annotationRef/>
      </w:r>
      <w:r>
        <w:t>Errata 2.89 Done</w:t>
      </w:r>
    </w:p>
  </w:comment>
  <w:comment w:id="2428" w:author="Steve Hanson" w:date="2012-08-14T16:08:00Z" w:initials="SMH">
    <w:p w14:paraId="30334AD1" w14:textId="77777777" w:rsidR="00774FCD" w:rsidRDefault="00774FCD">
      <w:pPr>
        <w:pStyle w:val="CommentText"/>
      </w:pPr>
      <w:r>
        <w:rPr>
          <w:rStyle w:val="CommentReference"/>
        </w:rPr>
        <w:annotationRef/>
      </w:r>
      <w:r>
        <w:t xml:space="preserve">Errata 2.55 </w:t>
      </w:r>
      <w:r w:rsidRPr="005A5327">
        <w:rPr>
          <w:b/>
        </w:rPr>
        <w:t>DONE</w:t>
      </w:r>
    </w:p>
  </w:comment>
  <w:comment w:id="2427" w:author="Steve Hanson" w:date="2012-08-14T16:08:00Z" w:initials="SMH">
    <w:p w14:paraId="247BE7D9" w14:textId="77777777" w:rsidR="00774FCD" w:rsidRDefault="00774FCD">
      <w:pPr>
        <w:pStyle w:val="CommentText"/>
      </w:pPr>
      <w:r>
        <w:rPr>
          <w:rStyle w:val="CommentReference"/>
        </w:rPr>
        <w:annotationRef/>
      </w:r>
      <w:r>
        <w:t>For consistency, should be bold &amp; italics.</w:t>
      </w:r>
    </w:p>
    <w:p w14:paraId="0BE4158F" w14:textId="77777777" w:rsidR="00774FCD" w:rsidRDefault="00774FCD">
      <w:pPr>
        <w:pStyle w:val="CommentText"/>
      </w:pPr>
    </w:p>
    <w:p w14:paraId="481BC86B" w14:textId="6CE496EC" w:rsidR="00774FCD" w:rsidRDefault="00774FCD">
      <w:pPr>
        <w:pStyle w:val="CommentText"/>
      </w:pPr>
      <w:r>
        <w:t>DONE</w:t>
      </w:r>
    </w:p>
  </w:comment>
  <w:comment w:id="2436" w:author="Steve Hanson" w:date="2012-08-14T16:08:00Z" w:initials="SMH">
    <w:p w14:paraId="2E18A0C7" w14:textId="77777777" w:rsidR="00774FCD" w:rsidRDefault="00774FCD">
      <w:pPr>
        <w:pStyle w:val="CommentText"/>
      </w:pPr>
      <w:r>
        <w:rPr>
          <w:rStyle w:val="CommentReference"/>
        </w:rPr>
        <w:annotationRef/>
      </w:r>
      <w:r>
        <w:t>I believe that an in-progress errata disallows endOfParent with trailingSkip.</w:t>
      </w:r>
    </w:p>
  </w:comment>
  <w:comment w:id="2437" w:author="mbeckerle" w:date="2012-08-14T16:08:00Z" w:initials="m">
    <w:p w14:paraId="49482DFE" w14:textId="709E9F4F" w:rsidR="00774FCD" w:rsidRDefault="00774FCD">
      <w:pPr>
        <w:pStyle w:val="CommentText"/>
      </w:pPr>
      <w:r>
        <w:rPr>
          <w:rStyle w:val="CommentReference"/>
        </w:rPr>
        <w:annotationRef/>
      </w:r>
      <w:r>
        <w:t>(DONE)</w:t>
      </w:r>
    </w:p>
  </w:comment>
  <w:comment w:id="2468" w:author="Steve Hanson" w:date="2012-08-14T16:08:00Z" w:initials="SMH">
    <w:p w14:paraId="3ACA0B38" w14:textId="77777777" w:rsidR="00774FCD" w:rsidRDefault="00774FCD">
      <w:pPr>
        <w:pStyle w:val="CommentText"/>
      </w:pPr>
      <w:r>
        <w:rPr>
          <w:rStyle w:val="CommentReference"/>
        </w:rPr>
        <w:annotationRef/>
      </w:r>
      <w:r>
        <w:t xml:space="preserve">Errata 2.32: Clarify </w:t>
      </w:r>
    </w:p>
    <w:p w14:paraId="741D2E45" w14:textId="77777777" w:rsidR="00774FCD" w:rsidRDefault="00774FCD">
      <w:pPr>
        <w:pStyle w:val="CommentText"/>
      </w:pPr>
      <w:r>
        <w:br/>
        <w:t>DONE</w:t>
      </w:r>
    </w:p>
  </w:comment>
  <w:comment w:id="2485" w:author="Steve Hanson" w:date="2012-08-14T16:08:00Z" w:initials="SMH">
    <w:p w14:paraId="0E8A4649" w14:textId="77777777" w:rsidR="00774FCD" w:rsidRDefault="00774FCD">
      <w:pPr>
        <w:pStyle w:val="CommentText"/>
      </w:pPr>
      <w:r>
        <w:rPr>
          <w:rStyle w:val="CommentReference"/>
        </w:rPr>
        <w:annotationRef/>
      </w:r>
      <w:r>
        <w:t xml:space="preserve">Just say ‘all objects’ and remove the sequence/choice stuff </w:t>
      </w:r>
    </w:p>
    <w:p w14:paraId="55513D2A" w14:textId="77777777" w:rsidR="00774FCD" w:rsidRDefault="00774FCD">
      <w:pPr>
        <w:pStyle w:val="CommentText"/>
      </w:pPr>
    </w:p>
    <w:p w14:paraId="28A4561E" w14:textId="438878EB" w:rsidR="00774FCD" w:rsidRDefault="00774FCD">
      <w:pPr>
        <w:pStyle w:val="CommentText"/>
      </w:pPr>
      <w:r>
        <w:t>DONE</w:t>
      </w:r>
    </w:p>
  </w:comment>
  <w:comment w:id="2494" w:author="mbeckerle" w:date="2012-08-14T16:08:00Z" w:initials="m">
    <w:p w14:paraId="6B14D1DA" w14:textId="77777777" w:rsidR="00774FCD" w:rsidRDefault="00774FCD" w:rsidP="00435543">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2504" w:author="Steve Hanson" w:date="2012-08-14T16:08:00Z" w:initials="SMH">
    <w:p w14:paraId="1E84FF7C" w14:textId="77777777" w:rsidR="00774FCD" w:rsidRDefault="00774FCD">
      <w:pPr>
        <w:pStyle w:val="CommentText"/>
      </w:pPr>
      <w:r>
        <w:rPr>
          <w:rStyle w:val="CommentReference"/>
        </w:rPr>
        <w:annotationRef/>
      </w:r>
      <w:r>
        <w:t xml:space="preserve">Errata 2.63. </w:t>
      </w:r>
      <w:r w:rsidRPr="007B4638">
        <w:rPr>
          <w:b/>
        </w:rPr>
        <w:t>DONE</w:t>
      </w:r>
    </w:p>
  </w:comment>
  <w:comment w:id="2517" w:author="Steve Hanson" w:date="2012-08-14T16:08:00Z" w:initials="SMH">
    <w:p w14:paraId="6F49F99B" w14:textId="77777777" w:rsidR="00774FCD" w:rsidRDefault="00774FCD">
      <w:pPr>
        <w:pStyle w:val="CommentText"/>
      </w:pPr>
      <w:r>
        <w:rPr>
          <w:rStyle w:val="CommentReference"/>
        </w:rPr>
        <w:annotationRef/>
      </w:r>
      <w:r>
        <w:t>Errata 2.70 specifies the parsing matching algorithm</w:t>
      </w:r>
    </w:p>
    <w:p w14:paraId="03F9AD0B" w14:textId="77777777" w:rsidR="00774FCD" w:rsidRDefault="00774FCD">
      <w:pPr>
        <w:pStyle w:val="CommentText"/>
      </w:pPr>
    </w:p>
    <w:p w14:paraId="1C702AAF" w14:textId="77777777" w:rsidR="00774FCD" w:rsidRDefault="00774FCD">
      <w:pPr>
        <w:pStyle w:val="CommentText"/>
      </w:pPr>
      <w:r>
        <w:t>DONE</w:t>
      </w:r>
    </w:p>
  </w:comment>
  <w:comment w:id="2527" w:author="Steve Hanson" w:date="2012-08-14T16:08:00Z" w:initials="SMH">
    <w:p w14:paraId="16222B15" w14:textId="77777777" w:rsidR="00774FCD" w:rsidRDefault="00774FCD" w:rsidP="007B4638">
      <w:pPr>
        <w:pStyle w:val="CommentText"/>
      </w:pPr>
      <w:r>
        <w:rPr>
          <w:rStyle w:val="CommentReference"/>
        </w:rPr>
        <w:annotationRef/>
      </w:r>
      <w:r>
        <w:t xml:space="preserve">Errata 2.63. </w:t>
      </w:r>
      <w:r w:rsidRPr="007B4638">
        <w:rPr>
          <w:b/>
        </w:rPr>
        <w:t>DONE</w:t>
      </w:r>
    </w:p>
  </w:comment>
  <w:comment w:id="2531" w:author="mbeckerle" w:date="2012-08-14T16:08:00Z" w:initials="m">
    <w:p w14:paraId="7BCB836D" w14:textId="7C9F40E9" w:rsidR="00774FCD" w:rsidRDefault="00774FCD">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2555" w:author="Steve Hanson" w:date="2012-08-14T16:08:00Z" w:initials="SMH">
    <w:p w14:paraId="30653EDD" w14:textId="77777777" w:rsidR="00774FCD" w:rsidRDefault="00774FCD">
      <w:pPr>
        <w:pStyle w:val="CommentText"/>
      </w:pPr>
      <w:r>
        <w:rPr>
          <w:rStyle w:val="CommentReference"/>
        </w:rPr>
        <w:annotationRef/>
      </w:r>
      <w:r>
        <w:t>Insert paragraph break</w:t>
      </w:r>
    </w:p>
    <w:p w14:paraId="56BE2497" w14:textId="77777777" w:rsidR="00774FCD" w:rsidRDefault="00774FCD">
      <w:pPr>
        <w:pStyle w:val="CommentText"/>
      </w:pPr>
    </w:p>
    <w:p w14:paraId="578E9523" w14:textId="13FC4938" w:rsidR="00774FCD" w:rsidRDefault="00774FCD">
      <w:pPr>
        <w:pStyle w:val="CommentText"/>
      </w:pPr>
      <w:r>
        <w:t>DONE</w:t>
      </w:r>
    </w:p>
  </w:comment>
  <w:comment w:id="2560" w:author="Steve Hanson" w:date="2012-08-14T16:08:00Z" w:initials="SMH">
    <w:p w14:paraId="37DB7E40" w14:textId="77777777" w:rsidR="00774FCD" w:rsidRDefault="00774FCD">
      <w:pPr>
        <w:pStyle w:val="CommentText"/>
      </w:pPr>
      <w:r>
        <w:rPr>
          <w:rStyle w:val="CommentReference"/>
        </w:rPr>
        <w:annotationRef/>
      </w:r>
      <w:r>
        <w:t>Errata 2.70 specifies the parsing matching algorithm</w:t>
      </w:r>
    </w:p>
    <w:p w14:paraId="602504C8" w14:textId="77777777" w:rsidR="00774FCD" w:rsidRDefault="00774FCD">
      <w:pPr>
        <w:pStyle w:val="CommentText"/>
      </w:pPr>
    </w:p>
    <w:p w14:paraId="0735514A" w14:textId="237C3530" w:rsidR="00774FCD" w:rsidRDefault="00774FCD">
      <w:pPr>
        <w:pStyle w:val="CommentText"/>
      </w:pPr>
      <w:r>
        <w:t>DONE</w:t>
      </w:r>
    </w:p>
  </w:comment>
  <w:comment w:id="2570" w:author="mbeckerle" w:date="2012-08-14T16:08:00Z" w:initials="m">
    <w:p w14:paraId="7A872ADF" w14:textId="77777777" w:rsidR="00774FCD" w:rsidRDefault="00774FCD">
      <w:pPr>
        <w:pStyle w:val="CommentText"/>
      </w:pPr>
      <w:r>
        <w:rPr>
          <w:rStyle w:val="CommentReference"/>
        </w:rPr>
        <w:annotationRef/>
      </w:r>
      <w:r>
        <w:t>MJB Errata 2.6 DONE</w:t>
      </w:r>
    </w:p>
  </w:comment>
  <w:comment w:id="2571" w:author="Steve Hanson" w:date="2012-08-14T16:08:00Z" w:initials="SMH">
    <w:p w14:paraId="2E84B41C" w14:textId="77777777" w:rsidR="00774FCD" w:rsidRDefault="00774FCD">
      <w:pPr>
        <w:pStyle w:val="CommentText"/>
      </w:pPr>
      <w:r>
        <w:rPr>
          <w:rStyle w:val="CommentReference"/>
        </w:rPr>
        <w:annotationRef/>
      </w:r>
      <w:r>
        <w:t>Needs reviewing as part of action 140</w:t>
      </w:r>
    </w:p>
  </w:comment>
  <w:comment w:id="2572" w:author="mbeckerle" w:date="2012-08-14T16:08:00Z" w:initials="m">
    <w:p w14:paraId="2E7B5AD7" w14:textId="538B2F39" w:rsidR="00774FCD" w:rsidRDefault="00774FCD">
      <w:pPr>
        <w:pStyle w:val="CommentText"/>
      </w:pPr>
      <w:r>
        <w:rPr>
          <w:rStyle w:val="CommentReference"/>
        </w:rPr>
        <w:annotationRef/>
      </w:r>
      <w:r>
        <w:t>(DONE) language as is OK.</w:t>
      </w:r>
    </w:p>
  </w:comment>
  <w:comment w:id="2591" w:author="Steve Hanson" w:date="2012-08-14T16:08:00Z" w:initials="SMH">
    <w:p w14:paraId="33FE5CD5" w14:textId="77777777" w:rsidR="00774FCD" w:rsidRDefault="00774FCD">
      <w:pPr>
        <w:pStyle w:val="CommentText"/>
      </w:pPr>
      <w:r>
        <w:rPr>
          <w:rStyle w:val="CommentReference"/>
        </w:rPr>
        <w:annotationRef/>
      </w:r>
      <w:r>
        <w:t>Errata 2.33: Improve the descriptions for delimited, implicit and endOfParent</w:t>
      </w:r>
    </w:p>
    <w:p w14:paraId="403C15DF" w14:textId="77777777" w:rsidR="00774FCD" w:rsidRDefault="00774FCD">
      <w:pPr>
        <w:pStyle w:val="CommentText"/>
      </w:pPr>
    </w:p>
    <w:p w14:paraId="5C1FD238" w14:textId="77777777" w:rsidR="00774FCD" w:rsidRDefault="00774FCD">
      <w:pPr>
        <w:pStyle w:val="CommentText"/>
      </w:pPr>
      <w:r>
        <w:t>DONE</w:t>
      </w:r>
    </w:p>
  </w:comment>
  <w:comment w:id="2592" w:author="Steve Hanson" w:date="2012-08-14T16:08:00Z" w:initials="SMH">
    <w:p w14:paraId="4B6E5F1A" w14:textId="77777777" w:rsidR="00774FCD" w:rsidRDefault="00774FCD">
      <w:pPr>
        <w:pStyle w:val="CommentText"/>
      </w:pPr>
      <w:r>
        <w:rPr>
          <w:rStyle w:val="CommentReference"/>
        </w:rPr>
        <w:annotationRef/>
      </w:r>
      <w:r>
        <w:t>Wording should reflect both parsing and unparsing.</w:t>
      </w:r>
    </w:p>
    <w:p w14:paraId="724D34DF" w14:textId="77777777" w:rsidR="00774FCD" w:rsidRDefault="00774FCD">
      <w:pPr>
        <w:pStyle w:val="CommentText"/>
      </w:pPr>
    </w:p>
    <w:p w14:paraId="16F252AA" w14:textId="3C4340E6" w:rsidR="00774FCD" w:rsidRDefault="00774FCD">
      <w:pPr>
        <w:pStyle w:val="CommentText"/>
      </w:pPr>
      <w:r>
        <w:t xml:space="preserve">Handled in later Section. </w:t>
      </w:r>
    </w:p>
    <w:p w14:paraId="6959FCC7" w14:textId="7B1D92E4" w:rsidR="00774FCD" w:rsidRDefault="00774FCD">
      <w:pPr>
        <w:pStyle w:val="CommentText"/>
      </w:pPr>
      <w:r>
        <w:t>DONE</w:t>
      </w:r>
    </w:p>
  </w:comment>
  <w:comment w:id="2595" w:author="Steve Hanson" w:date="2012-08-14T16:08:00Z" w:initials="SMH">
    <w:p w14:paraId="03CE56A2" w14:textId="77777777" w:rsidR="00774FCD" w:rsidRDefault="00774FCD">
      <w:pPr>
        <w:pStyle w:val="CommentText"/>
      </w:pPr>
      <w:r>
        <w:rPr>
          <w:rStyle w:val="CommentReference"/>
        </w:rPr>
        <w:annotationRef/>
      </w:r>
      <w:r>
        <w:t>I think ‘item’ should be ‘element’ (4 occurrences)</w:t>
      </w:r>
    </w:p>
    <w:p w14:paraId="1FC8E79E" w14:textId="77777777" w:rsidR="00774FCD" w:rsidRDefault="00774FCD">
      <w:pPr>
        <w:pStyle w:val="CommentText"/>
      </w:pPr>
    </w:p>
    <w:p w14:paraId="796A55FC" w14:textId="7F71B096" w:rsidR="00774FCD" w:rsidRDefault="00774FCD">
      <w:pPr>
        <w:pStyle w:val="CommentText"/>
      </w:pPr>
      <w:r>
        <w:t>DONE</w:t>
      </w:r>
    </w:p>
  </w:comment>
  <w:comment w:id="2604" w:author="Steve Hanson" w:date="2012-08-14T16:08:00Z" w:initials="SMH">
    <w:p w14:paraId="734307BE" w14:textId="77777777" w:rsidR="00774FCD" w:rsidRDefault="00774FCD">
      <w:pPr>
        <w:pStyle w:val="CommentText"/>
      </w:pPr>
      <w:r>
        <w:rPr>
          <w:rStyle w:val="CommentReference"/>
        </w:rPr>
        <w:annotationRef/>
      </w:r>
      <w:r>
        <w:t>Needs improving as could be read that the preceding field is an element in its own right.</w:t>
      </w:r>
    </w:p>
    <w:p w14:paraId="15E2F237" w14:textId="77777777" w:rsidR="00774FCD" w:rsidRDefault="00774FCD">
      <w:pPr>
        <w:pStyle w:val="CommentText"/>
      </w:pPr>
    </w:p>
    <w:p w14:paraId="3E72DED4" w14:textId="57DB435B" w:rsidR="00774FCD" w:rsidRDefault="00774FCD">
      <w:pPr>
        <w:pStyle w:val="CommentText"/>
      </w:pPr>
      <w:r>
        <w:t>DONE</w:t>
      </w:r>
    </w:p>
  </w:comment>
  <w:comment w:id="2619" w:author="mbeckerle" w:date="2012-08-14T16:08:00Z" w:initials="m">
    <w:p w14:paraId="4ECD50E0" w14:textId="01FAFFF3" w:rsidR="00774FCD" w:rsidRDefault="00774FCD">
      <w:pPr>
        <w:pStyle w:val="CommentText"/>
      </w:pPr>
      <w:r>
        <w:rPr>
          <w:rStyle w:val="CommentReference"/>
        </w:rPr>
        <w:annotationRef/>
      </w:r>
      <w:r>
        <w:t>Errata 2.90 Done</w:t>
      </w:r>
    </w:p>
  </w:comment>
  <w:comment w:id="2716" w:author="Steve Hanson" w:date="2012-08-14T16:08:00Z" w:initials="SMH">
    <w:p w14:paraId="58F2F3BB" w14:textId="77777777" w:rsidR="00774FCD" w:rsidRDefault="00774FCD">
      <w:pPr>
        <w:pStyle w:val="CommentText"/>
      </w:pPr>
      <w:r>
        <w:rPr>
          <w:rStyle w:val="CommentReference"/>
        </w:rPr>
        <w:annotationRef/>
      </w:r>
      <w:r>
        <w:t xml:space="preserve">Errata 2.34: Clarify </w:t>
      </w:r>
      <w:r w:rsidRPr="007B5B11">
        <w:rPr>
          <w:b/>
        </w:rPr>
        <w:t>DONE</w:t>
      </w:r>
    </w:p>
  </w:comment>
  <w:comment w:id="2745" w:author="mbeckerle" w:date="2012-08-14T16:08:00Z" w:initials="m">
    <w:p w14:paraId="5CD581D3" w14:textId="384E89FD" w:rsidR="00774FCD" w:rsidRDefault="00774FCD">
      <w:pPr>
        <w:pStyle w:val="CommentText"/>
      </w:pPr>
      <w:r>
        <w:rPr>
          <w:rStyle w:val="CommentReference"/>
        </w:rPr>
        <w:annotationRef/>
      </w:r>
      <w:r>
        <w:t>Changed to new terminology.</w:t>
      </w:r>
    </w:p>
  </w:comment>
  <w:comment w:id="2748" w:author="mbeckerle" w:date="2012-08-14T16:08:00Z" w:initials="m">
    <w:p w14:paraId="139A75E8" w14:textId="53D0D109" w:rsidR="00774FCD" w:rsidRDefault="00774FCD">
      <w:pPr>
        <w:pStyle w:val="CommentText"/>
      </w:pPr>
      <w:r>
        <w:rPr>
          <w:rStyle w:val="CommentReference"/>
        </w:rPr>
        <w:annotationRef/>
      </w:r>
      <w:r>
        <w:t>Errata 2.82 (part thereof)</w:t>
      </w:r>
    </w:p>
  </w:comment>
  <w:comment w:id="2757" w:author="mbeckerle" w:date="2012-08-14T16:08:00Z" w:initials="m">
    <w:p w14:paraId="4B94E53C" w14:textId="67110694" w:rsidR="00774FCD" w:rsidRDefault="00774FCD">
      <w:pPr>
        <w:pStyle w:val="CommentText"/>
      </w:pPr>
      <w:r>
        <w:rPr>
          <w:rStyle w:val="CommentReference"/>
        </w:rPr>
        <w:annotationRef/>
      </w:r>
      <w:r>
        <w:t>OPEN</w:t>
      </w:r>
    </w:p>
    <w:p w14:paraId="5C41CDDD" w14:textId="2489EC53" w:rsidR="00774FCD" w:rsidRDefault="00774FCD">
      <w:pPr>
        <w:pStyle w:val="CommentText"/>
      </w:pPr>
      <w:r>
        <w:t>This contradicts the table in the section on binaryNumberRep which specifically allows binaryNumberRep=’binary’ for decimal, integer, and nonNegativeInteger types.</w:t>
      </w:r>
    </w:p>
  </w:comment>
  <w:comment w:id="2761" w:author="Steve Hanson" w:date="2012-08-14T16:08:00Z" w:initials="SMH">
    <w:p w14:paraId="6BD1F5BB" w14:textId="52A11A16" w:rsidR="00774FCD" w:rsidRDefault="00774FCD">
      <w:pPr>
        <w:pStyle w:val="CommentText"/>
      </w:pPr>
      <w:r>
        <w:rPr>
          <w:rStyle w:val="CommentReference"/>
        </w:rPr>
        <w:annotationRef/>
      </w:r>
      <w:r>
        <w:t>The table contains rows that are not possible. There are restrictions on what binary data is allowed to have lengthKind ‘delimited’. However, later sections for ‘pattern’ and ‘prefixed’ refer to this information. Need to think how best to organize the table.</w:t>
      </w:r>
    </w:p>
    <w:p w14:paraId="7CB452E4" w14:textId="77777777" w:rsidR="00774FCD" w:rsidRDefault="00774FCD">
      <w:pPr>
        <w:pStyle w:val="CommentText"/>
      </w:pPr>
    </w:p>
    <w:p w14:paraId="1479D79E" w14:textId="542972B2" w:rsidR="00774FCD" w:rsidRDefault="00774FCD">
      <w:pPr>
        <w:pStyle w:val="CommentText"/>
      </w:pPr>
      <w:r>
        <w:t>Table moved down to section on prefixed lengthKind. Comment did not go with… drat.</w:t>
      </w:r>
    </w:p>
    <w:p w14:paraId="740B495D" w14:textId="0E3298F4" w:rsidR="00774FCD" w:rsidRDefault="00774FCD">
      <w:pPr>
        <w:pStyle w:val="CommentText"/>
      </w:pPr>
      <w:r>
        <w:t>(DONE)</w:t>
      </w:r>
    </w:p>
  </w:comment>
  <w:comment w:id="2784" w:author="mbeckerle" w:date="2012-08-14T16:08:00Z" w:initials="m">
    <w:p w14:paraId="128CFC5F" w14:textId="4058E3F5" w:rsidR="00774FCD" w:rsidRDefault="00774FCD" w:rsidP="00C15F20">
      <w:pPr>
        <w:pStyle w:val="CommentText"/>
      </w:pPr>
      <w:r>
        <w:rPr>
          <w:rStyle w:val="CommentReference"/>
        </w:rPr>
        <w:annotationRef/>
      </w:r>
      <w:r>
        <w:t>Errata 2.82 (part thereof) DONE</w:t>
      </w:r>
    </w:p>
  </w:comment>
  <w:comment w:id="2798" w:author="Steve Hanson" w:date="2012-08-14T16:08:00Z" w:initials="SMH">
    <w:p w14:paraId="14C9934A" w14:textId="4C583EA7" w:rsidR="00774FCD" w:rsidRDefault="00774FCD">
      <w:pPr>
        <w:pStyle w:val="CommentText"/>
      </w:pPr>
      <w:r>
        <w:rPr>
          <w:rStyle w:val="CommentReference"/>
        </w:rPr>
        <w:annotationRef/>
      </w:r>
      <w:r>
        <w:t>Changed lengths to bits to match all other tables</w:t>
      </w:r>
    </w:p>
    <w:p w14:paraId="3600DDC8" w14:textId="412F4EA1" w:rsidR="00774FCD" w:rsidRDefault="00774FCD">
      <w:pPr>
        <w:pStyle w:val="CommentText"/>
      </w:pPr>
      <w:r>
        <w:t>(Note: table this was a comment on has been moved.)</w:t>
      </w:r>
    </w:p>
    <w:p w14:paraId="5A49181F" w14:textId="4EE84982" w:rsidR="00774FCD" w:rsidRDefault="00774FCD">
      <w:pPr>
        <w:pStyle w:val="CommentText"/>
      </w:pPr>
      <w:r>
        <w:t>DONE</w:t>
      </w:r>
    </w:p>
  </w:comment>
  <w:comment w:id="2806" w:author="mbeckerle" w:date="2012-08-14T16:08:00Z" w:initials="m">
    <w:p w14:paraId="0A56F4CE" w14:textId="573C0E63" w:rsidR="00774FCD" w:rsidRDefault="00774FCD">
      <w:pPr>
        <w:pStyle w:val="CommentText"/>
      </w:pPr>
      <w:r>
        <w:rPr>
          <w:rStyle w:val="CommentReference"/>
        </w:rPr>
        <w:annotationRef/>
      </w:r>
      <w:r>
        <w:t>OPEN: specified length means fixed, explicit, prefixed. But why can’t one have a contained element of type pattern? When searching for the pattern match, delimiter scanning is suspended (already says this in section on lengthKind pattern), so this will naturally nest just like specified lengths.</w:t>
      </w:r>
    </w:p>
  </w:comment>
  <w:comment w:id="2803" w:author="Steve Hanson" w:date="2012-08-14T16:08:00Z" w:initials="SMH">
    <w:p w14:paraId="7B7D40FF" w14:textId="77777777" w:rsidR="00774FCD" w:rsidRDefault="00774FCD">
      <w:pPr>
        <w:pStyle w:val="CommentText"/>
      </w:pPr>
      <w:r>
        <w:rPr>
          <w:rStyle w:val="CommentReference"/>
        </w:rPr>
        <w:annotationRef/>
      </w:r>
      <w:r>
        <w:t>Errata 3.3 specifies the rules for this</w:t>
      </w:r>
    </w:p>
    <w:p w14:paraId="482C4EC5" w14:textId="77777777" w:rsidR="00774FCD" w:rsidRDefault="00774FCD">
      <w:pPr>
        <w:pStyle w:val="CommentText"/>
      </w:pPr>
    </w:p>
    <w:p w14:paraId="66D6AE0F" w14:textId="54E07520" w:rsidR="00774FCD" w:rsidRDefault="00774FCD">
      <w:pPr>
        <w:pStyle w:val="CommentText"/>
      </w:pPr>
      <w:r>
        <w:t>DONE</w:t>
      </w:r>
    </w:p>
  </w:comment>
  <w:comment w:id="2804" w:author="mbeckerle" w:date="2012-08-14T16:08:00Z" w:initials="m">
    <w:p w14:paraId="41FA3A3F" w14:textId="1008CE72" w:rsidR="00774FCD" w:rsidRDefault="00774FCD">
      <w:pPr>
        <w:pStyle w:val="CommentText"/>
      </w:pPr>
      <w:r>
        <w:rPr>
          <w:rStyle w:val="CommentReference"/>
        </w:rPr>
        <w:annotationRef/>
      </w:r>
      <w:r>
        <w:t>I think this is DONE. Is there more to say here. Not much in Errata 3.3 to put here.</w:t>
      </w:r>
    </w:p>
    <w:p w14:paraId="66CCE501" w14:textId="77777777" w:rsidR="00774FCD" w:rsidRDefault="00774FCD">
      <w:pPr>
        <w:pStyle w:val="CommentText"/>
      </w:pPr>
    </w:p>
    <w:p w14:paraId="5D7A3399" w14:textId="7A28B621" w:rsidR="00774FCD" w:rsidRDefault="00774FCD">
      <w:pPr>
        <w:pStyle w:val="CommentText"/>
      </w:pPr>
      <w:r>
        <w:t>(DONE) until reviewed.</w:t>
      </w:r>
    </w:p>
  </w:comment>
  <w:comment w:id="2832" w:author="mbeckerle" w:date="2012-08-14T16:08:00Z" w:initials="m">
    <w:p w14:paraId="0DA41944" w14:textId="78C92598" w:rsidR="00774FCD" w:rsidRDefault="00774FCD">
      <w:pPr>
        <w:pStyle w:val="CommentText"/>
      </w:pPr>
      <w:r>
        <w:rPr>
          <w:rStyle w:val="CommentReference"/>
        </w:rPr>
        <w:annotationRef/>
      </w:r>
      <w:r>
        <w:t>OPEN</w:t>
      </w:r>
    </w:p>
    <w:p w14:paraId="5EA8476E" w14:textId="63C6E21D" w:rsidR="00774FCD" w:rsidRDefault="00774FCD">
      <w:pPr>
        <w:pStyle w:val="CommentText"/>
      </w:pPr>
      <w:r>
        <w:t>Do we disallow binaryNumberRep=’binary’ with delimited lengthKind?</w:t>
      </w:r>
    </w:p>
    <w:p w14:paraId="2D2DFEC7" w14:textId="77777777" w:rsidR="00774FCD" w:rsidRDefault="00774FCD">
      <w:pPr>
        <w:pStyle w:val="CommentText"/>
      </w:pPr>
    </w:p>
    <w:p w14:paraId="5893EACA" w14:textId="77777777" w:rsidR="00774FCD" w:rsidRDefault="00774FCD">
      <w:pPr>
        <w:pStyle w:val="CommentText"/>
      </w:pPr>
      <w:r>
        <w:t>Inconsistent with scannability requirement, stipulated above.</w:t>
      </w:r>
    </w:p>
  </w:comment>
  <w:comment w:id="2874" w:author="Steve Hanson" w:date="2012-08-14T16:08:00Z" w:initials="SMH">
    <w:p w14:paraId="0F335E57" w14:textId="77777777" w:rsidR="00774FCD" w:rsidRDefault="00774FCD">
      <w:pPr>
        <w:pStyle w:val="CommentText"/>
      </w:pPr>
      <w:r>
        <w:rPr>
          <w:rStyle w:val="CommentReference"/>
        </w:rPr>
        <w:annotationRef/>
      </w:r>
      <w:r>
        <w:t>Errata 2.9 clarifies what this mean for lengthUnits ‘bytes’</w:t>
      </w:r>
    </w:p>
    <w:p w14:paraId="3CE4A975" w14:textId="77777777" w:rsidR="00774FCD" w:rsidRDefault="00774FCD">
      <w:pPr>
        <w:pStyle w:val="CommentText"/>
      </w:pPr>
    </w:p>
    <w:p w14:paraId="2B45B044" w14:textId="2B87F479" w:rsidR="00774FCD" w:rsidRDefault="00774FCD">
      <w:pPr>
        <w:pStyle w:val="CommentText"/>
      </w:pPr>
      <w:r>
        <w:t>DONE</w:t>
      </w:r>
    </w:p>
  </w:comment>
  <w:comment w:id="2876" w:author="Steve Hanson" w:date="2012-08-14T16:08:00Z" w:initials="SMH">
    <w:p w14:paraId="229AE3BE" w14:textId="77777777" w:rsidR="00774FCD" w:rsidRDefault="00774FCD">
      <w:pPr>
        <w:pStyle w:val="CommentText"/>
      </w:pPr>
      <w:r>
        <w:rPr>
          <w:rStyle w:val="CommentReference"/>
        </w:rPr>
        <w:annotationRef/>
      </w:r>
      <w:r>
        <w:t>Might be better as part of the final bullet in the list below the table?</w:t>
      </w:r>
    </w:p>
    <w:p w14:paraId="169CAFBF" w14:textId="77777777" w:rsidR="00774FCD" w:rsidRDefault="00774FCD">
      <w:pPr>
        <w:pStyle w:val="CommentText"/>
      </w:pPr>
    </w:p>
    <w:p w14:paraId="140EE1E6" w14:textId="19FCDED1" w:rsidR="00774FCD" w:rsidRDefault="00774FCD">
      <w:pPr>
        <w:pStyle w:val="CommentText"/>
      </w:pPr>
      <w:r>
        <w:t>DONE there also.</w:t>
      </w:r>
    </w:p>
  </w:comment>
  <w:comment w:id="2879" w:author="Steve Hanson" w:date="2012-08-14T16:08:00Z" w:initials="Steve Han">
    <w:p w14:paraId="54192BB6" w14:textId="77777777" w:rsidR="00774FCD" w:rsidRDefault="00774FCD" w:rsidP="00F8361A">
      <w:r>
        <w:annotationRef/>
      </w:r>
      <w:r>
        <w:t>Errata 2.9 clarifies what this mean for lengthUnits ‘bytes’</w:t>
      </w:r>
    </w:p>
    <w:p w14:paraId="14FCBC7D" w14:textId="77777777" w:rsidR="00774FCD" w:rsidRDefault="00774FCD" w:rsidP="00F8361A"/>
    <w:p w14:paraId="3ED7C29B" w14:textId="76517AD0" w:rsidR="00774FCD" w:rsidRDefault="00774FCD" w:rsidP="00F8361A">
      <w:pPr>
        <w:rPr>
          <w:rFonts w:cs="Arial"/>
          <w:lang w:eastAsia="zh-CN"/>
        </w:rPr>
      </w:pPr>
      <w:r>
        <w:t>DONE</w:t>
      </w:r>
    </w:p>
  </w:comment>
  <w:comment w:id="2880" w:author="Mike Beckerle" w:date="2012-08-14T16:08:00Z" w:initials="Mike Beck">
    <w:p w14:paraId="45715470" w14:textId="77777777" w:rsidR="00774FCD" w:rsidRDefault="00774FCD" w:rsidP="00F8361A">
      <w:pPr>
        <w:overflowPunct w:val="0"/>
        <w:spacing w:line="0" w:lineRule="atLeast"/>
        <w:rPr>
          <w:rFonts w:ascii="Ubuntu" w:eastAsia="WenQuanYi Micro Hei" w:hAnsi="Ubuntu" w:cs="Lohit Hindi"/>
          <w:i/>
          <w:sz w:val="16"/>
          <w:szCs w:val="24"/>
          <w:lang w:bidi="hi-IN"/>
        </w:rPr>
      </w:pPr>
      <w:r>
        <w:annotationRef/>
      </w:r>
      <w:r>
        <w:rPr>
          <w:rFonts w:ascii="Ubuntu" w:eastAsia="WenQuanYi Micro Hei" w:hAnsi="Ubuntu" w:cs="Lohit Hindi" w:hint="eastAsia"/>
          <w:i/>
          <w:sz w:val="16"/>
          <w:szCs w:val="24"/>
          <w:lang w:bidi="hi-IN"/>
        </w:rPr>
        <w:t>Reply to Steve Hanson (03/01/2012, 11:41): "..."</w:t>
      </w:r>
    </w:p>
    <w:p w14:paraId="27C1137F" w14:textId="77777777" w:rsidR="00774FCD" w:rsidRDefault="00774FCD" w:rsidP="00F8361A">
      <w:pPr>
        <w:rPr>
          <w:rFonts w:ascii="Ubuntu" w:hAnsi="Ubuntu" w:cs="Arial"/>
          <w:lang w:bidi="hi-IN"/>
        </w:rPr>
      </w:pPr>
      <w:r>
        <w:rPr>
          <w:rFonts w:ascii="Ubuntu" w:hAnsi="Ubuntu" w:hint="eastAsia"/>
          <w:lang w:bidi="hi-IN"/>
        </w:rPr>
        <w:t>DONE</w:t>
      </w:r>
    </w:p>
  </w:comment>
  <w:comment w:id="2909" w:author="mbeckerle" w:date="2012-08-14T16:08:00Z" w:initials="m">
    <w:p w14:paraId="3515BB91" w14:textId="77777777" w:rsidR="00774FCD" w:rsidRDefault="00774FCD" w:rsidP="00016672">
      <w:pPr>
        <w:overflowPunct w:val="0"/>
        <w:spacing w:line="0" w:lineRule="atLeast"/>
        <w:rPr>
          <w:rFonts w:ascii="Ubuntu" w:eastAsia="WenQuanYi Micro Hei" w:hAnsi="Ubuntu" w:cs="Lohit Hindi"/>
          <w:szCs w:val="24"/>
          <w:lang w:bidi="hi-IN"/>
        </w:rPr>
      </w:pPr>
      <w:r>
        <w:rPr>
          <w:rStyle w:val="CommentReference"/>
        </w:rPr>
        <w:annotationRef/>
      </w:r>
      <w:r>
        <w:rPr>
          <w:rFonts w:ascii="Ubuntu" w:eastAsia="WenQuanYi Micro Hei" w:hAnsi="Ubuntu" w:cs="Lohit Hindi" w:hint="eastAsia"/>
          <w:szCs w:val="24"/>
          <w:lang w:bidi="hi-IN"/>
        </w:rPr>
        <w:t>Errata 2.6 DONE</w:t>
      </w:r>
    </w:p>
    <w:p w14:paraId="1DC967A5" w14:textId="77777777" w:rsidR="00774FCD" w:rsidRDefault="00774FCD">
      <w:pPr>
        <w:pStyle w:val="CommentText"/>
      </w:pPr>
    </w:p>
  </w:comment>
  <w:comment w:id="2914" w:author="Steve Hanson" w:date="2012-08-14T16:08:00Z" w:initials="SMH">
    <w:p w14:paraId="0C3FD153" w14:textId="77777777" w:rsidR="00774FCD" w:rsidRDefault="00774FCD">
      <w:pPr>
        <w:pStyle w:val="CommentText"/>
      </w:pPr>
      <w:r>
        <w:rPr>
          <w:rStyle w:val="CommentReference"/>
        </w:rPr>
        <w:annotationRef/>
      </w:r>
      <w:r>
        <w:t>‘prefixed’</w:t>
      </w:r>
    </w:p>
    <w:p w14:paraId="7B3BDE06" w14:textId="77777777" w:rsidR="00774FCD" w:rsidRDefault="00774FCD">
      <w:pPr>
        <w:pStyle w:val="CommentText"/>
      </w:pPr>
    </w:p>
    <w:p w14:paraId="42C19885" w14:textId="18050866" w:rsidR="00774FCD" w:rsidRDefault="00774FCD">
      <w:pPr>
        <w:pStyle w:val="CommentText"/>
      </w:pPr>
      <w:r>
        <w:t>DONE</w:t>
      </w:r>
    </w:p>
  </w:comment>
  <w:comment w:id="2917" w:author="Steve Hanson" w:date="2012-08-14T16:08:00Z" w:initials="SMH">
    <w:p w14:paraId="24C361C0" w14:textId="77777777" w:rsidR="00774FCD" w:rsidRDefault="00774FCD">
      <w:pPr>
        <w:pStyle w:val="CommentText"/>
      </w:pPr>
      <w:r>
        <w:rPr>
          <w:rStyle w:val="CommentReference"/>
        </w:rPr>
        <w:annotationRef/>
      </w:r>
      <w:r>
        <w:t>Errata 2.14 adds more restrictions</w:t>
      </w:r>
    </w:p>
    <w:p w14:paraId="2AF8B441" w14:textId="77777777" w:rsidR="00774FCD" w:rsidRDefault="00774FCD">
      <w:pPr>
        <w:pStyle w:val="CommentText"/>
      </w:pPr>
    </w:p>
    <w:p w14:paraId="2227F2B0" w14:textId="719611F1" w:rsidR="00774FCD" w:rsidRDefault="00774FCD">
      <w:pPr>
        <w:pStyle w:val="CommentText"/>
      </w:pPr>
      <w:r>
        <w:t>DONE</w:t>
      </w:r>
    </w:p>
  </w:comment>
  <w:comment w:id="2932" w:author="mbeckerle" w:date="2012-08-14T16:08:00Z" w:initials="m">
    <w:p w14:paraId="180CB478" w14:textId="1121D178" w:rsidR="00774FCD" w:rsidRDefault="00774FCD">
      <w:pPr>
        <w:pStyle w:val="CommentText"/>
      </w:pPr>
      <w:r>
        <w:rPr>
          <w:rStyle w:val="CommentReference"/>
        </w:rPr>
        <w:annotationRef/>
      </w:r>
      <w:r>
        <w:t>OPEN</w:t>
      </w:r>
    </w:p>
    <w:p w14:paraId="5E5F8297" w14:textId="77777777" w:rsidR="00774FCD" w:rsidRDefault="00774FCD">
      <w:pPr>
        <w:pStyle w:val="CommentText"/>
      </w:pPr>
    </w:p>
    <w:p w14:paraId="38E95259" w14:textId="5CC92027" w:rsidR="00774FCD" w:rsidRDefault="00774FCD">
      <w:pPr>
        <w:pStyle w:val="CommentText"/>
      </w:pPr>
      <w:r>
        <w:t>Review. Is this proper use of the term representation, ie., the prefix will include the length of any framing of the prefix?</w:t>
      </w:r>
    </w:p>
  </w:comment>
  <w:comment w:id="2933" w:author="mbeckerle" w:date="2012-08-14T16:08:00Z" w:initials="m">
    <w:p w14:paraId="594C9A8F" w14:textId="06D28524" w:rsidR="00774FCD" w:rsidRDefault="00774FCD">
      <w:pPr>
        <w:pStyle w:val="CommentText"/>
      </w:pPr>
      <w:r>
        <w:rPr>
          <w:rStyle w:val="CommentReference"/>
        </w:rPr>
        <w:annotationRef/>
      </w:r>
      <w:r>
        <w:t>Errata 2.76</w:t>
      </w:r>
    </w:p>
    <w:p w14:paraId="06E006E7" w14:textId="5B758995" w:rsidR="00774FCD" w:rsidRDefault="00774FCD">
      <w:pPr>
        <w:pStyle w:val="CommentText"/>
      </w:pPr>
      <w:r>
        <w:t>(DONE)</w:t>
      </w:r>
    </w:p>
    <w:p w14:paraId="1F5E7C47" w14:textId="77777777" w:rsidR="00774FCD" w:rsidRDefault="00774FCD">
      <w:pPr>
        <w:pStyle w:val="CommentText"/>
      </w:pPr>
    </w:p>
  </w:comment>
  <w:comment w:id="2945" w:author="Steve Hanson" w:date="2012-08-14T16:08:00Z" w:initials="SMH">
    <w:p w14:paraId="19C80F83" w14:textId="77777777" w:rsidR="00774FCD" w:rsidRDefault="00774FCD">
      <w:pPr>
        <w:pStyle w:val="CommentText"/>
      </w:pPr>
      <w:r>
        <w:rPr>
          <w:rStyle w:val="CommentReference"/>
        </w:rPr>
        <w:annotationRef/>
      </w:r>
      <w:r>
        <w:t>Errata 2.14. Stops recursive prefix length types.</w:t>
      </w:r>
    </w:p>
  </w:comment>
  <w:comment w:id="2946" w:author="mbeckerle" w:date="2012-08-14T16:08:00Z" w:initials="m">
    <w:p w14:paraId="5B30C194" w14:textId="77777777" w:rsidR="00774FCD" w:rsidRDefault="00774FCD">
      <w:pPr>
        <w:pStyle w:val="CommentText"/>
      </w:pPr>
      <w:r>
        <w:rPr>
          <w:rStyle w:val="CommentReference"/>
        </w:rPr>
        <w:annotationRef/>
      </w:r>
      <w:r>
        <w:t>Done – see section below.</w:t>
      </w:r>
    </w:p>
  </w:comment>
  <w:comment w:id="2965" w:author="mbeckerle" w:date="2012-08-14T16:08:00Z" w:initials="m">
    <w:p w14:paraId="2B269529" w14:textId="4A65A899" w:rsidR="00774FCD" w:rsidRDefault="00774FCD">
      <w:pPr>
        <w:pStyle w:val="CommentText"/>
      </w:pPr>
      <w:r>
        <w:rPr>
          <w:rStyle w:val="CommentReference"/>
        </w:rPr>
        <w:annotationRef/>
      </w:r>
      <w:r>
        <w:t>Errata 2.78</w:t>
      </w:r>
    </w:p>
    <w:p w14:paraId="472C05C6" w14:textId="7EE6654D" w:rsidR="00774FCD" w:rsidRDefault="00774FCD">
      <w:pPr>
        <w:pStyle w:val="CommentText"/>
      </w:pPr>
      <w:r>
        <w:t>(DONE)</w:t>
      </w:r>
    </w:p>
  </w:comment>
  <w:comment w:id="2970" w:author="mbeckerle" w:date="2012-08-14T16:08:00Z" w:initials="m">
    <w:p w14:paraId="6C440BC2" w14:textId="06209F72" w:rsidR="00774FCD" w:rsidRDefault="00774FCD">
      <w:pPr>
        <w:pStyle w:val="CommentText"/>
      </w:pPr>
      <w:r>
        <w:rPr>
          <w:rStyle w:val="CommentReference"/>
        </w:rPr>
        <w:annotationRef/>
      </w:r>
      <w:r>
        <w:t>Errata 2.82 (part) Done</w:t>
      </w:r>
    </w:p>
  </w:comment>
  <w:comment w:id="2971" w:author="Steve Hanson" w:date="2012-08-14T16:08:00Z" w:initials="SMH">
    <w:p w14:paraId="7B70083D" w14:textId="0328436B" w:rsidR="00774FCD" w:rsidRDefault="00774FCD">
      <w:pPr>
        <w:pStyle w:val="CommentText"/>
      </w:pPr>
      <w:r>
        <w:rPr>
          <w:rStyle w:val="CommentReference"/>
        </w:rPr>
        <w:annotationRef/>
      </w:r>
      <w:r>
        <w:t xml:space="preserve">You need to restate the rule for text from delimited, and add a table for binary (the table is not the same as for delimited as there are more allowed types) </w:t>
      </w:r>
    </w:p>
  </w:comment>
  <w:comment w:id="3010" w:author="mbeckerle" w:date="2012-08-14T16:08:00Z" w:initials="m">
    <w:p w14:paraId="1B00467F" w14:textId="77777777" w:rsidR="00774FCD" w:rsidRDefault="00774FCD" w:rsidP="00C82E15">
      <w:pPr>
        <w:pStyle w:val="CommentText"/>
      </w:pPr>
      <w:r>
        <w:rPr>
          <w:rStyle w:val="CommentReference"/>
        </w:rPr>
        <w:annotationRef/>
      </w:r>
      <w:r>
        <w:t>OPEN</w:t>
      </w:r>
    </w:p>
    <w:p w14:paraId="749D34C6" w14:textId="26D327A1" w:rsidR="00774FCD" w:rsidRDefault="00774FCD" w:rsidP="00C82E15">
      <w:pPr>
        <w:pStyle w:val="CommentText"/>
      </w:pPr>
      <w:r>
        <w:t>Should we disallow binaryNumberRep=’binary’ for these types? If so, we need to say so here.</w:t>
      </w:r>
    </w:p>
  </w:comment>
  <w:comment w:id="3073" w:author="Steve Hanson" w:date="2012-08-14T16:08:00Z" w:initials="SMH">
    <w:p w14:paraId="4DFE8A70" w14:textId="40C01880" w:rsidR="00774FCD" w:rsidRDefault="00774FCD" w:rsidP="00C82E15">
      <w:pPr>
        <w:pStyle w:val="CommentText"/>
      </w:pPr>
      <w:r>
        <w:rPr>
          <w:rStyle w:val="CommentReference"/>
        </w:rPr>
        <w:annotationRef/>
      </w:r>
      <w:r>
        <w:t>Changed lengths to bits to match all other tables (DONE)</w:t>
      </w:r>
    </w:p>
  </w:comment>
  <w:comment w:id="3074" w:author="mbeckerle" w:date="2012-08-14T16:08:00Z" w:initials="m">
    <w:p w14:paraId="787F2B6C" w14:textId="77777777" w:rsidR="00774FCD" w:rsidRDefault="00774FCD">
      <w:pPr>
        <w:pStyle w:val="CommentText"/>
      </w:pPr>
      <w:r>
        <w:rPr>
          <w:rStyle w:val="CommentReference"/>
        </w:rPr>
        <w:annotationRef/>
      </w:r>
      <w:r>
        <w:t>Errata 2.14 Done</w:t>
      </w:r>
    </w:p>
  </w:comment>
  <w:comment w:id="3079" w:author="Steve Hanson" w:date="2012-08-14T16:08:00Z" w:initials="SMH">
    <w:p w14:paraId="19011551" w14:textId="77777777" w:rsidR="00774FCD" w:rsidRDefault="00774FCD">
      <w:pPr>
        <w:pStyle w:val="CommentText"/>
      </w:pPr>
      <w:r>
        <w:rPr>
          <w:rStyle w:val="CommentReference"/>
        </w:rPr>
        <w:annotationRef/>
      </w:r>
      <w:r>
        <w:t>To be consistent use “</w:t>
      </w:r>
      <w:r>
        <w:rPr>
          <w:rFonts w:eastAsia="Arial"/>
        </w:rPr>
        <w:t>It is possible for a prefix length, as specified by prefixLengthType, to itself have a prefix length</w:t>
      </w:r>
      <w:r>
        <w:t>”</w:t>
      </w:r>
    </w:p>
    <w:p w14:paraId="6DB5025E" w14:textId="77777777" w:rsidR="00774FCD" w:rsidRDefault="00774FCD">
      <w:pPr>
        <w:pStyle w:val="CommentText"/>
      </w:pPr>
    </w:p>
    <w:p w14:paraId="5428C290" w14:textId="3ABCF63D" w:rsidR="00774FCD" w:rsidRDefault="00774FCD">
      <w:pPr>
        <w:pStyle w:val="CommentText"/>
      </w:pPr>
      <w:r>
        <w:t>DONE</w:t>
      </w:r>
    </w:p>
  </w:comment>
  <w:comment w:id="3102" w:author="mbeckerle" w:date="2012-08-14T16:08:00Z" w:initials="m">
    <w:p w14:paraId="41B1B436" w14:textId="77777777" w:rsidR="00774FCD" w:rsidRDefault="00774FCD" w:rsidP="00D016C5">
      <w:pPr>
        <w:pStyle w:val="CommentText"/>
      </w:pPr>
      <w:r>
        <w:rPr>
          <w:rStyle w:val="CommentReference"/>
        </w:rPr>
        <w:annotationRef/>
      </w:r>
      <w:r>
        <w:t>Errata 3.3</w:t>
      </w:r>
    </w:p>
    <w:p w14:paraId="595B5DB2" w14:textId="77777777" w:rsidR="00774FCD" w:rsidRDefault="00774FCD" w:rsidP="00D016C5">
      <w:pPr>
        <w:pStyle w:val="CommentText"/>
      </w:pPr>
      <w:r>
        <w:t>DONE</w:t>
      </w:r>
    </w:p>
  </w:comment>
  <w:comment w:id="3109" w:author="mbeckerle" w:date="2012-08-14T16:08:00Z" w:initials="m">
    <w:p w14:paraId="21266CF4" w14:textId="77777777" w:rsidR="00774FCD" w:rsidRDefault="00774FCD">
      <w:pPr>
        <w:pStyle w:val="CommentText"/>
      </w:pPr>
      <w:r>
        <w:rPr>
          <w:rStyle w:val="CommentReference"/>
        </w:rPr>
        <w:annotationRef/>
      </w:r>
      <w:r>
        <w:t>Errata 2.6 Done</w:t>
      </w:r>
    </w:p>
  </w:comment>
  <w:comment w:id="3112" w:author="Steve Hanson" w:date="2012-08-14T16:08:00Z" w:initials="SMH">
    <w:p w14:paraId="0424FF0B" w14:textId="77777777" w:rsidR="00774FCD" w:rsidRDefault="00774FCD">
      <w:pPr>
        <w:pStyle w:val="CommentText"/>
      </w:pPr>
      <w:r>
        <w:rPr>
          <w:rStyle w:val="CommentReference"/>
        </w:rPr>
        <w:annotationRef/>
      </w:r>
      <w:r>
        <w:t>After action 140 we will likely remove these words as they will be common to all zero-length elements.</w:t>
      </w:r>
    </w:p>
  </w:comment>
  <w:comment w:id="3113" w:author="mbeckerle" w:date="2012-08-14T16:08:00Z" w:initials="m">
    <w:p w14:paraId="4C5B9656" w14:textId="42211AA9" w:rsidR="00774FCD" w:rsidRDefault="00774FCD">
      <w:pPr>
        <w:pStyle w:val="CommentText"/>
      </w:pPr>
      <w:r>
        <w:rPr>
          <w:rStyle w:val="CommentReference"/>
        </w:rPr>
        <w:annotationRef/>
      </w:r>
      <w:r>
        <w:t>(OPEN)</w:t>
      </w:r>
    </w:p>
  </w:comment>
  <w:comment w:id="3129" w:author="mbeckerle" w:date="2012-08-14T16:08:00Z" w:initials="m">
    <w:p w14:paraId="563345F2" w14:textId="7F23559D" w:rsidR="00774FCD" w:rsidRDefault="00774FCD">
      <w:pPr>
        <w:pStyle w:val="CommentText"/>
      </w:pPr>
      <w:r>
        <w:rPr>
          <w:rStyle w:val="CommentReference"/>
        </w:rPr>
        <w:annotationRef/>
      </w:r>
      <w:r>
        <w:t>Changed to prefixed which is where length table now resides because delimited was simplified.</w:t>
      </w:r>
    </w:p>
    <w:p w14:paraId="4D60B97F" w14:textId="77777777" w:rsidR="00774FCD" w:rsidRDefault="00774FCD">
      <w:pPr>
        <w:pStyle w:val="CommentText"/>
      </w:pPr>
    </w:p>
    <w:p w14:paraId="69B6ADFD" w14:textId="2C9BEC57" w:rsidR="00774FCD" w:rsidRDefault="00774FCD">
      <w:pPr>
        <w:pStyle w:val="CommentText"/>
      </w:pPr>
      <w:r>
        <w:t>But prefixed just refers to ‘delimited’, because this is only for text representation (per section immediately following 12.3.5.1)</w:t>
      </w:r>
    </w:p>
    <w:p w14:paraId="09985A01" w14:textId="77777777" w:rsidR="00774FCD" w:rsidRDefault="00774FCD">
      <w:pPr>
        <w:pStyle w:val="CommentText"/>
      </w:pPr>
    </w:p>
    <w:p w14:paraId="55C760E4" w14:textId="140B4B7B" w:rsidR="00774FCD" w:rsidRDefault="00774FCD">
      <w:pPr>
        <w:pStyle w:val="CommentText"/>
      </w:pPr>
      <w:r>
        <w:t>However, I am not sure this is correct, as lengthKind Pattern does not have any sort of stored length, nor any sort of delimiter. It depends only on the examination of the data.</w:t>
      </w:r>
    </w:p>
    <w:p w14:paraId="4BE4F792" w14:textId="77777777" w:rsidR="00774FCD" w:rsidRDefault="00774FCD">
      <w:pPr>
        <w:pStyle w:val="CommentText"/>
      </w:pPr>
    </w:p>
    <w:p w14:paraId="0CCE640B" w14:textId="64E0A813" w:rsidR="00774FCD" w:rsidRDefault="00774FCD">
      <w:pPr>
        <w:pStyle w:val="CommentText"/>
      </w:pPr>
      <w:r>
        <w:t>(OPEN)</w:t>
      </w:r>
    </w:p>
  </w:comment>
  <w:comment w:id="3127" w:author="mbeckerle" w:date="2012-08-14T16:08:00Z" w:initials="m">
    <w:p w14:paraId="43D13382" w14:textId="056B2124" w:rsidR="00774FCD" w:rsidRDefault="00774FCD">
      <w:pPr>
        <w:pStyle w:val="CommentText"/>
      </w:pPr>
      <w:r>
        <w:rPr>
          <w:rStyle w:val="CommentReference"/>
        </w:rPr>
        <w:annotationRef/>
      </w:r>
      <w:r>
        <w:t>Errata 2.82 Done.</w:t>
      </w:r>
    </w:p>
  </w:comment>
  <w:comment w:id="3150" w:author="Steve Hanson" w:date="2012-08-14T16:08:00Z" w:initials="SMH">
    <w:p w14:paraId="196327E4" w14:textId="35D3119A" w:rsidR="00774FCD" w:rsidRDefault="00774FCD">
      <w:pPr>
        <w:pStyle w:val="CommentText"/>
      </w:pPr>
      <w:r>
        <w:rPr>
          <w:rStyle w:val="CommentReference"/>
        </w:rPr>
        <w:annotationRef/>
      </w:r>
      <w:r>
        <w:t>Table can be deleted as per errata 3.9.</w:t>
      </w:r>
    </w:p>
  </w:comment>
  <w:comment w:id="3265" w:author="Steve Hanson" w:date="2012-08-14T16:08:00Z" w:initials="SMH">
    <w:p w14:paraId="622B2784" w14:textId="77777777" w:rsidR="00774FCD" w:rsidRDefault="00774FCD">
      <w:pPr>
        <w:pStyle w:val="CommentText"/>
      </w:pPr>
      <w:r>
        <w:rPr>
          <w:rStyle w:val="CommentReference"/>
        </w:rPr>
        <w:annotationRef/>
      </w:r>
      <w:r>
        <w:t>This table affected by an in-progress errata.</w:t>
      </w:r>
    </w:p>
  </w:comment>
  <w:comment w:id="3266" w:author="mbeckerle" w:date="2012-08-14T16:08:00Z" w:initials="m">
    <w:p w14:paraId="0B08AB86" w14:textId="4224B153" w:rsidR="00774FCD" w:rsidRDefault="00774FCD">
      <w:pPr>
        <w:pStyle w:val="CommentText"/>
      </w:pPr>
      <w:r>
        <w:rPr>
          <w:rStyle w:val="CommentReference"/>
        </w:rPr>
        <w:annotationRef/>
      </w:r>
      <w:r>
        <w:t>(DONE) Note Table removed. Refers to the earlier section on lengthKind prefixed.</w:t>
      </w:r>
    </w:p>
  </w:comment>
  <w:comment w:id="3269" w:author="Steve Hanson" w:date="2012-08-14T16:08:00Z" w:initials="SMH">
    <w:p w14:paraId="59B49598" w14:textId="77777777" w:rsidR="00774FCD" w:rsidRDefault="00774FCD">
      <w:pPr>
        <w:pStyle w:val="CommentText"/>
      </w:pPr>
      <w:r>
        <w:rPr>
          <w:rStyle w:val="CommentReference"/>
        </w:rPr>
        <w:annotationRef/>
      </w:r>
      <w:r>
        <w:t xml:space="preserve">The rules are  different for delimited and pattern, as delimited allows packed and BCD.  Should pattern also allow packed and BCD?  </w:t>
      </w:r>
    </w:p>
    <w:p w14:paraId="786943CB" w14:textId="77777777" w:rsidR="00774FCD" w:rsidRDefault="00774FCD">
      <w:pPr>
        <w:pStyle w:val="CommentText"/>
      </w:pPr>
    </w:p>
    <w:p w14:paraId="53744BB6" w14:textId="47359825" w:rsidR="00774FCD" w:rsidRDefault="00774FCD">
      <w:pPr>
        <w:pStyle w:val="CommentText"/>
      </w:pPr>
      <w:r>
        <w:t>DONE – split into 2 sections. Moved the delimited part up into the main section on delimited length kind above as a section on delimited binary data.</w:t>
      </w:r>
    </w:p>
    <w:p w14:paraId="1C503BE0" w14:textId="77777777" w:rsidR="00774FCD" w:rsidRDefault="00774FCD">
      <w:pPr>
        <w:pStyle w:val="CommentText"/>
      </w:pPr>
    </w:p>
    <w:p w14:paraId="3489E547" w14:textId="5EE1E3A4" w:rsidR="00774FCD" w:rsidRDefault="00774FCD">
      <w:pPr>
        <w:pStyle w:val="CommentText"/>
      </w:pPr>
      <w:r>
        <w:t>Note: the answer is ‘no’ we don’t allow pattern to run over any binary representations, even bcd or packed.</w:t>
      </w:r>
    </w:p>
  </w:comment>
  <w:comment w:id="3271" w:author="Steve Hanson" w:date="2012-08-14T16:08:00Z" w:initials="SMH">
    <w:p w14:paraId="7FDBCAF8" w14:textId="77777777" w:rsidR="00774FCD" w:rsidRDefault="00774FCD">
      <w:pPr>
        <w:pStyle w:val="CommentText"/>
      </w:pPr>
      <w:r>
        <w:rPr>
          <w:rStyle w:val="CommentReference"/>
        </w:rPr>
        <w:annotationRef/>
      </w:r>
      <w:r>
        <w:t>Does this also apply to endOfParent?</w:t>
      </w:r>
    </w:p>
  </w:comment>
  <w:comment w:id="3272" w:author="mbeckerle" w:date="2012-08-14T16:08:00Z" w:initials="m">
    <w:p w14:paraId="63F275CE" w14:textId="72927297" w:rsidR="00774FCD" w:rsidRDefault="00774FCD">
      <w:pPr>
        <w:pStyle w:val="CommentText"/>
      </w:pPr>
      <w:r>
        <w:rPr>
          <w:rStyle w:val="CommentReference"/>
        </w:rPr>
        <w:annotationRef/>
      </w:r>
      <w:r>
        <w:t xml:space="preserve">I don’t think so. </w:t>
      </w:r>
    </w:p>
  </w:comment>
  <w:comment w:id="3285" w:author="Mike Beckerle" w:date="2012-08-14T16:08:00Z" w:initials="Mike Beck">
    <w:p w14:paraId="1FE101AA" w14:textId="77777777" w:rsidR="00774FCD" w:rsidRDefault="00774FCD" w:rsidP="0062539F">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3274" w:author="Steve Hanson" w:date="2012-08-14T16:08:00Z" w:initials="SMH">
    <w:p w14:paraId="1609988C" w14:textId="77777777" w:rsidR="00774FCD" w:rsidRDefault="00774FCD">
      <w:pPr>
        <w:pStyle w:val="CommentText"/>
      </w:pPr>
      <w:r>
        <w:rPr>
          <w:rStyle w:val="CommentReference"/>
        </w:rPr>
        <w:annotationRef/>
      </w:r>
      <w:r>
        <w:t>Errata 3.9 changes the rules</w:t>
      </w:r>
    </w:p>
    <w:p w14:paraId="092DF8C5" w14:textId="77777777" w:rsidR="00774FCD" w:rsidRDefault="00774FCD">
      <w:pPr>
        <w:pStyle w:val="CommentText"/>
      </w:pPr>
    </w:p>
    <w:p w14:paraId="43AD631A" w14:textId="77777777" w:rsidR="00774FCD" w:rsidRDefault="00774FCD">
      <w:pPr>
        <w:pStyle w:val="CommentText"/>
      </w:pPr>
      <w:r>
        <w:t>DONE</w:t>
      </w:r>
    </w:p>
  </w:comment>
  <w:comment w:id="3307" w:author="mbeckerle" w:date="2012-08-14T16:08:00Z" w:initials="m">
    <w:p w14:paraId="7EF96B32" w14:textId="41924C48" w:rsidR="00774FCD" w:rsidRDefault="00774FCD">
      <w:pPr>
        <w:pStyle w:val="CommentText"/>
      </w:pPr>
      <w:r>
        <w:rPr>
          <w:rStyle w:val="CommentReference"/>
        </w:rPr>
        <w:annotationRef/>
      </w:r>
      <w:r>
        <w:t xml:space="preserve">This paragraph about using iso-8859-1 to model binary data (one I deleted – turn on tracking showing deleted paragraphs to see which one) is so misleading as to be dangerous. Yes I can contrive examples where this might work, but realistically, it’s a totally bad idea so I deleted it. </w:t>
      </w:r>
    </w:p>
  </w:comment>
  <w:comment w:id="3339" w:author="Steve Hanson" w:date="2012-08-14T16:08:00Z" w:initials="SMH">
    <w:p w14:paraId="223C4CBF" w14:textId="77777777" w:rsidR="00774FCD" w:rsidRDefault="00774FCD">
      <w:pPr>
        <w:pStyle w:val="CommentText"/>
      </w:pPr>
      <w:r>
        <w:rPr>
          <w:rStyle w:val="CommentReference"/>
        </w:rPr>
        <w:annotationRef/>
      </w:r>
      <w:r>
        <w:t>In progress errata clarifies the rules that follow</w:t>
      </w:r>
    </w:p>
  </w:comment>
  <w:comment w:id="3340" w:author="mbeckerle" w:date="2012-08-14T16:08:00Z" w:initials="m">
    <w:p w14:paraId="24854E62" w14:textId="51C37A18" w:rsidR="00774FCD" w:rsidRDefault="00774FCD">
      <w:pPr>
        <w:pStyle w:val="CommentText"/>
      </w:pPr>
      <w:r>
        <w:rPr>
          <w:rStyle w:val="CommentReference"/>
        </w:rPr>
        <w:annotationRef/>
      </w:r>
      <w:r>
        <w:t>(OPEN)</w:t>
      </w:r>
    </w:p>
  </w:comment>
  <w:comment w:id="3338" w:author="Steve Hanson" w:date="2012-08-14T16:08:00Z" w:initials="SMH">
    <w:p w14:paraId="4E9136B7" w14:textId="77777777" w:rsidR="00774FCD" w:rsidRDefault="00774FCD">
      <w:pPr>
        <w:pStyle w:val="CommentText"/>
      </w:pPr>
      <w:r>
        <w:rPr>
          <w:rStyle w:val="CommentReference"/>
        </w:rPr>
        <w:annotationRef/>
      </w:r>
      <w:r>
        <w:t>Errata xxx (tbd) clarifies the rules that follow</w:t>
      </w:r>
    </w:p>
  </w:comment>
  <w:comment w:id="3343" w:author="Steve Hanson" w:date="2012-08-14T16:08:00Z" w:initials="SMH">
    <w:p w14:paraId="6C3CFD28" w14:textId="77777777" w:rsidR="00774FCD" w:rsidRDefault="00774FCD">
      <w:pPr>
        <w:pStyle w:val="CommentText"/>
      </w:pPr>
      <w:r>
        <w:rPr>
          <w:rStyle w:val="CommentReference"/>
        </w:rPr>
        <w:annotationRef/>
      </w:r>
      <w:r>
        <w:t xml:space="preserve">Errata 2.5. </w:t>
      </w:r>
      <w:r w:rsidRPr="00B93795">
        <w:rPr>
          <w:b/>
        </w:rPr>
        <w:t>DONE</w:t>
      </w:r>
    </w:p>
  </w:comment>
  <w:comment w:id="3359" w:author="Steve Hanson" w:date="2012-08-14T16:08:00Z" w:initials="SMH">
    <w:p w14:paraId="19EAC85E" w14:textId="1CB8F038" w:rsidR="00774FCD" w:rsidRDefault="00774FCD">
      <w:pPr>
        <w:pStyle w:val="CommentText"/>
      </w:pPr>
      <w:r>
        <w:rPr>
          <w:rStyle w:val="CommentReference"/>
        </w:rPr>
        <w:annotationRef/>
      </w:r>
      <w:r>
        <w:t>Errata 2.72</w:t>
      </w:r>
    </w:p>
    <w:p w14:paraId="58890CB2" w14:textId="77777777" w:rsidR="00774FCD" w:rsidRDefault="00774FCD">
      <w:pPr>
        <w:pStyle w:val="CommentText"/>
      </w:pPr>
    </w:p>
    <w:p w14:paraId="7DE448DD" w14:textId="39CC5327" w:rsidR="00774FCD" w:rsidRDefault="00774FCD">
      <w:pPr>
        <w:pStyle w:val="CommentText"/>
      </w:pPr>
      <w:r>
        <w:t>DONE</w:t>
      </w:r>
    </w:p>
  </w:comment>
  <w:comment w:id="3401" w:author="mbeckerle" w:date="2012-08-14T16:08:00Z" w:initials="m">
    <w:p w14:paraId="0E66AAE8" w14:textId="76F61BBB" w:rsidR="00774FCD" w:rsidRDefault="00774FCD">
      <w:pPr>
        <w:pStyle w:val="CommentText"/>
      </w:pPr>
      <w:r>
        <w:rPr>
          <w:rStyle w:val="CommentReference"/>
        </w:rPr>
        <w:annotationRef/>
      </w:r>
      <w:r>
        <w:t>Errata 2.72 DONE</w:t>
      </w:r>
    </w:p>
  </w:comment>
  <w:comment w:id="3474" w:author="mbeckerle" w:date="2012-08-14T16:08:00Z" w:initials="m">
    <w:p w14:paraId="22EECEFF" w14:textId="77777777" w:rsidR="00774FCD" w:rsidRDefault="00774FCD" w:rsidP="008356D4">
      <w:pPr>
        <w:pStyle w:val="CommentText"/>
      </w:pPr>
      <w:r>
        <w:rPr>
          <w:rStyle w:val="CommentReference"/>
        </w:rPr>
        <w:annotationRef/>
      </w:r>
      <w:r>
        <w:t>Errata 2.73 DONE</w:t>
      </w:r>
    </w:p>
    <w:p w14:paraId="21BC82FC" w14:textId="57F9BDAF" w:rsidR="00774FCD" w:rsidRDefault="00774FCD">
      <w:pPr>
        <w:pStyle w:val="CommentText"/>
      </w:pPr>
    </w:p>
  </w:comment>
  <w:comment w:id="3503" w:author="Steve Hanson" w:date="2012-08-14T16:08:00Z" w:initials="SMH">
    <w:p w14:paraId="39065576" w14:textId="77777777" w:rsidR="00774FCD" w:rsidRDefault="00774FCD">
      <w:pPr>
        <w:pStyle w:val="CommentText"/>
      </w:pPr>
      <w:r>
        <w:rPr>
          <w:rStyle w:val="CommentReference"/>
        </w:rPr>
        <w:annotationRef/>
      </w:r>
      <w:r>
        <w:t>Simple type only.</w:t>
      </w:r>
    </w:p>
    <w:p w14:paraId="6F0EA7FF" w14:textId="77777777" w:rsidR="00774FCD" w:rsidRDefault="00774FCD">
      <w:pPr>
        <w:pStyle w:val="CommentText"/>
      </w:pPr>
    </w:p>
    <w:p w14:paraId="204FCD76" w14:textId="35E3F74B" w:rsidR="00774FCD" w:rsidRDefault="00774FCD">
      <w:pPr>
        <w:pStyle w:val="CommentText"/>
      </w:pPr>
      <w:r>
        <w:t>Wording changed.</w:t>
      </w:r>
    </w:p>
    <w:p w14:paraId="3089EA08" w14:textId="77777777" w:rsidR="00774FCD" w:rsidRDefault="00774FCD">
      <w:pPr>
        <w:pStyle w:val="CommentText"/>
      </w:pPr>
    </w:p>
    <w:p w14:paraId="0592CF8B" w14:textId="6C30AC0F" w:rsidR="00774FCD" w:rsidRDefault="00774FCD">
      <w:pPr>
        <w:pStyle w:val="CommentText"/>
      </w:pPr>
      <w:r>
        <w:t>DONE</w:t>
      </w:r>
    </w:p>
  </w:comment>
  <w:comment w:id="3505" w:author="Steve Hanson" w:date="2012-08-14T16:08:00Z" w:initials="SMH">
    <w:p w14:paraId="5979E9D3" w14:textId="77777777" w:rsidR="00774FCD" w:rsidRDefault="00774FCD">
      <w:pPr>
        <w:pStyle w:val="CommentText"/>
      </w:pPr>
      <w:r>
        <w:rPr>
          <w:rStyle w:val="CommentReference"/>
        </w:rPr>
        <w:annotationRef/>
      </w:r>
      <w:r>
        <w:t>I think this should be removed as we are just talking specified lengths here.</w:t>
      </w:r>
    </w:p>
    <w:p w14:paraId="6156FA81" w14:textId="77777777" w:rsidR="00774FCD" w:rsidRDefault="00774FCD">
      <w:pPr>
        <w:pStyle w:val="CommentText"/>
      </w:pPr>
    </w:p>
    <w:p w14:paraId="60D51D9F" w14:textId="6ADE5924" w:rsidR="00774FCD" w:rsidRDefault="00774FCD">
      <w:pPr>
        <w:pStyle w:val="CommentText"/>
      </w:pPr>
      <w:r>
        <w:t>DONE</w:t>
      </w:r>
    </w:p>
  </w:comment>
  <w:comment w:id="3496" w:author="mbeckerle" w:date="2012-08-14T16:08:00Z" w:initials="m">
    <w:p w14:paraId="7AC8E9D4" w14:textId="77777777" w:rsidR="00774FCD" w:rsidRDefault="00774FCD" w:rsidP="00D016C5">
      <w:pPr>
        <w:pStyle w:val="CommentText"/>
      </w:pPr>
      <w:r>
        <w:rPr>
          <w:rStyle w:val="CommentReference"/>
        </w:rPr>
        <w:annotationRef/>
      </w:r>
      <w:r>
        <w:t>Errata 3.3</w:t>
      </w:r>
    </w:p>
    <w:p w14:paraId="08BF656D" w14:textId="77777777" w:rsidR="00774FCD" w:rsidRDefault="00774FCD" w:rsidP="00D016C5">
      <w:pPr>
        <w:pStyle w:val="CommentText"/>
      </w:pPr>
      <w:r>
        <w:t>DONE</w:t>
      </w:r>
    </w:p>
  </w:comment>
  <w:comment w:id="3508" w:author="mbeckerle" w:date="2012-08-14T16:08:00Z" w:initials="m">
    <w:p w14:paraId="64E95B2A" w14:textId="46151A51" w:rsidR="00774FCD" w:rsidRDefault="00774FCD">
      <w:pPr>
        <w:pStyle w:val="CommentText"/>
      </w:pPr>
      <w:r>
        <w:rPr>
          <w:rStyle w:val="CommentReference"/>
        </w:rPr>
        <w:annotationRef/>
      </w:r>
      <w:r>
        <w:t>Errata 2.87 Done</w:t>
      </w:r>
    </w:p>
  </w:comment>
  <w:comment w:id="3535" w:author="Mike Beckerle" w:date="2012-08-14T16:08:00Z" w:initials="Mike Beck">
    <w:p w14:paraId="31A2C05E" w14:textId="77777777" w:rsidR="00774FCD" w:rsidRDefault="00774FCD" w:rsidP="0062539F">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3552" w:author="Steve Hanson" w:date="2012-08-14T16:08:00Z" w:initials="SMH">
    <w:p w14:paraId="4BBAB1B6" w14:textId="77777777" w:rsidR="00774FCD" w:rsidRDefault="00774FCD">
      <w:pPr>
        <w:pStyle w:val="CommentText"/>
      </w:pPr>
      <w:r>
        <w:rPr>
          <w:rStyle w:val="CommentReference"/>
        </w:rPr>
        <w:annotationRef/>
      </w:r>
      <w:r>
        <w:t>Errata 3.7: Needs revising, could just be a reference to new words in section 11?</w:t>
      </w:r>
    </w:p>
    <w:p w14:paraId="54406B9B" w14:textId="77777777" w:rsidR="00774FCD" w:rsidRDefault="00774FCD">
      <w:pPr>
        <w:pStyle w:val="CommentText"/>
      </w:pPr>
    </w:p>
    <w:p w14:paraId="466D0701" w14:textId="77777777" w:rsidR="00774FCD" w:rsidRDefault="00774FCD">
      <w:pPr>
        <w:pStyle w:val="CommentText"/>
      </w:pPr>
      <w:r>
        <w:t>DONE</w:t>
      </w:r>
    </w:p>
  </w:comment>
  <w:comment w:id="3609" w:author="Steve Hanson" w:date="2012-08-14T16:08:00Z" w:initials="SMH">
    <w:p w14:paraId="5FB28834" w14:textId="77777777" w:rsidR="00774FCD" w:rsidRDefault="00774FCD">
      <w:pPr>
        <w:pStyle w:val="CommentText"/>
      </w:pPr>
      <w:r>
        <w:rPr>
          <w:rStyle w:val="CommentReference"/>
        </w:rPr>
        <w:annotationRef/>
      </w:r>
      <w:r>
        <w:t xml:space="preserve">Errata 2.55. </w:t>
      </w:r>
      <w:r w:rsidRPr="005A5327">
        <w:rPr>
          <w:b/>
        </w:rPr>
        <w:t>DONE</w:t>
      </w:r>
    </w:p>
  </w:comment>
  <w:comment w:id="3622" w:author="Steve Hanson" w:date="2012-08-14T16:08:00Z" w:initials="SMH">
    <w:p w14:paraId="489E04B8" w14:textId="469F7C84" w:rsidR="00774FCD" w:rsidRDefault="00774FCD">
      <w:pPr>
        <w:pStyle w:val="CommentText"/>
      </w:pPr>
      <w:r>
        <w:rPr>
          <w:rStyle w:val="CommentReference"/>
        </w:rPr>
        <w:annotationRef/>
      </w:r>
      <w:r>
        <w:t>Isn’t this just restating earlier rules?</w:t>
      </w:r>
    </w:p>
    <w:p w14:paraId="46D425C4" w14:textId="77777777" w:rsidR="00774FCD" w:rsidRDefault="00774FCD">
      <w:pPr>
        <w:pStyle w:val="CommentText"/>
      </w:pPr>
    </w:p>
    <w:p w14:paraId="5E5D142C" w14:textId="06B8F649" w:rsidR="00774FCD" w:rsidRDefault="00774FCD">
      <w:pPr>
        <w:pStyle w:val="CommentText"/>
      </w:pPr>
      <w:r>
        <w:t>Yes, but it’s worth resummarizing, and including pattern as well.</w:t>
      </w:r>
    </w:p>
    <w:p w14:paraId="37B69430" w14:textId="77777777" w:rsidR="00774FCD" w:rsidRDefault="00774FCD">
      <w:pPr>
        <w:pStyle w:val="CommentText"/>
      </w:pPr>
    </w:p>
    <w:p w14:paraId="39E165A7" w14:textId="75C464BD" w:rsidR="00774FCD" w:rsidRDefault="00774FCD">
      <w:pPr>
        <w:pStyle w:val="CommentText"/>
      </w:pPr>
      <w:r>
        <w:t>(DONE)</w:t>
      </w:r>
    </w:p>
  </w:comment>
  <w:comment w:id="3661" w:author="Steve Hanson" w:date="2012-08-14T16:08:00Z" w:initials="SMH">
    <w:p w14:paraId="2D69B5B9" w14:textId="77777777" w:rsidR="00774FCD" w:rsidRDefault="00774FCD">
      <w:pPr>
        <w:pStyle w:val="CommentText"/>
      </w:pPr>
      <w:r>
        <w:rPr>
          <w:rStyle w:val="CommentReference"/>
        </w:rPr>
        <w:annotationRef/>
      </w:r>
      <w:r>
        <w:t>Not a terminal region, so normal font.</w:t>
      </w:r>
    </w:p>
    <w:p w14:paraId="3D5C1332" w14:textId="77777777" w:rsidR="00774FCD" w:rsidRDefault="00774FCD">
      <w:pPr>
        <w:pStyle w:val="CommentText"/>
      </w:pPr>
    </w:p>
    <w:p w14:paraId="1059320B" w14:textId="10943294" w:rsidR="00774FCD" w:rsidRDefault="00774FCD">
      <w:pPr>
        <w:pStyle w:val="CommentText"/>
      </w:pPr>
      <w:r>
        <w:t>DONE</w:t>
      </w:r>
    </w:p>
  </w:comment>
  <w:comment w:id="3768" w:author="mbeckerle" w:date="2012-08-14T16:08:00Z" w:initials="m">
    <w:p w14:paraId="56E31153" w14:textId="6A36C23C" w:rsidR="00774FCD" w:rsidRDefault="00774FCD">
      <w:pPr>
        <w:pStyle w:val="CommentText"/>
      </w:pPr>
      <w:r>
        <w:rPr>
          <w:rStyle w:val="CommentReference"/>
        </w:rPr>
        <w:annotationRef/>
      </w:r>
      <w:r>
        <w:t>Errata 2.74 DONE</w:t>
      </w:r>
    </w:p>
  </w:comment>
  <w:comment w:id="3779" w:author="Steve Hanson" w:date="2012-08-14T16:08:00Z" w:initials="SMH">
    <w:p w14:paraId="5F2020BC" w14:textId="77777777" w:rsidR="00774FCD" w:rsidRDefault="00774FCD">
      <w:pPr>
        <w:pStyle w:val="CommentText"/>
      </w:pPr>
      <w:r>
        <w:rPr>
          <w:rStyle w:val="CommentReference"/>
        </w:rPr>
        <w:annotationRef/>
      </w:r>
      <w:r>
        <w:t>Errata 2.16 clarifies allowable string literal content</w:t>
      </w:r>
    </w:p>
  </w:comment>
  <w:comment w:id="3780" w:author="mbeckerle" w:date="2012-08-14T16:08:00Z" w:initials="m">
    <w:p w14:paraId="6E94B113" w14:textId="77777777" w:rsidR="00774FCD" w:rsidRDefault="00774FCD">
      <w:pPr>
        <w:pStyle w:val="CommentText"/>
      </w:pPr>
      <w:r>
        <w:rPr>
          <w:rStyle w:val="CommentReference"/>
        </w:rPr>
        <w:annotationRef/>
      </w:r>
      <w:r>
        <w:t>Done</w:t>
      </w:r>
    </w:p>
  </w:comment>
  <w:comment w:id="3793" w:author="Steve Hanson" w:date="2012-08-14T16:08:00Z" w:initials="SMH">
    <w:p w14:paraId="595A0B81" w14:textId="77777777" w:rsidR="00774FCD" w:rsidRDefault="00774FCD">
      <w:pPr>
        <w:pStyle w:val="CommentText"/>
      </w:pPr>
      <w:r>
        <w:rPr>
          <w:rStyle w:val="CommentReference"/>
        </w:rPr>
        <w:annotationRef/>
      </w:r>
      <w:r>
        <w:t>Errata 2.16 clarifies allowable string literal content</w:t>
      </w:r>
    </w:p>
    <w:p w14:paraId="0C825A14" w14:textId="7FC6694F" w:rsidR="00774FCD" w:rsidRDefault="00774FCD">
      <w:pPr>
        <w:pStyle w:val="CommentText"/>
      </w:pPr>
      <w:r>
        <w:t>DONE</w:t>
      </w:r>
    </w:p>
  </w:comment>
  <w:comment w:id="3794" w:author="mbeckerle" w:date="2012-08-14T16:08:00Z" w:initials="m">
    <w:p w14:paraId="6E783963" w14:textId="77777777" w:rsidR="00774FCD" w:rsidRDefault="00774FCD">
      <w:pPr>
        <w:pStyle w:val="CommentText"/>
      </w:pPr>
      <w:r>
        <w:rPr>
          <w:rStyle w:val="CommentReference"/>
        </w:rPr>
        <w:annotationRef/>
      </w:r>
      <w:r>
        <w:t>Done</w:t>
      </w:r>
    </w:p>
  </w:comment>
  <w:comment w:id="3800" w:author="Steve Hanson" w:date="2012-08-14T16:08:00Z" w:initials="SMH">
    <w:p w14:paraId="38CE899B" w14:textId="77777777" w:rsidR="00774FCD" w:rsidRDefault="00774FCD">
      <w:pPr>
        <w:pStyle w:val="CommentText"/>
      </w:pPr>
      <w:r>
        <w:rPr>
          <w:rStyle w:val="CommentReference"/>
        </w:rPr>
        <w:annotationRef/>
      </w:r>
      <w:r>
        <w:t>Insert paragraph break</w:t>
      </w:r>
    </w:p>
    <w:p w14:paraId="44DD91C3" w14:textId="77777777" w:rsidR="00774FCD" w:rsidRDefault="00774FCD">
      <w:pPr>
        <w:pStyle w:val="CommentText"/>
      </w:pPr>
    </w:p>
    <w:p w14:paraId="032DBBDD" w14:textId="0C8CAE7B" w:rsidR="00774FCD" w:rsidRDefault="00774FCD">
      <w:pPr>
        <w:pStyle w:val="CommentText"/>
      </w:pPr>
      <w:r>
        <w:t>DONE</w:t>
      </w:r>
    </w:p>
  </w:comment>
  <w:comment w:id="3804" w:author="Steve Hanson" w:date="2012-08-14T16:08:00Z" w:initials="SMH">
    <w:p w14:paraId="153E8FE4" w14:textId="77777777" w:rsidR="00774FCD" w:rsidRDefault="00774FCD">
      <w:pPr>
        <w:pStyle w:val="CommentText"/>
      </w:pPr>
      <w:r>
        <w:rPr>
          <w:rStyle w:val="CommentReference"/>
        </w:rPr>
        <w:annotationRef/>
      </w:r>
      <w:r>
        <w:t>Errata 2.16 clarifies allowable string literal content</w:t>
      </w:r>
    </w:p>
    <w:p w14:paraId="79C2F6CE" w14:textId="47832775" w:rsidR="00774FCD" w:rsidRDefault="00774FCD">
      <w:pPr>
        <w:pStyle w:val="CommentText"/>
      </w:pPr>
      <w:r>
        <w:t>DONE</w:t>
      </w:r>
    </w:p>
  </w:comment>
  <w:comment w:id="3805" w:author="mbeckerle" w:date="2012-08-14T16:08:00Z" w:initials="m">
    <w:p w14:paraId="1C22DA4C" w14:textId="77777777" w:rsidR="00774FCD" w:rsidRDefault="00774FCD">
      <w:pPr>
        <w:pStyle w:val="CommentText"/>
      </w:pPr>
      <w:r>
        <w:rPr>
          <w:rStyle w:val="CommentReference"/>
        </w:rPr>
        <w:annotationRef/>
      </w:r>
      <w:r>
        <w:t>Done</w:t>
      </w:r>
    </w:p>
  </w:comment>
  <w:comment w:id="3812" w:author="Steve Hanson" w:date="2012-08-14T16:08:00Z" w:initials="SMH">
    <w:p w14:paraId="001D5F7E" w14:textId="77777777" w:rsidR="00774FCD" w:rsidRDefault="00774FCD">
      <w:pPr>
        <w:pStyle w:val="CommentText"/>
      </w:pPr>
      <w:r>
        <w:rPr>
          <w:rStyle w:val="CommentReference"/>
        </w:rPr>
        <w:annotationRef/>
      </w:r>
      <w:r>
        <w:t>Errata 2.16 clarifies allowable string literal content</w:t>
      </w:r>
    </w:p>
  </w:comment>
  <w:comment w:id="3813" w:author="mbeckerle" w:date="2012-08-14T16:08:00Z" w:initials="m">
    <w:p w14:paraId="01E51C00" w14:textId="77777777" w:rsidR="00774FCD" w:rsidRDefault="00774FCD">
      <w:pPr>
        <w:pStyle w:val="CommentText"/>
      </w:pPr>
      <w:r>
        <w:rPr>
          <w:rStyle w:val="CommentReference"/>
        </w:rPr>
        <w:annotationRef/>
      </w:r>
      <w:r>
        <w:t>Done</w:t>
      </w:r>
    </w:p>
  </w:comment>
  <w:comment w:id="3856" w:author="Steve Hanson" w:date="2012-08-14T16:08:00Z" w:initials="SMH">
    <w:p w14:paraId="4D6FDA75" w14:textId="77777777" w:rsidR="00774FCD" w:rsidRDefault="00774FCD">
      <w:pPr>
        <w:pStyle w:val="CommentText"/>
      </w:pPr>
      <w:r>
        <w:rPr>
          <w:rStyle w:val="CommentReference"/>
        </w:rPr>
        <w:annotationRef/>
      </w:r>
      <w:r>
        <w:t xml:space="preserve">Errata 2.60 changes name. </w:t>
      </w:r>
      <w:r w:rsidRPr="0055217D">
        <w:rPr>
          <w:b/>
        </w:rPr>
        <w:t xml:space="preserve">DONE </w:t>
      </w:r>
    </w:p>
  </w:comment>
  <w:comment w:id="3859" w:author="Steve Hanson" w:date="2012-08-14T16:08:00Z" w:initials="SMH">
    <w:p w14:paraId="571C9408" w14:textId="77777777" w:rsidR="00774FCD" w:rsidRDefault="00774FCD">
      <w:pPr>
        <w:pStyle w:val="CommentText"/>
      </w:pPr>
      <w:r>
        <w:rPr>
          <w:rStyle w:val="CommentReference"/>
        </w:rPr>
        <w:annotationRef/>
      </w:r>
      <w:r>
        <w:t xml:space="preserve">Errata 2.60 changes name </w:t>
      </w:r>
      <w:r w:rsidRPr="0055217D">
        <w:rPr>
          <w:b/>
        </w:rPr>
        <w:t>DONE</w:t>
      </w:r>
    </w:p>
  </w:comment>
  <w:comment w:id="3864" w:author="Steve Hanson" w:date="2012-08-14T16:08:00Z" w:initials="SMH">
    <w:p w14:paraId="7E67D324" w14:textId="77777777" w:rsidR="00774FCD" w:rsidRDefault="00774FCD">
      <w:pPr>
        <w:pStyle w:val="CommentText"/>
      </w:pPr>
      <w:r>
        <w:rPr>
          <w:rStyle w:val="CommentReference"/>
        </w:rPr>
        <w:annotationRef/>
      </w:r>
      <w:r>
        <w:t>Errata 2.17 clarifies allowable string literal content</w:t>
      </w:r>
    </w:p>
    <w:p w14:paraId="7C88377D" w14:textId="10C5B604" w:rsidR="00774FCD" w:rsidRDefault="00774FCD">
      <w:pPr>
        <w:pStyle w:val="CommentText"/>
      </w:pPr>
      <w:r>
        <w:t>DONE</w:t>
      </w:r>
    </w:p>
  </w:comment>
  <w:comment w:id="3879" w:author="Steve Hanson" w:date="2012-08-14T16:08:00Z" w:initials="SMH">
    <w:p w14:paraId="1DA561CA" w14:textId="77777777" w:rsidR="00774FCD" w:rsidRDefault="00774FCD">
      <w:pPr>
        <w:pStyle w:val="CommentText"/>
      </w:pPr>
      <w:r>
        <w:rPr>
          <w:rStyle w:val="CommentReference"/>
        </w:rPr>
        <w:annotationRef/>
      </w:r>
      <w:r>
        <w:t>‘PaddingCharacter Restrictons’</w:t>
      </w:r>
    </w:p>
    <w:p w14:paraId="136B8793" w14:textId="1F3CDA1C" w:rsidR="00774FCD" w:rsidRDefault="00774FCD">
      <w:pPr>
        <w:pStyle w:val="CommentText"/>
      </w:pPr>
      <w:r>
        <w:t>DONE</w:t>
      </w:r>
    </w:p>
  </w:comment>
  <w:comment w:id="3880" w:author="mbeckerle" w:date="2012-08-14T16:08:00Z" w:initials="m">
    <w:p w14:paraId="701BFCEB" w14:textId="77777777" w:rsidR="00774FCD" w:rsidRDefault="00774FCD">
      <w:pPr>
        <w:pStyle w:val="CommentText"/>
      </w:pPr>
      <w:r>
        <w:rPr>
          <w:rStyle w:val="CommentReference"/>
        </w:rPr>
        <w:annotationRef/>
      </w:r>
      <w:r>
        <w:t>Errata 2.17 Done</w:t>
      </w:r>
    </w:p>
  </w:comment>
  <w:comment w:id="3898" w:author="Steve Hanson" w:date="2012-08-14T16:08:00Z" w:initials="SMH">
    <w:p w14:paraId="1D379ABF" w14:textId="77777777" w:rsidR="00774FCD" w:rsidRDefault="00774FCD">
      <w:pPr>
        <w:pStyle w:val="CommentText"/>
      </w:pPr>
      <w:r>
        <w:rPr>
          <w:rStyle w:val="CommentReference"/>
        </w:rPr>
        <w:annotationRef/>
      </w:r>
      <w:r>
        <w:t>Add full stop</w:t>
      </w:r>
    </w:p>
    <w:p w14:paraId="00133956" w14:textId="7C8B3CA7" w:rsidR="00774FCD" w:rsidRDefault="00774FCD">
      <w:pPr>
        <w:pStyle w:val="CommentText"/>
      </w:pPr>
      <w:r>
        <w:t>DONE</w:t>
      </w:r>
    </w:p>
  </w:comment>
  <w:comment w:id="3918" w:author="Steve Hanson" w:date="2012-08-14T16:08:00Z" w:initials="SMH">
    <w:p w14:paraId="29D811FD" w14:textId="77777777" w:rsidR="00774FCD" w:rsidRDefault="00774FCD">
      <w:pPr>
        <w:pStyle w:val="CommentText"/>
      </w:pPr>
      <w:r>
        <w:rPr>
          <w:rStyle w:val="CommentReference"/>
        </w:rPr>
        <w:annotationRef/>
      </w:r>
      <w:r>
        <w:t>Errata 3.12 changes unparsing validation so that it takes place on the augmented Infoset. The setting of this property therefore can not prevent validation errors. I think this is worth stating.</w:t>
      </w:r>
    </w:p>
    <w:p w14:paraId="4CA740C8" w14:textId="77777777" w:rsidR="00774FCD" w:rsidRDefault="00774FCD">
      <w:pPr>
        <w:pStyle w:val="CommentText"/>
      </w:pPr>
    </w:p>
    <w:p w14:paraId="476D24B4" w14:textId="4125E462" w:rsidR="00774FCD" w:rsidRDefault="00774FCD">
      <w:pPr>
        <w:pStyle w:val="CommentText"/>
      </w:pPr>
      <w:r>
        <w:t>DONE</w:t>
      </w:r>
    </w:p>
  </w:comment>
  <w:comment w:id="3915" w:author="Steve Hanson" w:date="2012-08-14T16:08:00Z" w:initials="SMH">
    <w:p w14:paraId="79384E27" w14:textId="77777777" w:rsidR="00774FCD" w:rsidRDefault="00774FCD">
      <w:pPr>
        <w:pStyle w:val="CommentText"/>
      </w:pPr>
      <w:r>
        <w:rPr>
          <w:rStyle w:val="CommentReference"/>
        </w:rPr>
        <w:annotationRef/>
      </w:r>
      <w:r>
        <w:t>Errata 3.12 changes how validation is defined, we should state here the interaction with this property.</w:t>
      </w:r>
    </w:p>
    <w:p w14:paraId="65B75905" w14:textId="77777777" w:rsidR="00774FCD" w:rsidRDefault="00774FCD">
      <w:pPr>
        <w:pStyle w:val="CommentText"/>
      </w:pPr>
    </w:p>
    <w:p w14:paraId="45DEF15A" w14:textId="14DDF00D" w:rsidR="00774FCD" w:rsidRDefault="00774FCD">
      <w:pPr>
        <w:pStyle w:val="CommentText"/>
      </w:pPr>
      <w:r>
        <w:t>DONE</w:t>
      </w:r>
    </w:p>
  </w:comment>
  <w:comment w:id="3938" w:author="Steve Hanson" w:date="2012-08-14T16:08:00Z" w:initials="SMH">
    <w:p w14:paraId="54464DA2" w14:textId="77777777" w:rsidR="00774FCD" w:rsidRDefault="00774FCD">
      <w:pPr>
        <w:pStyle w:val="CommentText"/>
      </w:pPr>
      <w:r>
        <w:rPr>
          <w:rStyle w:val="CommentReference"/>
        </w:rPr>
        <w:annotationRef/>
      </w:r>
      <w:r>
        <w:t xml:space="preserve">Errata 2.15. </w:t>
      </w:r>
      <w:r w:rsidRPr="006574E4">
        <w:rPr>
          <w:b/>
        </w:rPr>
        <w:t>DONE</w:t>
      </w:r>
    </w:p>
  </w:comment>
  <w:comment w:id="3943" w:author="Steve Hanson" w:date="2012-08-14T16:08:00Z" w:initials="SMH">
    <w:p w14:paraId="281D332B" w14:textId="77777777" w:rsidR="00774FCD" w:rsidRDefault="00774FCD">
      <w:pPr>
        <w:pStyle w:val="CommentText"/>
      </w:pPr>
      <w:r>
        <w:rPr>
          <w:rStyle w:val="CommentReference"/>
        </w:rPr>
        <w:annotationRef/>
      </w:r>
      <w:r>
        <w:t>Errata 2.17 clarifies allowable string literal content</w:t>
      </w:r>
    </w:p>
  </w:comment>
  <w:comment w:id="3944" w:author="mbeckerle" w:date="2012-08-14T16:08:00Z" w:initials="m">
    <w:p w14:paraId="532FDA83" w14:textId="12BBA61E" w:rsidR="00774FCD" w:rsidRDefault="00774FCD">
      <w:pPr>
        <w:pStyle w:val="CommentText"/>
      </w:pPr>
      <w:r>
        <w:rPr>
          <w:rStyle w:val="CommentReference"/>
        </w:rPr>
        <w:annotationRef/>
      </w:r>
      <w:r>
        <w:t>DONE</w:t>
      </w:r>
    </w:p>
  </w:comment>
  <w:comment w:id="3959" w:author="mbeckerle" w:date="2012-08-14T16:08:00Z" w:initials="m">
    <w:p w14:paraId="0340C101" w14:textId="77777777" w:rsidR="00774FCD" w:rsidRDefault="00774FCD">
      <w:pPr>
        <w:pStyle w:val="CommentText"/>
      </w:pPr>
      <w:r>
        <w:rPr>
          <w:rStyle w:val="CommentReference"/>
        </w:rPr>
        <w:annotationRef/>
      </w:r>
      <w:r>
        <w:t>Errata 2.25 Done</w:t>
      </w:r>
    </w:p>
  </w:comment>
  <w:comment w:id="3961" w:author="Steve Hanson" w:date="2012-08-14T16:08:00Z" w:initials="SMH">
    <w:p w14:paraId="1F48F094" w14:textId="218A0431" w:rsidR="00774FCD" w:rsidRDefault="00774FCD" w:rsidP="0025238D">
      <w:pPr>
        <w:pStyle w:val="CommentText"/>
      </w:pPr>
      <w:r>
        <w:rPr>
          <w:rStyle w:val="CommentReference"/>
        </w:rPr>
        <w:annotationRef/>
      </w:r>
      <w:r>
        <w:t>Padding Character Restrictions DONE</w:t>
      </w:r>
    </w:p>
  </w:comment>
  <w:comment w:id="3962" w:author="mbeckerle" w:date="2012-08-14T16:08:00Z" w:initials="m">
    <w:p w14:paraId="4C422446" w14:textId="77777777" w:rsidR="00774FCD" w:rsidRDefault="00774FCD" w:rsidP="0025238D">
      <w:pPr>
        <w:pStyle w:val="CommentText"/>
      </w:pPr>
      <w:r>
        <w:rPr>
          <w:rStyle w:val="CommentReference"/>
        </w:rPr>
        <w:annotationRef/>
      </w:r>
      <w:r>
        <w:t>Errata 2.17 Done</w:t>
      </w:r>
    </w:p>
  </w:comment>
  <w:comment w:id="3963" w:author="Steve Hanson" w:date="2012-08-14T16:08:00Z" w:initials="SMH">
    <w:p w14:paraId="0F8EA60D" w14:textId="77777777" w:rsidR="00774FCD" w:rsidRDefault="00774FCD">
      <w:pPr>
        <w:pStyle w:val="CommentText"/>
      </w:pPr>
      <w:r>
        <w:rPr>
          <w:rStyle w:val="CommentReference"/>
        </w:rPr>
        <w:annotationRef/>
      </w:r>
      <w:r>
        <w:t>I think this is meant to be errata 2.17 but I can only see boxes. It should be referring to Padding Character Restrictions in property  textStringPadCharacter.</w:t>
      </w:r>
    </w:p>
    <w:p w14:paraId="20766859" w14:textId="77777777" w:rsidR="00774FCD" w:rsidRDefault="00774FCD">
      <w:pPr>
        <w:pStyle w:val="CommentText"/>
      </w:pPr>
    </w:p>
    <w:p w14:paraId="798DECC7" w14:textId="54C19550" w:rsidR="00774FCD" w:rsidRDefault="00774FCD">
      <w:pPr>
        <w:pStyle w:val="CommentText"/>
      </w:pPr>
      <w:r>
        <w:t>FIXED DONE.</w:t>
      </w:r>
    </w:p>
  </w:comment>
  <w:comment w:id="3971" w:author="Steve Hanson" w:date="2012-08-14T16:08:00Z" w:initials="SMH">
    <w:p w14:paraId="474C092E" w14:textId="77777777" w:rsidR="00774FCD" w:rsidRDefault="00774FCD">
      <w:pPr>
        <w:pStyle w:val="CommentText"/>
      </w:pPr>
      <w:r>
        <w:rPr>
          <w:rStyle w:val="CommentReference"/>
        </w:rPr>
        <w:annotationRef/>
      </w:r>
      <w:r>
        <w:t>Needs some more thought, so we define lax behaviour followed by what strict buys on top.</w:t>
      </w:r>
    </w:p>
  </w:comment>
  <w:comment w:id="3972" w:author="mbeckerle" w:date="2012-08-14T16:08:00Z" w:initials="m">
    <w:p w14:paraId="43E095F4" w14:textId="16B758C3" w:rsidR="00774FCD" w:rsidRDefault="00774FCD">
      <w:pPr>
        <w:pStyle w:val="CommentText"/>
      </w:pPr>
      <w:r>
        <w:rPr>
          <w:rStyle w:val="CommentReference"/>
        </w:rPr>
        <w:annotationRef/>
      </w:r>
      <w:r>
        <w:t>(OPEN)</w:t>
      </w:r>
    </w:p>
  </w:comment>
  <w:comment w:id="3969" w:author="Steve Hanson" w:date="2012-08-14T16:08:00Z" w:initials="SMH">
    <w:p w14:paraId="6E84F193" w14:textId="77777777" w:rsidR="00774FCD" w:rsidRDefault="00774FCD">
      <w:pPr>
        <w:pStyle w:val="CommentText"/>
      </w:pPr>
      <w:r>
        <w:rPr>
          <w:rStyle w:val="CommentReference"/>
        </w:rPr>
        <w:annotationRef/>
      </w:r>
      <w:r>
        <w:t>Errata 2.21 changes this to be consistent with ICU</w:t>
      </w:r>
    </w:p>
    <w:p w14:paraId="7D347EB9" w14:textId="77777777" w:rsidR="00774FCD" w:rsidRDefault="00774FCD">
      <w:pPr>
        <w:pStyle w:val="CommentText"/>
      </w:pPr>
    </w:p>
    <w:p w14:paraId="61EE75D1" w14:textId="77777777" w:rsidR="00774FCD" w:rsidRDefault="00774FCD">
      <w:pPr>
        <w:pStyle w:val="CommentText"/>
      </w:pPr>
      <w:r>
        <w:t>DONE</w:t>
      </w:r>
    </w:p>
  </w:comment>
  <w:comment w:id="3975" w:author="Steve Hanson" w:date="2012-08-14T16:08:00Z" w:initials="SMH">
    <w:p w14:paraId="71BC0E5A" w14:textId="77777777" w:rsidR="00774FCD" w:rsidRDefault="00774FCD">
      <w:pPr>
        <w:pStyle w:val="CommentText"/>
      </w:pPr>
      <w:r>
        <w:rPr>
          <w:rStyle w:val="CommentReference"/>
        </w:rPr>
        <w:annotationRef/>
      </w:r>
      <w:r>
        <w:t>Errata 2.18 clarifies allowable string literal content</w:t>
      </w:r>
    </w:p>
    <w:p w14:paraId="567F8B7B" w14:textId="77777777" w:rsidR="00774FCD" w:rsidRDefault="00774FCD">
      <w:pPr>
        <w:pStyle w:val="CommentText"/>
      </w:pPr>
      <w:r>
        <w:t>DONE</w:t>
      </w:r>
    </w:p>
  </w:comment>
  <w:comment w:id="3976" w:author="Steve Hanson" w:date="2012-08-14T16:08:00Z" w:initials="SMH">
    <w:p w14:paraId="4B091096" w14:textId="77777777" w:rsidR="00774FCD" w:rsidRDefault="00774FCD">
      <w:pPr>
        <w:pStyle w:val="CommentText"/>
      </w:pPr>
      <w:r>
        <w:rPr>
          <w:rStyle w:val="CommentReference"/>
        </w:rPr>
        <w:annotationRef/>
      </w:r>
      <w:r>
        <w:t>Errata 2.23 allows a list of sring literals DONE</w:t>
      </w:r>
    </w:p>
  </w:comment>
  <w:comment w:id="3986" w:author="Steve Hanson" w:date="2012-08-14T16:08:00Z" w:initials="SMH">
    <w:p w14:paraId="61D1BE48" w14:textId="77777777" w:rsidR="00774FCD" w:rsidRDefault="00774FCD">
      <w:pPr>
        <w:pStyle w:val="CommentText"/>
      </w:pPr>
      <w:r>
        <w:rPr>
          <w:rStyle w:val="CommentReference"/>
        </w:rPr>
        <w:annotationRef/>
      </w:r>
      <w:r>
        <w:t xml:space="preserve">Errata 2.27: </w:t>
      </w:r>
      <w:r w:rsidRPr="002431C2">
        <w:rPr>
          <w:b/>
        </w:rPr>
        <w:t>DONE</w:t>
      </w:r>
    </w:p>
  </w:comment>
  <w:comment w:id="4000" w:author="Steve Hanson" w:date="2012-08-14T16:08:00Z" w:initials="SMH">
    <w:p w14:paraId="74905203" w14:textId="161A5647" w:rsidR="00774FCD" w:rsidRDefault="00774FCD">
      <w:pPr>
        <w:pStyle w:val="CommentText"/>
      </w:pPr>
      <w:r>
        <w:rPr>
          <w:rStyle w:val="CommentReference"/>
        </w:rPr>
        <w:annotationRef/>
      </w:r>
      <w:r>
        <w:t>Add full stop DONE</w:t>
      </w:r>
    </w:p>
  </w:comment>
  <w:comment w:id="3991" w:author="Steve Hanson" w:date="2012-08-14T16:08:00Z" w:initials="SMH">
    <w:p w14:paraId="467DC62B" w14:textId="77777777" w:rsidR="00774FCD" w:rsidRDefault="00774FCD">
      <w:pPr>
        <w:pStyle w:val="CommentText"/>
      </w:pPr>
      <w:r>
        <w:rPr>
          <w:rStyle w:val="CommentReference"/>
        </w:rPr>
        <w:annotationRef/>
      </w:r>
      <w:r>
        <w:t xml:space="preserve">Errata 2.22: </w:t>
      </w:r>
      <w:r w:rsidRPr="0085331E">
        <w:rPr>
          <w:b/>
        </w:rPr>
        <w:t>DONE</w:t>
      </w:r>
    </w:p>
  </w:comment>
  <w:comment w:id="4010" w:author="Steve Hanson" w:date="2012-08-14T16:08:00Z" w:initials="SMH">
    <w:p w14:paraId="2EF28BE4" w14:textId="77777777" w:rsidR="00774FCD" w:rsidRDefault="00774FCD">
      <w:pPr>
        <w:pStyle w:val="CommentText"/>
      </w:pPr>
      <w:r>
        <w:rPr>
          <w:rStyle w:val="CommentReference"/>
        </w:rPr>
        <w:annotationRef/>
      </w:r>
      <w:r>
        <w:t>Text Number Character Restrictions.</w:t>
      </w:r>
    </w:p>
    <w:p w14:paraId="62CF7209" w14:textId="77777777" w:rsidR="00774FCD" w:rsidRDefault="00774FCD">
      <w:pPr>
        <w:pStyle w:val="CommentText"/>
      </w:pPr>
    </w:p>
    <w:p w14:paraId="4B569C5C" w14:textId="54B94E23" w:rsidR="00774FCD" w:rsidRDefault="00774FCD">
      <w:pPr>
        <w:pStyle w:val="CommentText"/>
      </w:pPr>
      <w:r>
        <w:t>DONE</w:t>
      </w:r>
    </w:p>
  </w:comment>
  <w:comment w:id="4013" w:author="mbeckerle" w:date="2012-08-14T16:08:00Z" w:initials="m">
    <w:p w14:paraId="62283CAE" w14:textId="77777777" w:rsidR="00774FCD" w:rsidRDefault="00774FCD" w:rsidP="00D67874">
      <w:pPr>
        <w:pStyle w:val="CommentText"/>
      </w:pPr>
      <w:r>
        <w:rPr>
          <w:rStyle w:val="CommentReference"/>
        </w:rPr>
        <w:annotationRef/>
      </w:r>
      <w:r>
        <w:t>Errata 2.18 Done</w:t>
      </w:r>
    </w:p>
  </w:comment>
  <w:comment w:id="4025" w:author="Steve Hanson" w:date="2012-08-14T16:08:00Z" w:initials="SMH">
    <w:p w14:paraId="17DE28ED" w14:textId="2BA72F3A" w:rsidR="00774FCD" w:rsidRDefault="00774FCD">
      <w:pPr>
        <w:pStyle w:val="CommentText"/>
      </w:pPr>
      <w:r>
        <w:rPr>
          <w:rStyle w:val="CommentReference"/>
        </w:rPr>
        <w:annotationRef/>
      </w:r>
      <w:r>
        <w:t>Delete DONE</w:t>
      </w:r>
    </w:p>
  </w:comment>
  <w:comment w:id="4031" w:author="Steve Hanson" w:date="2012-08-14T16:08:00Z" w:initials="SMH">
    <w:p w14:paraId="3CACCFFB" w14:textId="7C9DCB39" w:rsidR="00774FCD" w:rsidRDefault="00774FCD">
      <w:pPr>
        <w:pStyle w:val="CommentText"/>
      </w:pPr>
      <w:r>
        <w:rPr>
          <w:rStyle w:val="CommentReference"/>
        </w:rPr>
        <w:annotationRef/>
      </w:r>
      <w:r>
        <w:t xml:space="preserve">Errata 2.18 clarifies allowable string literal content </w:t>
      </w:r>
    </w:p>
    <w:p w14:paraId="72608A12" w14:textId="4C8A3F1F" w:rsidR="00774FCD" w:rsidRDefault="00774FCD">
      <w:pPr>
        <w:pStyle w:val="CommentText"/>
      </w:pPr>
      <w:r>
        <w:t>DONE</w:t>
      </w:r>
    </w:p>
  </w:comment>
  <w:comment w:id="4035" w:author="Steve Hanson" w:date="2012-08-14T16:08:00Z" w:initials="SMH">
    <w:p w14:paraId="3D5315BD" w14:textId="77777777" w:rsidR="00774FCD" w:rsidRDefault="00774FCD">
      <w:pPr>
        <w:pStyle w:val="CommentText"/>
      </w:pPr>
      <w:r>
        <w:rPr>
          <w:rStyle w:val="CommentReference"/>
        </w:rPr>
        <w:annotationRef/>
      </w:r>
      <w:r>
        <w:t>Add full stop</w:t>
      </w:r>
    </w:p>
    <w:p w14:paraId="3137E96F" w14:textId="490301FE" w:rsidR="00774FCD" w:rsidRDefault="00774FCD">
      <w:pPr>
        <w:pStyle w:val="CommentText"/>
      </w:pPr>
      <w:r>
        <w:t>DONE</w:t>
      </w:r>
    </w:p>
  </w:comment>
  <w:comment w:id="4033" w:author="Steve Hanson" w:date="2012-08-14T16:08:00Z" w:initials="SMH">
    <w:p w14:paraId="4CB391D2" w14:textId="77777777" w:rsidR="00774FCD" w:rsidRDefault="00774FCD">
      <w:pPr>
        <w:pStyle w:val="CommentText"/>
      </w:pPr>
      <w:r>
        <w:rPr>
          <w:rStyle w:val="CommentReference"/>
        </w:rPr>
        <w:annotationRef/>
      </w:r>
      <w:r>
        <w:t xml:space="preserve">Errata 2.24: </w:t>
      </w:r>
      <w:r w:rsidRPr="0085331E">
        <w:rPr>
          <w:b/>
        </w:rPr>
        <w:t>DONE</w:t>
      </w:r>
    </w:p>
  </w:comment>
  <w:comment w:id="4043" w:author="Steve Hanson" w:date="2012-08-14T16:08:00Z" w:initials="SMH">
    <w:p w14:paraId="3BC42B68" w14:textId="77777777" w:rsidR="00774FCD" w:rsidRDefault="00774FCD">
      <w:pPr>
        <w:pStyle w:val="CommentText"/>
      </w:pPr>
      <w:r>
        <w:rPr>
          <w:rStyle w:val="CommentReference"/>
        </w:rPr>
        <w:annotationRef/>
      </w:r>
      <w:r>
        <w:t>Text Number Character Restrictions</w:t>
      </w:r>
    </w:p>
    <w:p w14:paraId="13704FBB" w14:textId="56AF8655" w:rsidR="00774FCD" w:rsidRDefault="00774FCD">
      <w:pPr>
        <w:pStyle w:val="CommentText"/>
      </w:pPr>
      <w:r>
        <w:t>DONE</w:t>
      </w:r>
    </w:p>
  </w:comment>
  <w:comment w:id="4045" w:author="mbeckerle" w:date="2012-08-14T16:08:00Z" w:initials="m">
    <w:p w14:paraId="1FEE03A0" w14:textId="77777777" w:rsidR="00774FCD" w:rsidRDefault="00774FCD">
      <w:pPr>
        <w:pStyle w:val="CommentText"/>
      </w:pPr>
      <w:r>
        <w:rPr>
          <w:rStyle w:val="CommentReference"/>
        </w:rPr>
        <w:annotationRef/>
      </w:r>
      <w:r>
        <w:t>Errata 2.18 Done</w:t>
      </w:r>
    </w:p>
  </w:comment>
  <w:comment w:id="4049" w:author="Steve Hanson" w:date="2012-08-14T16:08:00Z" w:initials="SMH">
    <w:p w14:paraId="090DDEE7" w14:textId="77777777" w:rsidR="00774FCD" w:rsidRDefault="00774FCD">
      <w:pPr>
        <w:pStyle w:val="CommentText"/>
      </w:pPr>
      <w:r>
        <w:rPr>
          <w:rStyle w:val="CommentReference"/>
        </w:rPr>
        <w:annotationRef/>
      </w:r>
      <w:r>
        <w:t xml:space="preserve">Errata 2.46 changes name. </w:t>
      </w:r>
      <w:r w:rsidRPr="00B76C05">
        <w:rPr>
          <w:b/>
        </w:rPr>
        <w:t>DONE</w:t>
      </w:r>
      <w:r>
        <w:t xml:space="preserve"> </w:t>
      </w:r>
    </w:p>
  </w:comment>
  <w:comment w:id="4052" w:author="Steve Hanson" w:date="2012-08-14T16:08:00Z" w:initials="SMH">
    <w:p w14:paraId="742D0C39" w14:textId="77777777" w:rsidR="00774FCD" w:rsidRDefault="00774FCD">
      <w:pPr>
        <w:pStyle w:val="CommentText"/>
      </w:pPr>
      <w:r>
        <w:rPr>
          <w:rStyle w:val="CommentReference"/>
        </w:rPr>
        <w:annotationRef/>
      </w:r>
      <w:r>
        <w:t>Errata 2.18 clarifies allowable string literal content</w:t>
      </w:r>
    </w:p>
    <w:p w14:paraId="26C15D12" w14:textId="631C4E7C" w:rsidR="00774FCD" w:rsidRDefault="00774FCD">
      <w:pPr>
        <w:pStyle w:val="CommentText"/>
      </w:pPr>
      <w:r>
        <w:t>DONE</w:t>
      </w:r>
    </w:p>
  </w:comment>
  <w:comment w:id="4053" w:author="Steve Hanson" w:date="2012-08-14T16:08:00Z" w:initials="SMH">
    <w:p w14:paraId="7F3ACB68" w14:textId="77777777" w:rsidR="00774FCD" w:rsidRDefault="00774FCD">
      <w:pPr>
        <w:pStyle w:val="CommentText"/>
      </w:pPr>
      <w:r>
        <w:rPr>
          <w:rStyle w:val="CommentReference"/>
        </w:rPr>
        <w:annotationRef/>
      </w:r>
      <w:r>
        <w:t xml:space="preserve">Errata 2.46 allows multiple characters </w:t>
      </w:r>
      <w:r w:rsidRPr="00B76C05">
        <w:rPr>
          <w:b/>
        </w:rPr>
        <w:t>DONE</w:t>
      </w:r>
    </w:p>
  </w:comment>
  <w:comment w:id="4058" w:author="Steve Hanson" w:date="2012-08-14T16:08:00Z" w:initials="SMH">
    <w:p w14:paraId="0D9A59C8" w14:textId="77777777" w:rsidR="00774FCD" w:rsidRDefault="00774FCD">
      <w:pPr>
        <w:pStyle w:val="CommentText"/>
      </w:pPr>
      <w:r>
        <w:rPr>
          <w:rStyle w:val="CommentReference"/>
        </w:rPr>
        <w:annotationRef/>
      </w:r>
      <w:r>
        <w:t xml:space="preserve">Errata 2.26 </w:t>
      </w:r>
      <w:r w:rsidRPr="0085331E">
        <w:rPr>
          <w:b/>
        </w:rPr>
        <w:t>DONE</w:t>
      </w:r>
    </w:p>
  </w:comment>
  <w:comment w:id="4071" w:author="Steve Hanson" w:date="2012-08-14T16:08:00Z" w:initials="SMH">
    <w:p w14:paraId="05053A92" w14:textId="5D82EF2E" w:rsidR="00774FCD" w:rsidRDefault="00774FCD">
      <w:pPr>
        <w:pStyle w:val="CommentText"/>
      </w:pPr>
      <w:r>
        <w:rPr>
          <w:rStyle w:val="CommentReference"/>
        </w:rPr>
        <w:annotationRef/>
      </w:r>
      <w:r>
        <w:t xml:space="preserve">Text Number Character Restrictions </w:t>
      </w:r>
    </w:p>
    <w:p w14:paraId="01881B10" w14:textId="031EA4A9" w:rsidR="00774FCD" w:rsidRDefault="00774FCD">
      <w:pPr>
        <w:pStyle w:val="CommentText"/>
      </w:pPr>
      <w:r>
        <w:t>DONE</w:t>
      </w:r>
    </w:p>
  </w:comment>
  <w:comment w:id="4073" w:author="mbeckerle" w:date="2012-08-14T16:08:00Z" w:initials="m">
    <w:p w14:paraId="75731104" w14:textId="77777777" w:rsidR="00774FCD" w:rsidRDefault="00774FCD" w:rsidP="00F6044D">
      <w:pPr>
        <w:pStyle w:val="CommentText"/>
      </w:pPr>
      <w:r>
        <w:rPr>
          <w:rStyle w:val="CommentReference"/>
        </w:rPr>
        <w:annotationRef/>
      </w:r>
      <w:r>
        <w:t>Errata 2.18 Done</w:t>
      </w:r>
    </w:p>
  </w:comment>
  <w:comment w:id="4074" w:author="Steve Hanson" w:date="2012-08-14T16:08:00Z" w:initials="SMH">
    <w:p w14:paraId="5A60AB9B" w14:textId="77777777" w:rsidR="00774FCD" w:rsidRDefault="00774FCD">
      <w:pPr>
        <w:pStyle w:val="CommentText"/>
      </w:pPr>
      <w:r>
        <w:rPr>
          <w:rStyle w:val="CommentReference"/>
        </w:rPr>
        <w:annotationRef/>
      </w:r>
      <w:r>
        <w:t>Errata 2.18 clarifies allowable string literal content</w:t>
      </w:r>
    </w:p>
    <w:p w14:paraId="0B818CF3" w14:textId="0408FFD4" w:rsidR="00774FCD" w:rsidRDefault="00774FCD">
      <w:pPr>
        <w:pStyle w:val="CommentText"/>
      </w:pPr>
      <w:r>
        <w:t>DONE</w:t>
      </w:r>
    </w:p>
  </w:comment>
  <w:comment w:id="4078" w:author="Steve Hanson" w:date="2012-08-14T16:08:00Z" w:initials="SMH">
    <w:p w14:paraId="2CAE9AF4" w14:textId="77777777" w:rsidR="00774FCD" w:rsidRDefault="00774FCD">
      <w:pPr>
        <w:pStyle w:val="CommentText"/>
      </w:pPr>
      <w:r>
        <w:rPr>
          <w:rStyle w:val="CommentReference"/>
        </w:rPr>
        <w:annotationRef/>
      </w:r>
      <w:r>
        <w:t>Text Number Character Restrictions</w:t>
      </w:r>
    </w:p>
    <w:p w14:paraId="56700981" w14:textId="23298935" w:rsidR="00774FCD" w:rsidRDefault="00774FCD">
      <w:pPr>
        <w:pStyle w:val="CommentText"/>
      </w:pPr>
      <w:r>
        <w:t>DONE</w:t>
      </w:r>
    </w:p>
  </w:comment>
  <w:comment w:id="4081" w:author="mbeckerle" w:date="2012-08-14T16:08:00Z" w:initials="m">
    <w:p w14:paraId="49A43B8A" w14:textId="77777777" w:rsidR="00774FCD" w:rsidRDefault="00774FCD" w:rsidP="00F6044D">
      <w:pPr>
        <w:pStyle w:val="CommentText"/>
      </w:pPr>
      <w:r>
        <w:rPr>
          <w:rStyle w:val="CommentReference"/>
        </w:rPr>
        <w:annotationRef/>
      </w:r>
      <w:r>
        <w:t>Errata 2.18 Done</w:t>
      </w:r>
    </w:p>
  </w:comment>
  <w:comment w:id="4082" w:author="Steve Hanson" w:date="2012-08-14T16:08:00Z" w:initials="SMH">
    <w:p w14:paraId="3C8CFBFE" w14:textId="77777777" w:rsidR="00774FCD" w:rsidRDefault="00774FCD">
      <w:pPr>
        <w:pStyle w:val="CommentText"/>
      </w:pPr>
      <w:r>
        <w:rPr>
          <w:rStyle w:val="CommentReference"/>
        </w:rPr>
        <w:annotationRef/>
      </w:r>
      <w:r>
        <w:t xml:space="preserve">Errata 2.47 changes name  </w:t>
      </w:r>
      <w:r w:rsidRPr="00A25B7C">
        <w:rPr>
          <w:b/>
        </w:rPr>
        <w:t>DONE</w:t>
      </w:r>
    </w:p>
  </w:comment>
  <w:comment w:id="4085" w:author="Steve Hanson" w:date="2012-08-14T16:08:00Z" w:initials="SMH">
    <w:p w14:paraId="07AC1778" w14:textId="77777777" w:rsidR="00774FCD" w:rsidRDefault="00774FCD">
      <w:pPr>
        <w:pStyle w:val="CommentText"/>
      </w:pPr>
      <w:r>
        <w:rPr>
          <w:rStyle w:val="CommentReference"/>
        </w:rPr>
        <w:annotationRef/>
      </w:r>
      <w:r>
        <w:t>Errata 2.18 clarifies allowable string literal content</w:t>
      </w:r>
    </w:p>
    <w:p w14:paraId="684B084F" w14:textId="218AA38E" w:rsidR="00774FCD" w:rsidRDefault="00774FCD">
      <w:pPr>
        <w:pStyle w:val="CommentText"/>
      </w:pPr>
      <w:r>
        <w:t>DONE</w:t>
      </w:r>
    </w:p>
  </w:comment>
  <w:comment w:id="4090" w:author="Steve Hanson" w:date="2012-08-14T16:08:00Z" w:initials="SMH">
    <w:p w14:paraId="317E500D" w14:textId="77777777" w:rsidR="00774FCD" w:rsidRDefault="00774FCD">
      <w:pPr>
        <w:pStyle w:val="CommentText"/>
      </w:pPr>
      <w:r>
        <w:rPr>
          <w:rStyle w:val="CommentReference"/>
        </w:rPr>
        <w:annotationRef/>
      </w:r>
      <w:r>
        <w:t>Text Number Character Restrictions</w:t>
      </w:r>
    </w:p>
    <w:p w14:paraId="5AC73F23" w14:textId="28CE005A" w:rsidR="00774FCD" w:rsidRDefault="00774FCD">
      <w:pPr>
        <w:pStyle w:val="CommentText"/>
      </w:pPr>
      <w:r>
        <w:t>DONE</w:t>
      </w:r>
    </w:p>
  </w:comment>
  <w:comment w:id="4093" w:author="mbeckerle" w:date="2012-08-14T16:08:00Z" w:initials="m">
    <w:p w14:paraId="700D020D" w14:textId="77777777" w:rsidR="00774FCD" w:rsidRDefault="00774FCD" w:rsidP="00F6044D">
      <w:pPr>
        <w:pStyle w:val="CommentText"/>
      </w:pPr>
      <w:r>
        <w:rPr>
          <w:rStyle w:val="CommentReference"/>
        </w:rPr>
        <w:annotationRef/>
      </w:r>
      <w:r>
        <w:t>Errata 2.18 Done</w:t>
      </w:r>
    </w:p>
  </w:comment>
  <w:comment w:id="4094" w:author="Steve Hanson" w:date="2012-08-14T16:08:00Z" w:initials="SMH">
    <w:p w14:paraId="3E14940D" w14:textId="77777777" w:rsidR="00774FCD" w:rsidRDefault="00774FCD">
      <w:pPr>
        <w:pStyle w:val="CommentText"/>
      </w:pPr>
      <w:r>
        <w:rPr>
          <w:rStyle w:val="CommentReference"/>
        </w:rPr>
        <w:annotationRef/>
      </w:r>
      <w:r>
        <w:t>Errata 2.42 clarifies allowable string literal content</w:t>
      </w:r>
    </w:p>
    <w:p w14:paraId="01F03FFC" w14:textId="78D35E5E" w:rsidR="00774FCD" w:rsidRDefault="00774FCD">
      <w:pPr>
        <w:pStyle w:val="CommentText"/>
      </w:pPr>
      <w:r>
        <w:t>DONE</w:t>
      </w:r>
    </w:p>
  </w:comment>
  <w:comment w:id="4096" w:author="Steve Hanson" w:date="2012-08-14T16:08:00Z" w:initials="SMH">
    <w:p w14:paraId="36807CC8" w14:textId="77777777" w:rsidR="00774FCD" w:rsidRDefault="00774FCD">
      <w:pPr>
        <w:pStyle w:val="CommentText"/>
      </w:pPr>
      <w:r>
        <w:rPr>
          <w:rStyle w:val="CommentReference"/>
        </w:rPr>
        <w:annotationRef/>
      </w:r>
      <w:r>
        <w:t>Errata 2.25 adds rule about trimming</w:t>
      </w:r>
    </w:p>
  </w:comment>
  <w:comment w:id="4097" w:author="mbeckerle" w:date="2012-08-14T16:08:00Z" w:initials="m">
    <w:p w14:paraId="1A03E327" w14:textId="79076AF3" w:rsidR="00774FCD" w:rsidRDefault="00774FCD">
      <w:pPr>
        <w:pStyle w:val="CommentText"/>
      </w:pPr>
      <w:r>
        <w:rPr>
          <w:rStyle w:val="CommentReference"/>
        </w:rPr>
        <w:annotationRef/>
      </w:r>
      <w:r>
        <w:t>I thought about this and decided that detail doesn’t belong here. It is discussed under textStandardPadCharacter.</w:t>
      </w:r>
    </w:p>
    <w:p w14:paraId="03B17831" w14:textId="4496058A" w:rsidR="00774FCD" w:rsidRDefault="00774FCD">
      <w:pPr>
        <w:pStyle w:val="CommentText"/>
      </w:pPr>
      <w:r>
        <w:t>DONE</w:t>
      </w:r>
    </w:p>
  </w:comment>
  <w:comment w:id="4104" w:author="Steve Hanson" w:date="2012-08-14T16:08:00Z" w:initials="SMH">
    <w:p w14:paraId="6CF0AA09" w14:textId="77777777" w:rsidR="00774FCD" w:rsidRDefault="00774FCD">
      <w:pPr>
        <w:pStyle w:val="CommentText"/>
      </w:pPr>
      <w:r>
        <w:rPr>
          <w:rStyle w:val="CommentReference"/>
        </w:rPr>
        <w:annotationRef/>
      </w:r>
      <w:r>
        <w:t>Delete  heading as never referenced (the rules for zero rep are unique).</w:t>
      </w:r>
    </w:p>
    <w:p w14:paraId="0921F877" w14:textId="7745AD85" w:rsidR="00774FCD" w:rsidRDefault="00774FCD">
      <w:pPr>
        <w:pStyle w:val="CommentText"/>
      </w:pPr>
      <w:r>
        <w:t>DONE</w:t>
      </w:r>
    </w:p>
  </w:comment>
  <w:comment w:id="4106" w:author="mbeckerle" w:date="2012-08-14T16:08:00Z" w:initials="m">
    <w:p w14:paraId="7A3FD820" w14:textId="77777777" w:rsidR="00774FCD" w:rsidRDefault="00774FCD" w:rsidP="0045634A">
      <w:pPr>
        <w:pStyle w:val="CommentText"/>
      </w:pPr>
      <w:r>
        <w:rPr>
          <w:rStyle w:val="CommentReference"/>
        </w:rPr>
        <w:annotationRef/>
      </w:r>
      <w:r>
        <w:t>Errata 2.42 Done</w:t>
      </w:r>
    </w:p>
  </w:comment>
  <w:comment w:id="4114" w:author="mbeckerle" w:date="2012-08-14T16:08:00Z" w:initials="m">
    <w:p w14:paraId="65EC34CB" w14:textId="5CCA7A11" w:rsidR="00774FCD" w:rsidRDefault="00774FCD">
      <w:pPr>
        <w:pStyle w:val="CommentText"/>
      </w:pPr>
      <w:r>
        <w:rPr>
          <w:rStyle w:val="CommentReference"/>
        </w:rPr>
        <w:annotationRef/>
      </w:r>
      <w:r>
        <w:t>Since this is now a list of possibilities, it seems inconsistent not to allow ES. Why can’t I have ‘zero’ or ES as the alternative zero indiations?</w:t>
      </w:r>
    </w:p>
    <w:p w14:paraId="622912FE" w14:textId="77777777" w:rsidR="00774FCD" w:rsidRDefault="00774FCD">
      <w:pPr>
        <w:pStyle w:val="CommentText"/>
      </w:pPr>
    </w:p>
    <w:p w14:paraId="12D4F7E0" w14:textId="0F360759" w:rsidR="00774FCD" w:rsidRDefault="00774FCD">
      <w:pPr>
        <w:pStyle w:val="CommentText"/>
      </w:pPr>
      <w:r>
        <w:t>(OPEN)</w:t>
      </w:r>
    </w:p>
  </w:comment>
  <w:comment w:id="4127" w:author="Steve Hanson" w:date="2012-08-14T16:08:00Z" w:initials="SMH">
    <w:p w14:paraId="7E532ACC" w14:textId="77777777" w:rsidR="00774FCD" w:rsidRDefault="00774FCD">
      <w:pPr>
        <w:pStyle w:val="CommentText"/>
      </w:pPr>
      <w:r>
        <w:rPr>
          <w:rStyle w:val="CommentReference"/>
        </w:rPr>
        <w:annotationRef/>
      </w:r>
      <w:r>
        <w:t xml:space="preserve">Errata 2.15. </w:t>
      </w:r>
      <w:r w:rsidRPr="006574E4">
        <w:rPr>
          <w:b/>
        </w:rPr>
        <w:t>DONE</w:t>
      </w:r>
    </w:p>
  </w:comment>
  <w:comment w:id="4135" w:author="mbeckerle" w:date="2012-08-14T16:08:00Z" w:initials="m">
    <w:p w14:paraId="3B7CE5DF" w14:textId="04512EB0" w:rsidR="00774FCD" w:rsidRDefault="00774FCD">
      <w:pPr>
        <w:pStyle w:val="CommentText"/>
      </w:pPr>
      <w:r>
        <w:rPr>
          <w:rStyle w:val="CommentReference"/>
        </w:rPr>
        <w:annotationRef/>
      </w:r>
      <w:r>
        <w:t>Errata 2.88 Done</w:t>
      </w:r>
    </w:p>
  </w:comment>
  <w:comment w:id="4195" w:author="Steve Hanson" w:date="2012-08-14T16:08:00Z" w:initials="SMH">
    <w:p w14:paraId="579DD8F5" w14:textId="77777777" w:rsidR="00774FCD" w:rsidRDefault="00774FCD">
      <w:pPr>
        <w:pStyle w:val="CommentText"/>
      </w:pPr>
      <w:r>
        <w:rPr>
          <w:rStyle w:val="CommentReference"/>
        </w:rPr>
        <w:annotationRef/>
      </w:r>
      <w:r>
        <w:t>Errata 2.28 adds @ symbol</w:t>
      </w:r>
    </w:p>
    <w:p w14:paraId="26C492F0" w14:textId="5E45BE1A" w:rsidR="00774FCD" w:rsidRDefault="00774FCD">
      <w:pPr>
        <w:pStyle w:val="CommentText"/>
      </w:pPr>
      <w:r>
        <w:t>DONE</w:t>
      </w:r>
    </w:p>
  </w:comment>
  <w:comment w:id="4196" w:author="Steve Hanson" w:date="2012-08-14T16:08:00Z" w:initials="SMH">
    <w:p w14:paraId="5D990ACA" w14:textId="77777777" w:rsidR="00774FCD" w:rsidRDefault="00774FCD">
      <w:pPr>
        <w:pStyle w:val="CommentText"/>
      </w:pPr>
      <w:r>
        <w:rPr>
          <w:rStyle w:val="CommentReference"/>
        </w:rPr>
        <w:annotationRef/>
      </w:r>
      <w:r>
        <w:t>Errata 2.40: Ensure the Location values match the BNF on the next page</w:t>
      </w:r>
    </w:p>
  </w:comment>
  <w:comment w:id="4197" w:author="mbeckerle" w:date="2012-08-14T16:08:00Z" w:initials="m">
    <w:p w14:paraId="191F91BD" w14:textId="4AB26959" w:rsidR="00774FCD" w:rsidRDefault="00774FCD">
      <w:pPr>
        <w:pStyle w:val="CommentText"/>
      </w:pPr>
      <w:r>
        <w:rPr>
          <w:rStyle w:val="CommentReference"/>
        </w:rPr>
        <w:annotationRef/>
      </w:r>
      <w:r>
        <w:t>(OPEN)</w:t>
      </w:r>
    </w:p>
  </w:comment>
  <w:comment w:id="4258" w:author="Steve Hanson" w:date="2012-08-14T16:08:00Z" w:initials="SMH">
    <w:p w14:paraId="1CD4C4C7" w14:textId="77777777" w:rsidR="00774FCD" w:rsidRDefault="00774FCD">
      <w:pPr>
        <w:pStyle w:val="CommentText"/>
      </w:pPr>
      <w:r>
        <w:rPr>
          <w:rStyle w:val="CommentReference"/>
        </w:rPr>
        <w:annotationRef/>
      </w:r>
      <w:r>
        <w:t>Errata in progress to remove float and double</w:t>
      </w:r>
    </w:p>
  </w:comment>
  <w:comment w:id="4259" w:author="mbeckerle" w:date="2012-08-14T16:08:00Z" w:initials="m">
    <w:p w14:paraId="405733FB" w14:textId="6BF4604E" w:rsidR="00774FCD" w:rsidRDefault="00774FCD">
      <w:pPr>
        <w:pStyle w:val="CommentText"/>
      </w:pPr>
      <w:r>
        <w:rPr>
          <w:rStyle w:val="CommentReference"/>
        </w:rPr>
        <w:annotationRef/>
      </w:r>
      <w:r>
        <w:t>(OPEN)</w:t>
      </w:r>
    </w:p>
  </w:comment>
  <w:comment w:id="4274" w:author="mbeckerle" w:date="2012-08-14T16:08:00Z" w:initials="m">
    <w:p w14:paraId="04D70287" w14:textId="5FA364E1" w:rsidR="00774FCD" w:rsidRDefault="00774FCD">
      <w:pPr>
        <w:pStyle w:val="CommentText"/>
      </w:pPr>
      <w:r>
        <w:rPr>
          <w:rStyle w:val="CommentReference"/>
        </w:rPr>
        <w:annotationRef/>
      </w:r>
      <w:r>
        <w:t>OPEN</w:t>
      </w:r>
    </w:p>
    <w:p w14:paraId="1150B102" w14:textId="23D09313" w:rsidR="00774FCD" w:rsidRDefault="00774FCD">
      <w:pPr>
        <w:pStyle w:val="CommentText"/>
      </w:pPr>
      <w:r>
        <w:t>Are these errors SDE?</w:t>
      </w:r>
    </w:p>
    <w:p w14:paraId="40915E04" w14:textId="77777777" w:rsidR="00774FCD" w:rsidRDefault="00774FCD">
      <w:pPr>
        <w:pStyle w:val="CommentText"/>
      </w:pPr>
    </w:p>
    <w:p w14:paraId="3B97D711" w14:textId="1AFE7C2D" w:rsidR="00774FCD" w:rsidRDefault="00774FCD">
      <w:pPr>
        <w:pStyle w:val="CommentText"/>
      </w:pPr>
      <w:r>
        <w:t>Tighten ‘should be’ to ‘must be’ (or else SDE?) Or do we leave this vague because ICU doesn’t check this?</w:t>
      </w:r>
    </w:p>
  </w:comment>
  <w:comment w:id="4283" w:author="Steve Hanson" w:date="2012-08-14T16:08:00Z" w:initials="SMH">
    <w:p w14:paraId="533FD4C7" w14:textId="77777777" w:rsidR="00774FCD" w:rsidRDefault="00774FCD">
      <w:pPr>
        <w:pStyle w:val="CommentText"/>
      </w:pPr>
      <w:r>
        <w:rPr>
          <w:rStyle w:val="CommentReference"/>
        </w:rPr>
        <w:annotationRef/>
      </w:r>
      <w:r>
        <w:t xml:space="preserve">Errata 2.40: </w:t>
      </w:r>
      <w:r w:rsidRPr="00557DF4">
        <w:rPr>
          <w:b/>
        </w:rPr>
        <w:t>DONE</w:t>
      </w:r>
    </w:p>
  </w:comment>
  <w:comment w:id="4304" w:author="mbeckerle" w:date="2012-08-14T16:08:00Z" w:initials="m">
    <w:p w14:paraId="52D2B7A0" w14:textId="7B759F0D" w:rsidR="00774FCD" w:rsidRDefault="00774FCD">
      <w:pPr>
        <w:pStyle w:val="CommentText"/>
      </w:pPr>
      <w:r>
        <w:rPr>
          <w:rStyle w:val="CommentReference"/>
        </w:rPr>
        <w:annotationRef/>
      </w:r>
      <w:r>
        <w:t>For Errata 2.28 DONE</w:t>
      </w:r>
    </w:p>
  </w:comment>
  <w:comment w:id="4305" w:author="Steve Hanson" w:date="2012-08-14T16:08:00Z" w:initials="SMH">
    <w:p w14:paraId="7C74E8E3" w14:textId="77777777" w:rsidR="00774FCD" w:rsidRDefault="00774FCD">
      <w:pPr>
        <w:pStyle w:val="CommentText"/>
      </w:pPr>
      <w:r>
        <w:rPr>
          <w:rStyle w:val="CommentReference"/>
        </w:rPr>
        <w:annotationRef/>
      </w:r>
      <w:r>
        <w:t>Errata in progress to restrict how V/P are used with # and @.</w:t>
      </w:r>
    </w:p>
  </w:comment>
  <w:comment w:id="4306" w:author="mbeckerle" w:date="2012-08-14T16:08:00Z" w:initials="m">
    <w:p w14:paraId="39804B95" w14:textId="7F17F66A" w:rsidR="00774FCD" w:rsidRDefault="00774FCD">
      <w:pPr>
        <w:pStyle w:val="CommentText"/>
      </w:pPr>
      <w:r>
        <w:rPr>
          <w:rStyle w:val="CommentReference"/>
        </w:rPr>
        <w:annotationRef/>
      </w:r>
      <w:r>
        <w:t>(OPEN)</w:t>
      </w:r>
    </w:p>
  </w:comment>
  <w:comment w:id="4316" w:author="Steve Hanson" w:date="2012-08-14T16:08:00Z" w:initials="SMH">
    <w:p w14:paraId="29796F0B" w14:textId="77777777" w:rsidR="00774FCD" w:rsidRDefault="00774FCD">
      <w:pPr>
        <w:pStyle w:val="CommentText"/>
      </w:pPr>
      <w:r>
        <w:rPr>
          <w:rStyle w:val="CommentReference"/>
        </w:rPr>
        <w:annotationRef/>
      </w:r>
      <w:r>
        <w:t>Errata 2.28 adds significant digits so BNF must change too</w:t>
      </w:r>
    </w:p>
    <w:p w14:paraId="2ECBBADB" w14:textId="77777777" w:rsidR="00774FCD" w:rsidRDefault="00774FCD">
      <w:pPr>
        <w:pStyle w:val="CommentText"/>
      </w:pPr>
    </w:p>
    <w:p w14:paraId="58CC3B86" w14:textId="54091A4E" w:rsidR="00774FCD" w:rsidRDefault="00774FCD">
      <w:pPr>
        <w:pStyle w:val="CommentText"/>
      </w:pPr>
      <w:r>
        <w:t xml:space="preserve">DONE </w:t>
      </w:r>
    </w:p>
  </w:comment>
  <w:comment w:id="4317" w:author="mbeckerle" w:date="2012-08-14T16:08:00Z" w:initials="m">
    <w:p w14:paraId="7C4306E3" w14:textId="7A81EBA4" w:rsidR="00774FCD" w:rsidRDefault="00774FCD">
      <w:pPr>
        <w:pStyle w:val="CommentText"/>
      </w:pPr>
      <w:r>
        <w:rPr>
          <w:rStyle w:val="CommentReference"/>
        </w:rPr>
        <w:annotationRef/>
      </w:r>
      <w:r>
        <w:t>(OPEN) needs to be reviewed carefully.</w:t>
      </w:r>
    </w:p>
  </w:comment>
  <w:comment w:id="4315" w:author="Steve Hanson" w:date="2012-08-14T16:08:00Z" w:initials="SMH">
    <w:p w14:paraId="2C174793" w14:textId="77777777" w:rsidR="00774FCD" w:rsidRDefault="00774FCD">
      <w:pPr>
        <w:pStyle w:val="CommentText"/>
      </w:pPr>
      <w:r>
        <w:rPr>
          <w:rStyle w:val="CommentReference"/>
        </w:rPr>
        <w:annotationRef/>
      </w:r>
      <w:r>
        <w:t>Errata 2.28 adds significant digits</w:t>
      </w:r>
    </w:p>
    <w:p w14:paraId="142196AA" w14:textId="77777777" w:rsidR="00774FCD" w:rsidRDefault="00774FCD">
      <w:pPr>
        <w:pStyle w:val="CommentText"/>
      </w:pPr>
      <w:r>
        <w:t>DONE.</w:t>
      </w:r>
    </w:p>
  </w:comment>
  <w:comment w:id="4351" w:author="mbeckerle" w:date="2012-08-14T16:08:00Z" w:initials="m">
    <w:p w14:paraId="50B6AE98" w14:textId="0B54EEE3" w:rsidR="00774FCD" w:rsidRDefault="00774FCD">
      <w:pPr>
        <w:pStyle w:val="CommentText"/>
      </w:pPr>
      <w:r>
        <w:rPr>
          <w:rStyle w:val="CommentReference"/>
        </w:rPr>
        <w:annotationRef/>
      </w:r>
      <w:r>
        <w:t>Errata 2.79 DONE</w:t>
      </w:r>
    </w:p>
  </w:comment>
  <w:comment w:id="4354" w:author="mbeckerle" w:date="2012-08-14T16:08:00Z" w:initials="m">
    <w:p w14:paraId="0DAD6965" w14:textId="7BB60E14" w:rsidR="00774FCD" w:rsidRDefault="00774FCD">
      <w:pPr>
        <w:pStyle w:val="CommentText"/>
      </w:pPr>
      <w:r>
        <w:rPr>
          <w:rStyle w:val="CommentReference"/>
        </w:rPr>
        <w:annotationRef/>
      </w:r>
      <w:r>
        <w:t>Errata 2.80 Done</w:t>
      </w:r>
    </w:p>
    <w:p w14:paraId="2AF7B3B6" w14:textId="77777777" w:rsidR="00774FCD" w:rsidRDefault="00774FCD">
      <w:pPr>
        <w:pStyle w:val="CommentText"/>
      </w:pPr>
    </w:p>
  </w:comment>
  <w:comment w:id="4361" w:author="Steve Hanson" w:date="2012-08-14T16:08:00Z" w:initials="SMH">
    <w:p w14:paraId="5F4AC939" w14:textId="77777777" w:rsidR="00774FCD" w:rsidRDefault="00774FCD">
      <w:pPr>
        <w:pStyle w:val="CommentText"/>
      </w:pPr>
      <w:r>
        <w:rPr>
          <w:rStyle w:val="CommentReference"/>
        </w:rPr>
        <w:annotationRef/>
      </w:r>
      <w:r>
        <w:t>Errata 2.54 adds more parsing specific behaviour</w:t>
      </w:r>
    </w:p>
  </w:comment>
  <w:comment w:id="4362" w:author="mbeckerle" w:date="2012-08-14T16:08:00Z" w:initials="m">
    <w:p w14:paraId="6539FD58" w14:textId="6092267D" w:rsidR="00774FCD" w:rsidRDefault="00774FCD">
      <w:pPr>
        <w:pStyle w:val="CommentText"/>
      </w:pPr>
      <w:r>
        <w:rPr>
          <w:rStyle w:val="CommentReference"/>
        </w:rPr>
        <w:annotationRef/>
      </w:r>
      <w:r>
        <w:t>(OPEN)</w:t>
      </w:r>
    </w:p>
  </w:comment>
  <w:comment w:id="4372" w:author="Steve Hanson" w:date="2012-08-14T16:08:00Z" w:initials="SMH">
    <w:p w14:paraId="32A5CE6A" w14:textId="77777777" w:rsidR="00774FCD" w:rsidRDefault="00774FCD">
      <w:pPr>
        <w:pStyle w:val="CommentText"/>
      </w:pPr>
      <w:r>
        <w:rPr>
          <w:rStyle w:val="CommentReference"/>
        </w:rPr>
        <w:annotationRef/>
      </w:r>
      <w:r>
        <w:t>Errata 2.29 requires this to be reworded</w:t>
      </w:r>
    </w:p>
    <w:p w14:paraId="1DEC950C" w14:textId="77777777" w:rsidR="00774FCD" w:rsidRDefault="00774FCD">
      <w:pPr>
        <w:pStyle w:val="CommentText"/>
      </w:pPr>
    </w:p>
    <w:p w14:paraId="181EAD5A" w14:textId="77777777" w:rsidR="00774FCD" w:rsidRDefault="00774FCD">
      <w:pPr>
        <w:pStyle w:val="CommentText"/>
      </w:pPr>
      <w:r>
        <w:t>DONE</w:t>
      </w:r>
    </w:p>
  </w:comment>
  <w:comment w:id="4381" w:author="Steve Hanson" w:date="2012-08-14T16:08:00Z" w:initials="SMH">
    <w:p w14:paraId="6FAA407E" w14:textId="77777777" w:rsidR="00774FCD" w:rsidRDefault="00774FCD">
      <w:pPr>
        <w:pStyle w:val="CommentText"/>
      </w:pPr>
      <w:r>
        <w:rPr>
          <w:rStyle w:val="CommentReference"/>
        </w:rPr>
        <w:annotationRef/>
      </w:r>
      <w:r>
        <w:t xml:space="preserve">Errata 2.47 changes the name  </w:t>
      </w:r>
      <w:r w:rsidRPr="00A25B7C">
        <w:rPr>
          <w:b/>
        </w:rPr>
        <w:t>DONE</w:t>
      </w:r>
    </w:p>
  </w:comment>
  <w:comment w:id="4387" w:author="mbeckerle" w:date="2012-08-14T16:08:00Z" w:initials="m">
    <w:p w14:paraId="717924F8" w14:textId="77777777" w:rsidR="00774FCD" w:rsidRDefault="00774FCD">
      <w:pPr>
        <w:pStyle w:val="CommentText"/>
      </w:pPr>
      <w:r>
        <w:rPr>
          <w:rStyle w:val="CommentReference"/>
        </w:rPr>
        <w:annotationRef/>
      </w:r>
      <w:r>
        <w:t>Errata 2.28 Done</w:t>
      </w:r>
    </w:p>
  </w:comment>
  <w:comment w:id="4461" w:author="mbeckerle" w:date="2012-08-14T16:08:00Z" w:initials="m">
    <w:p w14:paraId="4F8C4065" w14:textId="77777777" w:rsidR="00774FCD" w:rsidRDefault="00774FCD">
      <w:pPr>
        <w:pStyle w:val="CommentText"/>
      </w:pPr>
      <w:r>
        <w:rPr>
          <w:rStyle w:val="CommentReference"/>
        </w:rPr>
        <w:annotationRef/>
      </w:r>
      <w:r>
        <w:t>Removed references to the ICU API.</w:t>
      </w:r>
    </w:p>
  </w:comment>
  <w:comment w:id="4476" w:author="mbeckerle" w:date="2012-08-14T16:08:00Z" w:initials="m">
    <w:p w14:paraId="528F37BC" w14:textId="77777777" w:rsidR="00774FCD" w:rsidRDefault="00774FCD">
      <w:pPr>
        <w:pStyle w:val="CommentText"/>
      </w:pPr>
      <w:r>
        <w:rPr>
          <w:rStyle w:val="CommentReference"/>
        </w:rPr>
        <w:annotationRef/>
      </w:r>
      <w:r>
        <w:t xml:space="preserve">Most conservative possible rule is to prohibit @ in any situations where we’re not sure. </w:t>
      </w:r>
    </w:p>
  </w:comment>
  <w:comment w:id="4477" w:author="mbeckerle" w:date="2012-08-14T16:08:00Z" w:initials="m">
    <w:p w14:paraId="2B1C45C1" w14:textId="5A80BCB5" w:rsidR="00774FCD" w:rsidRDefault="00774FCD">
      <w:pPr>
        <w:pStyle w:val="CommentText"/>
      </w:pPr>
      <w:r>
        <w:rPr>
          <w:rStyle w:val="CommentReference"/>
        </w:rPr>
        <w:annotationRef/>
      </w:r>
      <w:r>
        <w:t>(OPEN)</w:t>
      </w:r>
    </w:p>
  </w:comment>
  <w:comment w:id="4492" w:author="mbeckerle" w:date="2012-08-14T16:08:00Z" w:initials="m">
    <w:p w14:paraId="13193165" w14:textId="3B70906A" w:rsidR="00774FCD" w:rsidRDefault="00774FCD">
      <w:pPr>
        <w:pStyle w:val="CommentText"/>
      </w:pPr>
      <w:r>
        <w:rPr>
          <w:rStyle w:val="CommentReference"/>
        </w:rPr>
        <w:annotationRef/>
      </w:r>
      <w:r>
        <w:t>OPEN</w:t>
      </w:r>
    </w:p>
    <w:p w14:paraId="6F44BF6C" w14:textId="77777777" w:rsidR="00774FCD" w:rsidRDefault="00774FCD">
      <w:pPr>
        <w:pStyle w:val="CommentText"/>
      </w:pPr>
    </w:p>
    <w:p w14:paraId="63BF330B" w14:textId="7403F84F" w:rsidR="00774FCD" w:rsidRDefault="00774FCD">
      <w:pPr>
        <w:pStyle w:val="CommentText"/>
      </w:pPr>
      <w:r>
        <w:t>What if you have both? SDE?</w:t>
      </w:r>
    </w:p>
  </w:comment>
  <w:comment w:id="4495" w:author="Steve Hanson" w:date="2012-08-14T16:08:00Z" w:initials="SMH">
    <w:p w14:paraId="5B5A075B" w14:textId="77777777" w:rsidR="00774FCD" w:rsidRDefault="00774FCD">
      <w:pPr>
        <w:pStyle w:val="CommentText"/>
      </w:pPr>
      <w:r>
        <w:rPr>
          <w:rStyle w:val="CommentReference"/>
        </w:rPr>
        <w:annotationRef/>
      </w:r>
      <w:r>
        <w:t>Errata 2.41 implies rewrite of this section to relate it to 13.6.1.1.</w:t>
      </w:r>
    </w:p>
    <w:p w14:paraId="46649F8B" w14:textId="1D498079" w:rsidR="00774FCD" w:rsidRDefault="00774FCD">
      <w:pPr>
        <w:pStyle w:val="CommentText"/>
      </w:pPr>
      <w:r>
        <w:t>DONE</w:t>
      </w:r>
    </w:p>
  </w:comment>
  <w:comment w:id="4512" w:author="mbeckerle" w:date="2012-08-14T16:08:00Z" w:initials="m">
    <w:p w14:paraId="7B97E1A3" w14:textId="77777777" w:rsidR="00774FCD" w:rsidRDefault="00774FCD">
      <w:pPr>
        <w:pStyle w:val="CommentText"/>
      </w:pPr>
      <w:r>
        <w:rPr>
          <w:rStyle w:val="CommentReference"/>
        </w:rPr>
        <w:annotationRef/>
      </w:r>
      <w:r>
        <w:t>Errata 2.28 also applies here I expect. (‘@’ pattern feature)</w:t>
      </w:r>
    </w:p>
    <w:p w14:paraId="0CB83609" w14:textId="77777777" w:rsidR="00774FCD" w:rsidRDefault="00774FCD">
      <w:pPr>
        <w:pStyle w:val="CommentText"/>
      </w:pPr>
    </w:p>
    <w:p w14:paraId="11FDB6E3" w14:textId="77777777" w:rsidR="00774FCD" w:rsidRDefault="00774FCD">
      <w:pPr>
        <w:pStyle w:val="CommentText"/>
      </w:pPr>
      <w:r>
        <w:t xml:space="preserve">Resolved: leave out for now. May need to be added back in, but let’s wait and see. </w:t>
      </w:r>
    </w:p>
  </w:comment>
  <w:comment w:id="4513" w:author="mbeckerle" w:date="2012-08-14T16:08:00Z" w:initials="m">
    <w:p w14:paraId="27D267CB" w14:textId="5540EB3D" w:rsidR="00774FCD" w:rsidRDefault="00774FCD">
      <w:pPr>
        <w:pStyle w:val="CommentText"/>
      </w:pPr>
      <w:r>
        <w:rPr>
          <w:rStyle w:val="CommentReference"/>
        </w:rPr>
        <w:annotationRef/>
      </w:r>
      <w:r>
        <w:t>(OPEN)</w:t>
      </w:r>
    </w:p>
  </w:comment>
  <w:comment w:id="4515" w:author="Steve Hanson" w:date="2012-08-14T16:08:00Z" w:initials="SMH">
    <w:p w14:paraId="233E8A2E" w14:textId="77777777" w:rsidR="00774FCD" w:rsidRDefault="00774FCD">
      <w:pPr>
        <w:pStyle w:val="CommentText"/>
      </w:pPr>
      <w:r>
        <w:rPr>
          <w:rStyle w:val="CommentReference"/>
        </w:rPr>
        <w:annotationRef/>
      </w:r>
      <w:r>
        <w:t xml:space="preserve">Consider adding BNF syntax </w:t>
      </w:r>
    </w:p>
  </w:comment>
  <w:comment w:id="4516" w:author="mbeckerle" w:date="2012-08-14T16:08:00Z" w:initials="m">
    <w:p w14:paraId="368D6072" w14:textId="3C2298D8" w:rsidR="00774FCD" w:rsidRDefault="00774FCD">
      <w:pPr>
        <w:pStyle w:val="CommentText"/>
      </w:pPr>
      <w:r>
        <w:rPr>
          <w:rStyle w:val="CommentReference"/>
        </w:rPr>
        <w:annotationRef/>
      </w:r>
      <w:r>
        <w:t>(OPEN)</w:t>
      </w:r>
    </w:p>
  </w:comment>
  <w:comment w:id="4562" w:author="mbeckerle" w:date="2012-08-14T16:08:00Z" w:initials="m">
    <w:p w14:paraId="7F14363D" w14:textId="4CEE4F11" w:rsidR="00774FCD" w:rsidRDefault="00774FCD">
      <w:pPr>
        <w:pStyle w:val="CommentText"/>
      </w:pPr>
      <w:r>
        <w:rPr>
          <w:rStyle w:val="CommentReference"/>
        </w:rPr>
        <w:annotationRef/>
      </w:r>
      <w:r>
        <w:t>Should binary (twos-complement) be allowed for these types?</w:t>
      </w:r>
    </w:p>
    <w:p w14:paraId="35EFD5EA" w14:textId="77777777" w:rsidR="00774FCD" w:rsidRDefault="00774FCD">
      <w:pPr>
        <w:pStyle w:val="CommentText"/>
      </w:pPr>
    </w:p>
    <w:p w14:paraId="6D5C2FF1" w14:textId="04A8188E" w:rsidR="00774FCD" w:rsidRDefault="00774FCD">
      <w:pPr>
        <w:pStyle w:val="CommentText"/>
      </w:pPr>
      <w:r>
        <w:t>(OPEN)</w:t>
      </w:r>
    </w:p>
  </w:comment>
  <w:comment w:id="4566" w:author="Steve Hanson" w:date="2012-08-14T16:08:00Z" w:initials="SMH">
    <w:p w14:paraId="2A7667A5" w14:textId="77777777" w:rsidR="00774FCD" w:rsidRDefault="00774FCD">
      <w:pPr>
        <w:pStyle w:val="CommentText"/>
      </w:pPr>
      <w:r>
        <w:rPr>
          <w:rStyle w:val="CommentReference"/>
        </w:rPr>
        <w:annotationRef/>
      </w:r>
      <w:r>
        <w:t xml:space="preserve">Errata 2.38: Add sensitivity to byteOrder </w:t>
      </w:r>
    </w:p>
    <w:p w14:paraId="13C84B73" w14:textId="77777777" w:rsidR="00774FCD" w:rsidRDefault="00774FCD">
      <w:pPr>
        <w:pStyle w:val="CommentText"/>
      </w:pPr>
    </w:p>
    <w:p w14:paraId="06033D3E" w14:textId="45512B6C" w:rsidR="00774FCD" w:rsidRDefault="00774FCD">
      <w:pPr>
        <w:pStyle w:val="CommentText"/>
      </w:pPr>
      <w:r>
        <w:t>DONE</w:t>
      </w:r>
    </w:p>
  </w:comment>
  <w:comment w:id="4583" w:author="Steve Hanson" w:date="2012-08-14T16:08:00Z" w:initials="SMH">
    <w:p w14:paraId="1B72E17C" w14:textId="77777777" w:rsidR="00774FCD" w:rsidRDefault="00774FCD">
      <w:pPr>
        <w:pStyle w:val="CommentText"/>
      </w:pPr>
      <w:r>
        <w:rPr>
          <w:rStyle w:val="CommentReference"/>
        </w:rPr>
        <w:annotationRef/>
      </w:r>
      <w:r>
        <w:t>Errata 3.5 clarifies exactly which IEEE variant is supported</w:t>
      </w:r>
    </w:p>
    <w:p w14:paraId="214122E6" w14:textId="77777777" w:rsidR="00774FCD" w:rsidRDefault="00774FCD">
      <w:pPr>
        <w:pStyle w:val="CommentText"/>
      </w:pPr>
    </w:p>
    <w:p w14:paraId="5AE484A8" w14:textId="77777777" w:rsidR="00774FCD" w:rsidRDefault="00774FCD">
      <w:pPr>
        <w:pStyle w:val="CommentText"/>
      </w:pPr>
      <w:r>
        <w:t>DONE</w:t>
      </w:r>
    </w:p>
  </w:comment>
  <w:comment w:id="4586" w:author="Steve Hanson" w:date="2012-08-14T16:08:00Z" w:initials="SMH">
    <w:p w14:paraId="0BC1F63A" w14:textId="77777777" w:rsidR="00774FCD" w:rsidRDefault="00774FCD">
      <w:pPr>
        <w:pStyle w:val="CommentText"/>
      </w:pPr>
      <w:r>
        <w:rPr>
          <w:rStyle w:val="CommentReference"/>
        </w:rPr>
        <w:annotationRef/>
      </w:r>
      <w:r>
        <w:t>Errata 3.5 clarifies possible rounding/precision issues with IBM floats</w:t>
      </w:r>
    </w:p>
    <w:p w14:paraId="2B0FD6B4" w14:textId="77777777" w:rsidR="00774FCD" w:rsidRDefault="00774FCD">
      <w:pPr>
        <w:pStyle w:val="CommentText"/>
      </w:pPr>
      <w:r>
        <w:t>DONE</w:t>
      </w:r>
    </w:p>
  </w:comment>
  <w:comment w:id="4615" w:author="Steve Hanson" w:date="2012-08-14T16:08:00Z" w:initials="SMH">
    <w:p w14:paraId="19AC83BF" w14:textId="77777777" w:rsidR="00774FCD" w:rsidRDefault="00774FCD">
      <w:pPr>
        <w:pStyle w:val="CommentText"/>
      </w:pPr>
      <w:r>
        <w:rPr>
          <w:rStyle w:val="CommentReference"/>
        </w:rPr>
        <w:annotationRef/>
      </w:r>
      <w:r>
        <w:t>Errata 3.5 places restrictions on the physical lengths</w:t>
      </w:r>
    </w:p>
    <w:p w14:paraId="0A46ED63" w14:textId="77777777" w:rsidR="00774FCD" w:rsidRDefault="00774FCD">
      <w:pPr>
        <w:pStyle w:val="CommentText"/>
      </w:pPr>
    </w:p>
    <w:p w14:paraId="5E0DAEE1" w14:textId="77777777" w:rsidR="00774FCD" w:rsidRDefault="00774FCD">
      <w:pPr>
        <w:pStyle w:val="CommentText"/>
      </w:pPr>
      <w:r>
        <w:t>DONE</w:t>
      </w:r>
    </w:p>
  </w:comment>
  <w:comment w:id="4620" w:author="Steve Hanson" w:date="2012-08-14T16:08:00Z" w:initials="SMH">
    <w:p w14:paraId="4DFAC541" w14:textId="77777777" w:rsidR="00774FCD" w:rsidRDefault="00774FCD">
      <w:pPr>
        <w:pStyle w:val="CommentText"/>
      </w:pPr>
      <w:r>
        <w:rPr>
          <w:rStyle w:val="CommentReference"/>
        </w:rPr>
        <w:annotationRef/>
      </w:r>
      <w:r>
        <w:t xml:space="preserve">Errata 2.38: Add sensitivity to byteOrder </w:t>
      </w:r>
    </w:p>
    <w:p w14:paraId="286E2E73" w14:textId="77777777" w:rsidR="00774FCD" w:rsidRDefault="00774FCD">
      <w:pPr>
        <w:pStyle w:val="CommentText"/>
      </w:pPr>
    </w:p>
    <w:p w14:paraId="25F8B178" w14:textId="77777777" w:rsidR="00774FCD" w:rsidRDefault="00774FCD">
      <w:pPr>
        <w:pStyle w:val="CommentText"/>
      </w:pPr>
      <w:r>
        <w:t>DONE</w:t>
      </w:r>
    </w:p>
  </w:comment>
  <w:comment w:id="4623" w:author="Steve Hanson" w:date="2012-08-14T16:08:00Z" w:initials="SMH">
    <w:p w14:paraId="50BD0B34" w14:textId="77777777" w:rsidR="00774FCD" w:rsidRDefault="00774FCD">
      <w:pPr>
        <w:pStyle w:val="CommentText"/>
      </w:pPr>
      <w:r>
        <w:rPr>
          <w:rStyle w:val="CommentReference"/>
        </w:rPr>
        <w:annotationRef/>
      </w:r>
      <w:r>
        <w:t>Errata 2.19 clarifies allowable string literal content</w:t>
      </w:r>
    </w:p>
    <w:p w14:paraId="7F63B615" w14:textId="77777777" w:rsidR="00774FCD" w:rsidRDefault="00774FCD">
      <w:pPr>
        <w:pStyle w:val="CommentText"/>
      </w:pPr>
      <w:r>
        <w:t>DONE</w:t>
      </w:r>
    </w:p>
  </w:comment>
  <w:comment w:id="4625" w:author="Steve Hanson" w:date="2012-08-14T16:08:00Z" w:initials="SMH">
    <w:p w14:paraId="2F4D4EEC" w14:textId="77777777" w:rsidR="00774FCD" w:rsidRDefault="00774FCD">
      <w:pPr>
        <w:pStyle w:val="CommentText"/>
      </w:pPr>
      <w:r>
        <w:rPr>
          <w:rStyle w:val="CommentReference"/>
        </w:rPr>
        <w:annotationRef/>
      </w:r>
      <w:r>
        <w:t>Errata 2.30 adds rules for padding, trimming and length</w:t>
      </w:r>
    </w:p>
    <w:p w14:paraId="43D980FC" w14:textId="77777777" w:rsidR="00774FCD" w:rsidRDefault="00774FCD">
      <w:pPr>
        <w:pStyle w:val="CommentText"/>
      </w:pPr>
      <w:r>
        <w:t>DONE</w:t>
      </w:r>
    </w:p>
  </w:comment>
  <w:comment w:id="4632" w:author="Steve Hanson" w:date="2012-08-14T16:08:00Z" w:initials="SMH">
    <w:p w14:paraId="2ED4B9CC" w14:textId="7799ED15" w:rsidR="00774FCD" w:rsidRDefault="00774FCD">
      <w:pPr>
        <w:pStyle w:val="CommentText"/>
      </w:pPr>
      <w:r>
        <w:rPr>
          <w:rStyle w:val="CommentReference"/>
        </w:rPr>
        <w:annotationRef/>
      </w:r>
      <w:r>
        <w:t>Text Boolean Character Restrictions DONE</w:t>
      </w:r>
    </w:p>
  </w:comment>
  <w:comment w:id="4635" w:author="mbeckerle" w:date="2012-08-14T16:08:00Z" w:initials="m">
    <w:p w14:paraId="0A3627CE" w14:textId="77777777" w:rsidR="00774FCD" w:rsidRDefault="00774FCD" w:rsidP="008C55EF">
      <w:pPr>
        <w:pStyle w:val="CommentText"/>
      </w:pPr>
      <w:r>
        <w:rPr>
          <w:rStyle w:val="CommentReference"/>
        </w:rPr>
        <w:annotationRef/>
      </w:r>
      <w:r>
        <w:t>Errata 2.19 Done</w:t>
      </w:r>
    </w:p>
  </w:comment>
  <w:comment w:id="4645" w:author="Steve Hanson" w:date="2012-08-14T16:08:00Z" w:initials="SMH">
    <w:p w14:paraId="5AA1BEA9" w14:textId="77777777" w:rsidR="00774FCD" w:rsidRDefault="00774FCD">
      <w:pPr>
        <w:pStyle w:val="CommentText"/>
      </w:pPr>
      <w:r>
        <w:rPr>
          <w:rStyle w:val="CommentReference"/>
        </w:rPr>
        <w:annotationRef/>
      </w:r>
      <w:r>
        <w:t>Errata 2.19 clarifies allowable string literal content</w:t>
      </w:r>
    </w:p>
    <w:p w14:paraId="68A776BD" w14:textId="7B832C10" w:rsidR="00774FCD" w:rsidRDefault="00774FCD">
      <w:pPr>
        <w:pStyle w:val="CommentText"/>
      </w:pPr>
      <w:r>
        <w:t>DONE</w:t>
      </w:r>
    </w:p>
  </w:comment>
  <w:comment w:id="4646" w:author="Steve Hanson" w:date="2012-08-14T16:08:00Z" w:initials="SMH">
    <w:p w14:paraId="0A1C3569" w14:textId="77777777" w:rsidR="00774FCD" w:rsidRDefault="00774FCD" w:rsidP="00D431CF">
      <w:pPr>
        <w:pStyle w:val="CommentText"/>
      </w:pPr>
      <w:r>
        <w:rPr>
          <w:rStyle w:val="CommentReference"/>
        </w:rPr>
        <w:annotationRef/>
      </w:r>
      <w:r>
        <w:t>Errata 2.30 adds rules for padding, trimming and length</w:t>
      </w:r>
    </w:p>
    <w:p w14:paraId="7739B2B7" w14:textId="77777777" w:rsidR="00774FCD" w:rsidRDefault="00774FCD" w:rsidP="00D431CF">
      <w:pPr>
        <w:pStyle w:val="CommentText"/>
      </w:pPr>
      <w:r>
        <w:t>DONE</w:t>
      </w:r>
    </w:p>
  </w:comment>
  <w:comment w:id="4654" w:author="Steve Hanson" w:date="2012-08-14T16:08:00Z" w:initials="SMH">
    <w:p w14:paraId="3FA7F32C" w14:textId="77777777" w:rsidR="00774FCD" w:rsidRDefault="00774FCD">
      <w:pPr>
        <w:pStyle w:val="CommentText"/>
      </w:pPr>
      <w:r>
        <w:rPr>
          <w:rStyle w:val="CommentReference"/>
        </w:rPr>
        <w:annotationRef/>
      </w:r>
      <w:r>
        <w:t>Text Boolean Character Restrictions</w:t>
      </w:r>
    </w:p>
    <w:p w14:paraId="22716009" w14:textId="727E0C36" w:rsidR="00774FCD" w:rsidRDefault="00774FCD">
      <w:pPr>
        <w:pStyle w:val="CommentText"/>
      </w:pPr>
      <w:r>
        <w:t>DONE</w:t>
      </w:r>
    </w:p>
  </w:comment>
  <w:comment w:id="4659" w:author="Steve Hanson" w:date="2012-08-14T16:08:00Z" w:initials="SMH">
    <w:p w14:paraId="7B8A11CF" w14:textId="77777777" w:rsidR="00774FCD" w:rsidRDefault="00774FCD">
      <w:pPr>
        <w:pStyle w:val="CommentText"/>
      </w:pPr>
      <w:r>
        <w:rPr>
          <w:rStyle w:val="CommentReference"/>
        </w:rPr>
        <w:annotationRef/>
      </w:r>
      <w:r>
        <w:t>Errata 2.17 clarifies allowable string literal content</w:t>
      </w:r>
    </w:p>
    <w:p w14:paraId="723E683B" w14:textId="5F319A8A" w:rsidR="00774FCD" w:rsidRDefault="00774FCD">
      <w:pPr>
        <w:pStyle w:val="CommentText"/>
      </w:pPr>
      <w:r>
        <w:t>DONE</w:t>
      </w:r>
    </w:p>
  </w:comment>
  <w:comment w:id="4670" w:author="Steve Hanson" w:date="2012-08-14T16:08:00Z" w:initials="SMH">
    <w:p w14:paraId="197571C5" w14:textId="77777777" w:rsidR="00774FCD" w:rsidRDefault="00774FCD">
      <w:pPr>
        <w:pStyle w:val="CommentText"/>
      </w:pPr>
      <w:r>
        <w:rPr>
          <w:rStyle w:val="CommentReference"/>
        </w:rPr>
        <w:annotationRef/>
      </w:r>
      <w:r>
        <w:t>Padding Character Restrictions</w:t>
      </w:r>
    </w:p>
    <w:p w14:paraId="0D028AC2" w14:textId="3591FA29" w:rsidR="00774FCD" w:rsidRDefault="00774FCD">
      <w:pPr>
        <w:pStyle w:val="CommentText"/>
      </w:pPr>
      <w:r>
        <w:t>DONE</w:t>
      </w:r>
    </w:p>
  </w:comment>
  <w:comment w:id="4673" w:author="mbeckerle" w:date="2012-08-14T16:08:00Z" w:initials="m">
    <w:p w14:paraId="7ADA31CD" w14:textId="77777777" w:rsidR="00774FCD" w:rsidRDefault="00774FCD" w:rsidP="00D67874">
      <w:pPr>
        <w:pStyle w:val="CommentText"/>
      </w:pPr>
      <w:r>
        <w:rPr>
          <w:rStyle w:val="CommentReference"/>
        </w:rPr>
        <w:annotationRef/>
      </w:r>
      <w:r>
        <w:t>Errata 2.17 Done</w:t>
      </w:r>
    </w:p>
  </w:comment>
  <w:comment w:id="4733" w:author="Steve Hanson" w:date="2012-08-14T16:08:00Z" w:initials="SMH">
    <w:p w14:paraId="1FB56C34" w14:textId="77777777" w:rsidR="00774FCD" w:rsidRDefault="00774FCD">
      <w:pPr>
        <w:pStyle w:val="CommentText"/>
      </w:pPr>
      <w:r>
        <w:rPr>
          <w:rStyle w:val="CommentReference"/>
        </w:rPr>
        <w:annotationRef/>
      </w:r>
      <w:r>
        <w:t>Errata 2.39. State what happens when parts are absent from pattern.</w:t>
      </w:r>
    </w:p>
    <w:p w14:paraId="0E04BB92" w14:textId="77777777" w:rsidR="00774FCD" w:rsidRDefault="00774FCD">
      <w:pPr>
        <w:pStyle w:val="CommentText"/>
      </w:pPr>
    </w:p>
    <w:p w14:paraId="669C77C0" w14:textId="77777777" w:rsidR="00774FCD" w:rsidRDefault="00774FCD">
      <w:pPr>
        <w:pStyle w:val="CommentText"/>
      </w:pPr>
      <w:r>
        <w:t>DONE (below in description section)</w:t>
      </w:r>
    </w:p>
  </w:comment>
  <w:comment w:id="4736" w:author="Steve Hanson" w:date="2012-08-14T16:08:00Z" w:initials="SMH">
    <w:p w14:paraId="1BAAE4EF" w14:textId="77777777" w:rsidR="00774FCD" w:rsidRDefault="00774FCD">
      <w:pPr>
        <w:pStyle w:val="CommentText"/>
      </w:pPr>
      <w:r>
        <w:rPr>
          <w:rStyle w:val="CommentReference"/>
        </w:rPr>
        <w:annotationRef/>
      </w:r>
      <w:r>
        <w:t>Errata 2.66: State what happens when parts in the patern but absent rom the data (incl timezone)</w:t>
      </w:r>
    </w:p>
    <w:p w14:paraId="061D52AF" w14:textId="77777777" w:rsidR="00774FCD" w:rsidRDefault="00774FCD">
      <w:pPr>
        <w:pStyle w:val="CommentText"/>
      </w:pPr>
    </w:p>
    <w:p w14:paraId="2DF9BD58" w14:textId="77777777" w:rsidR="00774FCD" w:rsidRDefault="00774FCD">
      <w:pPr>
        <w:pStyle w:val="CommentText"/>
      </w:pPr>
      <w:r>
        <w:t>DONE (below in description section)</w:t>
      </w:r>
    </w:p>
  </w:comment>
  <w:comment w:id="4751" w:author="Steve Hanson" w:date="2012-08-14T16:08:00Z" w:initials="SMH">
    <w:p w14:paraId="60E1B488" w14:textId="77777777" w:rsidR="00774FCD" w:rsidRDefault="00774FCD">
      <w:pPr>
        <w:pStyle w:val="CommentText"/>
      </w:pPr>
      <w:r>
        <w:rPr>
          <w:rStyle w:val="CommentReference"/>
        </w:rPr>
        <w:annotationRef/>
      </w:r>
      <w:r>
        <w:t>Errata 2.43 changes this to a constrained string</w:t>
      </w:r>
    </w:p>
    <w:p w14:paraId="4DD79DE5" w14:textId="77777777" w:rsidR="00774FCD" w:rsidRDefault="00774FCD">
      <w:pPr>
        <w:pStyle w:val="CommentText"/>
      </w:pPr>
    </w:p>
    <w:p w14:paraId="63D147E2" w14:textId="77777777" w:rsidR="00774FCD" w:rsidRDefault="00774FCD">
      <w:pPr>
        <w:pStyle w:val="CommentText"/>
      </w:pPr>
      <w:r>
        <w:t>DONE</w:t>
      </w:r>
    </w:p>
  </w:comment>
  <w:comment w:id="4753" w:author="Steve Hanson" w:date="2012-08-14T16:08:00Z" w:initials="SMH">
    <w:p w14:paraId="6D0AF02C" w14:textId="77777777" w:rsidR="00774FCD" w:rsidRDefault="00774FCD">
      <w:pPr>
        <w:pStyle w:val="CommentText"/>
      </w:pPr>
      <w:r>
        <w:rPr>
          <w:rStyle w:val="CommentReference"/>
        </w:rPr>
        <w:annotationRef/>
      </w:r>
      <w:r>
        <w:t>Redundant</w:t>
      </w:r>
    </w:p>
    <w:p w14:paraId="32B185DC" w14:textId="5F6928C1" w:rsidR="00774FCD" w:rsidRDefault="00774FCD">
      <w:pPr>
        <w:pStyle w:val="CommentText"/>
      </w:pPr>
      <w:r>
        <w:t>DONE</w:t>
      </w:r>
    </w:p>
  </w:comment>
  <w:comment w:id="4756" w:author="Steve Hanson" w:date="2012-08-14T16:08:00Z" w:initials="SMH">
    <w:p w14:paraId="6EBFA64E" w14:textId="77777777" w:rsidR="00774FCD" w:rsidRDefault="00774FCD" w:rsidP="00DF61DD">
      <w:pPr>
        <w:pStyle w:val="CommentText"/>
      </w:pPr>
      <w:r>
        <w:rPr>
          <w:rStyle w:val="CommentReference"/>
        </w:rPr>
        <w:annotationRef/>
      </w:r>
      <w:r>
        <w:t>Errata 2.51: Applies to parsing only</w:t>
      </w:r>
    </w:p>
    <w:p w14:paraId="495BEC2E" w14:textId="77777777" w:rsidR="00774FCD" w:rsidRDefault="00774FCD" w:rsidP="00DF61DD">
      <w:pPr>
        <w:pStyle w:val="CommentText"/>
      </w:pPr>
      <w:r>
        <w:t>DONE</w:t>
      </w:r>
    </w:p>
  </w:comment>
  <w:comment w:id="4768" w:author="Steve Hanson" w:date="2012-08-14T16:08:00Z" w:initials="SMH">
    <w:p w14:paraId="668085A3" w14:textId="77777777" w:rsidR="00774FCD" w:rsidRDefault="00774FCD">
      <w:pPr>
        <w:pStyle w:val="CommentText"/>
      </w:pPr>
      <w:r>
        <w:rPr>
          <w:rStyle w:val="CommentReference"/>
        </w:rPr>
        <w:annotationRef/>
      </w:r>
      <w:r>
        <w:t>Errata 2.50 empty string is allowed.</w:t>
      </w:r>
    </w:p>
    <w:p w14:paraId="6B93B1C0" w14:textId="77777777" w:rsidR="00774FCD" w:rsidRDefault="00774FCD">
      <w:pPr>
        <w:pStyle w:val="CommentText"/>
      </w:pPr>
    </w:p>
    <w:p w14:paraId="1C171667" w14:textId="77777777" w:rsidR="00774FCD" w:rsidRDefault="00774FCD">
      <w:pPr>
        <w:pStyle w:val="CommentText"/>
      </w:pPr>
      <w:r>
        <w:t>DONE</w:t>
      </w:r>
    </w:p>
  </w:comment>
  <w:comment w:id="4772" w:author="Steve Hanson" w:date="2012-08-14T16:08:00Z" w:initials="SMH">
    <w:p w14:paraId="3CC32670" w14:textId="77777777" w:rsidR="00774FCD" w:rsidRDefault="00774FCD">
      <w:pPr>
        <w:pStyle w:val="CommentText"/>
      </w:pPr>
      <w:r>
        <w:rPr>
          <w:rStyle w:val="CommentReference"/>
        </w:rPr>
        <w:annotationRef/>
      </w:r>
      <w:r>
        <w:t>Errata 2.65 allows Olson format</w:t>
      </w:r>
    </w:p>
    <w:p w14:paraId="25A6794C" w14:textId="77777777" w:rsidR="00774FCD" w:rsidRDefault="00774FCD">
      <w:pPr>
        <w:pStyle w:val="CommentText"/>
      </w:pPr>
    </w:p>
    <w:p w14:paraId="7E880D95" w14:textId="77777777" w:rsidR="00774FCD" w:rsidRDefault="00774FCD">
      <w:pPr>
        <w:pStyle w:val="CommentText"/>
      </w:pPr>
      <w:r>
        <w:t>DONE</w:t>
      </w:r>
    </w:p>
  </w:comment>
  <w:comment w:id="4796" w:author="Steve Hanson" w:date="2012-08-14T16:08:00Z" w:initials="SMH">
    <w:p w14:paraId="447DF714" w14:textId="77777777" w:rsidR="00774FCD" w:rsidRDefault="00774FCD">
      <w:pPr>
        <w:pStyle w:val="CommentText"/>
      </w:pPr>
      <w:r>
        <w:rPr>
          <w:rStyle w:val="CommentReference"/>
        </w:rPr>
        <w:annotationRef/>
      </w:r>
      <w:r>
        <w:t>Errata 2.51: Applies to parsing only</w:t>
      </w:r>
    </w:p>
    <w:p w14:paraId="2F7C8E1D" w14:textId="77777777" w:rsidR="00774FCD" w:rsidRDefault="00774FCD">
      <w:pPr>
        <w:pStyle w:val="CommentText"/>
      </w:pPr>
    </w:p>
    <w:p w14:paraId="5864ABD3" w14:textId="77777777" w:rsidR="00774FCD" w:rsidRDefault="00774FCD">
      <w:pPr>
        <w:pStyle w:val="CommentText"/>
      </w:pPr>
      <w:r>
        <w:t>DONE</w:t>
      </w:r>
    </w:p>
  </w:comment>
  <w:comment w:id="4800" w:author="Steve Hanson" w:date="2012-08-14T16:08:00Z" w:initials="SMH">
    <w:p w14:paraId="2920ADD2" w14:textId="77777777" w:rsidR="00774FCD" w:rsidRDefault="00774FCD">
      <w:pPr>
        <w:pStyle w:val="CommentText"/>
      </w:pPr>
      <w:r>
        <w:rPr>
          <w:rStyle w:val="CommentReference"/>
        </w:rPr>
        <w:annotationRef/>
      </w:r>
      <w:r>
        <w:t>Errata 2.65: Applies only when calendarTimeZone is Olson format</w:t>
      </w:r>
    </w:p>
    <w:p w14:paraId="65B927E7" w14:textId="77777777" w:rsidR="00774FCD" w:rsidRDefault="00774FCD">
      <w:pPr>
        <w:pStyle w:val="CommentText"/>
      </w:pPr>
    </w:p>
    <w:p w14:paraId="0B3CC83A" w14:textId="77777777" w:rsidR="00774FCD" w:rsidRDefault="00774FCD">
      <w:pPr>
        <w:pStyle w:val="CommentText"/>
      </w:pPr>
      <w:r>
        <w:t>DONE</w:t>
      </w:r>
    </w:p>
  </w:comment>
  <w:comment w:id="4804" w:author="Steve Hanson" w:date="2012-08-14T16:08:00Z" w:initials="SMH">
    <w:p w14:paraId="31FBD369" w14:textId="77777777" w:rsidR="00774FCD" w:rsidRDefault="00774FCD">
      <w:pPr>
        <w:pStyle w:val="CommentText"/>
      </w:pPr>
      <w:r>
        <w:rPr>
          <w:rStyle w:val="CommentReference"/>
        </w:rPr>
        <w:annotationRef/>
      </w:r>
      <w:r>
        <w:t>Wrong. This property is ignored if  dfdl:calendarTimeZone is UTC format or is empty string. It only works when OLSON format, as it needs OLSON precision to know when to apply the DST difference.</w:t>
      </w:r>
    </w:p>
    <w:p w14:paraId="1AA48BF0" w14:textId="77777777" w:rsidR="00774FCD" w:rsidRDefault="00774FCD">
      <w:pPr>
        <w:pStyle w:val="CommentText"/>
      </w:pPr>
    </w:p>
    <w:p w14:paraId="35994743" w14:textId="544F9D58" w:rsidR="00774FCD" w:rsidRDefault="00774FCD">
      <w:pPr>
        <w:pStyle w:val="CommentText"/>
      </w:pPr>
      <w:r>
        <w:t>FIXED. DONE</w:t>
      </w:r>
    </w:p>
  </w:comment>
  <w:comment w:id="4814" w:author="Steve Hanson" w:date="2012-08-14T16:08:00Z" w:initials="SMH">
    <w:p w14:paraId="35D9FD7D" w14:textId="77777777" w:rsidR="00774FCD" w:rsidRDefault="00774FCD">
      <w:pPr>
        <w:pStyle w:val="CommentText"/>
      </w:pPr>
      <w:r>
        <w:rPr>
          <w:rStyle w:val="CommentReference"/>
        </w:rPr>
        <w:annotationRef/>
      </w:r>
      <w:r>
        <w:t>Errata 2.44 changes this to be a constrained string</w:t>
      </w:r>
    </w:p>
    <w:p w14:paraId="06DE6288" w14:textId="77777777" w:rsidR="00774FCD" w:rsidRDefault="00774FCD">
      <w:pPr>
        <w:pStyle w:val="CommentText"/>
      </w:pPr>
    </w:p>
    <w:p w14:paraId="1C769EC6" w14:textId="77777777" w:rsidR="00774FCD" w:rsidRDefault="00774FCD">
      <w:pPr>
        <w:pStyle w:val="CommentText"/>
      </w:pPr>
      <w:r>
        <w:t>DONE</w:t>
      </w:r>
    </w:p>
  </w:comment>
  <w:comment w:id="4817" w:author="Steve Hanson" w:date="2012-08-14T16:08:00Z" w:initials="SMH">
    <w:p w14:paraId="6A4B7BF5" w14:textId="77777777" w:rsidR="00774FCD" w:rsidRDefault="00774FCD">
      <w:pPr>
        <w:pStyle w:val="CommentText"/>
      </w:pPr>
      <w:r>
        <w:rPr>
          <w:rStyle w:val="CommentReference"/>
        </w:rPr>
        <w:annotationRef/>
      </w:r>
      <w:r>
        <w:t>Redundant</w:t>
      </w:r>
    </w:p>
    <w:p w14:paraId="0D713C03" w14:textId="4C17F437" w:rsidR="00774FCD" w:rsidRDefault="00774FCD">
      <w:pPr>
        <w:pStyle w:val="CommentText"/>
      </w:pPr>
      <w:r>
        <w:t>DONE</w:t>
      </w:r>
    </w:p>
  </w:comment>
  <w:comment w:id="4821" w:author="Steve Hanson" w:date="2012-08-14T16:08:00Z" w:initials="SMH">
    <w:p w14:paraId="4D28018D" w14:textId="77777777" w:rsidR="00774FCD" w:rsidRDefault="00774FCD">
      <w:pPr>
        <w:pStyle w:val="CommentText"/>
      </w:pPr>
      <w:r>
        <w:rPr>
          <w:rStyle w:val="CommentReference"/>
        </w:rPr>
        <w:annotationRef/>
      </w:r>
      <w:r>
        <w:t>Remove underscoring</w:t>
      </w:r>
    </w:p>
    <w:p w14:paraId="4E00B380" w14:textId="0BF32752" w:rsidR="00774FCD" w:rsidRDefault="00774FCD">
      <w:pPr>
        <w:pStyle w:val="CommentText"/>
      </w:pPr>
      <w:r>
        <w:t>DONE</w:t>
      </w:r>
    </w:p>
  </w:comment>
  <w:comment w:id="4842" w:author="mbeckerle" w:date="2012-08-14T16:08:00Z" w:initials="m">
    <w:p w14:paraId="0DB5E195" w14:textId="77777777" w:rsidR="00774FCD" w:rsidRDefault="00774FCD">
      <w:pPr>
        <w:pStyle w:val="CommentText"/>
      </w:pPr>
      <w:r>
        <w:rPr>
          <w:rStyle w:val="CommentReference"/>
        </w:rPr>
        <w:annotationRef/>
      </w:r>
      <w:r>
        <w:t>Errata 2.3. Done</w:t>
      </w:r>
    </w:p>
  </w:comment>
  <w:comment w:id="4879" w:author="Steve Hanson" w:date="2012-08-14T16:08:00Z" w:initials="SMH">
    <w:p w14:paraId="159BC7D4" w14:textId="77777777" w:rsidR="00774FCD" w:rsidRDefault="00774FCD">
      <w:pPr>
        <w:pStyle w:val="CommentText"/>
      </w:pPr>
      <w:r>
        <w:rPr>
          <w:rStyle w:val="CommentReference"/>
        </w:rPr>
        <w:annotationRef/>
      </w:r>
      <w:r>
        <w:t xml:space="preserve">Errata 2.68: Deleted T symbol. </w:t>
      </w:r>
      <w:r w:rsidRPr="00D21E42">
        <w:rPr>
          <w:b/>
        </w:rPr>
        <w:t>DONE</w:t>
      </w:r>
      <w:r>
        <w:t xml:space="preserve"> </w:t>
      </w:r>
    </w:p>
  </w:comment>
  <w:comment w:id="4883" w:author="Steve Hanson" w:date="2012-08-14T16:08:00Z" w:initials="SMH">
    <w:p w14:paraId="144DDA6C" w14:textId="77777777" w:rsidR="00774FCD" w:rsidRDefault="00774FCD">
      <w:pPr>
        <w:pStyle w:val="CommentText"/>
      </w:pPr>
      <w:r>
        <w:rPr>
          <w:rStyle w:val="CommentReference"/>
        </w:rPr>
        <w:annotationRef/>
      </w:r>
      <w:r>
        <w:t>Errata 2.52 adds ‘u’ symbol</w:t>
      </w:r>
    </w:p>
    <w:p w14:paraId="09C122E0" w14:textId="77777777" w:rsidR="00774FCD" w:rsidRDefault="00774FCD">
      <w:pPr>
        <w:pStyle w:val="CommentText"/>
      </w:pPr>
    </w:p>
    <w:p w14:paraId="5163A358" w14:textId="77777777" w:rsidR="00774FCD" w:rsidRDefault="00774FCD">
      <w:pPr>
        <w:pStyle w:val="CommentText"/>
      </w:pPr>
      <w:r>
        <w:t>DONE</w:t>
      </w:r>
    </w:p>
  </w:comment>
  <w:comment w:id="4930" w:author="Steve Hanson" w:date="2012-08-14T16:08:00Z" w:initials="SMH">
    <w:p w14:paraId="60029623" w14:textId="77777777" w:rsidR="00774FCD" w:rsidRDefault="00774FCD">
      <w:pPr>
        <w:pStyle w:val="CommentText"/>
      </w:pPr>
      <w:r>
        <w:rPr>
          <w:rStyle w:val="CommentReference"/>
        </w:rPr>
        <w:annotationRef/>
      </w:r>
      <w:r>
        <w:t>I would cover the fact the zz &amp; zzz behave like z in a note below the table. (Same for ZZ &amp; ZZZ)</w:t>
      </w:r>
    </w:p>
    <w:p w14:paraId="16418B56" w14:textId="6669C124" w:rsidR="00774FCD" w:rsidRDefault="00774FCD">
      <w:pPr>
        <w:pStyle w:val="CommentText"/>
      </w:pPr>
      <w:r>
        <w:t>(DONE)</w:t>
      </w:r>
    </w:p>
  </w:comment>
  <w:comment w:id="4928" w:author="Steve Hanson" w:date="2012-08-14T16:08:00Z" w:initials="SMH">
    <w:p w14:paraId="54A8DBA7" w14:textId="77777777" w:rsidR="00774FCD" w:rsidRDefault="00774FCD">
      <w:pPr>
        <w:pStyle w:val="CommentText"/>
      </w:pPr>
      <w:r>
        <w:rPr>
          <w:rStyle w:val="CommentReference"/>
        </w:rPr>
        <w:annotationRef/>
      </w:r>
      <w:r>
        <w:t>Need to say whether (Text) or (Number)</w:t>
      </w:r>
    </w:p>
    <w:p w14:paraId="664704A8" w14:textId="77777777" w:rsidR="00774FCD" w:rsidRDefault="00774FCD">
      <w:pPr>
        <w:pStyle w:val="CommentText"/>
      </w:pPr>
    </w:p>
    <w:p w14:paraId="4D8A9326" w14:textId="583BE4C8" w:rsidR="00774FCD" w:rsidRDefault="00774FCD">
      <w:pPr>
        <w:pStyle w:val="CommentText"/>
      </w:pPr>
      <w:r>
        <w:t>DONE</w:t>
      </w:r>
    </w:p>
  </w:comment>
  <w:comment w:id="4942" w:author="Steve Hanson" w:date="2012-08-14T16:08:00Z" w:initials="SMH">
    <w:p w14:paraId="2214757B" w14:textId="77777777" w:rsidR="00774FCD" w:rsidRDefault="00774FCD">
      <w:pPr>
        <w:pStyle w:val="CommentText"/>
      </w:pPr>
      <w:r>
        <w:rPr>
          <w:rStyle w:val="CommentReference"/>
        </w:rPr>
        <w:annotationRef/>
      </w:r>
      <w:r>
        <w:t xml:space="preserve">Need to say (Text) </w:t>
      </w:r>
    </w:p>
    <w:p w14:paraId="0CC4AD8B" w14:textId="77777777" w:rsidR="00774FCD" w:rsidRDefault="00774FCD">
      <w:pPr>
        <w:pStyle w:val="CommentText"/>
      </w:pPr>
    </w:p>
    <w:p w14:paraId="70425BA6" w14:textId="3CC2EB50" w:rsidR="00774FCD" w:rsidRDefault="00774FCD">
      <w:pPr>
        <w:pStyle w:val="CommentText"/>
      </w:pPr>
      <w:r>
        <w:t>DONE</w:t>
      </w:r>
    </w:p>
  </w:comment>
  <w:comment w:id="4949" w:author="Steve Hanson" w:date="2012-08-14T16:08:00Z" w:initials="SMH">
    <w:p w14:paraId="767E5B1B" w14:textId="77777777" w:rsidR="00774FCD" w:rsidRDefault="00774FCD">
      <w:pPr>
        <w:pStyle w:val="CommentText"/>
      </w:pPr>
      <w:r>
        <w:rPr>
          <w:rStyle w:val="CommentReference"/>
        </w:rPr>
        <w:annotationRef/>
      </w:r>
      <w:r>
        <w:t>Errata 2.3 adds more to this</w:t>
      </w:r>
    </w:p>
  </w:comment>
  <w:comment w:id="4951" w:author="mbeckerle" w:date="2012-08-14T16:08:00Z" w:initials="m">
    <w:p w14:paraId="687A097A" w14:textId="77777777" w:rsidR="00774FCD" w:rsidRDefault="00774FCD">
      <w:pPr>
        <w:pStyle w:val="CommentText"/>
      </w:pPr>
      <w:r>
        <w:rPr>
          <w:rStyle w:val="CommentReference"/>
        </w:rPr>
        <w:annotationRef/>
      </w:r>
      <w:r>
        <w:t>Done</w:t>
      </w:r>
    </w:p>
  </w:comment>
  <w:comment w:id="4952" w:author="Steve Hanson" w:date="2012-08-14T16:08:00Z" w:initials="SMH">
    <w:p w14:paraId="1E9C6AA5" w14:textId="7D26DFED" w:rsidR="00774FCD" w:rsidRDefault="00774FCD">
      <w:pPr>
        <w:pStyle w:val="CommentText"/>
      </w:pPr>
      <w:r>
        <w:rPr>
          <w:rStyle w:val="CommentReference"/>
        </w:rPr>
        <w:annotationRef/>
      </w:r>
      <w:r>
        <w:t xml:space="preserve">Missing ‘I’ </w:t>
      </w:r>
    </w:p>
    <w:p w14:paraId="23AE9F6D" w14:textId="5769844D" w:rsidR="00774FCD" w:rsidRDefault="00774FCD">
      <w:pPr>
        <w:pStyle w:val="CommentText"/>
      </w:pPr>
      <w:r>
        <w:t>DONE</w:t>
      </w:r>
    </w:p>
  </w:comment>
  <w:comment w:id="4961" w:author="Steve Hanson" w:date="2012-08-14T16:08:00Z" w:initials="SMH">
    <w:p w14:paraId="21C06D58" w14:textId="77777777" w:rsidR="00774FCD" w:rsidRDefault="00774FCD">
      <w:pPr>
        <w:pStyle w:val="CommentText"/>
      </w:pPr>
      <w:r>
        <w:rPr>
          <w:rStyle w:val="CommentReference"/>
        </w:rPr>
        <w:annotationRef/>
      </w:r>
      <w:r>
        <w:t>Delete empty row to keep table on one page ?</w:t>
      </w:r>
    </w:p>
    <w:p w14:paraId="1CCA2738" w14:textId="77777777" w:rsidR="00774FCD" w:rsidRDefault="00774FCD">
      <w:pPr>
        <w:pStyle w:val="CommentText"/>
      </w:pPr>
    </w:p>
    <w:p w14:paraId="124F49F1" w14:textId="5B0EEEAC" w:rsidR="00774FCD" w:rsidRDefault="00774FCD">
      <w:pPr>
        <w:pStyle w:val="CommentText"/>
      </w:pPr>
      <w:r>
        <w:t>DONE</w:t>
      </w:r>
    </w:p>
  </w:comment>
  <w:comment w:id="4963" w:author="Steve Hanson" w:date="2012-08-14T16:08:00Z" w:initials="SMH">
    <w:p w14:paraId="2CCA721A" w14:textId="77777777" w:rsidR="00774FCD" w:rsidRDefault="00774FCD">
      <w:pPr>
        <w:pStyle w:val="CommentText"/>
      </w:pPr>
      <w:r>
        <w:rPr>
          <w:rStyle w:val="CommentReference"/>
        </w:rPr>
        <w:annotationRef/>
      </w:r>
      <w:r>
        <w:t xml:space="preserve">Errata 2.68: Deleted T symbol. </w:t>
      </w:r>
      <w:r w:rsidRPr="00D21E42">
        <w:rPr>
          <w:b/>
        </w:rPr>
        <w:t>DONE</w:t>
      </w:r>
    </w:p>
  </w:comment>
  <w:comment w:id="5350" w:author="mbeckerle" w:date="2012-08-14T16:08:00Z" w:initials="m">
    <w:p w14:paraId="66E713B3" w14:textId="391B8C20" w:rsidR="00774FCD" w:rsidRDefault="00774FCD">
      <w:pPr>
        <w:pStyle w:val="CommentText"/>
      </w:pPr>
      <w:r>
        <w:rPr>
          <w:rStyle w:val="CommentReference"/>
        </w:rPr>
        <w:annotationRef/>
      </w:r>
      <w:r>
        <w:t>(OPEN)</w:t>
      </w:r>
    </w:p>
    <w:p w14:paraId="700CE0DE" w14:textId="2F224DFE" w:rsidR="00774FCD" w:rsidRDefault="00774FCD">
      <w:pPr>
        <w:pStyle w:val="CommentText"/>
      </w:pPr>
      <w:r>
        <w:t>Needs careful review - since the whole table was recast. (E.g., are these all (Text)?? Is ZU and ZZZZU supposed to have the exact same description??</w:t>
      </w:r>
    </w:p>
    <w:p w14:paraId="69B16137" w14:textId="77777777" w:rsidR="00774FCD" w:rsidRDefault="00774FCD">
      <w:pPr>
        <w:pStyle w:val="CommentText"/>
      </w:pPr>
    </w:p>
    <w:p w14:paraId="54EB59EA" w14:textId="63E5452A" w:rsidR="00774FCD" w:rsidRDefault="00774FCD">
      <w:pPr>
        <w:pStyle w:val="CommentText"/>
      </w:pPr>
      <w:r>
        <w:t>Reviewed and updated by Steve</w:t>
      </w:r>
    </w:p>
    <w:p w14:paraId="089D3C81" w14:textId="77777777" w:rsidR="00774FCD" w:rsidRDefault="00774FCD">
      <w:pPr>
        <w:pStyle w:val="CommentText"/>
      </w:pPr>
    </w:p>
    <w:p w14:paraId="1326E56D" w14:textId="563C41CA" w:rsidR="00774FCD" w:rsidRDefault="00774FCD">
      <w:pPr>
        <w:pStyle w:val="CommentText"/>
      </w:pPr>
      <w:r>
        <w:t>DONE</w:t>
      </w:r>
    </w:p>
  </w:comment>
  <w:comment w:id="5640" w:author="Steve Hanson" w:date="2012-08-14T16:08:00Z" w:initials="SMH">
    <w:p w14:paraId="1A491E53" w14:textId="4A70E64F" w:rsidR="00774FCD" w:rsidRDefault="00774FCD">
      <w:pPr>
        <w:pStyle w:val="CommentText"/>
      </w:pPr>
      <w:r>
        <w:rPr>
          <w:rStyle w:val="CommentReference"/>
        </w:rPr>
        <w:annotationRef/>
      </w:r>
      <w:r>
        <w:t>Expanded table to show the effect of the count of pattern letters, to match the ICU web pages.  Text paragraphs deleted as a result.</w:t>
      </w:r>
    </w:p>
    <w:p w14:paraId="31AAB8C5" w14:textId="77777777" w:rsidR="00774FCD" w:rsidRDefault="00774FCD">
      <w:pPr>
        <w:pStyle w:val="CommentText"/>
      </w:pPr>
    </w:p>
    <w:p w14:paraId="1304EA67" w14:textId="3EA11E4D" w:rsidR="00774FCD" w:rsidRDefault="00774FCD">
      <w:pPr>
        <w:pStyle w:val="CommentText"/>
      </w:pPr>
      <w:r>
        <w:t>DONE</w:t>
      </w:r>
    </w:p>
  </w:comment>
  <w:comment w:id="5642" w:author="Steve Hanson" w:date="2012-08-14T16:08:00Z" w:initials="SMH">
    <w:p w14:paraId="11DA4E74" w14:textId="7C2DE8A6" w:rsidR="00774FCD" w:rsidRDefault="00774FCD">
      <w:pPr>
        <w:pStyle w:val="CommentText"/>
      </w:pPr>
      <w:r>
        <w:rPr>
          <w:rStyle w:val="CommentReference"/>
        </w:rPr>
        <w:annotationRef/>
      </w:r>
      <w:r>
        <w:t xml:space="preserve">Clarified </w:t>
      </w:r>
    </w:p>
    <w:p w14:paraId="502A272E" w14:textId="77777777" w:rsidR="00774FCD" w:rsidRDefault="00774FCD">
      <w:pPr>
        <w:pStyle w:val="CommentText"/>
      </w:pPr>
    </w:p>
    <w:p w14:paraId="08431973" w14:textId="11340F0C" w:rsidR="00774FCD" w:rsidRDefault="00774FCD">
      <w:pPr>
        <w:pStyle w:val="CommentText"/>
      </w:pPr>
      <w:r>
        <w:t>DONE</w:t>
      </w:r>
    </w:p>
  </w:comment>
  <w:comment w:id="5682" w:author="Steve Hanson" w:date="2012-08-14T16:08:00Z" w:initials="SMH">
    <w:p w14:paraId="6526B6F9" w14:textId="77777777" w:rsidR="00774FCD" w:rsidRDefault="00774FCD">
      <w:pPr>
        <w:pStyle w:val="CommentText"/>
      </w:pPr>
      <w:r>
        <w:rPr>
          <w:rStyle w:val="CommentReference"/>
        </w:rPr>
        <w:annotationRef/>
      </w:r>
      <w:r>
        <w:t>Strictly “For any pattern (or ‘I’ symbol granularity)…”</w:t>
      </w:r>
    </w:p>
  </w:comment>
  <w:comment w:id="5683" w:author="mbeckerle" w:date="2012-08-14T16:08:00Z" w:initials="m">
    <w:p w14:paraId="1E7679C2" w14:textId="47708694" w:rsidR="00774FCD" w:rsidRDefault="00774FCD">
      <w:pPr>
        <w:pStyle w:val="CommentText"/>
      </w:pPr>
      <w:r>
        <w:rPr>
          <w:rStyle w:val="CommentReference"/>
        </w:rPr>
        <w:annotationRef/>
      </w:r>
      <w:r>
        <w:t>Nah. I think that makes it less clear actually. – MikeB</w:t>
      </w:r>
    </w:p>
    <w:p w14:paraId="0A842F9E" w14:textId="6540239B" w:rsidR="00774FCD" w:rsidRDefault="00774FCD">
      <w:pPr>
        <w:pStyle w:val="CommentText"/>
      </w:pPr>
      <w:r>
        <w:t>(OPEN)</w:t>
      </w:r>
    </w:p>
  </w:comment>
  <w:comment w:id="5690" w:author="Steve Hanson" w:date="2012-08-14T16:08:00Z" w:initials="SMH">
    <w:p w14:paraId="39DFEB4E" w14:textId="77777777" w:rsidR="00774FCD" w:rsidRDefault="00774FCD">
      <w:pPr>
        <w:pStyle w:val="CommentText"/>
      </w:pPr>
      <w:r>
        <w:rPr>
          <w:rStyle w:val="CommentReference"/>
        </w:rPr>
        <w:annotationRef/>
      </w:r>
      <w:r>
        <w:t>This is a specific instance of a more general rule, namely that when parsing/unparsing, if the pattern contains a component and that component is not present in the data/Infoset, it is a processing error.</w:t>
      </w:r>
    </w:p>
    <w:p w14:paraId="3FE784CE" w14:textId="77777777" w:rsidR="00774FCD" w:rsidRDefault="00774FCD">
      <w:pPr>
        <w:pStyle w:val="CommentText"/>
      </w:pPr>
    </w:p>
    <w:p w14:paraId="2FDEABB4" w14:textId="0C6DDC34" w:rsidR="00774FCD" w:rsidRDefault="00774FCD">
      <w:pPr>
        <w:pStyle w:val="CommentText"/>
      </w:pPr>
      <w:r>
        <w:t>DONE</w:t>
      </w:r>
    </w:p>
  </w:comment>
  <w:comment w:id="5679" w:author="mbeckerle" w:date="2012-08-14T16:08:00Z" w:initials="m">
    <w:p w14:paraId="17A8351B" w14:textId="77777777" w:rsidR="00774FCD" w:rsidRDefault="00774FCD">
      <w:pPr>
        <w:pStyle w:val="CommentText"/>
      </w:pPr>
      <w:r>
        <w:rPr>
          <w:rStyle w:val="CommentReference"/>
        </w:rPr>
        <w:annotationRef/>
      </w:r>
      <w:r>
        <w:t>Errata 2.39 DONE</w:t>
      </w:r>
    </w:p>
  </w:comment>
  <w:comment w:id="5709" w:author="mbeckerle" w:date="2012-08-14T16:08:00Z" w:initials="m">
    <w:p w14:paraId="3A71B9EA" w14:textId="77777777" w:rsidR="00774FCD" w:rsidRDefault="00774FCD">
      <w:pPr>
        <w:pStyle w:val="CommentText"/>
      </w:pPr>
      <w:r>
        <w:rPr>
          <w:rStyle w:val="CommentReference"/>
        </w:rPr>
        <w:annotationRef/>
      </w:r>
      <w:r>
        <w:t>Done</w:t>
      </w:r>
    </w:p>
  </w:comment>
  <w:comment w:id="5740" w:author="Steve Hanson" w:date="2012-08-14T16:08:00Z" w:initials="SMH">
    <w:p w14:paraId="37F62432" w14:textId="77777777" w:rsidR="00774FCD" w:rsidRDefault="00774FCD">
      <w:pPr>
        <w:pStyle w:val="CommentText"/>
      </w:pPr>
      <w:r>
        <w:rPr>
          <w:rStyle w:val="CommentReference"/>
        </w:rPr>
        <w:annotationRef/>
      </w:r>
      <w:r>
        <w:t>Errata 2.17 clarifies allowable string literal content</w:t>
      </w:r>
    </w:p>
    <w:p w14:paraId="5216CAD6" w14:textId="4F704B1C" w:rsidR="00774FCD" w:rsidRDefault="00774FCD">
      <w:pPr>
        <w:pStyle w:val="CommentText"/>
      </w:pPr>
      <w:r>
        <w:t>DONE</w:t>
      </w:r>
    </w:p>
  </w:comment>
  <w:comment w:id="5745" w:author="Steve Hanson" w:date="2012-08-14T16:08:00Z" w:initials="SMH">
    <w:p w14:paraId="2E1B9145" w14:textId="77777777" w:rsidR="00774FCD" w:rsidRDefault="00774FCD">
      <w:pPr>
        <w:pStyle w:val="CommentText"/>
      </w:pPr>
      <w:r>
        <w:rPr>
          <w:rStyle w:val="CommentReference"/>
        </w:rPr>
        <w:annotationRef/>
      </w:r>
      <w:r>
        <w:t>Padding Character Restrictions</w:t>
      </w:r>
    </w:p>
    <w:p w14:paraId="20C5EB3B" w14:textId="63DDF4EC" w:rsidR="00774FCD" w:rsidRDefault="00774FCD">
      <w:pPr>
        <w:pStyle w:val="CommentText"/>
      </w:pPr>
      <w:r>
        <w:t>DONE</w:t>
      </w:r>
    </w:p>
  </w:comment>
  <w:comment w:id="5748" w:author="mbeckerle" w:date="2012-08-14T16:08:00Z" w:initials="m">
    <w:p w14:paraId="78D75200" w14:textId="77777777" w:rsidR="00774FCD" w:rsidRDefault="00774FCD" w:rsidP="00D67874">
      <w:pPr>
        <w:pStyle w:val="CommentText"/>
      </w:pPr>
      <w:r>
        <w:rPr>
          <w:rStyle w:val="CommentReference"/>
        </w:rPr>
        <w:annotationRef/>
      </w:r>
      <w:r>
        <w:t>Errata 2.17 Done</w:t>
      </w:r>
    </w:p>
  </w:comment>
  <w:comment w:id="5787" w:author="Steve Hanson" w:date="2012-08-14T16:08:00Z" w:initials="SMH">
    <w:p w14:paraId="62028EAC" w14:textId="77777777" w:rsidR="00774FCD" w:rsidRDefault="00774FCD">
      <w:pPr>
        <w:pStyle w:val="CommentText"/>
      </w:pPr>
      <w:r>
        <w:rPr>
          <w:rStyle w:val="CommentReference"/>
        </w:rPr>
        <w:annotationRef/>
      </w:r>
      <w:r>
        <w:t xml:space="preserve">Errata 2.38: Add sensitivity to byteOrder </w:t>
      </w:r>
    </w:p>
    <w:p w14:paraId="48998040" w14:textId="77777777" w:rsidR="00774FCD" w:rsidRDefault="00774FCD">
      <w:pPr>
        <w:pStyle w:val="CommentText"/>
      </w:pPr>
    </w:p>
    <w:p w14:paraId="43D9FD01" w14:textId="1CCBDC78" w:rsidR="00774FCD" w:rsidRDefault="00774FCD">
      <w:pPr>
        <w:pStyle w:val="CommentText"/>
      </w:pPr>
      <w:r>
        <w:t>DONE</w:t>
      </w:r>
    </w:p>
  </w:comment>
  <w:comment w:id="5820" w:author="Steve Hanson" w:date="2012-08-14T16:08:00Z" w:initials="SMH">
    <w:p w14:paraId="1FB3075D" w14:textId="77777777" w:rsidR="00774FCD" w:rsidRDefault="00774FCD" w:rsidP="009E7EB4">
      <w:pPr>
        <w:pStyle w:val="CommentText"/>
      </w:pPr>
      <w:r>
        <w:rPr>
          <w:rStyle w:val="CommentReference"/>
        </w:rPr>
        <w:annotationRef/>
      </w:r>
      <w:r>
        <w:t>Reads better:  “…must be ‘explicit’,  because…”</w:t>
      </w:r>
    </w:p>
    <w:p w14:paraId="322E2D37" w14:textId="77777777" w:rsidR="00774FCD" w:rsidRDefault="00774FCD">
      <w:pPr>
        <w:pStyle w:val="CommentText"/>
      </w:pPr>
    </w:p>
    <w:p w14:paraId="41DE0F46" w14:textId="7EFCC77E" w:rsidR="00774FCD" w:rsidRDefault="00774FCD">
      <w:pPr>
        <w:pStyle w:val="CommentText"/>
      </w:pPr>
      <w:r>
        <w:t>DONE</w:t>
      </w:r>
    </w:p>
  </w:comment>
  <w:comment w:id="5836" w:author="Steve Hanson" w:date="2012-08-14T16:08:00Z" w:initials="SMH">
    <w:p w14:paraId="1F618C03" w14:textId="77777777" w:rsidR="00774FCD" w:rsidRDefault="00774FCD">
      <w:pPr>
        <w:pStyle w:val="CommentText"/>
      </w:pPr>
      <w:r>
        <w:rPr>
          <w:rStyle w:val="CommentReference"/>
        </w:rPr>
        <w:annotationRef/>
      </w:r>
      <w:r>
        <w:t>“default patterns”</w:t>
      </w:r>
    </w:p>
    <w:p w14:paraId="1E58878D" w14:textId="4554EAA3" w:rsidR="00774FCD" w:rsidRDefault="00774FCD">
      <w:pPr>
        <w:pStyle w:val="CommentText"/>
      </w:pPr>
      <w:r>
        <w:t>DONE</w:t>
      </w:r>
    </w:p>
  </w:comment>
  <w:comment w:id="5854" w:author="Steve Hanson" w:date="2012-08-14T16:08:00Z" w:initials="SMH">
    <w:p w14:paraId="01B9413C" w14:textId="77777777" w:rsidR="00774FCD" w:rsidRDefault="00774FCD">
      <w:pPr>
        <w:pStyle w:val="CommentText"/>
      </w:pPr>
      <w:r>
        <w:rPr>
          <w:rStyle w:val="CommentReference"/>
        </w:rPr>
        <w:annotationRef/>
      </w:r>
      <w:r>
        <w:t>Just say “It is a schema definition error otherwise”</w:t>
      </w:r>
    </w:p>
    <w:p w14:paraId="2BC1ECAA" w14:textId="49A10388" w:rsidR="00774FCD" w:rsidRDefault="00774FCD">
      <w:pPr>
        <w:pStyle w:val="CommentText"/>
      </w:pPr>
      <w:r>
        <w:t>DONE</w:t>
      </w:r>
    </w:p>
  </w:comment>
  <w:comment w:id="5855" w:author="Steve Hanson" w:date="2012-08-14T16:08:00Z" w:initials="SMH">
    <w:p w14:paraId="17284935" w14:textId="77777777" w:rsidR="00774FCD" w:rsidRDefault="00774FCD">
      <w:pPr>
        <w:pStyle w:val="CommentText"/>
      </w:pPr>
      <w:r>
        <w:rPr>
          <w:rStyle w:val="CommentReference"/>
        </w:rPr>
        <w:annotationRef/>
      </w:r>
      <w:r>
        <w:t>Errata 2.2 clarifies and changes this.</w:t>
      </w:r>
    </w:p>
  </w:comment>
  <w:comment w:id="5856" w:author="mbeckerle" w:date="2012-08-14T16:08:00Z" w:initials="m">
    <w:p w14:paraId="7F8D3F3B" w14:textId="77777777" w:rsidR="00774FCD" w:rsidRDefault="00774FCD">
      <w:pPr>
        <w:pStyle w:val="CommentText"/>
      </w:pPr>
      <w:r>
        <w:rPr>
          <w:rStyle w:val="CommentReference"/>
        </w:rPr>
        <w:annotationRef/>
      </w:r>
      <w:r>
        <w:t>Done</w:t>
      </w:r>
    </w:p>
  </w:comment>
  <w:comment w:id="5872" w:author="Steve Hanson" w:date="2012-08-14T16:08:00Z" w:initials="SMH">
    <w:p w14:paraId="499B5A80" w14:textId="77777777" w:rsidR="00774FCD" w:rsidRDefault="00774FCD">
      <w:pPr>
        <w:pStyle w:val="CommentText"/>
      </w:pPr>
      <w:r>
        <w:rPr>
          <w:rStyle w:val="CommentReference"/>
        </w:rPr>
        <w:annotationRef/>
      </w:r>
      <w:r>
        <w:t>I think the VDP words read better if placed AFTER the ref to 13.7.</w:t>
      </w:r>
    </w:p>
    <w:p w14:paraId="538A71B5" w14:textId="77777777" w:rsidR="00774FCD" w:rsidRDefault="00774FCD">
      <w:pPr>
        <w:pStyle w:val="CommentText"/>
      </w:pPr>
    </w:p>
    <w:p w14:paraId="01390134" w14:textId="02EFD035" w:rsidR="00774FCD" w:rsidRDefault="00774FCD">
      <w:pPr>
        <w:pStyle w:val="CommentText"/>
      </w:pPr>
      <w:r>
        <w:t>Fixed. DONE</w:t>
      </w:r>
    </w:p>
  </w:comment>
  <w:comment w:id="5878" w:author="mbeckerle" w:date="2012-08-14T16:08:00Z" w:initials="m">
    <w:p w14:paraId="68BFB77D" w14:textId="77777777" w:rsidR="00774FCD" w:rsidRDefault="00774FCD">
      <w:pPr>
        <w:pStyle w:val="CommentText"/>
      </w:pPr>
      <w:r>
        <w:rPr>
          <w:rStyle w:val="CommentReference"/>
        </w:rPr>
        <w:annotationRef/>
      </w:r>
      <w:r>
        <w:t>Finishes Errata 2.2.</w:t>
      </w:r>
    </w:p>
  </w:comment>
  <w:comment w:id="5901" w:author="mbeckerle" w:date="2012-08-14T16:08:00Z" w:initials="m">
    <w:p w14:paraId="52D66202" w14:textId="77777777" w:rsidR="00774FCD" w:rsidRDefault="00774FCD" w:rsidP="008D52B7">
      <w:pPr>
        <w:pStyle w:val="CommentText"/>
      </w:pPr>
      <w:r>
        <w:rPr>
          <w:rStyle w:val="CommentReference"/>
        </w:rPr>
        <w:annotationRef/>
      </w:r>
      <w:r>
        <w:t>Done</w:t>
      </w:r>
    </w:p>
  </w:comment>
  <w:comment w:id="5907" w:author="Steve Hanson" w:date="2012-08-14T16:08:00Z" w:initials="SMH">
    <w:p w14:paraId="1DEF1665" w14:textId="77777777" w:rsidR="00774FCD" w:rsidRDefault="00774FCD">
      <w:pPr>
        <w:pStyle w:val="CommentText"/>
      </w:pPr>
      <w:r>
        <w:rPr>
          <w:rStyle w:val="CommentReference"/>
        </w:rPr>
        <w:annotationRef/>
      </w:r>
      <w:r>
        <w:t xml:space="preserve">Errata 2.57 allows unsigned integer </w:t>
      </w:r>
      <w:r w:rsidRPr="00996EB7">
        <w:rPr>
          <w:b/>
        </w:rPr>
        <w:t>DONE</w:t>
      </w:r>
    </w:p>
  </w:comment>
  <w:comment w:id="5922" w:author="Steve Hanson" w:date="2012-08-14T16:08:00Z" w:initials="SMH">
    <w:p w14:paraId="783AEE50" w14:textId="77777777" w:rsidR="00774FCD" w:rsidRDefault="00774FCD">
      <w:pPr>
        <w:pStyle w:val="CommentText"/>
      </w:pPr>
      <w:r>
        <w:rPr>
          <w:rStyle w:val="CommentReference"/>
        </w:rPr>
        <w:annotationRef/>
      </w:r>
      <w:r>
        <w:t>Errata 2.56: Only for xs:dateTime.</w:t>
      </w:r>
    </w:p>
    <w:p w14:paraId="07D57A29" w14:textId="77777777" w:rsidR="00774FCD" w:rsidRDefault="00774FCD">
      <w:pPr>
        <w:pStyle w:val="CommentText"/>
      </w:pPr>
    </w:p>
    <w:p w14:paraId="23BC3D8E" w14:textId="77777777" w:rsidR="00774FCD" w:rsidRDefault="00774FCD">
      <w:pPr>
        <w:pStyle w:val="CommentText"/>
      </w:pPr>
      <w:r>
        <w:t>DONE</w:t>
      </w:r>
    </w:p>
  </w:comment>
  <w:comment w:id="5927" w:author="Steve Hanson" w:date="2012-08-14T16:08:00Z" w:initials="SMH">
    <w:p w14:paraId="07922F14" w14:textId="77777777" w:rsidR="00774FCD" w:rsidRDefault="00774FCD">
      <w:pPr>
        <w:pStyle w:val="CommentText"/>
      </w:pPr>
      <w:r>
        <w:rPr>
          <w:rStyle w:val="CommentReference"/>
        </w:rPr>
        <w:annotationRef/>
      </w:r>
      <w:r>
        <w:t>Errata 2.53 allows time zone to be omitted</w:t>
      </w:r>
    </w:p>
    <w:p w14:paraId="0E24D87A" w14:textId="77777777" w:rsidR="00774FCD" w:rsidRDefault="00774FCD">
      <w:pPr>
        <w:pStyle w:val="CommentText"/>
      </w:pPr>
    </w:p>
    <w:p w14:paraId="36917B5D" w14:textId="77777777" w:rsidR="00774FCD" w:rsidRDefault="00774FCD">
      <w:pPr>
        <w:pStyle w:val="CommentText"/>
      </w:pPr>
      <w:r>
        <w:t>DONE</w:t>
      </w:r>
    </w:p>
  </w:comment>
  <w:comment w:id="5932" w:author="mbeckerle" w:date="2012-08-14T16:08:00Z" w:initials="m">
    <w:p w14:paraId="06367DB9" w14:textId="77777777" w:rsidR="00774FCD" w:rsidRDefault="00774FCD">
      <w:pPr>
        <w:pStyle w:val="CommentText"/>
      </w:pPr>
      <w:r>
        <w:rPr>
          <w:rStyle w:val="CommentReference"/>
        </w:rPr>
        <w:annotationRef/>
      </w:r>
      <w:r>
        <w:t>Errata 2.2 asked for examples.</w:t>
      </w:r>
    </w:p>
    <w:p w14:paraId="21FE4312" w14:textId="325FD179" w:rsidR="00774FCD" w:rsidRDefault="00774FCD">
      <w:pPr>
        <w:pStyle w:val="CommentText"/>
      </w:pPr>
      <w:r>
        <w:t>DONE</w:t>
      </w:r>
    </w:p>
  </w:comment>
  <w:comment w:id="5984" w:author="Steve Hanson" w:date="2012-08-14T16:08:00Z" w:initials="SMH">
    <w:p w14:paraId="7381DB00" w14:textId="77777777" w:rsidR="00774FCD" w:rsidRDefault="00774FCD">
      <w:pPr>
        <w:pStyle w:val="CommentText"/>
      </w:pPr>
      <w:r>
        <w:rPr>
          <w:rStyle w:val="CommentReference"/>
        </w:rPr>
        <w:annotationRef/>
      </w:r>
      <w:r>
        <w:t>Entire section needs revisiting once action 140 agreed</w:t>
      </w:r>
    </w:p>
  </w:comment>
  <w:comment w:id="5985" w:author="mbeckerle" w:date="2012-08-14T16:08:00Z" w:initials="m">
    <w:p w14:paraId="20F3D0D2" w14:textId="1C649409" w:rsidR="00774FCD" w:rsidRDefault="00774FCD">
      <w:pPr>
        <w:pStyle w:val="CommentText"/>
      </w:pPr>
      <w:r>
        <w:rPr>
          <w:rStyle w:val="CommentReference"/>
        </w:rPr>
        <w:annotationRef/>
      </w:r>
      <w:r>
        <w:t>(OPEN)</w:t>
      </w:r>
    </w:p>
  </w:comment>
  <w:comment w:id="6008" w:author="Steve Hanson" w:date="2012-08-14T16:08:00Z" w:initials="SMH">
    <w:p w14:paraId="181ECF69" w14:textId="7E502D86" w:rsidR="00774FCD" w:rsidRDefault="00774FCD">
      <w:pPr>
        <w:pStyle w:val="CommentText"/>
      </w:pPr>
      <w:r>
        <w:rPr>
          <w:rStyle w:val="CommentReference"/>
        </w:rPr>
        <w:annotationRef/>
      </w:r>
      <w:r>
        <w:t>Is this the correct term ?</w:t>
      </w:r>
    </w:p>
  </w:comment>
  <w:comment w:id="6009" w:author="mbeckerle" w:date="2012-08-14T16:08:00Z" w:initials="m">
    <w:p w14:paraId="13EA95DC" w14:textId="2983E25A" w:rsidR="00774FCD" w:rsidRDefault="00774FCD">
      <w:pPr>
        <w:pStyle w:val="CommentText"/>
      </w:pPr>
      <w:r>
        <w:rPr>
          <w:rStyle w:val="CommentReference"/>
        </w:rPr>
        <w:annotationRef/>
      </w:r>
    </w:p>
    <w:p w14:paraId="6E562BBF" w14:textId="77777777" w:rsidR="00774FCD" w:rsidRDefault="00774FCD">
      <w:pPr>
        <w:pStyle w:val="CommentText"/>
      </w:pPr>
    </w:p>
    <w:p w14:paraId="3BBE2CCA" w14:textId="0FD46A97" w:rsidR="00774FCD" w:rsidRDefault="00774FCD">
      <w:pPr>
        <w:pStyle w:val="CommentText"/>
      </w:pPr>
      <w:r>
        <w:t xml:space="preserve">I think so: see </w:t>
      </w:r>
      <w:hyperlink r:id="rId1" w:history="1">
        <w:r w:rsidRPr="00A21A2A">
          <w:rPr>
            <w:rStyle w:val="Hyperlink"/>
          </w:rPr>
          <w:t>http://publib.boulder.ibm.com/infocenter/iisinfsv/v8r7/index.jsp?topic=%2Fcom.ibm.swg.im.iis.ds.parjob.adref.doc%2Ftopics%2Fr_deeadvrf_The_modify_Operator_and_Nulls.html</w:t>
        </w:r>
      </w:hyperlink>
    </w:p>
    <w:p w14:paraId="55019988" w14:textId="77777777" w:rsidR="00774FCD" w:rsidRDefault="00774FCD">
      <w:pPr>
        <w:pStyle w:val="CommentText"/>
      </w:pPr>
    </w:p>
    <w:p w14:paraId="01C14DB0" w14:textId="68B8A980" w:rsidR="00774FCD" w:rsidRDefault="00774FCD">
      <w:pPr>
        <w:pStyle w:val="CommentText"/>
      </w:pPr>
      <w:r>
        <w:t>Wording changed</w:t>
      </w:r>
    </w:p>
    <w:p w14:paraId="14B1167E" w14:textId="77777777" w:rsidR="00774FCD" w:rsidRDefault="00774FCD">
      <w:pPr>
        <w:pStyle w:val="CommentText"/>
      </w:pPr>
    </w:p>
    <w:p w14:paraId="767FF0AE" w14:textId="6ABA614B" w:rsidR="00774FCD" w:rsidRDefault="00774FCD">
      <w:pPr>
        <w:pStyle w:val="CommentText"/>
      </w:pPr>
      <w:r>
        <w:t>DONE</w:t>
      </w:r>
    </w:p>
    <w:p w14:paraId="7263BB56" w14:textId="77777777" w:rsidR="00774FCD" w:rsidRDefault="00774FCD">
      <w:pPr>
        <w:pStyle w:val="CommentText"/>
      </w:pPr>
    </w:p>
  </w:comment>
  <w:comment w:id="6041" w:author="mbeckerle" w:date="2012-08-14T16:08:00Z" w:initials="m">
    <w:p w14:paraId="598FE6B3" w14:textId="77777777" w:rsidR="00774FCD" w:rsidRDefault="00774FCD">
      <w:pPr>
        <w:pStyle w:val="CommentText"/>
      </w:pPr>
      <w:r>
        <w:rPr>
          <w:rStyle w:val="CommentReference"/>
        </w:rPr>
        <w:annotationRef/>
      </w:r>
    </w:p>
    <w:p w14:paraId="04F4A7CF" w14:textId="77777777" w:rsidR="00774FCD" w:rsidRDefault="00774FCD">
      <w:pPr>
        <w:pStyle w:val="CommentText"/>
      </w:pPr>
      <w:r>
        <w:t>Note to anyone editing this section.</w:t>
      </w:r>
    </w:p>
    <w:p w14:paraId="11311E3F" w14:textId="77777777" w:rsidR="00774FCD" w:rsidRDefault="00774FCD">
      <w:pPr>
        <w:pStyle w:val="CommentText"/>
      </w:pPr>
    </w:p>
    <w:p w14:paraId="417AFDA2" w14:textId="681B7BBE" w:rsidR="00774FCD" w:rsidRDefault="00774FCD">
      <w:pPr>
        <w:pStyle w:val="CommentText"/>
      </w:pPr>
      <w:r>
        <w:t>I had to accept changes here just to fix things like double paragraphs or insert bullets.</w:t>
      </w:r>
    </w:p>
    <w:p w14:paraId="732263F4" w14:textId="77777777" w:rsidR="00774FCD" w:rsidRDefault="00774FCD">
      <w:pPr>
        <w:pStyle w:val="CommentText"/>
      </w:pPr>
    </w:p>
    <w:p w14:paraId="7C6EC92E" w14:textId="4128E126" w:rsidR="00774FCD" w:rsidRDefault="00774FCD">
      <w:pPr>
        <w:pStyle w:val="CommentText"/>
      </w:pPr>
      <w:r>
        <w:t>MS Word was crashing, or not able to do small changes (like change a paragraph to a bullet).</w:t>
      </w:r>
    </w:p>
    <w:p w14:paraId="0167260F" w14:textId="77777777" w:rsidR="00774FCD" w:rsidRDefault="00774FCD">
      <w:pPr>
        <w:pStyle w:val="CommentText"/>
      </w:pPr>
    </w:p>
    <w:p w14:paraId="6D2BAE7D" w14:textId="74C74A64" w:rsidR="00774FCD" w:rsidRDefault="00774FCD">
      <w:pPr>
        <w:pStyle w:val="CommentText"/>
      </w:pPr>
      <w:r>
        <w:t>Save early and often.</w:t>
      </w:r>
    </w:p>
    <w:p w14:paraId="3FD1F596" w14:textId="1F98E994" w:rsidR="00774FCD" w:rsidRDefault="00774FCD">
      <w:pPr>
        <w:pStyle w:val="CommentText"/>
      </w:pPr>
      <w:r>
        <w:t>When this section is being rewriten ACCEPT ALL CHANGES IN THIS SECTION first. Then save, quit, restart word, and THEN do the editing.</w:t>
      </w:r>
    </w:p>
    <w:p w14:paraId="1C7DC26F" w14:textId="77777777" w:rsidR="00774FCD" w:rsidRDefault="00774FCD">
      <w:pPr>
        <w:pStyle w:val="CommentText"/>
      </w:pPr>
    </w:p>
    <w:p w14:paraId="484590A8" w14:textId="2FCB5838" w:rsidR="00774FCD" w:rsidRDefault="00774FCD">
      <w:pPr>
        <w:pStyle w:val="CommentText"/>
      </w:pPr>
      <w:r>
        <w:t>Be forwarned!</w:t>
      </w:r>
    </w:p>
  </w:comment>
  <w:comment w:id="6048" w:author="Mike Beckerle" w:date="2012-08-14T16:08:00Z" w:initials="Mike Beck">
    <w:p w14:paraId="57BB8310" w14:textId="77777777" w:rsidR="00774FCD" w:rsidRDefault="00774FCD" w:rsidP="006C74F8">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6058" w:author="Steve Hanson" w:date="2012-08-14T16:08:00Z" w:initials="SMH">
    <w:p w14:paraId="789E1D47" w14:textId="06B72DE7" w:rsidR="00774FCD" w:rsidRDefault="00774FCD">
      <w:pPr>
        <w:pStyle w:val="CommentText"/>
      </w:pPr>
      <w:r>
        <w:rPr>
          <w:rStyle w:val="CommentReference"/>
        </w:rPr>
        <w:annotationRef/>
      </w:r>
      <w:r>
        <w:t>This will change to match new grammar.</w:t>
      </w:r>
    </w:p>
    <w:p w14:paraId="570BA991" w14:textId="2AA388E5" w:rsidR="00774FCD" w:rsidRDefault="00774FCD">
      <w:pPr>
        <w:pStyle w:val="CommentText"/>
      </w:pPr>
      <w:r>
        <w:t>(OPEN)</w:t>
      </w:r>
    </w:p>
  </w:comment>
  <w:comment w:id="6065" w:author="Steve Hanson" w:date="2012-08-14T16:08:00Z" w:initials="SMH">
    <w:p w14:paraId="2BBB9196" w14:textId="77777777" w:rsidR="00774FCD" w:rsidRDefault="00774FCD">
      <w:pPr>
        <w:pStyle w:val="CommentText"/>
      </w:pPr>
      <w:r>
        <w:rPr>
          <w:rStyle w:val="CommentReference"/>
        </w:rPr>
        <w:annotationRef/>
      </w:r>
      <w:r>
        <w:t>This should a bullet numbered 4.</w:t>
      </w:r>
    </w:p>
    <w:p w14:paraId="53DDC1C8" w14:textId="77777777" w:rsidR="00774FCD" w:rsidRDefault="00774FCD">
      <w:pPr>
        <w:pStyle w:val="CommentText"/>
      </w:pPr>
    </w:p>
    <w:p w14:paraId="7D5FEF31" w14:textId="64682D53" w:rsidR="00774FCD" w:rsidRDefault="00774FCD">
      <w:pPr>
        <w:pStyle w:val="CommentText"/>
      </w:pPr>
      <w:r>
        <w:t>DONE</w:t>
      </w:r>
    </w:p>
  </w:comment>
  <w:comment w:id="6070" w:author="Steve Hanson" w:date="2012-08-14T16:08:00Z" w:initials="SMH">
    <w:p w14:paraId="0350588B" w14:textId="77777777" w:rsidR="00774FCD" w:rsidRDefault="00774FCD">
      <w:pPr>
        <w:pStyle w:val="CommentText"/>
      </w:pPr>
      <w:r>
        <w:rPr>
          <w:rStyle w:val="CommentReference"/>
        </w:rPr>
        <w:annotationRef/>
      </w:r>
      <w:r>
        <w:t>Errata 3.10 adds complex element..</w:t>
      </w:r>
    </w:p>
    <w:p w14:paraId="3C617063" w14:textId="77777777" w:rsidR="00774FCD" w:rsidRDefault="00774FCD">
      <w:pPr>
        <w:pStyle w:val="CommentText"/>
      </w:pPr>
    </w:p>
    <w:p w14:paraId="01216009" w14:textId="77777777" w:rsidR="00774FCD" w:rsidRDefault="00774FCD">
      <w:pPr>
        <w:pStyle w:val="CommentText"/>
      </w:pPr>
      <w:r>
        <w:t>DONE</w:t>
      </w:r>
    </w:p>
  </w:comment>
  <w:comment w:id="6099" w:author="Steve Hanson" w:date="2012-08-14T16:08:00Z" w:initials="SMH">
    <w:p w14:paraId="3503A830" w14:textId="77777777" w:rsidR="00774FCD" w:rsidRDefault="00774FCD">
      <w:pPr>
        <w:pStyle w:val="CommentText"/>
      </w:pPr>
      <w:r>
        <w:rPr>
          <w:rStyle w:val="CommentReference"/>
        </w:rPr>
        <w:annotationRef/>
      </w:r>
      <w:r>
        <w:t>Errata 3.10 adds nillable complex elements</w:t>
      </w:r>
    </w:p>
  </w:comment>
  <w:comment w:id="6100" w:author="mbeckerle" w:date="2012-08-14T16:08:00Z" w:initials="m">
    <w:p w14:paraId="2704385C" w14:textId="6A2EC99A" w:rsidR="00774FCD" w:rsidRDefault="00774FCD">
      <w:pPr>
        <w:pStyle w:val="CommentText"/>
      </w:pPr>
      <w:r>
        <w:rPr>
          <w:rStyle w:val="CommentReference"/>
        </w:rPr>
        <w:annotationRef/>
      </w:r>
      <w:r>
        <w:t>Not fixing given that this whole section is being revised as part of issue 140.</w:t>
      </w:r>
    </w:p>
    <w:p w14:paraId="4F351DD0" w14:textId="15374286" w:rsidR="00774FCD" w:rsidRDefault="00774FCD">
      <w:pPr>
        <w:pStyle w:val="CommentText"/>
      </w:pPr>
      <w:r>
        <w:t>(OPEN)</w:t>
      </w:r>
    </w:p>
  </w:comment>
  <w:comment w:id="6122" w:author="Steve Hanson" w:date="2012-08-14T16:08:00Z" w:initials="SMH">
    <w:p w14:paraId="68581AC4" w14:textId="77777777" w:rsidR="00774FCD" w:rsidRDefault="00774FCD">
      <w:pPr>
        <w:pStyle w:val="CommentText"/>
      </w:pPr>
      <w:r>
        <w:rPr>
          <w:rStyle w:val="CommentReference"/>
        </w:rPr>
        <w:annotationRef/>
      </w:r>
      <w:r>
        <w:t>Errata 3.10 adds nillable complex elements</w:t>
      </w:r>
    </w:p>
  </w:comment>
  <w:comment w:id="6123" w:author="mbeckerle" w:date="2012-08-14T16:08:00Z" w:initials="m">
    <w:p w14:paraId="1FF91867" w14:textId="0A9436CF" w:rsidR="00774FCD" w:rsidRDefault="00774FCD">
      <w:pPr>
        <w:pStyle w:val="CommentText"/>
      </w:pPr>
      <w:r>
        <w:rPr>
          <w:rStyle w:val="CommentReference"/>
        </w:rPr>
        <w:annotationRef/>
      </w:r>
      <w:r>
        <w:t>Not fixing given that this whole section is being revised for issue 140</w:t>
      </w:r>
    </w:p>
    <w:p w14:paraId="58CF33B7" w14:textId="17D0055E" w:rsidR="00774FCD" w:rsidRDefault="00774FCD">
      <w:pPr>
        <w:pStyle w:val="CommentText"/>
      </w:pPr>
      <w:r>
        <w:t>(OPEN)</w:t>
      </w:r>
    </w:p>
  </w:comment>
  <w:comment w:id="6157" w:author="Steve Hanson" w:date="2012-08-14T16:08:00Z" w:initials="SMH">
    <w:p w14:paraId="5CC6EE35" w14:textId="77777777" w:rsidR="00774FCD" w:rsidRDefault="00774FCD">
      <w:pPr>
        <w:pStyle w:val="CommentText"/>
      </w:pPr>
      <w:r>
        <w:rPr>
          <w:rStyle w:val="CommentReference"/>
        </w:rPr>
        <w:annotationRef/>
      </w:r>
      <w:r>
        <w:t>Errata 2.20 clarifies allowable string literal content for literalValue</w:t>
      </w:r>
    </w:p>
    <w:p w14:paraId="56AD4B48" w14:textId="77777777" w:rsidR="00774FCD" w:rsidRDefault="00774FCD">
      <w:pPr>
        <w:pStyle w:val="CommentText"/>
      </w:pPr>
    </w:p>
    <w:p w14:paraId="512DF5CD" w14:textId="77777777" w:rsidR="00774FCD" w:rsidRDefault="00774FCD">
      <w:pPr>
        <w:pStyle w:val="CommentText"/>
      </w:pPr>
      <w:r>
        <w:t>DONE</w:t>
      </w:r>
    </w:p>
  </w:comment>
  <w:comment w:id="6158" w:author="Steve Hanson" w:date="2012-08-14T16:08:00Z" w:initials="SMH">
    <w:p w14:paraId="6B3BA1D8" w14:textId="77777777" w:rsidR="00774FCD" w:rsidRDefault="00774FCD">
      <w:pPr>
        <w:pStyle w:val="CommentText"/>
      </w:pPr>
      <w:r>
        <w:rPr>
          <w:rStyle w:val="CommentReference"/>
        </w:rPr>
        <w:annotationRef/>
      </w:r>
      <w:r>
        <w:t>Errata 2.20 clarifies allowable string literal content for literalCharacter</w:t>
      </w:r>
    </w:p>
    <w:p w14:paraId="69BCDCA5" w14:textId="77777777" w:rsidR="00774FCD" w:rsidRDefault="00774FCD">
      <w:pPr>
        <w:pStyle w:val="CommentText"/>
      </w:pPr>
    </w:p>
    <w:p w14:paraId="0D69857A" w14:textId="77777777" w:rsidR="00774FCD" w:rsidRDefault="00774FCD">
      <w:pPr>
        <w:pStyle w:val="CommentText"/>
      </w:pPr>
      <w:r>
        <w:t>DONE</w:t>
      </w:r>
    </w:p>
  </w:comment>
  <w:comment w:id="6159" w:author="Steve Hanson" w:date="2012-08-14T16:08:00Z" w:initials="SMH">
    <w:p w14:paraId="24326380" w14:textId="77777777" w:rsidR="00774FCD" w:rsidRDefault="00774FCD">
      <w:pPr>
        <w:pStyle w:val="CommentText"/>
      </w:pPr>
      <w:r>
        <w:rPr>
          <w:rStyle w:val="CommentReference"/>
        </w:rPr>
        <w:annotationRef/>
      </w:r>
      <w:r>
        <w:t xml:space="preserve">Errata 2.8. </w:t>
      </w:r>
      <w:r w:rsidRPr="0057182D">
        <w:rPr>
          <w:b/>
        </w:rPr>
        <w:t>DONE</w:t>
      </w:r>
    </w:p>
  </w:comment>
  <w:comment w:id="6161" w:author="Steve Hanson" w:date="2012-08-14T16:08:00Z" w:initials="SMH">
    <w:p w14:paraId="3C1FF899" w14:textId="77777777" w:rsidR="00774FCD" w:rsidRDefault="00774FCD">
      <w:pPr>
        <w:pStyle w:val="CommentText"/>
      </w:pPr>
      <w:r>
        <w:rPr>
          <w:rStyle w:val="CommentReference"/>
        </w:rPr>
        <w:annotationRef/>
      </w:r>
      <w:r>
        <w:t xml:space="preserve">Errata 2.20: Remove restriction that property only applies to text rep. </w:t>
      </w:r>
      <w:r w:rsidRPr="001067C2">
        <w:rPr>
          <w:b/>
        </w:rPr>
        <w:t>DONE</w:t>
      </w:r>
    </w:p>
  </w:comment>
  <w:comment w:id="6167" w:author="Steve Hanson" w:date="2012-08-14T16:08:00Z" w:initials="SMH">
    <w:p w14:paraId="3190C9EB" w14:textId="77777777" w:rsidR="00774FCD" w:rsidRDefault="00774FCD">
      <w:pPr>
        <w:pStyle w:val="CommentText"/>
      </w:pPr>
      <w:r>
        <w:rPr>
          <w:rStyle w:val="CommentReference"/>
        </w:rPr>
        <w:annotationRef/>
      </w:r>
      <w:r>
        <w:t xml:space="preserve">Errata 2.8. </w:t>
      </w:r>
      <w:r w:rsidRPr="0057182D">
        <w:rPr>
          <w:b/>
        </w:rPr>
        <w:t>DONE</w:t>
      </w:r>
    </w:p>
  </w:comment>
  <w:comment w:id="6171" w:author="mbeckerle" w:date="2012-08-14T16:08:00Z" w:initials="m">
    <w:p w14:paraId="1A9F0906" w14:textId="77777777" w:rsidR="00774FCD" w:rsidRDefault="00774FCD">
      <w:pPr>
        <w:pStyle w:val="CommentText"/>
      </w:pPr>
      <w:r>
        <w:rPr>
          <w:rStyle w:val="CommentReference"/>
        </w:rPr>
        <w:annotationRef/>
      </w:r>
      <w:r>
        <w:t>Errata 2.20 (the rest of it) Done</w:t>
      </w:r>
    </w:p>
  </w:comment>
  <w:comment w:id="6245" w:author="Steve Hanson" w:date="2012-08-14T16:08:00Z" w:initials="SMH">
    <w:p w14:paraId="6229FE0C" w14:textId="77777777" w:rsidR="00774FCD" w:rsidRDefault="00774FCD">
      <w:pPr>
        <w:pStyle w:val="CommentText"/>
      </w:pPr>
      <w:r>
        <w:rPr>
          <w:rStyle w:val="CommentReference"/>
        </w:rPr>
        <w:annotationRef/>
      </w:r>
      <w:r>
        <w:t>Errata 2.71. Clarifies ignoreCase sensitivity for each enum</w:t>
      </w:r>
    </w:p>
    <w:p w14:paraId="00040E85" w14:textId="77777777" w:rsidR="00774FCD" w:rsidRDefault="00774FCD">
      <w:pPr>
        <w:pStyle w:val="CommentText"/>
      </w:pPr>
    </w:p>
    <w:p w14:paraId="36ADB6F8" w14:textId="77777777" w:rsidR="00774FCD" w:rsidRDefault="00774FCD">
      <w:pPr>
        <w:pStyle w:val="CommentText"/>
      </w:pPr>
      <w:r>
        <w:t>DONE</w:t>
      </w:r>
    </w:p>
  </w:comment>
  <w:comment w:id="6246" w:author="Steve Hanson" w:date="2012-08-14T16:08:00Z" w:initials="SMH">
    <w:p w14:paraId="415119D8" w14:textId="77777777" w:rsidR="00774FCD" w:rsidRDefault="00774FCD">
      <w:pPr>
        <w:pStyle w:val="CommentText"/>
      </w:pPr>
      <w:r>
        <w:rPr>
          <w:rStyle w:val="CommentReference"/>
        </w:rPr>
        <w:annotationRef/>
      </w:r>
      <w:r>
        <w:t>Errata 3.10 adds nillable complex elements</w:t>
      </w:r>
    </w:p>
    <w:p w14:paraId="5F593B53" w14:textId="77777777" w:rsidR="00774FCD" w:rsidRDefault="00774FCD">
      <w:pPr>
        <w:pStyle w:val="CommentText"/>
      </w:pPr>
    </w:p>
    <w:p w14:paraId="7D45C068" w14:textId="77777777" w:rsidR="00774FCD" w:rsidRDefault="00774FCD">
      <w:pPr>
        <w:pStyle w:val="CommentText"/>
      </w:pPr>
      <w:r>
        <w:t>DONE</w:t>
      </w:r>
    </w:p>
  </w:comment>
  <w:comment w:id="6256" w:author="Steve Hanson" w:date="2012-08-14T16:08:00Z" w:initials="SMH">
    <w:p w14:paraId="77F34D24" w14:textId="77777777" w:rsidR="00774FCD" w:rsidRDefault="00774FCD">
      <w:pPr>
        <w:pStyle w:val="CommentText"/>
      </w:pPr>
      <w:r>
        <w:rPr>
          <w:rStyle w:val="CommentReference"/>
        </w:rPr>
        <w:annotationRef/>
      </w:r>
      <w:r>
        <w:t>Errata 2.58: Not applicable when logicalValue</w:t>
      </w:r>
    </w:p>
    <w:p w14:paraId="4BE3458E" w14:textId="77777777" w:rsidR="00774FCD" w:rsidRDefault="00774FCD">
      <w:pPr>
        <w:pStyle w:val="CommentText"/>
      </w:pPr>
    </w:p>
    <w:p w14:paraId="68F02C94" w14:textId="77777777" w:rsidR="00774FCD" w:rsidRDefault="00774FCD">
      <w:pPr>
        <w:pStyle w:val="CommentText"/>
      </w:pPr>
      <w:r>
        <w:t>DONE</w:t>
      </w:r>
    </w:p>
  </w:comment>
  <w:comment w:id="6312" w:author="Steve Hanson" w:date="2012-08-14T16:08:00Z" w:initials="SMH">
    <w:p w14:paraId="60EB1B5B" w14:textId="77777777" w:rsidR="00774FCD" w:rsidRDefault="00774FCD">
      <w:pPr>
        <w:pStyle w:val="CommentText"/>
      </w:pPr>
      <w:r>
        <w:rPr>
          <w:rStyle w:val="CommentReference"/>
        </w:rPr>
        <w:annotationRef/>
      </w:r>
      <w:r>
        <w:t>Errata 2.45: Only applicable if nillable is true, and must be set if so</w:t>
      </w:r>
    </w:p>
    <w:p w14:paraId="368559FC" w14:textId="77777777" w:rsidR="00774FCD" w:rsidRDefault="00774FCD">
      <w:pPr>
        <w:pStyle w:val="CommentText"/>
      </w:pPr>
    </w:p>
    <w:p w14:paraId="34D9EFEA" w14:textId="77777777" w:rsidR="00774FCD" w:rsidRDefault="00774FCD">
      <w:pPr>
        <w:pStyle w:val="CommentText"/>
      </w:pPr>
      <w:r>
        <w:t>DONE</w:t>
      </w:r>
    </w:p>
  </w:comment>
  <w:comment w:id="6317" w:author="Steve Hanson" w:date="2012-08-14T16:08:00Z" w:initials="SMH">
    <w:p w14:paraId="1814A9A1" w14:textId="77777777" w:rsidR="00774FCD" w:rsidRDefault="00774FCD">
      <w:pPr>
        <w:pStyle w:val="CommentText"/>
      </w:pPr>
      <w:r>
        <w:rPr>
          <w:rStyle w:val="CommentReference"/>
        </w:rPr>
        <w:annotationRef/>
      </w:r>
      <w:r>
        <w:t>“It is only used, and must be defined, if …”</w:t>
      </w:r>
    </w:p>
    <w:p w14:paraId="4C158184" w14:textId="77777777" w:rsidR="00774FCD" w:rsidRDefault="00774FCD">
      <w:pPr>
        <w:pStyle w:val="CommentText"/>
      </w:pPr>
    </w:p>
    <w:p w14:paraId="701686CF" w14:textId="2B3E9595" w:rsidR="00774FCD" w:rsidRDefault="00774FCD">
      <w:pPr>
        <w:pStyle w:val="CommentText"/>
      </w:pPr>
      <w:r>
        <w:t>DONE</w:t>
      </w:r>
    </w:p>
  </w:comment>
  <w:comment w:id="6363" w:author="Steve Hanson" w:date="2012-08-14T16:08:00Z" w:initials="SMH">
    <w:p w14:paraId="27D5B5E8" w14:textId="77777777" w:rsidR="00774FCD" w:rsidRDefault="00774FCD">
      <w:pPr>
        <w:pStyle w:val="CommentText"/>
      </w:pPr>
      <w:r>
        <w:rPr>
          <w:rStyle w:val="CommentReference"/>
        </w:rPr>
        <w:annotationRef/>
      </w:r>
      <w:r>
        <w:t xml:space="preserve">Errata 2.48: </w:t>
      </w:r>
      <w:r w:rsidRPr="00B76C05">
        <w:rPr>
          <w:b/>
        </w:rPr>
        <w:t>DONE</w:t>
      </w:r>
    </w:p>
  </w:comment>
  <w:comment w:id="6398" w:author="Steve Hanson" w:date="2012-08-14T16:08:00Z" w:initials="SMH">
    <w:p w14:paraId="4CB04D36" w14:textId="77777777" w:rsidR="00774FCD" w:rsidRDefault="00774FCD" w:rsidP="007B4638">
      <w:pPr>
        <w:pStyle w:val="CommentText"/>
      </w:pPr>
      <w:r>
        <w:rPr>
          <w:rStyle w:val="CommentReference"/>
        </w:rPr>
        <w:annotationRef/>
      </w:r>
      <w:r>
        <w:t xml:space="preserve">Errata 2.63. </w:t>
      </w:r>
      <w:r w:rsidRPr="007B4638">
        <w:rPr>
          <w:b/>
        </w:rPr>
        <w:t>DONE</w:t>
      </w:r>
    </w:p>
  </w:comment>
  <w:comment w:id="6403" w:author="mbeckerle" w:date="2012-08-14T16:08:00Z" w:initials="m">
    <w:p w14:paraId="6F66F231" w14:textId="77777777" w:rsidR="00774FCD" w:rsidRDefault="00774FCD" w:rsidP="005964FC">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p w14:paraId="597D0F7C" w14:textId="1BF2B492" w:rsidR="00774FCD" w:rsidRDefault="00774FCD" w:rsidP="005964FC">
      <w:pPr>
        <w:pStyle w:val="CommentText"/>
      </w:pPr>
      <w:r>
        <w:t>(DONE)</w:t>
      </w:r>
    </w:p>
  </w:comment>
  <w:comment w:id="6410" w:author="Steve Hanson" w:date="2012-08-14T16:08:00Z" w:initials="SMH">
    <w:p w14:paraId="228EF8D8" w14:textId="77777777" w:rsidR="00774FCD" w:rsidRDefault="00774FCD">
      <w:pPr>
        <w:pStyle w:val="CommentText"/>
      </w:pPr>
      <w:r>
        <w:rPr>
          <w:rStyle w:val="CommentReference"/>
        </w:rPr>
        <w:annotationRef/>
      </w:r>
      <w:r>
        <w:t>Errata 2.70 specifies the parsing matching algorithm</w:t>
      </w:r>
    </w:p>
    <w:p w14:paraId="61ED4358" w14:textId="77777777" w:rsidR="00774FCD" w:rsidRDefault="00774FCD">
      <w:pPr>
        <w:pStyle w:val="CommentText"/>
      </w:pPr>
    </w:p>
    <w:p w14:paraId="663D6EBE" w14:textId="77777777" w:rsidR="00774FCD" w:rsidRDefault="00774FCD">
      <w:pPr>
        <w:pStyle w:val="CommentText"/>
      </w:pPr>
      <w:r>
        <w:t>DONE</w:t>
      </w:r>
    </w:p>
  </w:comment>
  <w:comment w:id="6414" w:author="Steve Hanson" w:date="2012-08-14T16:08:00Z" w:initials="SMH">
    <w:p w14:paraId="6BBC378A" w14:textId="77777777" w:rsidR="00774FCD" w:rsidRDefault="00774FCD">
      <w:pPr>
        <w:pStyle w:val="CommentText"/>
      </w:pPr>
      <w:r>
        <w:rPr>
          <w:rStyle w:val="CommentReference"/>
        </w:rPr>
        <w:annotationRef/>
      </w:r>
      <w:r>
        <w:t>Errata 3.14 changes the name of the property and its enums</w:t>
      </w:r>
    </w:p>
    <w:p w14:paraId="2EAB8FDC" w14:textId="77777777" w:rsidR="00774FCD" w:rsidRDefault="00774FCD">
      <w:pPr>
        <w:pStyle w:val="CommentText"/>
      </w:pPr>
    </w:p>
    <w:p w14:paraId="06BAC5F7" w14:textId="77777777" w:rsidR="00774FCD" w:rsidRDefault="00774FCD">
      <w:pPr>
        <w:pStyle w:val="CommentText"/>
      </w:pPr>
      <w:r>
        <w:t>DONE</w:t>
      </w:r>
    </w:p>
  </w:comment>
  <w:comment w:id="6418" w:author="Steve Hanson" w:date="2012-08-14T16:08:00Z" w:initials="SMH">
    <w:p w14:paraId="6FE6DCCD" w14:textId="77777777" w:rsidR="00774FCD" w:rsidRDefault="00774FCD">
      <w:pPr>
        <w:pStyle w:val="CommentText"/>
      </w:pPr>
      <w:r>
        <w:rPr>
          <w:rStyle w:val="CommentReference"/>
        </w:rPr>
        <w:annotationRef/>
      </w:r>
      <w:r>
        <w:t>These have changed again after a later, in progress, errata.</w:t>
      </w:r>
    </w:p>
  </w:comment>
  <w:comment w:id="6419" w:author="mbeckerle" w:date="2012-08-14T16:08:00Z" w:initials="m">
    <w:p w14:paraId="73074750" w14:textId="4F458832" w:rsidR="00774FCD" w:rsidRDefault="00774FCD">
      <w:pPr>
        <w:pStyle w:val="CommentText"/>
      </w:pPr>
      <w:r>
        <w:rPr>
          <w:rStyle w:val="CommentReference"/>
        </w:rPr>
        <w:annotationRef/>
      </w:r>
      <w:r>
        <w:t>(OPEN)</w:t>
      </w:r>
    </w:p>
  </w:comment>
  <w:comment w:id="6428" w:author="mbeckerle" w:date="2012-08-14T16:08:00Z" w:initials="m">
    <w:p w14:paraId="1CBC9DDF" w14:textId="5B702468" w:rsidR="00774FCD" w:rsidRDefault="00774FCD">
      <w:pPr>
        <w:pStyle w:val="CommentText"/>
      </w:pPr>
      <w:r>
        <w:rPr>
          <w:rStyle w:val="CommentReference"/>
        </w:rPr>
        <w:annotationRef/>
      </w:r>
      <w:r>
        <w:t>Erratea 3.16 Done</w:t>
      </w:r>
    </w:p>
    <w:p w14:paraId="78318AF6" w14:textId="77777777" w:rsidR="00774FCD" w:rsidRDefault="00774FCD">
      <w:pPr>
        <w:pStyle w:val="CommentText"/>
      </w:pPr>
    </w:p>
  </w:comment>
  <w:comment w:id="6608" w:author="Steve Hanson" w:date="2012-08-14T16:08:00Z" w:initials="SMH">
    <w:p w14:paraId="04A01B55" w14:textId="77777777" w:rsidR="00774FCD" w:rsidRDefault="00774FCD">
      <w:pPr>
        <w:pStyle w:val="CommentText"/>
      </w:pPr>
      <w:r>
        <w:rPr>
          <w:rStyle w:val="CommentReference"/>
        </w:rPr>
        <w:annotationRef/>
      </w:r>
      <w:r>
        <w:t>Revise after action 140 completed</w:t>
      </w:r>
    </w:p>
  </w:comment>
  <w:comment w:id="6609" w:author="mbeckerle" w:date="2012-08-14T16:08:00Z" w:initials="m">
    <w:p w14:paraId="3986BB5C" w14:textId="0D136571" w:rsidR="00774FCD" w:rsidRDefault="00774FCD">
      <w:pPr>
        <w:pStyle w:val="CommentText"/>
      </w:pPr>
      <w:r>
        <w:rPr>
          <w:rStyle w:val="CommentReference"/>
        </w:rPr>
        <w:annotationRef/>
      </w:r>
      <w:r>
        <w:t>(OPEN)</w:t>
      </w:r>
    </w:p>
  </w:comment>
  <w:comment w:id="6712" w:author="mbeckerle" w:date="2012-08-14T16:08:00Z" w:initials="m">
    <w:p w14:paraId="5EB024C8" w14:textId="267FFF13" w:rsidR="00774FCD" w:rsidRDefault="00774FCD">
      <w:pPr>
        <w:pStyle w:val="CommentText"/>
      </w:pPr>
      <w:r>
        <w:rPr>
          <w:rStyle w:val="CommentReference"/>
        </w:rPr>
        <w:annotationRef/>
      </w:r>
    </w:p>
    <w:p w14:paraId="50AD8A0E" w14:textId="4F7BD3A0" w:rsidR="00774FCD" w:rsidRDefault="00774FCD">
      <w:pPr>
        <w:pStyle w:val="CommentText"/>
      </w:pPr>
      <w:r>
        <w:t>OPEN</w:t>
      </w:r>
    </w:p>
    <w:p w14:paraId="20C56336" w14:textId="77777777" w:rsidR="00774FCD" w:rsidRDefault="00774FCD">
      <w:pPr>
        <w:pStyle w:val="CommentText"/>
      </w:pPr>
    </w:p>
    <w:p w14:paraId="49A3F2D8" w14:textId="6E1B4199" w:rsidR="00774FCD" w:rsidRDefault="00774FCD">
      <w:pPr>
        <w:pStyle w:val="CommentText"/>
      </w:pPr>
      <w:r>
        <w:t>Clarification: do elements within hidden groups take up numeric spots in the infoset. I.e., if a hidden group has one element in it, and appears before any other non-hidden child elements,  does the hidden element take up the first child position, or does it magically disappear from the infoset and not have a numeric position?</w:t>
      </w:r>
    </w:p>
    <w:p w14:paraId="435D51E3" w14:textId="77777777" w:rsidR="00774FCD" w:rsidRDefault="00774FCD">
      <w:pPr>
        <w:pStyle w:val="CommentText"/>
      </w:pPr>
    </w:p>
    <w:p w14:paraId="2F588892" w14:textId="5D0CE51D" w:rsidR="00774FCD" w:rsidRDefault="00774FCD">
      <w:pPr>
        <w:pStyle w:val="CommentText"/>
      </w:pPr>
      <w:r>
        <w:t>This statement that says you can use the same path expressions implies that hidden elements take up numeric positions because numeric child indexing can be used (within the filter of an expression, i.e. foo/bar[2].)</w:t>
      </w:r>
    </w:p>
  </w:comment>
  <w:comment w:id="6719" w:author="Steve Hanson" w:date="2012-08-14T16:08:00Z" w:initials="SMH">
    <w:p w14:paraId="0D45353E" w14:textId="77777777" w:rsidR="00774FCD" w:rsidRDefault="00774FCD">
      <w:pPr>
        <w:pStyle w:val="CommentText"/>
      </w:pPr>
      <w:r>
        <w:rPr>
          <w:rStyle w:val="CommentReference"/>
        </w:rPr>
        <w:annotationRef/>
      </w:r>
      <w:r>
        <w:t>By implication from section 14.1.</w:t>
      </w:r>
    </w:p>
    <w:p w14:paraId="52D744A2" w14:textId="56132AF9" w:rsidR="00774FCD" w:rsidRDefault="00774FCD">
      <w:pPr>
        <w:pStyle w:val="CommentText"/>
      </w:pPr>
      <w:r>
        <w:t>DONE – clarified wording</w:t>
      </w:r>
    </w:p>
  </w:comment>
  <w:comment w:id="6720" w:author="mbeckerle" w:date="2012-08-14T16:08:00Z" w:initials="m">
    <w:p w14:paraId="01BB00D6" w14:textId="4CAE0B9A" w:rsidR="00774FCD" w:rsidRDefault="00774FCD">
      <w:pPr>
        <w:pStyle w:val="CommentText"/>
      </w:pPr>
      <w:r>
        <w:rPr>
          <w:rStyle w:val="CommentReference"/>
        </w:rPr>
        <w:annotationRef/>
      </w:r>
      <w:r>
        <w:t>(OPEN)</w:t>
      </w:r>
    </w:p>
    <w:p w14:paraId="0775C909" w14:textId="06C1F590" w:rsidR="00774FCD" w:rsidRDefault="00774FCD">
      <w:pPr>
        <w:pStyle w:val="CommentText"/>
      </w:pPr>
      <w:r>
        <w:t>So, should this be removed then? It's not incorrect.</w:t>
      </w:r>
    </w:p>
    <w:p w14:paraId="259B7FD7" w14:textId="4A241AA3" w:rsidR="00774FCD" w:rsidRDefault="00774FCD">
      <w:pPr>
        <w:pStyle w:val="CommentText"/>
      </w:pPr>
      <w:r>
        <w:t>DONE – clarified wording</w:t>
      </w:r>
    </w:p>
  </w:comment>
  <w:comment w:id="6729" w:author="Steve Hanson" w:date="2012-08-14T16:08:00Z" w:initials="SMH">
    <w:p w14:paraId="6D43BB8F" w14:textId="77777777" w:rsidR="00774FCD" w:rsidRDefault="00774FCD">
      <w:pPr>
        <w:pStyle w:val="CommentText"/>
      </w:pPr>
      <w:r>
        <w:rPr>
          <w:rStyle w:val="CommentReference"/>
        </w:rPr>
        <w:annotationRef/>
      </w:r>
      <w:r>
        <w:t>xs:group or xs:group reference, (for clarity).</w:t>
      </w:r>
    </w:p>
    <w:p w14:paraId="78A903FA" w14:textId="070A97FE" w:rsidR="00774FCD" w:rsidRDefault="00774FCD">
      <w:pPr>
        <w:pStyle w:val="CommentText"/>
      </w:pPr>
      <w:r>
        <w:t>DONE</w:t>
      </w:r>
    </w:p>
  </w:comment>
  <w:comment w:id="6727" w:author="Steve Hanson" w:date="2012-08-14T16:08:00Z" w:initials="SMH">
    <w:p w14:paraId="2CE8FFF8" w14:textId="77777777" w:rsidR="00774FCD" w:rsidRDefault="00774FCD">
      <w:pPr>
        <w:pStyle w:val="CommentText"/>
      </w:pPr>
      <w:r>
        <w:rPr>
          <w:rStyle w:val="CommentReference"/>
        </w:rPr>
        <w:annotationRef/>
      </w:r>
      <w:r>
        <w:t xml:space="preserve">Errata 3.1 clarification </w:t>
      </w:r>
      <w:r w:rsidRPr="001A28F4">
        <w:rPr>
          <w:b/>
        </w:rPr>
        <w:t>DONE</w:t>
      </w:r>
    </w:p>
  </w:comment>
  <w:comment w:id="6747" w:author="Steve Hanson" w:date="2012-08-14T16:08:00Z" w:initials="SMH">
    <w:p w14:paraId="45BCA315" w14:textId="77777777" w:rsidR="00774FCD" w:rsidRDefault="00774FCD">
      <w:pPr>
        <w:pStyle w:val="CommentText"/>
      </w:pPr>
      <w:r>
        <w:rPr>
          <w:rStyle w:val="CommentReference"/>
        </w:rPr>
        <w:annotationRef/>
      </w:r>
      <w:r>
        <w:t>Errata 3.1 changes this to disallow empty string and behave like dfdl:ref</w:t>
      </w:r>
    </w:p>
    <w:p w14:paraId="70C94500" w14:textId="77777777" w:rsidR="00774FCD" w:rsidRDefault="00774FCD">
      <w:pPr>
        <w:pStyle w:val="CommentText"/>
      </w:pPr>
    </w:p>
    <w:p w14:paraId="7469122C" w14:textId="77777777" w:rsidR="00774FCD" w:rsidRDefault="00774FCD">
      <w:pPr>
        <w:pStyle w:val="CommentText"/>
      </w:pPr>
      <w:r>
        <w:t>DONE</w:t>
      </w:r>
    </w:p>
  </w:comment>
  <w:comment w:id="6754" w:author="Steve Hanson" w:date="2012-08-14T16:08:00Z" w:initials="SMH">
    <w:p w14:paraId="69B3109A" w14:textId="77777777" w:rsidR="00774FCD" w:rsidRDefault="00774FCD">
      <w:pPr>
        <w:pStyle w:val="CommentText"/>
      </w:pPr>
      <w:r>
        <w:rPr>
          <w:rStyle w:val="CommentReference"/>
        </w:rPr>
        <w:annotationRef/>
      </w:r>
      <w:r>
        <w:t>No, empty string is a schema definition error</w:t>
      </w:r>
    </w:p>
    <w:p w14:paraId="661C5C08" w14:textId="77777777" w:rsidR="00774FCD" w:rsidRDefault="00774FCD">
      <w:pPr>
        <w:pStyle w:val="CommentText"/>
      </w:pPr>
    </w:p>
    <w:p w14:paraId="69038DF3" w14:textId="48698476" w:rsidR="00774FCD" w:rsidRDefault="00774FCD">
      <w:pPr>
        <w:pStyle w:val="CommentText"/>
      </w:pPr>
      <w:r>
        <w:t>DONE</w:t>
      </w:r>
    </w:p>
  </w:comment>
  <w:comment w:id="6790" w:author="Steve Hanson" w:date="2012-08-14T16:08:00Z" w:initials="SMH">
    <w:p w14:paraId="7DEB27E1" w14:textId="77777777" w:rsidR="00774FCD" w:rsidRDefault="00774FCD">
      <w:pPr>
        <w:pStyle w:val="CommentText"/>
      </w:pPr>
      <w:r>
        <w:rPr>
          <w:rStyle w:val="CommentReference"/>
        </w:rPr>
        <w:annotationRef/>
      </w:r>
      <w:r>
        <w:t xml:space="preserve">Errata 2.55. </w:t>
      </w:r>
      <w:r w:rsidRPr="005A5327">
        <w:rPr>
          <w:b/>
        </w:rPr>
        <w:t>DONE</w:t>
      </w:r>
    </w:p>
  </w:comment>
  <w:comment w:id="6905" w:author="mbeckerle" w:date="2012-08-14T16:08:00Z" w:initials="m">
    <w:p w14:paraId="37D062B9" w14:textId="0D762474" w:rsidR="00774FCD" w:rsidRDefault="00774FCD">
      <w:pPr>
        <w:pStyle w:val="CommentText"/>
      </w:pPr>
      <w:r>
        <w:rPr>
          <w:rStyle w:val="CommentReference"/>
        </w:rPr>
        <w:annotationRef/>
      </w:r>
      <w:r>
        <w:t>But what is the behavior in this case?</w:t>
      </w:r>
    </w:p>
    <w:p w14:paraId="08613815" w14:textId="4F168E8C" w:rsidR="00774FCD" w:rsidRDefault="00774FCD">
      <w:pPr>
        <w:pStyle w:val="CommentText"/>
      </w:pPr>
      <w:r>
        <w:t>OPEN</w:t>
      </w:r>
    </w:p>
  </w:comment>
  <w:comment w:id="6857" w:author="mbeckerle" w:date="2012-08-14T16:08:00Z" w:initials="m">
    <w:p w14:paraId="722E51F5" w14:textId="6006CC83" w:rsidR="00774FCD" w:rsidRDefault="00774FCD">
      <w:pPr>
        <w:pStyle w:val="CommentText"/>
      </w:pPr>
      <w:r>
        <w:rPr>
          <w:rStyle w:val="CommentReference"/>
        </w:rPr>
        <w:annotationRef/>
      </w:r>
      <w:r>
        <w:t>Errata 3.15 Done</w:t>
      </w:r>
    </w:p>
    <w:p w14:paraId="7FE0AF67" w14:textId="77777777" w:rsidR="00774FCD" w:rsidRDefault="00774FCD">
      <w:pPr>
        <w:pStyle w:val="CommentText"/>
      </w:pPr>
    </w:p>
  </w:comment>
  <w:comment w:id="6919" w:author="mbeckerle" w:date="2012-08-14T16:08:00Z" w:initials="m">
    <w:p w14:paraId="1C5E7BFC" w14:textId="77777777" w:rsidR="00774FCD" w:rsidRDefault="00774FCD" w:rsidP="00503401">
      <w:pPr>
        <w:pStyle w:val="CommentText"/>
      </w:pPr>
      <w:r>
        <w:rPr>
          <w:rStyle w:val="CommentReference"/>
        </w:rPr>
        <w:annotationRef/>
      </w:r>
      <w:r>
        <w:t>Errata 2.81</w:t>
      </w:r>
    </w:p>
    <w:p w14:paraId="2782130D" w14:textId="177FDC6D" w:rsidR="00774FCD" w:rsidRDefault="00774FCD" w:rsidP="00503401">
      <w:pPr>
        <w:pStyle w:val="CommentText"/>
      </w:pPr>
      <w:r>
        <w:t>DONE</w:t>
      </w:r>
    </w:p>
  </w:comment>
  <w:comment w:id="6966" w:author="Steve Hanson" w:date="2012-08-14T16:08:00Z" w:initials="SMH">
    <w:p w14:paraId="4165D35B" w14:textId="77777777" w:rsidR="00774FCD" w:rsidRDefault="00774FCD">
      <w:pPr>
        <w:pStyle w:val="CommentText"/>
      </w:pPr>
      <w:r>
        <w:rPr>
          <w:rStyle w:val="CommentReference"/>
        </w:rPr>
        <w:annotationRef/>
      </w:r>
      <w:r>
        <w:t>Errata 3.11 adds new enum ‘implicit’</w:t>
      </w:r>
    </w:p>
    <w:p w14:paraId="7A6A2432" w14:textId="77777777" w:rsidR="00774FCD" w:rsidRDefault="00774FCD">
      <w:pPr>
        <w:pStyle w:val="CommentText"/>
      </w:pPr>
    </w:p>
    <w:p w14:paraId="54FB7FB5" w14:textId="77777777" w:rsidR="00774FCD" w:rsidRDefault="00774FCD">
      <w:pPr>
        <w:pStyle w:val="CommentText"/>
      </w:pPr>
      <w:r>
        <w:t>DONE</w:t>
      </w:r>
    </w:p>
  </w:comment>
  <w:comment w:id="6975" w:author="mbeckerle" w:date="2012-08-14T16:08:00Z" w:initials="m">
    <w:p w14:paraId="4F5F322C" w14:textId="77777777" w:rsidR="00774FCD" w:rsidRDefault="00774FCD">
      <w:pPr>
        <w:pStyle w:val="CommentText"/>
      </w:pPr>
      <w:r>
        <w:rPr>
          <w:rStyle w:val="CommentReference"/>
        </w:rPr>
        <w:annotationRef/>
      </w:r>
      <w:r>
        <w:t>Errata 2.31 Done</w:t>
      </w:r>
    </w:p>
  </w:comment>
  <w:comment w:id="6981" w:author="Steve Hanson" w:date="2012-08-14T16:08:00Z" w:initials="SMH">
    <w:p w14:paraId="12149FA6" w14:textId="77777777" w:rsidR="00774FCD" w:rsidRDefault="00774FCD">
      <w:pPr>
        <w:pStyle w:val="CommentText"/>
      </w:pPr>
      <w:r>
        <w:rPr>
          <w:rStyle w:val="CommentReference"/>
        </w:rPr>
        <w:annotationRef/>
      </w:r>
      <w:r>
        <w:t xml:space="preserve">Errata 2.36 changes this so only an expression is allowed. </w:t>
      </w:r>
      <w:r w:rsidRPr="00557DF4">
        <w:rPr>
          <w:b/>
        </w:rPr>
        <w:t>DONE</w:t>
      </w:r>
    </w:p>
  </w:comment>
  <w:comment w:id="7000" w:author="Steve Hanson" w:date="2012-08-14T16:08:00Z" w:initials="SMH">
    <w:p w14:paraId="3C3D58BB" w14:textId="77777777" w:rsidR="00774FCD" w:rsidRDefault="00774FCD">
      <w:pPr>
        <w:pStyle w:val="CommentText"/>
      </w:pPr>
      <w:r>
        <w:rPr>
          <w:rStyle w:val="CommentReference"/>
        </w:rPr>
        <w:annotationRef/>
      </w:r>
      <w:r>
        <w:t>Needs rewriting once action 140 agreed</w:t>
      </w:r>
    </w:p>
  </w:comment>
  <w:comment w:id="7001" w:author="mbeckerle" w:date="2012-08-14T16:08:00Z" w:initials="m">
    <w:p w14:paraId="3C759CA7" w14:textId="45EE5CAF" w:rsidR="00774FCD" w:rsidRDefault="00774FCD">
      <w:pPr>
        <w:pStyle w:val="CommentText"/>
      </w:pPr>
      <w:r>
        <w:rPr>
          <w:rStyle w:val="CommentReference"/>
        </w:rPr>
        <w:annotationRef/>
      </w:r>
      <w:r>
        <w:t>(OPEN)</w:t>
      </w:r>
    </w:p>
  </w:comment>
  <w:comment w:id="7063" w:author="Steve Hanson" w:date="2012-08-14T16:08:00Z" w:initials="SMH">
    <w:p w14:paraId="456E1910" w14:textId="77777777" w:rsidR="00774FCD" w:rsidRDefault="00774FCD">
      <w:pPr>
        <w:pStyle w:val="CommentText"/>
      </w:pPr>
      <w:r>
        <w:rPr>
          <w:rStyle w:val="CommentReference"/>
        </w:rPr>
        <w:annotationRef/>
      </w:r>
      <w:r>
        <w:t xml:space="preserve">Errata 2.31: </w:t>
      </w:r>
      <w:r w:rsidRPr="002431C2">
        <w:rPr>
          <w:b/>
        </w:rPr>
        <w:t>DONE</w:t>
      </w:r>
    </w:p>
  </w:comment>
  <w:comment w:id="7080" w:author="Steve Hanson" w:date="2012-08-14T16:08:00Z" w:initials="SMH">
    <w:p w14:paraId="2BC452C8" w14:textId="77777777" w:rsidR="00774FCD" w:rsidRDefault="00774FCD">
      <w:pPr>
        <w:pStyle w:val="CommentText"/>
      </w:pPr>
      <w:r>
        <w:rPr>
          <w:rStyle w:val="CommentReference"/>
        </w:rPr>
        <w:annotationRef/>
      </w:r>
      <w:r>
        <w:t>Much more to add to clarify behaviour when action 140 agreed</w:t>
      </w:r>
    </w:p>
  </w:comment>
  <w:comment w:id="7081" w:author="mbeckerle" w:date="2012-08-14T16:08:00Z" w:initials="m">
    <w:p w14:paraId="72259B5F" w14:textId="05DC8963" w:rsidR="00774FCD" w:rsidRDefault="00774FCD">
      <w:pPr>
        <w:pStyle w:val="CommentText"/>
      </w:pPr>
      <w:r>
        <w:rPr>
          <w:rStyle w:val="CommentReference"/>
        </w:rPr>
        <w:annotationRef/>
      </w:r>
      <w:r>
        <w:t>(OPEN)</w:t>
      </w:r>
    </w:p>
  </w:comment>
  <w:comment w:id="7099" w:author="Steve Hanson" w:date="2012-08-14T16:08:00Z" w:initials="SMH">
    <w:p w14:paraId="25A87F93" w14:textId="77777777" w:rsidR="00774FCD" w:rsidRDefault="00774FCD">
      <w:pPr>
        <w:pStyle w:val="CommentText"/>
      </w:pPr>
      <w:r>
        <w:rPr>
          <w:rStyle w:val="CommentReference"/>
        </w:rPr>
        <w:annotationRef/>
      </w:r>
      <w:r>
        <w:t xml:space="preserve">Errata 2.7. </w:t>
      </w:r>
      <w:r w:rsidRPr="00A5654C">
        <w:rPr>
          <w:b/>
        </w:rPr>
        <w:t>DONE</w:t>
      </w:r>
    </w:p>
  </w:comment>
  <w:comment w:id="7104" w:author="Steve Hanson" w:date="2012-08-14T16:08:00Z" w:initials="SMH">
    <w:p w14:paraId="4C32F7BA" w14:textId="77777777" w:rsidR="00774FCD" w:rsidRDefault="00774FCD">
      <w:pPr>
        <w:pStyle w:val="CommentText"/>
      </w:pPr>
      <w:r>
        <w:rPr>
          <w:rStyle w:val="CommentReference"/>
        </w:rPr>
        <w:annotationRef/>
      </w:r>
      <w:r>
        <w:t>Errata 2.35 expands this</w:t>
      </w:r>
    </w:p>
    <w:p w14:paraId="5A5685CB" w14:textId="77777777" w:rsidR="00774FCD" w:rsidRDefault="00774FCD">
      <w:pPr>
        <w:pStyle w:val="CommentText"/>
      </w:pPr>
    </w:p>
    <w:p w14:paraId="445793D0" w14:textId="77777777" w:rsidR="00774FCD" w:rsidRDefault="00774FCD">
      <w:pPr>
        <w:pStyle w:val="CommentText"/>
      </w:pPr>
      <w:r>
        <w:t>DONE. Note Schema Definition error for type-error, not processing error.</w:t>
      </w:r>
    </w:p>
  </w:comment>
  <w:comment w:id="7111" w:author="Steve Hanson" w:date="2012-08-14T16:08:00Z" w:initials="SMH">
    <w:p w14:paraId="6ECE6EF2" w14:textId="77777777" w:rsidR="00774FCD" w:rsidRDefault="00774FCD">
      <w:pPr>
        <w:pStyle w:val="CommentText"/>
      </w:pPr>
      <w:r>
        <w:rPr>
          <w:rStyle w:val="CommentReference"/>
        </w:rPr>
        <w:annotationRef/>
      </w:r>
      <w:r>
        <w:t xml:space="preserve">Errata 3.2 </w:t>
      </w:r>
      <w:r w:rsidRPr="001A0D94">
        <w:rPr>
          <w:b/>
        </w:rPr>
        <w:t>DONE</w:t>
      </w:r>
    </w:p>
  </w:comment>
  <w:comment w:id="7117" w:author="Steve Hanson" w:date="2012-08-14T16:08:00Z" w:initials="SMH">
    <w:p w14:paraId="5DFDBCF2" w14:textId="77777777" w:rsidR="00774FCD" w:rsidRDefault="00774FCD">
      <w:pPr>
        <w:pStyle w:val="CommentText"/>
      </w:pPr>
      <w:r>
        <w:rPr>
          <w:rStyle w:val="CommentReference"/>
        </w:rPr>
        <w:annotationRef/>
      </w:r>
      <w:r>
        <w:t>Need to add that empty string is a schema definition error.</w:t>
      </w:r>
    </w:p>
  </w:comment>
  <w:comment w:id="7118" w:author="mbeckerle" w:date="2012-08-14T16:08:00Z" w:initials="m">
    <w:p w14:paraId="5D6F23BD" w14:textId="4CF5C7E2" w:rsidR="00774FCD" w:rsidRDefault="00774FCD">
      <w:pPr>
        <w:pStyle w:val="CommentText"/>
      </w:pPr>
      <w:r>
        <w:rPr>
          <w:rStyle w:val="CommentReference"/>
        </w:rPr>
        <w:annotationRef/>
      </w:r>
      <w:r>
        <w:t>Not sure. The type is DFDL Expression. So it' can't be "" because that's not a DFDL expression.</w:t>
      </w:r>
    </w:p>
    <w:p w14:paraId="260FF34E" w14:textId="77777777" w:rsidR="00774FCD" w:rsidRDefault="00774FCD">
      <w:pPr>
        <w:pStyle w:val="CommentText"/>
      </w:pPr>
    </w:p>
    <w:p w14:paraId="0C020D0F" w14:textId="45BBB7C3" w:rsidR="00774FCD" w:rsidRDefault="00774FCD">
      <w:pPr>
        <w:pStyle w:val="CommentText"/>
      </w:pPr>
      <w:r>
        <w:t>The runtime value *can* be a empty string because the type of the element might be xs:string.</w:t>
      </w:r>
    </w:p>
    <w:p w14:paraId="7BFD2F66" w14:textId="77777777" w:rsidR="00774FCD" w:rsidRDefault="00774FCD">
      <w:pPr>
        <w:pStyle w:val="CommentText"/>
      </w:pPr>
    </w:p>
    <w:p w14:paraId="124F260C" w14:textId="730CEABB" w:rsidR="00774FCD" w:rsidRDefault="00774FCD">
      <w:pPr>
        <w:pStyle w:val="CommentText"/>
      </w:pPr>
      <w:r>
        <w:t>In general, other places specify that a DFDL Expression cannot be “”. You must have braces, and you must have something inside the braces that is a valid expression. I don’t think we should detail that here redundantly.</w:t>
      </w:r>
    </w:p>
    <w:p w14:paraId="2E14ADFD" w14:textId="77777777" w:rsidR="00774FCD" w:rsidRDefault="00774FCD">
      <w:pPr>
        <w:pStyle w:val="CommentText"/>
      </w:pPr>
    </w:p>
    <w:p w14:paraId="51032AD0" w14:textId="67F02ACA" w:rsidR="00774FCD" w:rsidRDefault="00774FCD">
      <w:pPr>
        <w:pStyle w:val="CommentText"/>
      </w:pPr>
      <w:r>
        <w:t>DONE</w:t>
      </w:r>
    </w:p>
  </w:comment>
  <w:comment w:id="7115" w:author="Steve Hanson" w:date="2012-08-14T16:08:00Z" w:initials="SMH">
    <w:p w14:paraId="6B10F4A2" w14:textId="77777777" w:rsidR="00774FCD" w:rsidRDefault="00774FCD">
      <w:pPr>
        <w:pStyle w:val="CommentText"/>
      </w:pPr>
      <w:r>
        <w:rPr>
          <w:rStyle w:val="CommentReference"/>
        </w:rPr>
        <w:annotationRef/>
      </w:r>
      <w:r>
        <w:t>Errata 3.2 changes property to behave like dfdl:ref</w:t>
      </w:r>
    </w:p>
    <w:p w14:paraId="0485E537" w14:textId="77777777" w:rsidR="00774FCD" w:rsidRDefault="00774FCD">
      <w:pPr>
        <w:pStyle w:val="CommentText"/>
      </w:pPr>
    </w:p>
    <w:p w14:paraId="1FB713EC" w14:textId="77777777" w:rsidR="00774FCD" w:rsidRDefault="00774FCD">
      <w:pPr>
        <w:pStyle w:val="CommentText"/>
      </w:pPr>
      <w:r>
        <w:t>DONE</w:t>
      </w:r>
    </w:p>
  </w:comment>
  <w:comment w:id="7126" w:author="Steve Hanson" w:date="2012-08-14T16:08:00Z" w:initials="SMH">
    <w:p w14:paraId="7A3C1378" w14:textId="77777777" w:rsidR="00774FCD" w:rsidRDefault="00774FCD">
      <w:pPr>
        <w:pStyle w:val="CommentText"/>
      </w:pPr>
      <w:r>
        <w:rPr>
          <w:rStyle w:val="CommentReference"/>
        </w:rPr>
        <w:annotationRef/>
      </w:r>
      <w:r>
        <w:t>Need to make same change here as for inputValueCalc above.</w:t>
      </w:r>
    </w:p>
  </w:comment>
  <w:comment w:id="7127" w:author="mbeckerle" w:date="2012-08-14T16:08:00Z" w:initials="m">
    <w:p w14:paraId="3C30491F" w14:textId="693C3DCB" w:rsidR="00774FCD" w:rsidRDefault="00774FCD">
      <w:pPr>
        <w:pStyle w:val="CommentText"/>
      </w:pPr>
      <w:r>
        <w:rPr>
          <w:rStyle w:val="CommentReference"/>
        </w:rPr>
        <w:annotationRef/>
      </w:r>
      <w:r>
        <w:t>Fixed by deleting misleading sentence.</w:t>
      </w:r>
    </w:p>
    <w:p w14:paraId="08704D8D" w14:textId="4E5CF66C" w:rsidR="00774FCD" w:rsidRDefault="00774FCD">
      <w:pPr>
        <w:pStyle w:val="CommentText"/>
      </w:pPr>
      <w:r>
        <w:t>DONE</w:t>
      </w:r>
    </w:p>
  </w:comment>
  <w:comment w:id="7124" w:author="Steve Hanson" w:date="2012-08-14T16:08:00Z" w:initials="SMH">
    <w:p w14:paraId="6A46888C" w14:textId="77777777" w:rsidR="00774FCD" w:rsidRDefault="00774FCD">
      <w:pPr>
        <w:pStyle w:val="CommentText"/>
      </w:pPr>
      <w:r>
        <w:rPr>
          <w:rStyle w:val="CommentReference"/>
        </w:rPr>
        <w:annotationRef/>
      </w:r>
      <w:r>
        <w:t>Errata 2.35 expands this</w:t>
      </w:r>
    </w:p>
    <w:p w14:paraId="643CCE5A" w14:textId="77777777" w:rsidR="00774FCD" w:rsidRDefault="00774FCD">
      <w:pPr>
        <w:pStyle w:val="CommentText"/>
      </w:pPr>
    </w:p>
    <w:p w14:paraId="5E8C2F29" w14:textId="4F340948" w:rsidR="00774FCD" w:rsidRDefault="00774FCD">
      <w:pPr>
        <w:pStyle w:val="CommentText"/>
      </w:pPr>
      <w:r>
        <w:t>DONE</w:t>
      </w:r>
    </w:p>
  </w:comment>
  <w:comment w:id="7131" w:author="Steve Hanson" w:date="2012-08-14T16:08:00Z" w:initials="SMH">
    <w:p w14:paraId="7E60A364" w14:textId="77777777" w:rsidR="00774FCD" w:rsidRDefault="00774FCD">
      <w:pPr>
        <w:pStyle w:val="CommentText"/>
      </w:pPr>
      <w:r>
        <w:rPr>
          <w:rStyle w:val="CommentReference"/>
        </w:rPr>
        <w:annotationRef/>
      </w:r>
      <w:r>
        <w:t xml:space="preserve">Errata 3.2 </w:t>
      </w:r>
      <w:r w:rsidRPr="001A0D94">
        <w:rPr>
          <w:b/>
        </w:rPr>
        <w:t>DONE</w:t>
      </w:r>
    </w:p>
  </w:comment>
  <w:comment w:id="7137" w:author="mbeckerle" w:date="2012-08-14T16:08:00Z" w:initials="m">
    <w:p w14:paraId="471B9207" w14:textId="2425DEB2" w:rsidR="00774FCD" w:rsidRDefault="00774FCD">
      <w:pPr>
        <w:pStyle w:val="CommentText"/>
      </w:pPr>
      <w:r>
        <w:rPr>
          <w:rStyle w:val="CommentReference"/>
        </w:rPr>
        <w:annotationRef/>
      </w:r>
      <w:r>
        <w:t>(OPEN)</w:t>
      </w:r>
    </w:p>
    <w:p w14:paraId="6DBDC470" w14:textId="4C9FBDF4" w:rsidR="00774FCD" w:rsidRDefault="00774FCD">
      <w:pPr>
        <w:pStyle w:val="CommentText"/>
      </w:pPr>
      <w:r>
        <w:t>Do we want to say something about implementations placing limits here?</w:t>
      </w:r>
    </w:p>
    <w:p w14:paraId="5BDD1C9E" w14:textId="77777777" w:rsidR="00774FCD" w:rsidRDefault="00774FCD">
      <w:pPr>
        <w:pStyle w:val="CommentText"/>
      </w:pPr>
    </w:p>
    <w:p w14:paraId="27470A57" w14:textId="6B647722" w:rsidR="00774FCD" w:rsidRDefault="00774FCD">
      <w:pPr>
        <w:pStyle w:val="CommentText"/>
      </w:pPr>
      <w:r>
        <w:t>Can that be said centrally elseswhere, e.g., in the section about the expression language?</w:t>
      </w:r>
    </w:p>
    <w:p w14:paraId="30B2C582" w14:textId="77777777" w:rsidR="00774FCD" w:rsidRDefault="00774FCD">
      <w:pPr>
        <w:pStyle w:val="CommentText"/>
      </w:pPr>
    </w:p>
    <w:p w14:paraId="6EC9B123" w14:textId="45AA37F4" w:rsidR="00774FCD" w:rsidRDefault="00774FCD">
      <w:pPr>
        <w:pStyle w:val="CommentText"/>
      </w:pPr>
      <w:r>
        <w:t>OPEN</w:t>
      </w:r>
    </w:p>
  </w:comment>
  <w:comment w:id="7139" w:author="Steve Hanson" w:date="2012-08-14T16:08:00Z" w:initials="SMH">
    <w:p w14:paraId="0D371100" w14:textId="77777777" w:rsidR="00774FCD" w:rsidRDefault="00774FCD">
      <w:pPr>
        <w:pStyle w:val="CommentText"/>
      </w:pPr>
      <w:r>
        <w:rPr>
          <w:rStyle w:val="CommentReference"/>
        </w:rPr>
        <w:annotationRef/>
      </w:r>
      <w:r>
        <w:t>Need to add that empty string is a schema definition error.</w:t>
      </w:r>
    </w:p>
    <w:p w14:paraId="77415113" w14:textId="77777777" w:rsidR="00774FCD" w:rsidRDefault="00774FCD">
      <w:pPr>
        <w:pStyle w:val="CommentText"/>
      </w:pPr>
    </w:p>
    <w:p w14:paraId="1FD0492E" w14:textId="083B30CA" w:rsidR="00774FCD" w:rsidRDefault="00774FCD">
      <w:pPr>
        <w:pStyle w:val="CommentText"/>
      </w:pPr>
      <w:r>
        <w:t>Don't think so - See comment above on inputValueCalc.</w:t>
      </w:r>
    </w:p>
    <w:p w14:paraId="0A8D0221" w14:textId="77777777" w:rsidR="00774FCD" w:rsidRDefault="00774FCD">
      <w:pPr>
        <w:pStyle w:val="CommentText"/>
      </w:pPr>
    </w:p>
    <w:p w14:paraId="73EC1D4F" w14:textId="2631FE2B" w:rsidR="00774FCD" w:rsidRDefault="00774FCD">
      <w:pPr>
        <w:pStyle w:val="CommentText"/>
      </w:pPr>
      <w:r>
        <w:t>DONE</w:t>
      </w:r>
    </w:p>
  </w:comment>
  <w:comment w:id="7140" w:author="Steve Hanson" w:date="2012-08-14T16:08:00Z" w:initials="SMH">
    <w:p w14:paraId="1493E32D" w14:textId="77777777" w:rsidR="00774FCD" w:rsidRDefault="00774FCD" w:rsidP="001A0D94">
      <w:pPr>
        <w:pStyle w:val="CommentText"/>
      </w:pPr>
      <w:r>
        <w:rPr>
          <w:rStyle w:val="CommentReference"/>
        </w:rPr>
        <w:annotationRef/>
      </w:r>
      <w:r>
        <w:t>Errata 3.2 changes property to behave like dfdl:ref</w:t>
      </w:r>
      <w:r>
        <w:rPr>
          <w:rStyle w:val="CommentReference"/>
        </w:rPr>
        <w:annotationRef/>
      </w:r>
    </w:p>
    <w:p w14:paraId="4F840537" w14:textId="77777777" w:rsidR="00774FCD" w:rsidRDefault="00774FCD" w:rsidP="001A0D94">
      <w:pPr>
        <w:pStyle w:val="CommentText"/>
      </w:pPr>
    </w:p>
    <w:p w14:paraId="16C8FB1B" w14:textId="3755F268" w:rsidR="00774FCD" w:rsidRDefault="00774FCD" w:rsidP="001A0D94">
      <w:pPr>
        <w:pStyle w:val="CommentText"/>
      </w:pPr>
      <w:r>
        <w:t>DONE</w:t>
      </w:r>
    </w:p>
  </w:comment>
  <w:comment w:id="7387" w:author="mbeckerle" w:date="2012-08-14T16:08:00Z" w:initials="m">
    <w:p w14:paraId="6C25F92C" w14:textId="3D58E034" w:rsidR="00774FCD" w:rsidRDefault="00774FCD">
      <w:pPr>
        <w:pStyle w:val="CommentText"/>
      </w:pPr>
      <w:r>
        <w:rPr>
          <w:rStyle w:val="CommentReference"/>
        </w:rPr>
        <w:annotationRef/>
      </w:r>
      <w:r>
        <w:t>Errata 3.17 done.</w:t>
      </w:r>
    </w:p>
    <w:p w14:paraId="159E0A21" w14:textId="77777777" w:rsidR="00774FCD" w:rsidRDefault="00774FCD">
      <w:pPr>
        <w:pStyle w:val="CommentText"/>
      </w:pPr>
    </w:p>
  </w:comment>
  <w:comment w:id="7399" w:author="Steve Hanson" w:date="2012-08-14T16:08:00Z" w:initials="SMH">
    <w:p w14:paraId="749DE3FF" w14:textId="0223F760" w:rsidR="00774FCD" w:rsidRDefault="00774FCD">
      <w:pPr>
        <w:pStyle w:val="CommentText"/>
      </w:pPr>
      <w:r>
        <w:rPr>
          <w:rStyle w:val="CommentReference"/>
        </w:rPr>
        <w:annotationRef/>
      </w:r>
      <w:r>
        <w:t>Really?  There is still value in providing expressions without variables (IBM DFDL does this today).</w:t>
      </w:r>
    </w:p>
    <w:p w14:paraId="643563F0" w14:textId="77777777" w:rsidR="00774FCD" w:rsidRDefault="00774FCD">
      <w:pPr>
        <w:pStyle w:val="CommentText"/>
      </w:pPr>
    </w:p>
    <w:p w14:paraId="0EDD1D22" w14:textId="42F1250C" w:rsidR="00774FCD" w:rsidRDefault="00774FCD">
      <w:pPr>
        <w:pStyle w:val="CommentText"/>
      </w:pPr>
      <w:r>
        <w:t>Removed misleading sentence</w:t>
      </w:r>
    </w:p>
    <w:p w14:paraId="7CE39C53" w14:textId="77777777" w:rsidR="00774FCD" w:rsidRDefault="00774FCD">
      <w:pPr>
        <w:pStyle w:val="CommentText"/>
      </w:pPr>
    </w:p>
    <w:p w14:paraId="3BAEC181" w14:textId="021381B3" w:rsidR="00774FCD" w:rsidRDefault="00774FCD">
      <w:pPr>
        <w:pStyle w:val="CommentText"/>
      </w:pPr>
      <w:r>
        <w:t>DONE</w:t>
      </w:r>
    </w:p>
  </w:comment>
  <w:comment w:id="7407" w:author="mbeckerle" w:date="2012-08-14T16:08:00Z" w:initials="m">
    <w:p w14:paraId="1BCBC967" w14:textId="4AD828A9" w:rsidR="00774FCD" w:rsidRDefault="00774FCD">
      <w:pPr>
        <w:pStyle w:val="CommentText"/>
      </w:pPr>
      <w:r>
        <w:rPr>
          <w:rStyle w:val="CommentReference"/>
        </w:rPr>
        <w:annotationRef/>
      </w:r>
      <w:r>
        <w:t xml:space="preserve">I’m pretty sure we missed this. </w:t>
      </w:r>
    </w:p>
    <w:p w14:paraId="2E337FAC" w14:textId="77777777" w:rsidR="00774FCD" w:rsidRDefault="00774FCD">
      <w:pPr>
        <w:pStyle w:val="CommentText"/>
      </w:pPr>
    </w:p>
    <w:p w14:paraId="4BC46F02" w14:textId="1744BABA" w:rsidR="00774FCD" w:rsidRDefault="00774FCD">
      <w:pPr>
        <w:pStyle w:val="CommentText"/>
      </w:pPr>
      <w:r>
        <w:t>OPEN (til reviewed)</w:t>
      </w:r>
    </w:p>
  </w:comment>
  <w:comment w:id="7417" w:author="Steve Hanson" w:date="2012-08-14T16:08:00Z" w:initials="SMH">
    <w:p w14:paraId="4786A136" w14:textId="77777777" w:rsidR="00774FCD" w:rsidRDefault="00774FCD">
      <w:pPr>
        <w:pStyle w:val="CommentText"/>
      </w:pPr>
      <w:r>
        <w:rPr>
          <w:rStyle w:val="CommentReference"/>
        </w:rPr>
        <w:annotationRef/>
      </w:r>
      <w:r>
        <w:t>Errata 3.8 relaxes this.</w:t>
      </w:r>
    </w:p>
  </w:comment>
  <w:comment w:id="7418" w:author="mbeckerle" w:date="2012-08-14T16:08:00Z" w:initials="m">
    <w:p w14:paraId="61CB7C57" w14:textId="3FE79C9E" w:rsidR="00774FCD" w:rsidRDefault="00774FCD">
      <w:pPr>
        <w:pStyle w:val="CommentText"/>
      </w:pPr>
      <w:r>
        <w:rPr>
          <w:rStyle w:val="CommentReference"/>
        </w:rPr>
        <w:annotationRef/>
      </w:r>
      <w:r>
        <w:t>(OPEN)</w:t>
      </w:r>
    </w:p>
    <w:p w14:paraId="529BD92E" w14:textId="77777777" w:rsidR="00774FCD" w:rsidRDefault="00774FCD">
      <w:pPr>
        <w:pStyle w:val="CommentText"/>
      </w:pPr>
    </w:p>
    <w:p w14:paraId="33702A3F" w14:textId="0AE74B8A" w:rsidR="00774FCD" w:rsidRDefault="00774FCD">
      <w:pPr>
        <w:pStyle w:val="CommentText"/>
      </w:pPr>
      <w:r>
        <w:t xml:space="preserve">I wasn't sure what to change this to. I am concerned about schemas being used by a subset processor, which ignore some of the properties on the schema, but don't get an SDE, but then attempt to parse data, and fail.... but they're ignoring properties (intentionally) that need to be used to successfully parse data. </w:t>
      </w:r>
    </w:p>
    <w:p w14:paraId="67ACD6DE" w14:textId="77777777" w:rsidR="00774FCD" w:rsidRDefault="00774FCD">
      <w:pPr>
        <w:pStyle w:val="CommentText"/>
      </w:pPr>
    </w:p>
    <w:p w14:paraId="6CBBFD01" w14:textId="3E36D0E5" w:rsidR="00774FCD" w:rsidRDefault="00774FCD">
      <w:pPr>
        <w:pStyle w:val="CommentText"/>
      </w:pPr>
      <w:r>
        <w:t>Perhaps any conforming processor must recognize all DFDL v1.0 properties (just the property names, not validating the values) and when found output a warning (via unspecified mechanism) indicating that the property is not implemented.</w:t>
      </w:r>
    </w:p>
  </w:comment>
  <w:comment w:id="7419" w:author="mbeckerle" w:date="2012-08-14T16:08:00Z" w:initials="m">
    <w:p w14:paraId="5CD731DD" w14:textId="46A0C98B" w:rsidR="00774FCD" w:rsidRDefault="00774FCD">
      <w:pPr>
        <w:pStyle w:val="CommentText"/>
      </w:pPr>
      <w:r>
        <w:rPr>
          <w:rStyle w:val="CommentReference"/>
        </w:rPr>
        <w:annotationRef/>
      </w:r>
    </w:p>
    <w:p w14:paraId="145F8D3E" w14:textId="77777777" w:rsidR="00774FCD" w:rsidRDefault="00774FCD">
      <w:pPr>
        <w:pStyle w:val="CommentText"/>
      </w:pPr>
    </w:p>
    <w:p w14:paraId="2D69E698" w14:textId="50F64A52" w:rsidR="00774FCD" w:rsidRDefault="00774FCD">
      <w:pPr>
        <w:pStyle w:val="CommentText"/>
      </w:pPr>
      <w:r>
        <w:t>Well if a schema uses an optional feature that is not supported, it really wants to be an SDE.</w:t>
      </w:r>
    </w:p>
    <w:p w14:paraId="103963D3" w14:textId="6405D315" w:rsidR="00774FCD" w:rsidRDefault="00774FCD">
      <w:pPr>
        <w:pStyle w:val="CommentText"/>
      </w:pPr>
    </w:p>
    <w:p w14:paraId="4B0A7295" w14:textId="2FC0AB07" w:rsidR="00774FCD" w:rsidRDefault="00774FCD">
      <w:pPr>
        <w:pStyle w:val="CommentText"/>
      </w:pPr>
      <w:r>
        <w:t xml:space="preserve">OTOH we don’t want to add a burden to implementors who want to create minimal implementations. </w:t>
      </w:r>
    </w:p>
    <w:p w14:paraId="04ED8C1E" w14:textId="77777777" w:rsidR="00774FCD" w:rsidRDefault="00774FCD">
      <w:pPr>
        <w:pStyle w:val="CommentText"/>
      </w:pPr>
    </w:p>
    <w:p w14:paraId="0D63756E" w14:textId="03012750" w:rsidR="00774FCD" w:rsidRDefault="00774FCD">
      <w:pPr>
        <w:pStyle w:val="CommentText"/>
      </w:pPr>
      <w:r>
        <w:t>So a middle ground is to require an SDE, but for any property the implementation does not use. That’s easier than requiring the implementation to recognize and check things like textBiDi=”no”. Instead one would get “unrecognized property textBiDi with value ‘no’.</w:t>
      </w:r>
    </w:p>
    <w:p w14:paraId="6AB37290" w14:textId="77777777" w:rsidR="00774FCD" w:rsidRDefault="00774FCD">
      <w:pPr>
        <w:pStyle w:val="CommentText"/>
      </w:pPr>
    </w:p>
    <w:p w14:paraId="53575FF1" w14:textId="7F504B24" w:rsidR="00774FCD" w:rsidRDefault="00774FCD">
      <w:pPr>
        <w:pStyle w:val="CommentText"/>
      </w:pPr>
      <w:r>
        <w:t xml:space="preserve">An implementation just has to pick off all attributres on dfdl annotation elements, and all short-form attributes in the dfdl namespace, and all dfdl:property elements with unknown names, and issue an “unrecognized property” SDE. So, this doesn’t seem so bad to me. </w:t>
      </w:r>
    </w:p>
  </w:comment>
  <w:comment w:id="7432" w:author="mbeckerle" w:date="2012-08-14T16:08:00Z" w:initials="m">
    <w:p w14:paraId="57F8C66B" w14:textId="5D0EC1A6" w:rsidR="00774FCD" w:rsidRDefault="00774FCD">
      <w:pPr>
        <w:pStyle w:val="CommentText"/>
      </w:pPr>
      <w:r>
        <w:rPr>
          <w:rStyle w:val="CommentReference"/>
        </w:rPr>
        <w:annotationRef/>
      </w:r>
      <w:r>
        <w:t>(OPEN)</w:t>
      </w:r>
    </w:p>
    <w:p w14:paraId="36FB2D89" w14:textId="77777777" w:rsidR="00774FCD" w:rsidRDefault="00774FCD">
      <w:pPr>
        <w:pStyle w:val="CommentText"/>
      </w:pPr>
    </w:p>
    <w:p w14:paraId="1A27F831" w14:textId="7DDA33B4" w:rsidR="00774FCD" w:rsidRDefault="00774FCD">
      <w:pPr>
        <w:pStyle w:val="CommentText"/>
      </w:pPr>
      <w:r>
        <w:t xml:space="preserve">This section has some of the issues the grammar section has. </w:t>
      </w:r>
    </w:p>
    <w:p w14:paraId="0A691F16" w14:textId="77777777" w:rsidR="00774FCD" w:rsidRDefault="00774FCD">
      <w:pPr>
        <w:pStyle w:val="CommentText"/>
      </w:pPr>
    </w:p>
    <w:p w14:paraId="36FE80BE" w14:textId="4FC388DD" w:rsidR="00774FCD" w:rsidRDefault="00774FCD">
      <w:pPr>
        <w:pStyle w:val="CommentText"/>
      </w:pPr>
      <w:r>
        <w:t>That is, that it's starting to be recognizably flawed and doesn't match what implementations really have to do.</w:t>
      </w:r>
    </w:p>
  </w:comment>
  <w:comment w:id="7433" w:author="mbeckerle" w:date="2012-08-14T16:08:00Z" w:initials="m">
    <w:p w14:paraId="2A24FD42" w14:textId="77777777" w:rsidR="00774FCD" w:rsidRDefault="00774FCD" w:rsidP="00C0154C">
      <w:pPr>
        <w:pStyle w:val="CommentText"/>
      </w:pPr>
      <w:r>
        <w:rPr>
          <w:rStyle w:val="CommentReference"/>
        </w:rPr>
        <w:annotationRef/>
      </w:r>
      <w:r>
        <w:t xml:space="preserve">Do we have to fix this, or has this precedence outline now become obsolete as a concept? </w:t>
      </w:r>
    </w:p>
    <w:p w14:paraId="65A0F7A8" w14:textId="77777777" w:rsidR="00774FCD" w:rsidRDefault="00774FCD" w:rsidP="00C0154C">
      <w:pPr>
        <w:pStyle w:val="CommentText"/>
      </w:pPr>
    </w:p>
    <w:p w14:paraId="37F5D905" w14:textId="681493DB" w:rsidR="00774FCD" w:rsidRDefault="00774FCD" w:rsidP="00C0154C">
      <w:pPr>
        <w:pStyle w:val="CommentText"/>
      </w:pPr>
      <w:r>
        <w:t>E.g., if I recurse through the grammar, the properties that apply to each region define exactly this precedence order don’t they?</w:t>
      </w:r>
    </w:p>
    <w:p w14:paraId="7FC98C87" w14:textId="77777777" w:rsidR="00774FCD" w:rsidRDefault="00774FCD" w:rsidP="00C0154C">
      <w:pPr>
        <w:pStyle w:val="CommentText"/>
      </w:pPr>
    </w:p>
    <w:p w14:paraId="72F37FA9" w14:textId="5FFD5F4D" w:rsidR="00774FCD" w:rsidRDefault="00774FCD" w:rsidP="00C0154C">
      <w:pPr>
        <w:pStyle w:val="CommentText"/>
      </w:pPr>
      <w:r>
        <w:t xml:space="preserve">If we used the grammar as an outline. Make 2 copies (one for parsing, one for unparsing), then annotated each outline node with the properties that are referenced first at that node, do we get the same thing this is trying to be? </w:t>
      </w:r>
    </w:p>
  </w:comment>
  <w:comment w:id="7455" w:author="Steve Hanson" w:date="2012-08-14T16:08:00Z" w:initials="SMH">
    <w:p w14:paraId="12E35F8C" w14:textId="77777777" w:rsidR="00774FCD" w:rsidRDefault="00774FCD">
      <w:pPr>
        <w:pStyle w:val="CommentText"/>
      </w:pPr>
      <w:r>
        <w:rPr>
          <w:rStyle w:val="CommentReference"/>
        </w:rPr>
        <w:annotationRef/>
      </w:r>
      <w:r>
        <w:t xml:space="preserve">Errata 3.3 &amp; 2.7. </w:t>
      </w:r>
      <w:r w:rsidRPr="00A5654C">
        <w:rPr>
          <w:b/>
        </w:rPr>
        <w:t>DONE</w:t>
      </w:r>
    </w:p>
  </w:comment>
  <w:comment w:id="7459" w:author="Steve Hanson" w:date="2012-08-14T16:08:00Z" w:initials="SMH">
    <w:p w14:paraId="0996C2BB" w14:textId="77777777" w:rsidR="00774FCD" w:rsidRDefault="00774FCD">
      <w:pPr>
        <w:pStyle w:val="CommentText"/>
      </w:pPr>
      <w:r>
        <w:rPr>
          <w:rStyle w:val="CommentReference"/>
        </w:rPr>
        <w:annotationRef/>
      </w:r>
      <w:r>
        <w:t>Now that byte order is only applicable to binary reps, it could be moved down</w:t>
      </w:r>
    </w:p>
  </w:comment>
  <w:comment w:id="7460" w:author="mbeckerle" w:date="2012-08-14T16:08:00Z" w:initials="m">
    <w:p w14:paraId="05A8D78C" w14:textId="6CEBAE83" w:rsidR="00774FCD" w:rsidRDefault="00774FCD">
      <w:pPr>
        <w:pStyle w:val="CommentText"/>
      </w:pPr>
      <w:r>
        <w:rPr>
          <w:rStyle w:val="CommentReference"/>
        </w:rPr>
        <w:annotationRef/>
      </w:r>
      <w:r>
        <w:t>Moved. DONE</w:t>
      </w:r>
    </w:p>
  </w:comment>
  <w:comment w:id="7469" w:author="Steve Hanson" w:date="2012-08-14T16:08:00Z" w:initials="SMH">
    <w:p w14:paraId="48287CF8" w14:textId="77777777" w:rsidR="00774FCD" w:rsidRDefault="00774FCD" w:rsidP="00A65F76">
      <w:pPr>
        <w:pStyle w:val="CommentText"/>
      </w:pPr>
      <w:r>
        <w:rPr>
          <w:rStyle w:val="CommentReference"/>
        </w:rPr>
        <w:annotationRef/>
      </w:r>
      <w:r>
        <w:t>Errata 2.8 &amp; 2.58 mean these are examined earlier</w:t>
      </w:r>
    </w:p>
    <w:p w14:paraId="3143D405" w14:textId="77777777" w:rsidR="00774FCD" w:rsidRDefault="00774FCD" w:rsidP="00A65F76">
      <w:pPr>
        <w:pStyle w:val="CommentText"/>
      </w:pPr>
    </w:p>
    <w:p w14:paraId="12297F76" w14:textId="5D0B9BD2" w:rsidR="00774FCD" w:rsidRDefault="00774FCD" w:rsidP="00A65F76">
      <w:pPr>
        <w:pStyle w:val="CommentText"/>
      </w:pPr>
      <w:r>
        <w:t>DONE: moved before occurrances.</w:t>
      </w:r>
    </w:p>
  </w:comment>
  <w:comment w:id="7470" w:author="Steve Hanson" w:date="2012-08-14T16:08:00Z" w:initials="SMH">
    <w:p w14:paraId="2A049887" w14:textId="2ED98185" w:rsidR="00774FCD" w:rsidRDefault="00774FCD">
      <w:pPr>
        <w:pStyle w:val="CommentText"/>
      </w:pPr>
      <w:r>
        <w:rPr>
          <w:rStyle w:val="CommentReference"/>
        </w:rPr>
        <w:annotationRef/>
      </w:r>
      <w:r>
        <w:t>Is just moving before occurrences sufficient?  That on its own is not sufficient to reflect that nilLiteralCharacter processing takes place before trimmimng whereas the others are after, for example.</w:t>
      </w:r>
    </w:p>
    <w:p w14:paraId="412B3BBA" w14:textId="77777777" w:rsidR="00774FCD" w:rsidRDefault="00774FCD">
      <w:pPr>
        <w:pStyle w:val="CommentText"/>
      </w:pPr>
    </w:p>
    <w:p w14:paraId="19477E22" w14:textId="726AA11B" w:rsidR="00774FCD" w:rsidRDefault="00774FCD">
      <w:pPr>
        <w:pStyle w:val="CommentText"/>
      </w:pPr>
      <w:r>
        <w:t>OPEN – see overall comment above.</w:t>
      </w:r>
    </w:p>
  </w:comment>
  <w:comment w:id="7481" w:author="Steve Hanson" w:date="2012-08-14T16:08:00Z" w:initials="SMH">
    <w:p w14:paraId="173DF196" w14:textId="77777777" w:rsidR="00774FCD" w:rsidRDefault="00774FCD">
      <w:pPr>
        <w:pStyle w:val="CommentText"/>
      </w:pPr>
      <w:r>
        <w:rPr>
          <w:rStyle w:val="CommentReference"/>
        </w:rPr>
        <w:annotationRef/>
      </w:r>
      <w:r>
        <w:t>Add implicit</w:t>
      </w:r>
    </w:p>
    <w:p w14:paraId="07F826F6" w14:textId="55FB7000" w:rsidR="00774FCD" w:rsidRDefault="00774FCD">
      <w:pPr>
        <w:pStyle w:val="CommentText"/>
      </w:pPr>
      <w:r>
        <w:t>DONE</w:t>
      </w:r>
    </w:p>
  </w:comment>
  <w:comment w:id="7492" w:author="Steve Hanson" w:date="2012-08-14T16:08:00Z" w:initials="SMH">
    <w:p w14:paraId="37D549EA" w14:textId="77777777" w:rsidR="00774FCD" w:rsidRDefault="00774FCD">
      <w:pPr>
        <w:pStyle w:val="CommentText"/>
      </w:pPr>
      <w:r>
        <w:rPr>
          <w:rStyle w:val="CommentReference"/>
        </w:rPr>
        <w:annotationRef/>
      </w:r>
      <w:r>
        <w:t xml:space="preserve">Errata 2.60 changes name </w:t>
      </w:r>
      <w:r w:rsidRPr="0055217D">
        <w:rPr>
          <w:b/>
        </w:rPr>
        <w:t>DONE</w:t>
      </w:r>
    </w:p>
  </w:comment>
  <w:comment w:id="7494" w:author="Steve Hanson" w:date="2012-08-14T16:08:00Z" w:initials="SMH">
    <w:p w14:paraId="7AF6F996" w14:textId="77777777" w:rsidR="00774FCD" w:rsidRDefault="00774FCD">
      <w:pPr>
        <w:pStyle w:val="CommentText"/>
      </w:pPr>
      <w:r>
        <w:rPr>
          <w:rStyle w:val="CommentReference"/>
        </w:rPr>
        <w:annotationRef/>
      </w:r>
      <w:r>
        <w:t>Is textBidiSymmetric missing from here or later (for string)?</w:t>
      </w:r>
    </w:p>
  </w:comment>
  <w:comment w:id="7495" w:author="mbeckerle" w:date="2012-08-14T16:08:00Z" w:initials="m">
    <w:p w14:paraId="75520BDA" w14:textId="24547730" w:rsidR="00774FCD" w:rsidRDefault="00774FCD">
      <w:pPr>
        <w:pStyle w:val="CommentText"/>
      </w:pPr>
      <w:r>
        <w:rPr>
          <w:rStyle w:val="CommentReference"/>
        </w:rPr>
        <w:annotationRef/>
      </w:r>
      <w:r>
        <w:t>(OPEN) - textBiDi stuff.</w:t>
      </w:r>
    </w:p>
  </w:comment>
  <w:comment w:id="7500" w:author="mbeckerle" w:date="2012-08-14T16:08:00Z" w:initials="m">
    <w:p w14:paraId="088AA3FC" w14:textId="7E38891B" w:rsidR="00774FCD" w:rsidRDefault="00774FCD">
      <w:pPr>
        <w:pStyle w:val="CommentText"/>
      </w:pPr>
      <w:r>
        <w:rPr>
          <w:rStyle w:val="CommentReference"/>
        </w:rPr>
        <w:annotationRef/>
      </w:r>
      <w:r>
        <w:t>Theoretically, byteOrder could go even further down, but gets snarled up in e.g., that prefixed might be a multi-byte integer as the prefix value</w:t>
      </w:r>
    </w:p>
    <w:p w14:paraId="00B0DA4F" w14:textId="77777777" w:rsidR="00774FCD" w:rsidRDefault="00774FCD">
      <w:pPr>
        <w:pStyle w:val="CommentText"/>
      </w:pPr>
    </w:p>
    <w:p w14:paraId="6FFF3D94" w14:textId="3E5ED30E" w:rsidR="00774FCD" w:rsidRDefault="00774FCD">
      <w:pPr>
        <w:pStyle w:val="CommentText"/>
      </w:pPr>
      <w:r>
        <w:t>SMH: I think it needs pushing down into the conversion section</w:t>
      </w:r>
    </w:p>
    <w:p w14:paraId="59F0D4FB" w14:textId="77777777" w:rsidR="00774FCD" w:rsidRDefault="00774FCD">
      <w:pPr>
        <w:pStyle w:val="CommentText"/>
      </w:pPr>
    </w:p>
    <w:p w14:paraId="07278AE9" w14:textId="1308CB70" w:rsidR="00774FCD" w:rsidRDefault="00774FCD">
      <w:pPr>
        <w:pStyle w:val="CommentText"/>
      </w:pPr>
      <w:r>
        <w:t>DONE</w:t>
      </w:r>
    </w:p>
  </w:comment>
  <w:comment w:id="7504" w:author="Steve Hanson" w:date="2012-08-14T16:08:00Z" w:initials="SMH">
    <w:p w14:paraId="65388226" w14:textId="77777777" w:rsidR="00774FCD" w:rsidRDefault="00774FCD">
      <w:pPr>
        <w:pStyle w:val="CommentText"/>
      </w:pPr>
      <w:r>
        <w:rPr>
          <w:rStyle w:val="CommentReference"/>
        </w:rPr>
        <w:annotationRef/>
      </w:r>
      <w:r>
        <w:t>This needs removing unless we decide to allow pattern for packed or bcd reps</w:t>
      </w:r>
    </w:p>
    <w:p w14:paraId="3119DF22" w14:textId="77777777" w:rsidR="00774FCD" w:rsidRDefault="00774FCD">
      <w:pPr>
        <w:pStyle w:val="CommentText"/>
      </w:pPr>
    </w:p>
    <w:p w14:paraId="4891F1E5" w14:textId="1ADA84A3" w:rsidR="00774FCD" w:rsidRDefault="00774FCD">
      <w:pPr>
        <w:pStyle w:val="CommentText"/>
      </w:pPr>
      <w:r>
        <w:t>REMOVED "pattern" since not allowed for binary.</w:t>
      </w:r>
    </w:p>
    <w:p w14:paraId="02E80A29" w14:textId="4C1F2E78" w:rsidR="00774FCD" w:rsidRDefault="00774FCD">
      <w:pPr>
        <w:pStyle w:val="CommentText"/>
      </w:pPr>
      <w:r>
        <w:t>DONE</w:t>
      </w:r>
    </w:p>
  </w:comment>
  <w:comment w:id="7510" w:author="Steve Hanson" w:date="2012-08-14T16:08:00Z" w:initials="SMH">
    <w:p w14:paraId="0C815780" w14:textId="77777777" w:rsidR="00774FCD" w:rsidRPr="00B93795" w:rsidRDefault="00774FCD">
      <w:pPr>
        <w:pStyle w:val="CommentText"/>
        <w:rPr>
          <w:b/>
        </w:rPr>
      </w:pPr>
      <w:r>
        <w:rPr>
          <w:rStyle w:val="CommentReference"/>
        </w:rPr>
        <w:annotationRef/>
      </w:r>
      <w:r>
        <w:t xml:space="preserve">Errata 2.4. </w:t>
      </w:r>
      <w:r w:rsidRPr="00B93795">
        <w:rPr>
          <w:b/>
        </w:rPr>
        <w:t>DONE</w:t>
      </w:r>
    </w:p>
  </w:comment>
  <w:comment w:id="7526" w:author="Steve Hanson" w:date="2012-08-14T16:08:00Z" w:initials="SMH">
    <w:p w14:paraId="59067389" w14:textId="77777777" w:rsidR="00774FCD" w:rsidRDefault="00774FCD">
      <w:pPr>
        <w:pStyle w:val="CommentText"/>
      </w:pPr>
      <w:r>
        <w:rPr>
          <w:rStyle w:val="CommentReference"/>
        </w:rPr>
        <w:annotationRef/>
      </w:r>
      <w:r>
        <w:t>Errata 2.8 &amp; 2.58 mean these are examined earlier</w:t>
      </w:r>
    </w:p>
    <w:p w14:paraId="576D2322" w14:textId="10E9C01F" w:rsidR="00774FCD" w:rsidRDefault="00774FCD">
      <w:pPr>
        <w:pStyle w:val="CommentText"/>
      </w:pPr>
      <w:r>
        <w:t>DONE (moved earlier)</w:t>
      </w:r>
    </w:p>
  </w:comment>
  <w:comment w:id="7532" w:author="Steve Hanson" w:date="2012-08-14T16:08:00Z" w:initials="SMH">
    <w:p w14:paraId="678B24C9" w14:textId="77777777" w:rsidR="00774FCD" w:rsidRDefault="00774FCD">
      <w:pPr>
        <w:pStyle w:val="CommentText"/>
      </w:pPr>
      <w:r>
        <w:rPr>
          <w:rStyle w:val="CommentReference"/>
        </w:rPr>
        <w:annotationRef/>
      </w:r>
      <w:r>
        <w:t>Errata 2.46 changes name .</w:t>
      </w:r>
      <w:r w:rsidRPr="00B76C05">
        <w:rPr>
          <w:b/>
        </w:rPr>
        <w:t>DONE</w:t>
      </w:r>
    </w:p>
  </w:comment>
  <w:comment w:id="7536" w:author="Steve Hanson" w:date="2012-08-14T16:08:00Z" w:initials="SMH">
    <w:p w14:paraId="611F9CA7" w14:textId="77777777" w:rsidR="00774FCD" w:rsidRDefault="00774FCD">
      <w:pPr>
        <w:pStyle w:val="CommentText"/>
      </w:pPr>
      <w:r>
        <w:rPr>
          <w:rStyle w:val="CommentReference"/>
        </w:rPr>
        <w:annotationRef/>
      </w:r>
      <w:r>
        <w:t>NaN</w:t>
      </w:r>
    </w:p>
    <w:p w14:paraId="48996F68" w14:textId="4153BC2D" w:rsidR="00774FCD" w:rsidRDefault="00774FCD">
      <w:pPr>
        <w:pStyle w:val="CommentText"/>
      </w:pPr>
      <w:r>
        <w:t>DONE</w:t>
      </w:r>
    </w:p>
  </w:comment>
  <w:comment w:id="7546" w:author="Steve Hanson" w:date="2012-08-14T16:08:00Z" w:initials="SMH">
    <w:p w14:paraId="1425BD22" w14:textId="77777777" w:rsidR="00774FCD" w:rsidRDefault="00774FCD">
      <w:pPr>
        <w:pStyle w:val="CommentText"/>
      </w:pPr>
      <w:r>
        <w:rPr>
          <w:rStyle w:val="CommentReference"/>
        </w:rPr>
        <w:annotationRef/>
      </w:r>
      <w:r>
        <w:t>No longer used for packed</w:t>
      </w:r>
    </w:p>
    <w:p w14:paraId="2A4CFF63" w14:textId="77777777" w:rsidR="00774FCD" w:rsidRDefault="00774FCD">
      <w:pPr>
        <w:pStyle w:val="CommentText"/>
      </w:pPr>
    </w:p>
    <w:p w14:paraId="66EE46F7" w14:textId="5E254EF1" w:rsidR="00774FCD" w:rsidRDefault="00774FCD">
      <w:pPr>
        <w:pStyle w:val="CommentText"/>
      </w:pPr>
      <w:r>
        <w:t>REMOVED.</w:t>
      </w:r>
    </w:p>
    <w:p w14:paraId="324B5E26" w14:textId="3E6C6E04" w:rsidR="00774FCD" w:rsidRDefault="00774FCD">
      <w:pPr>
        <w:pStyle w:val="CommentText"/>
      </w:pPr>
      <w:r>
        <w:t>DONE</w:t>
      </w:r>
    </w:p>
  </w:comment>
  <w:comment w:id="7549" w:author="Steve Hanson" w:date="2012-08-14T16:08:00Z" w:initials="SMH">
    <w:p w14:paraId="47290C97" w14:textId="77777777" w:rsidR="00774FCD" w:rsidRDefault="00774FCD">
      <w:pPr>
        <w:pStyle w:val="CommentText"/>
      </w:pPr>
      <w:r>
        <w:rPr>
          <w:rStyle w:val="CommentReference"/>
        </w:rPr>
        <w:annotationRef/>
      </w:r>
      <w:r>
        <w:t>No longer used for bcd</w:t>
      </w:r>
    </w:p>
    <w:p w14:paraId="13B49A80" w14:textId="77777777" w:rsidR="00774FCD" w:rsidRDefault="00774FCD">
      <w:pPr>
        <w:pStyle w:val="CommentText"/>
      </w:pPr>
    </w:p>
    <w:p w14:paraId="1297E5F6" w14:textId="685DD074" w:rsidR="00774FCD" w:rsidRDefault="00774FCD">
      <w:pPr>
        <w:pStyle w:val="CommentText"/>
      </w:pPr>
      <w:r>
        <w:t>REMOVED</w:t>
      </w:r>
    </w:p>
    <w:p w14:paraId="397602AE" w14:textId="7D568CC1" w:rsidR="00774FCD" w:rsidRDefault="00774FCD">
      <w:pPr>
        <w:pStyle w:val="CommentText"/>
      </w:pPr>
      <w:r>
        <w:t>DONE</w:t>
      </w:r>
    </w:p>
  </w:comment>
  <w:comment w:id="7583" w:author="Steve Hanson" w:date="2012-08-14T16:08:00Z" w:initials="SMH">
    <w:p w14:paraId="5DD849D7" w14:textId="153800BB" w:rsidR="00774FCD" w:rsidRDefault="00774FCD">
      <w:pPr>
        <w:pStyle w:val="CommentText"/>
      </w:pPr>
      <w:r>
        <w:rPr>
          <w:rStyle w:val="CommentReference"/>
        </w:rPr>
        <w:annotationRef/>
      </w:r>
      <w:r>
        <w:t>Remove byteOrder</w:t>
      </w:r>
    </w:p>
    <w:p w14:paraId="01618500" w14:textId="77777777" w:rsidR="00774FCD" w:rsidRDefault="00774FCD">
      <w:pPr>
        <w:pStyle w:val="CommentText"/>
      </w:pPr>
    </w:p>
    <w:p w14:paraId="2080D476" w14:textId="09637FA3" w:rsidR="00774FCD" w:rsidRDefault="00774FCD">
      <w:pPr>
        <w:pStyle w:val="CommentText"/>
      </w:pPr>
      <w:r>
        <w:t>DONE</w:t>
      </w:r>
    </w:p>
  </w:comment>
  <w:comment w:id="7604" w:author="Steve Hanson" w:date="2012-08-14T16:08:00Z" w:initials="SMH">
    <w:p w14:paraId="02674A14" w14:textId="77777777" w:rsidR="00774FCD" w:rsidRDefault="00774FCD">
      <w:pPr>
        <w:pStyle w:val="CommentText"/>
      </w:pPr>
      <w:r>
        <w:rPr>
          <w:rStyle w:val="CommentReference"/>
        </w:rPr>
        <w:annotationRef/>
      </w:r>
      <w:r>
        <w:t>Add implicit</w:t>
      </w:r>
    </w:p>
    <w:p w14:paraId="4C04002C" w14:textId="50877AF7" w:rsidR="00774FCD" w:rsidRDefault="00774FCD">
      <w:pPr>
        <w:pStyle w:val="CommentText"/>
      </w:pPr>
      <w:r>
        <w:t>DONE</w:t>
      </w:r>
    </w:p>
  </w:comment>
  <w:comment w:id="7617" w:author="Steve Hanson" w:date="2012-08-14T16:08:00Z" w:initials="SMH">
    <w:p w14:paraId="600F20F0" w14:textId="77777777" w:rsidR="00774FCD" w:rsidRDefault="00774FCD">
      <w:pPr>
        <w:pStyle w:val="CommentText"/>
      </w:pPr>
      <w:r>
        <w:rPr>
          <w:rStyle w:val="CommentReference"/>
        </w:rPr>
        <w:annotationRef/>
      </w:r>
      <w:r>
        <w:t>Errata 3.10 adds nillable complex elements</w:t>
      </w:r>
    </w:p>
    <w:p w14:paraId="5672E7E2" w14:textId="77777777" w:rsidR="00774FCD" w:rsidRDefault="00774FCD">
      <w:pPr>
        <w:pStyle w:val="CommentText"/>
      </w:pPr>
    </w:p>
    <w:p w14:paraId="1136A737" w14:textId="78B9A1D9" w:rsidR="00774FCD" w:rsidRDefault="00774FCD">
      <w:pPr>
        <w:pStyle w:val="CommentText"/>
      </w:pPr>
      <w:r>
        <w:t>DONE</w:t>
      </w:r>
    </w:p>
  </w:comment>
  <w:comment w:id="7622" w:author="Steve Hanson" w:date="2012-08-14T16:08:00Z" w:initials="SMH">
    <w:p w14:paraId="3F6F82EF" w14:textId="77777777" w:rsidR="00774FCD" w:rsidRDefault="00774FCD">
      <w:pPr>
        <w:pStyle w:val="CommentText"/>
      </w:pPr>
      <w:r>
        <w:rPr>
          <w:rStyle w:val="CommentReference"/>
        </w:rPr>
        <w:annotationRef/>
      </w:r>
      <w:r>
        <w:t xml:space="preserve">Errata 2.5. </w:t>
      </w:r>
      <w:r w:rsidRPr="00B93795">
        <w:rPr>
          <w:b/>
        </w:rPr>
        <w:t>DONE</w:t>
      </w:r>
    </w:p>
  </w:comment>
  <w:comment w:id="7644" w:author="Steve Hanson" w:date="2012-08-14T16:08:00Z" w:initials="SMH">
    <w:p w14:paraId="1C2CCF6B" w14:textId="5FF92AFD" w:rsidR="00774FCD" w:rsidRDefault="00774FCD">
      <w:pPr>
        <w:pStyle w:val="CommentText"/>
      </w:pPr>
      <w:r>
        <w:rPr>
          <w:rStyle w:val="CommentReference"/>
        </w:rPr>
        <w:annotationRef/>
      </w:r>
      <w:r>
        <w:t>Remove byteOrder</w:t>
      </w:r>
    </w:p>
    <w:p w14:paraId="58B98391" w14:textId="77777777" w:rsidR="00774FCD" w:rsidRDefault="00774FCD">
      <w:pPr>
        <w:pStyle w:val="CommentText"/>
      </w:pPr>
    </w:p>
    <w:p w14:paraId="74F31987" w14:textId="2D274648" w:rsidR="00774FCD" w:rsidRDefault="00774FCD">
      <w:pPr>
        <w:pStyle w:val="CommentText"/>
      </w:pPr>
      <w:r>
        <w:t>DONE</w:t>
      </w:r>
    </w:p>
  </w:comment>
  <w:comment w:id="7646" w:author="Steve Hanson" w:date="2012-08-14T16:08:00Z" w:initials="SMH">
    <w:p w14:paraId="33FEEC4F" w14:textId="77777777" w:rsidR="00774FCD" w:rsidRDefault="00774FCD">
      <w:pPr>
        <w:pStyle w:val="CommentText"/>
      </w:pPr>
      <w:r>
        <w:rPr>
          <w:rStyle w:val="CommentReference"/>
        </w:rPr>
        <w:annotationRef/>
      </w:r>
      <w:r>
        <w:t>Errata 3.14 changes the name</w:t>
      </w:r>
    </w:p>
    <w:p w14:paraId="1A5F1FC6" w14:textId="4E52A5C7" w:rsidR="00774FCD" w:rsidRDefault="00774FCD">
      <w:pPr>
        <w:pStyle w:val="CommentText"/>
      </w:pPr>
      <w:r>
        <w:t>DONE</w:t>
      </w:r>
    </w:p>
  </w:comment>
  <w:comment w:id="7654" w:author="Steve Hanson" w:date="2012-08-14T16:08:00Z" w:initials="SMH">
    <w:p w14:paraId="136671BD" w14:textId="3516C11C" w:rsidR="00774FCD" w:rsidRDefault="00774FCD">
      <w:pPr>
        <w:pStyle w:val="CommentText"/>
      </w:pPr>
      <w:r>
        <w:rPr>
          <w:rStyle w:val="CommentReference"/>
        </w:rPr>
        <w:annotationRef/>
      </w:r>
      <w:r>
        <w:t>Missing the new choiceBranchRef stuff</w:t>
      </w:r>
    </w:p>
    <w:p w14:paraId="1C20E5A6" w14:textId="77777777" w:rsidR="00774FCD" w:rsidRDefault="00774FCD">
      <w:pPr>
        <w:pStyle w:val="CommentText"/>
      </w:pPr>
    </w:p>
    <w:p w14:paraId="44FB24AA" w14:textId="4E938395" w:rsidR="00774FCD" w:rsidRDefault="00774FCD">
      <w:pPr>
        <w:pStyle w:val="CommentText"/>
      </w:pPr>
      <w:r>
        <w:t>Added below. Plz review</w:t>
      </w:r>
    </w:p>
    <w:p w14:paraId="02E60D29" w14:textId="5937A623" w:rsidR="00774FCD" w:rsidRDefault="00774FCD">
      <w:pPr>
        <w:pStyle w:val="CommentText"/>
      </w:pPr>
      <w:r>
        <w:t>OPEN</w:t>
      </w:r>
    </w:p>
  </w:comment>
  <w:comment w:id="7657" w:author="Steve Hanson" w:date="2012-08-14T16:08:00Z" w:initials="SMH">
    <w:p w14:paraId="61DAC84E" w14:textId="03A26F84" w:rsidR="00774FCD" w:rsidRDefault="00774FCD">
      <w:pPr>
        <w:pStyle w:val="CommentText"/>
      </w:pPr>
      <w:r>
        <w:rPr>
          <w:rStyle w:val="CommentReference"/>
        </w:rPr>
        <w:annotationRef/>
      </w:r>
      <w:r>
        <w:t>Remove byteOrder</w:t>
      </w:r>
    </w:p>
    <w:p w14:paraId="731EE775" w14:textId="099CBFBF" w:rsidR="00774FCD" w:rsidRDefault="00774FCD">
      <w:pPr>
        <w:pStyle w:val="CommentText"/>
      </w:pPr>
      <w:r>
        <w:t>DONE</w:t>
      </w:r>
    </w:p>
  </w:comment>
  <w:comment w:id="7661" w:author="mbeckerle" w:date="2012-08-14T16:08:00Z" w:initials="m">
    <w:p w14:paraId="6C954721" w14:textId="5423A5D8" w:rsidR="00774FCD" w:rsidRDefault="00774FCD">
      <w:pPr>
        <w:pStyle w:val="CommentText"/>
      </w:pPr>
      <w:r>
        <w:rPr>
          <w:rStyle w:val="CommentReference"/>
        </w:rPr>
        <w:annotationRef/>
      </w:r>
      <w:r>
        <w:t>OPEN</w:t>
      </w:r>
    </w:p>
    <w:p w14:paraId="0FB955F7" w14:textId="77777777" w:rsidR="00774FCD" w:rsidRDefault="00774FCD">
      <w:pPr>
        <w:pStyle w:val="CommentText"/>
      </w:pPr>
    </w:p>
    <w:p w14:paraId="1C8DCA34" w14:textId="629B91B2" w:rsidR="00774FCD" w:rsidRDefault="00774FCD">
      <w:pPr>
        <w:pStyle w:val="CommentText"/>
      </w:pPr>
      <w:r>
        <w:t>Review plz</w:t>
      </w:r>
    </w:p>
  </w:comment>
  <w:comment w:id="7716" w:author="Steve Hanson" w:date="2012-08-14T16:08:00Z" w:initials="SMH">
    <w:p w14:paraId="55BC523D" w14:textId="77777777" w:rsidR="00774FCD" w:rsidRDefault="00774FCD">
      <w:pPr>
        <w:pStyle w:val="CommentText"/>
      </w:pPr>
      <w:r>
        <w:rPr>
          <w:rStyle w:val="CommentReference"/>
        </w:rPr>
        <w:annotationRef/>
      </w:r>
      <w:r>
        <w:t xml:space="preserve">Errata 3.2 and 2.7 </w:t>
      </w:r>
      <w:r w:rsidRPr="00A5654C">
        <w:rPr>
          <w:b/>
        </w:rPr>
        <w:t>DONE</w:t>
      </w:r>
    </w:p>
  </w:comment>
  <w:comment w:id="7724" w:author="Steve Hanson" w:date="2012-08-14T16:08:00Z" w:initials="SMH">
    <w:p w14:paraId="2EFBFF91" w14:textId="77777777" w:rsidR="00774FCD" w:rsidRDefault="00774FCD">
      <w:pPr>
        <w:pStyle w:val="CommentText"/>
      </w:pPr>
      <w:r>
        <w:rPr>
          <w:rStyle w:val="CommentReference"/>
        </w:rPr>
        <w:annotationRef/>
      </w:r>
      <w:r>
        <w:t>Now that byte order is only applicable to binary reps, it could be moved down</w:t>
      </w:r>
    </w:p>
    <w:p w14:paraId="5DF5C710" w14:textId="77777777" w:rsidR="00774FCD" w:rsidRDefault="00774FCD">
      <w:pPr>
        <w:pStyle w:val="CommentText"/>
      </w:pPr>
    </w:p>
    <w:p w14:paraId="38E29F2F" w14:textId="690196E7" w:rsidR="00774FCD" w:rsidRDefault="00774FCD">
      <w:pPr>
        <w:pStyle w:val="CommentText"/>
      </w:pPr>
      <w:r>
        <w:t>MOVED. DONE</w:t>
      </w:r>
    </w:p>
  </w:comment>
  <w:comment w:id="7730" w:author="Steve Hanson" w:date="2012-08-14T16:08:00Z" w:initials="SMH">
    <w:p w14:paraId="4584FA21" w14:textId="77777777" w:rsidR="00774FCD" w:rsidRDefault="00774FCD">
      <w:pPr>
        <w:pStyle w:val="CommentText"/>
      </w:pPr>
      <w:r>
        <w:rPr>
          <w:rStyle w:val="CommentReference"/>
        </w:rPr>
        <w:annotationRef/>
      </w:r>
      <w:r>
        <w:t>Add implicit</w:t>
      </w:r>
    </w:p>
    <w:p w14:paraId="06BDF6A2" w14:textId="40AB5D7F" w:rsidR="00774FCD" w:rsidRDefault="00774FCD">
      <w:pPr>
        <w:pStyle w:val="CommentText"/>
      </w:pPr>
      <w:r>
        <w:t>DONE</w:t>
      </w:r>
    </w:p>
  </w:comment>
  <w:comment w:id="7750" w:author="Steve Hanson" w:date="2012-08-14T16:08:00Z" w:initials="SMH">
    <w:p w14:paraId="34ABC933" w14:textId="77777777" w:rsidR="00774FCD" w:rsidRDefault="00774FCD">
      <w:pPr>
        <w:pStyle w:val="CommentText"/>
      </w:pPr>
      <w:r>
        <w:rPr>
          <w:rStyle w:val="CommentReference"/>
        </w:rPr>
        <w:annotationRef/>
      </w:r>
      <w:r>
        <w:t xml:space="preserve">Errata 2.46 changes name </w:t>
      </w:r>
      <w:r w:rsidRPr="00B76C05">
        <w:rPr>
          <w:b/>
        </w:rPr>
        <w:t>DONE</w:t>
      </w:r>
    </w:p>
  </w:comment>
  <w:comment w:id="7753" w:author="Steve Hanson" w:date="2012-08-14T16:08:00Z" w:initials="SMH">
    <w:p w14:paraId="5D8E9660" w14:textId="77777777" w:rsidR="00774FCD" w:rsidRDefault="00774FCD">
      <w:pPr>
        <w:pStyle w:val="CommentText"/>
      </w:pPr>
      <w:r>
        <w:rPr>
          <w:rStyle w:val="CommentReference"/>
        </w:rPr>
        <w:annotationRef/>
      </w:r>
      <w:r>
        <w:t>NaN</w:t>
      </w:r>
    </w:p>
    <w:p w14:paraId="60397548" w14:textId="1755333C" w:rsidR="00774FCD" w:rsidRDefault="00774FCD">
      <w:pPr>
        <w:pStyle w:val="CommentText"/>
      </w:pPr>
      <w:r>
        <w:t>DONE</w:t>
      </w:r>
    </w:p>
  </w:comment>
  <w:comment w:id="7756" w:author="Steve Hanson" w:date="2012-08-14T16:08:00Z" w:initials="SMH">
    <w:p w14:paraId="3D52779A" w14:textId="77777777" w:rsidR="00774FCD" w:rsidRDefault="00774FCD">
      <w:pPr>
        <w:pStyle w:val="CommentText"/>
      </w:pPr>
      <w:r>
        <w:rPr>
          <w:rStyle w:val="CommentReference"/>
        </w:rPr>
        <w:annotationRef/>
      </w:r>
      <w:r>
        <w:t xml:space="preserve">Errata 2.60 changes name </w:t>
      </w:r>
      <w:r w:rsidRPr="00654EC0">
        <w:rPr>
          <w:b/>
        </w:rPr>
        <w:t>DONE</w:t>
      </w:r>
    </w:p>
  </w:comment>
  <w:comment w:id="7759" w:author="Steve Hanson" w:date="2012-08-14T16:08:00Z" w:initials="SMH">
    <w:p w14:paraId="23C847DE" w14:textId="64D5E107" w:rsidR="00774FCD" w:rsidRDefault="00774FCD" w:rsidP="004E7B13">
      <w:pPr>
        <w:pStyle w:val="CommentText"/>
      </w:pPr>
      <w:r>
        <w:rPr>
          <w:rStyle w:val="CommentReference"/>
        </w:rPr>
        <w:annotationRef/>
      </w:r>
      <w:r>
        <w:t>Byte Order introduced here.</w:t>
      </w:r>
    </w:p>
    <w:p w14:paraId="3A9B43BD" w14:textId="71827350" w:rsidR="00774FCD" w:rsidRDefault="00774FCD" w:rsidP="004E7B13">
      <w:pPr>
        <w:pStyle w:val="CommentText"/>
      </w:pPr>
      <w:r>
        <w:t>DONE</w:t>
      </w:r>
    </w:p>
  </w:comment>
  <w:comment w:id="7761" w:author="Steve Hanson" w:date="2012-08-14T16:08:00Z" w:initials="SMH">
    <w:p w14:paraId="1FC33320" w14:textId="77777777" w:rsidR="00774FCD" w:rsidRDefault="00774FCD">
      <w:pPr>
        <w:pStyle w:val="CommentText"/>
      </w:pPr>
      <w:r>
        <w:rPr>
          <w:rStyle w:val="CommentReference"/>
        </w:rPr>
        <w:annotationRef/>
      </w:r>
      <w:r>
        <w:t xml:space="preserve">Errata 2.60 changes name </w:t>
      </w:r>
      <w:r w:rsidRPr="00654EC0">
        <w:rPr>
          <w:b/>
        </w:rPr>
        <w:t>DONE</w:t>
      </w:r>
    </w:p>
  </w:comment>
  <w:comment w:id="7763" w:author="Steve Hanson" w:date="2012-08-14T16:08:00Z" w:initials="SMH">
    <w:p w14:paraId="1E8D26D9" w14:textId="77777777" w:rsidR="00774FCD" w:rsidRDefault="00774FCD">
      <w:pPr>
        <w:pStyle w:val="CommentText"/>
      </w:pPr>
      <w:r>
        <w:rPr>
          <w:rStyle w:val="CommentReference"/>
        </w:rPr>
        <w:annotationRef/>
      </w:r>
      <w:r>
        <w:t xml:space="preserve">Errata 2.60 changes name </w:t>
      </w:r>
      <w:r w:rsidRPr="00654EC0">
        <w:rPr>
          <w:b/>
        </w:rPr>
        <w:t>DONE</w:t>
      </w:r>
    </w:p>
  </w:comment>
  <w:comment w:id="7765" w:author="Steve Hanson" w:date="2012-08-14T16:08:00Z" w:initials="SMH">
    <w:p w14:paraId="28180C9B" w14:textId="77777777" w:rsidR="00774FCD" w:rsidRDefault="00774FCD">
      <w:pPr>
        <w:pStyle w:val="CommentText"/>
      </w:pPr>
      <w:r>
        <w:rPr>
          <w:rStyle w:val="CommentReference"/>
        </w:rPr>
        <w:annotationRef/>
      </w:r>
      <w:r>
        <w:t xml:space="preserve">Errata 2.60 changes name </w:t>
      </w:r>
      <w:r w:rsidRPr="00654EC0">
        <w:rPr>
          <w:b/>
        </w:rPr>
        <w:t>DONE</w:t>
      </w:r>
    </w:p>
  </w:comment>
  <w:comment w:id="7767" w:author="Steve Hanson" w:date="2012-08-14T16:08:00Z" w:initials="SMH">
    <w:p w14:paraId="3DA84B82" w14:textId="77777777" w:rsidR="00774FCD" w:rsidRDefault="00774FCD">
      <w:pPr>
        <w:pStyle w:val="CommentText"/>
      </w:pPr>
      <w:r>
        <w:rPr>
          <w:rStyle w:val="CommentReference"/>
        </w:rPr>
        <w:annotationRef/>
      </w:r>
      <w:r>
        <w:t xml:space="preserve">Errata 2.60 changes name </w:t>
      </w:r>
      <w:r w:rsidRPr="00654EC0">
        <w:rPr>
          <w:b/>
        </w:rPr>
        <w:t>DONE</w:t>
      </w:r>
    </w:p>
  </w:comment>
  <w:comment w:id="7771" w:author="Steve Hanson" w:date="2012-08-14T16:08:00Z" w:initials="SMH">
    <w:p w14:paraId="7C6592B7" w14:textId="77777777" w:rsidR="00774FCD" w:rsidRDefault="00774FCD">
      <w:pPr>
        <w:pStyle w:val="CommentText"/>
      </w:pPr>
      <w:r>
        <w:rPr>
          <w:rStyle w:val="CommentReference"/>
        </w:rPr>
        <w:annotationRef/>
      </w:r>
      <w:r>
        <w:t xml:space="preserve">Errata 2.60 changes name </w:t>
      </w:r>
      <w:r w:rsidRPr="00654EC0">
        <w:rPr>
          <w:b/>
        </w:rPr>
        <w:t>DONE</w:t>
      </w:r>
    </w:p>
  </w:comment>
  <w:comment w:id="7773" w:author="Steve Hanson" w:date="2012-08-14T16:08:00Z" w:initials="SMH">
    <w:p w14:paraId="5FBA642D" w14:textId="77777777" w:rsidR="00774FCD" w:rsidRDefault="00774FCD">
      <w:pPr>
        <w:pStyle w:val="CommentText"/>
      </w:pPr>
      <w:r>
        <w:rPr>
          <w:rStyle w:val="CommentReference"/>
        </w:rPr>
        <w:annotationRef/>
      </w:r>
      <w:r>
        <w:t xml:space="preserve">Errata 2.60 changes name </w:t>
      </w:r>
      <w:r w:rsidRPr="00654EC0">
        <w:rPr>
          <w:b/>
        </w:rPr>
        <w:t>DONE</w:t>
      </w:r>
    </w:p>
  </w:comment>
  <w:comment w:id="7786" w:author="mbeckerle" w:date="2012-08-14T16:08:00Z" w:initials="m">
    <w:p w14:paraId="5B3F1451" w14:textId="4E08DC96" w:rsidR="00774FCD" w:rsidRDefault="00774FCD">
      <w:pPr>
        <w:pStyle w:val="CommentText"/>
      </w:pPr>
      <w:r>
        <w:rPr>
          <w:rStyle w:val="CommentReference"/>
        </w:rPr>
        <w:annotationRef/>
      </w:r>
      <w:r>
        <w:t>Errata  2.74 Done.</w:t>
      </w:r>
    </w:p>
  </w:comment>
  <w:comment w:id="7795" w:author="Steve Hanson" w:date="2012-08-14T16:08:00Z" w:initials="SMH">
    <w:p w14:paraId="0CA1E931" w14:textId="77777777" w:rsidR="00774FCD" w:rsidRDefault="00774FCD">
      <w:pPr>
        <w:pStyle w:val="CommentText"/>
      </w:pPr>
      <w:r>
        <w:rPr>
          <w:rStyle w:val="CommentReference"/>
        </w:rPr>
        <w:annotationRef/>
      </w:r>
      <w:r>
        <w:t xml:space="preserve">Errata 2.4. </w:t>
      </w:r>
      <w:r w:rsidRPr="00B93795">
        <w:rPr>
          <w:b/>
        </w:rPr>
        <w:t>DONE</w:t>
      </w:r>
    </w:p>
  </w:comment>
  <w:comment w:id="7800" w:author="Steve Hanson" w:date="2012-08-14T16:08:00Z" w:initials="SMH">
    <w:p w14:paraId="744E0757" w14:textId="77777777" w:rsidR="00774FCD" w:rsidRDefault="00774FCD">
      <w:pPr>
        <w:pStyle w:val="CommentText"/>
      </w:pPr>
      <w:r>
        <w:rPr>
          <w:rStyle w:val="CommentReference"/>
        </w:rPr>
        <w:annotationRef/>
      </w:r>
      <w:r>
        <w:t>Need to decide if bcd/packed allowed with pattern, if not remove</w:t>
      </w:r>
    </w:p>
    <w:p w14:paraId="30EE81DE" w14:textId="77777777" w:rsidR="00774FCD" w:rsidRDefault="00774FCD">
      <w:pPr>
        <w:pStyle w:val="CommentText"/>
      </w:pPr>
    </w:p>
    <w:p w14:paraId="48F8F9C4" w14:textId="1292B610" w:rsidR="00774FCD" w:rsidRDefault="00774FCD">
      <w:pPr>
        <w:pStyle w:val="CommentText"/>
      </w:pPr>
      <w:r>
        <w:t>DONE - removed.</w:t>
      </w:r>
    </w:p>
  </w:comment>
  <w:comment w:id="7827" w:author="Steve Hanson" w:date="2012-08-14T16:08:00Z" w:initials="SMH">
    <w:p w14:paraId="7634BD37" w14:textId="202F202E" w:rsidR="00774FCD" w:rsidRDefault="00774FCD">
      <w:pPr>
        <w:pStyle w:val="CommentText"/>
      </w:pPr>
      <w:r>
        <w:rPr>
          <w:rStyle w:val="CommentReference"/>
        </w:rPr>
        <w:annotationRef/>
      </w:r>
      <w:r>
        <w:t>Removed byteOrder</w:t>
      </w:r>
    </w:p>
    <w:p w14:paraId="6234D729" w14:textId="4AF247D9" w:rsidR="00774FCD" w:rsidRDefault="00774FCD">
      <w:pPr>
        <w:pStyle w:val="CommentText"/>
      </w:pPr>
      <w:r>
        <w:t>DONE</w:t>
      </w:r>
    </w:p>
  </w:comment>
  <w:comment w:id="7849" w:author="Steve Hanson" w:date="2012-08-14T16:08:00Z" w:initials="SMH">
    <w:p w14:paraId="5BF93BEC" w14:textId="77777777" w:rsidR="00774FCD" w:rsidRDefault="00774FCD">
      <w:pPr>
        <w:pStyle w:val="CommentText"/>
      </w:pPr>
      <w:r>
        <w:rPr>
          <w:rStyle w:val="CommentReference"/>
        </w:rPr>
        <w:annotationRef/>
      </w:r>
      <w:r>
        <w:t>Add implicit</w:t>
      </w:r>
    </w:p>
    <w:p w14:paraId="49AB4EEA" w14:textId="38026537" w:rsidR="00774FCD" w:rsidRDefault="00774FCD">
      <w:pPr>
        <w:pStyle w:val="CommentText"/>
      </w:pPr>
      <w:r>
        <w:t>DONE</w:t>
      </w:r>
    </w:p>
  </w:comment>
  <w:comment w:id="7858" w:author="Steve Hanson" w:date="2012-08-14T16:08:00Z" w:initials="SMH">
    <w:p w14:paraId="61B5B410" w14:textId="77777777" w:rsidR="00774FCD" w:rsidRDefault="00774FCD">
      <w:pPr>
        <w:pStyle w:val="CommentText"/>
      </w:pPr>
      <w:r>
        <w:rPr>
          <w:rStyle w:val="CommentReference"/>
        </w:rPr>
        <w:annotationRef/>
      </w:r>
      <w:r>
        <w:t>Errata 3.10 adds nillable complex elements</w:t>
      </w:r>
    </w:p>
    <w:p w14:paraId="087CA219" w14:textId="77777777" w:rsidR="00774FCD" w:rsidRDefault="00774FCD">
      <w:pPr>
        <w:pStyle w:val="CommentText"/>
      </w:pPr>
    </w:p>
    <w:p w14:paraId="30633B40" w14:textId="69E4D97E" w:rsidR="00774FCD" w:rsidRDefault="00774FCD">
      <w:pPr>
        <w:pStyle w:val="CommentText"/>
      </w:pPr>
      <w:r>
        <w:t>DONE - inserted before repeats.</w:t>
      </w:r>
    </w:p>
  </w:comment>
  <w:comment w:id="7866" w:author="Steve Hanson" w:date="2012-08-14T16:08:00Z" w:initials="SMH">
    <w:p w14:paraId="3A7BC448" w14:textId="77777777" w:rsidR="00774FCD" w:rsidRDefault="00774FCD">
      <w:pPr>
        <w:pStyle w:val="CommentText"/>
      </w:pPr>
      <w:r>
        <w:rPr>
          <w:rStyle w:val="CommentReference"/>
        </w:rPr>
        <w:annotationRef/>
      </w:r>
      <w:r>
        <w:t xml:space="preserve">Errata 2.5. </w:t>
      </w:r>
      <w:r w:rsidRPr="00B93795">
        <w:rPr>
          <w:b/>
        </w:rPr>
        <w:t>DONE</w:t>
      </w:r>
    </w:p>
  </w:comment>
  <w:comment w:id="7877" w:author="Steve Hanson" w:date="2012-08-14T16:08:00Z" w:initials="SMH">
    <w:p w14:paraId="5DBA6247" w14:textId="77D15E7E" w:rsidR="00774FCD" w:rsidRDefault="00774FCD">
      <w:pPr>
        <w:pStyle w:val="CommentText"/>
      </w:pPr>
      <w:r>
        <w:rPr>
          <w:rStyle w:val="CommentReference"/>
        </w:rPr>
        <w:annotationRef/>
      </w:r>
      <w:r>
        <w:t>Removed ByteOrder.</w:t>
      </w:r>
    </w:p>
    <w:p w14:paraId="13672A60" w14:textId="3622FBC3" w:rsidR="00774FCD" w:rsidRDefault="00774FCD">
      <w:pPr>
        <w:pStyle w:val="CommentText"/>
      </w:pPr>
      <w:r>
        <w:t>DONE</w:t>
      </w:r>
    </w:p>
  </w:comment>
  <w:comment w:id="7879" w:author="Steve Hanson" w:date="2012-08-14T16:08:00Z" w:initials="SMH">
    <w:p w14:paraId="3925E2EF" w14:textId="77777777" w:rsidR="00774FCD" w:rsidRDefault="00774FCD">
      <w:pPr>
        <w:pStyle w:val="CommentText"/>
      </w:pPr>
      <w:r>
        <w:rPr>
          <w:rStyle w:val="CommentReference"/>
        </w:rPr>
        <w:annotationRef/>
      </w:r>
      <w:r>
        <w:t>Errata 3.10 adds nillable complex elements</w:t>
      </w:r>
    </w:p>
    <w:p w14:paraId="77214892" w14:textId="77777777" w:rsidR="00774FCD" w:rsidRDefault="00774FCD">
      <w:pPr>
        <w:pStyle w:val="CommentText"/>
      </w:pPr>
    </w:p>
    <w:p w14:paraId="52E9F5FC" w14:textId="5F0229A1" w:rsidR="00774FCD" w:rsidRDefault="00774FCD">
      <w:pPr>
        <w:pStyle w:val="CommentText"/>
      </w:pPr>
      <w:r>
        <w:t>Only elements can be nillable, so it was done there.  Can't have nillable sequences and choices, only elements.</w:t>
      </w:r>
    </w:p>
    <w:p w14:paraId="1F000666" w14:textId="77777777" w:rsidR="00774FCD" w:rsidRDefault="00774FCD">
      <w:pPr>
        <w:pStyle w:val="CommentText"/>
      </w:pPr>
    </w:p>
    <w:p w14:paraId="7103F6A1" w14:textId="401962F8" w:rsidR="00774FCD" w:rsidRDefault="00774FCD">
      <w:pPr>
        <w:pStyle w:val="CommentText"/>
      </w:pPr>
      <w:r>
        <w:t>DONE</w:t>
      </w:r>
    </w:p>
  </w:comment>
  <w:comment w:id="7880" w:author="Steve Hanson" w:date="2012-08-14T16:08:00Z" w:initials="SMH">
    <w:p w14:paraId="7D7FD06C" w14:textId="77777777" w:rsidR="00774FCD" w:rsidRDefault="00774FCD">
      <w:pPr>
        <w:pStyle w:val="CommentText"/>
      </w:pPr>
      <w:r>
        <w:rPr>
          <w:rStyle w:val="CommentReference"/>
        </w:rPr>
        <w:annotationRef/>
      </w:r>
      <w:r>
        <w:t>Errata 3.14 changes the name</w:t>
      </w:r>
    </w:p>
    <w:p w14:paraId="6179F424" w14:textId="1E97E10C" w:rsidR="00774FCD" w:rsidRDefault="00774FCD">
      <w:pPr>
        <w:pStyle w:val="CommentText"/>
      </w:pPr>
      <w:r>
        <w:t>DONE</w:t>
      </w:r>
    </w:p>
  </w:comment>
  <w:comment w:id="7899" w:author="Steve Hanson" w:date="2012-08-14T16:08:00Z" w:initials="SMH">
    <w:p w14:paraId="3FB88A57" w14:textId="42A735BE" w:rsidR="00774FCD" w:rsidRDefault="00774FCD">
      <w:pPr>
        <w:pStyle w:val="CommentText"/>
      </w:pPr>
      <w:r>
        <w:rPr>
          <w:rStyle w:val="CommentReference"/>
        </w:rPr>
        <w:annotationRef/>
      </w:r>
      <w:r>
        <w:t>Removed ByteOrder</w:t>
      </w:r>
    </w:p>
    <w:p w14:paraId="09C76CD7" w14:textId="23C5985C" w:rsidR="00774FCD" w:rsidRDefault="00774FCD">
      <w:pPr>
        <w:pStyle w:val="CommentText"/>
      </w:pPr>
      <w:r>
        <w:t>DONE</w:t>
      </w:r>
    </w:p>
  </w:comment>
  <w:comment w:id="7956" w:author="mbeckerle" w:date="2012-08-14T16:08:00Z" w:initials="m">
    <w:p w14:paraId="2B6BCB21" w14:textId="77777777" w:rsidR="00774FCD" w:rsidRDefault="00774FCD">
      <w:pPr>
        <w:pStyle w:val="CommentText"/>
      </w:pPr>
      <w:r>
        <w:rPr>
          <w:rStyle w:val="CommentReference"/>
        </w:rPr>
        <w:annotationRef/>
      </w:r>
      <w:r>
        <w:t>It’s nilValue singular, and  it no longer accepts an expression</w:t>
      </w:r>
    </w:p>
    <w:p w14:paraId="43A14647" w14:textId="1D11DF1F" w:rsidR="00774FCD" w:rsidRDefault="00774FCD">
      <w:pPr>
        <w:pStyle w:val="CommentText"/>
      </w:pPr>
      <w:r>
        <w:t>DONE</w:t>
      </w:r>
    </w:p>
  </w:comment>
  <w:comment w:id="7966" w:author="mbeckerle" w:date="2012-08-14T16:08:00Z" w:initials="m">
    <w:p w14:paraId="73C5CAED" w14:textId="72B485AD" w:rsidR="00774FCD" w:rsidRDefault="00774FCD">
      <w:pPr>
        <w:pStyle w:val="CommentText"/>
      </w:pPr>
      <w:r>
        <w:rPr>
          <w:rStyle w:val="CommentReference"/>
        </w:rPr>
        <w:annotationRef/>
      </w:r>
      <w:r>
        <w:t>Any limitation here? Do we want to say there may be implementation imposed limitations.</w:t>
      </w:r>
    </w:p>
    <w:p w14:paraId="4F7943D8" w14:textId="77777777" w:rsidR="00774FCD" w:rsidRDefault="00774FCD">
      <w:pPr>
        <w:pStyle w:val="CommentText"/>
      </w:pPr>
    </w:p>
    <w:p w14:paraId="19C2040A" w14:textId="7E28A26D" w:rsidR="00774FCD" w:rsidRDefault="00774FCD">
      <w:pPr>
        <w:pStyle w:val="CommentText"/>
      </w:pPr>
      <w:r>
        <w:t>E.g., I know people want streaming output behavior when the format is streamable. That would imply some buffering, but not unbounded amount.</w:t>
      </w:r>
    </w:p>
    <w:p w14:paraId="4EDB8C60" w14:textId="77777777" w:rsidR="00774FCD" w:rsidRDefault="00774FCD">
      <w:pPr>
        <w:pStyle w:val="CommentText"/>
      </w:pPr>
    </w:p>
    <w:p w14:paraId="0799ED5F" w14:textId="4B1E8ED7" w:rsidR="00774FCD" w:rsidRDefault="00774FCD">
      <w:pPr>
        <w:pStyle w:val="CommentText"/>
      </w:pPr>
      <w:r>
        <w:t>OPEN (review) – added section on implementation-specific behaviors.</w:t>
      </w:r>
    </w:p>
  </w:comment>
  <w:comment w:id="8010" w:author="mbeckerle" w:date="2012-08-14T16:08:00Z" w:initials="m">
    <w:p w14:paraId="7A36D9A0" w14:textId="75D31F39" w:rsidR="00774FCD" w:rsidRDefault="00774FCD">
      <w:pPr>
        <w:pStyle w:val="CommentText"/>
      </w:pPr>
      <w:r>
        <w:rPr>
          <w:rStyle w:val="CommentReference"/>
        </w:rPr>
        <w:annotationRef/>
      </w:r>
      <w:r>
        <w:t>Made the table smaller by removing all the "impossible" rows.</w:t>
      </w:r>
    </w:p>
    <w:p w14:paraId="011AA25B" w14:textId="77777777" w:rsidR="00774FCD" w:rsidRDefault="00774FCD">
      <w:pPr>
        <w:pStyle w:val="CommentText"/>
      </w:pPr>
    </w:p>
    <w:p w14:paraId="3F61C751" w14:textId="64F3B3EC" w:rsidR="00774FCD" w:rsidRDefault="00774FCD">
      <w:pPr>
        <w:pStyle w:val="CommentText"/>
      </w:pPr>
      <w:r>
        <w:t>Added clarification about why these are schema definition errors even though they are in some cases only detectable at runtime.</w:t>
      </w:r>
    </w:p>
    <w:p w14:paraId="4D00F13F" w14:textId="77777777" w:rsidR="00774FCD" w:rsidRDefault="00774FCD">
      <w:pPr>
        <w:pStyle w:val="CommentText"/>
      </w:pPr>
    </w:p>
    <w:p w14:paraId="6DC5011A" w14:textId="31FE6129" w:rsidR="00774FCD" w:rsidRDefault="00774FCD">
      <w:pPr>
        <w:pStyle w:val="CommentText"/>
      </w:pPr>
      <w:r>
        <w:t>DONE</w:t>
      </w:r>
    </w:p>
  </w:comment>
  <w:comment w:id="8040" w:author="Steve Hanson" w:date="2012-08-14T16:08:00Z" w:initials="SMH">
    <w:p w14:paraId="615C6942" w14:textId="77777777" w:rsidR="00774FCD" w:rsidRDefault="00774FCD">
      <w:pPr>
        <w:pStyle w:val="CommentText"/>
      </w:pPr>
      <w:r>
        <w:rPr>
          <w:rStyle w:val="CommentReference"/>
        </w:rPr>
        <w:annotationRef/>
      </w:r>
      <w:r>
        <w:t xml:space="preserve">Errata 2.49 clarifies this. </w:t>
      </w:r>
      <w:r w:rsidRPr="006A53D2">
        <w:rPr>
          <w:b/>
        </w:rPr>
        <w:t>DONE</w:t>
      </w:r>
    </w:p>
  </w:comment>
  <w:comment w:id="8059" w:author="Steve Hanson" w:date="2012-08-14T16:08:00Z" w:initials="SMH">
    <w:p w14:paraId="313EF2A0" w14:textId="77777777" w:rsidR="00774FCD" w:rsidRDefault="00774FCD">
      <w:pPr>
        <w:pStyle w:val="CommentText"/>
      </w:pPr>
      <w:r>
        <w:rPr>
          <w:rStyle w:val="CommentReference"/>
        </w:rPr>
        <w:annotationRef/>
      </w:r>
      <w:r>
        <w:t xml:space="preserve">Errata 2.37: </w:t>
      </w:r>
      <w:r w:rsidRPr="00557DF4">
        <w:rPr>
          <w:b/>
        </w:rPr>
        <w:t>DONE</w:t>
      </w:r>
    </w:p>
  </w:comment>
  <w:comment w:id="8080" w:author="Steve Hanson" w:date="2012-08-14T16:08:00Z" w:initials="SMH">
    <w:p w14:paraId="25A0134F" w14:textId="77777777" w:rsidR="00774FCD" w:rsidRDefault="00774FCD">
      <w:pPr>
        <w:pStyle w:val="CommentText"/>
      </w:pPr>
      <w:r>
        <w:rPr>
          <w:rStyle w:val="CommentReference"/>
        </w:rPr>
        <w:annotationRef/>
      </w:r>
      <w:r>
        <w:t>Errata 2.69 clarifies this and makes it consistent</w:t>
      </w:r>
    </w:p>
    <w:p w14:paraId="0911802A" w14:textId="77777777" w:rsidR="00774FCD" w:rsidRDefault="00774FCD">
      <w:pPr>
        <w:pStyle w:val="CommentText"/>
      </w:pPr>
    </w:p>
    <w:p w14:paraId="7F6E8327" w14:textId="77777777" w:rsidR="00774FCD" w:rsidRDefault="00774FCD">
      <w:pPr>
        <w:pStyle w:val="CommentText"/>
      </w:pPr>
      <w:r>
        <w:t>DONE</w:t>
      </w:r>
    </w:p>
  </w:comment>
  <w:comment w:id="8103" w:author="mbeckerle" w:date="2012-08-14T16:08:00Z" w:initials="m">
    <w:p w14:paraId="29E9F692" w14:textId="4DE1A9D0" w:rsidR="00774FCD" w:rsidRDefault="00774FCD">
      <w:pPr>
        <w:pStyle w:val="CommentText"/>
      </w:pPr>
      <w:r>
        <w:rPr>
          <w:rStyle w:val="CommentReference"/>
        </w:rPr>
        <w:annotationRef/>
      </w:r>
      <w:r>
        <w:t xml:space="preserve">Huh? What does “returned lexically” mean. </w:t>
      </w:r>
    </w:p>
    <w:p w14:paraId="1B5CB03C" w14:textId="77777777" w:rsidR="00774FCD" w:rsidRDefault="00774FCD">
      <w:pPr>
        <w:pStyle w:val="CommentText"/>
      </w:pPr>
    </w:p>
    <w:p w14:paraId="56FE59CD" w14:textId="021B8CC7" w:rsidR="00774FCD" w:rsidRDefault="00774FCD">
      <w:pPr>
        <w:pStyle w:val="CommentText"/>
      </w:pPr>
      <w:r>
        <w:t>Changed to What appears lexically as an expression</w:t>
      </w:r>
    </w:p>
    <w:p w14:paraId="076328A9" w14:textId="10C29A09" w:rsidR="00774FCD" w:rsidRDefault="00774FCD">
      <w:pPr>
        <w:pStyle w:val="CommentText"/>
      </w:pPr>
      <w:r>
        <w:t>DONE</w:t>
      </w:r>
    </w:p>
  </w:comment>
  <w:comment w:id="8113" w:author="mbeckerle" w:date="2012-08-14T16:08:00Z" w:initials="m">
    <w:p w14:paraId="74400255" w14:textId="40BF761F" w:rsidR="00774FCD" w:rsidRDefault="00774FCD">
      <w:pPr>
        <w:pStyle w:val="CommentText"/>
      </w:pPr>
      <w:r>
        <w:rPr>
          <w:rStyle w:val="CommentReference"/>
        </w:rPr>
        <w:annotationRef/>
      </w:r>
      <w:r>
        <w:t>The differences are??? Citations needed.</w:t>
      </w:r>
    </w:p>
    <w:p w14:paraId="0C236CD7" w14:textId="77777777" w:rsidR="00774FCD" w:rsidRDefault="00774FCD">
      <w:pPr>
        <w:pStyle w:val="CommentText"/>
      </w:pPr>
    </w:p>
    <w:p w14:paraId="2BB55FE3" w14:textId="3B21A389" w:rsidR="00774FCD" w:rsidRDefault="00774FCD">
      <w:pPr>
        <w:pStyle w:val="CommentText"/>
      </w:pPr>
      <w:r>
        <w:t>DONE</w:t>
      </w:r>
    </w:p>
  </w:comment>
  <w:comment w:id="8088" w:author="mbeckerle" w:date="2012-08-14T16:08:00Z" w:initials="m">
    <w:p w14:paraId="6A343F52" w14:textId="1803DF99" w:rsidR="00774FCD" w:rsidRDefault="00774FCD">
      <w:pPr>
        <w:pStyle w:val="CommentText"/>
      </w:pPr>
      <w:r>
        <w:rPr>
          <w:rStyle w:val="CommentReference"/>
        </w:rPr>
        <w:annotationRef/>
      </w:r>
      <w:r>
        <w:t>Errata 2.83 Done</w:t>
      </w:r>
    </w:p>
    <w:p w14:paraId="67A5AA80" w14:textId="77777777" w:rsidR="00774FCD" w:rsidRDefault="00774FCD">
      <w:pPr>
        <w:pStyle w:val="CommentText"/>
      </w:pPr>
    </w:p>
  </w:comment>
  <w:comment w:id="8238" w:author="mbeckerle" w:date="2012-08-14T16:08:00Z" w:initials="m">
    <w:p w14:paraId="26E7BC17" w14:textId="622D2960" w:rsidR="00774FCD" w:rsidRDefault="00774FCD">
      <w:pPr>
        <w:pStyle w:val="CommentText"/>
      </w:pPr>
      <w:r>
        <w:rPr>
          <w:rStyle w:val="CommentReference"/>
        </w:rPr>
        <w:annotationRef/>
      </w:r>
      <w:r>
        <w:t>(OPEN)</w:t>
      </w:r>
    </w:p>
    <w:p w14:paraId="309E77F4" w14:textId="6CD2737E" w:rsidR="00774FCD" w:rsidRDefault="00774FCD">
      <w:pPr>
        <w:pStyle w:val="CommentText"/>
      </w:pPr>
    </w:p>
    <w:p w14:paraId="60A5AD52" w14:textId="7623A8B0" w:rsidR="00774FCD" w:rsidRDefault="00774FCD">
      <w:pPr>
        <w:pStyle w:val="CommentText"/>
      </w:pPr>
      <w:r>
        <w:t xml:space="preserve">Need a statement about errors. </w:t>
      </w:r>
    </w:p>
    <w:p w14:paraId="4EF70911" w14:textId="77777777" w:rsidR="00774FCD" w:rsidRDefault="00774FCD">
      <w:pPr>
        <w:pStyle w:val="CommentText"/>
      </w:pPr>
    </w:p>
    <w:p w14:paraId="510B6E22" w14:textId="6F620506" w:rsidR="00774FCD" w:rsidRDefault="00774FCD">
      <w:pPr>
        <w:pStyle w:val="CommentText"/>
      </w:pPr>
      <w:r>
        <w:t xml:space="preserve">We say this language is statically type-checkable, which is great, but  then what does </w:t>
      </w:r>
    </w:p>
    <w:p w14:paraId="6550EC9E" w14:textId="4D976C50" w:rsidR="00774FCD" w:rsidRDefault="00774FCD">
      <w:pPr>
        <w:pStyle w:val="CommentText"/>
      </w:pPr>
      <w:r>
        <w:t>$arg as xs:anyAtomicType mean in a constructor?</w:t>
      </w:r>
    </w:p>
    <w:p w14:paraId="1E67B3DD" w14:textId="77777777" w:rsidR="00774FCD" w:rsidRDefault="00774FCD">
      <w:pPr>
        <w:pStyle w:val="CommentText"/>
      </w:pPr>
    </w:p>
    <w:p w14:paraId="0B6BE25B" w14:textId="060230BF" w:rsidR="00774FCD" w:rsidRDefault="00774FCD">
      <w:pPr>
        <w:pStyle w:val="CommentText"/>
      </w:pPr>
      <w:r>
        <w:t>Does it mean I can feed a path to a float to the xs:date function? That should fail with a type error, (which could be statically determined). This kind of type-error is a SchemaDef error.</w:t>
      </w:r>
    </w:p>
    <w:p w14:paraId="183BA6FD" w14:textId="77777777" w:rsidR="00774FCD" w:rsidRDefault="00774FCD">
      <w:pPr>
        <w:pStyle w:val="CommentText"/>
      </w:pPr>
    </w:p>
    <w:p w14:paraId="69E26A20" w14:textId="44B96C47" w:rsidR="00774FCD" w:rsidRDefault="00774FCD">
      <w:pPr>
        <w:pStyle w:val="CommentText"/>
      </w:pPr>
      <w:r>
        <w:t>If it is a path to a string, then the types are compabile, but at runtime it might not be convertible to a date, which I think should be a processing error.</w:t>
      </w:r>
    </w:p>
    <w:p w14:paraId="3A8833E8" w14:textId="77777777" w:rsidR="00774FCD" w:rsidRDefault="00774FCD">
      <w:pPr>
        <w:pStyle w:val="CommentText"/>
      </w:pPr>
    </w:p>
    <w:p w14:paraId="163C2C8B" w14:textId="1D857B22" w:rsidR="00774FCD" w:rsidRDefault="00774FCD">
      <w:pPr>
        <w:pStyle w:val="CommentText"/>
      </w:pPr>
      <w:r>
        <w:t>So type errors are SDE, conversion errors are PE.</w:t>
      </w:r>
    </w:p>
    <w:p w14:paraId="7528B70E" w14:textId="77777777" w:rsidR="00774FCD" w:rsidRDefault="00774FCD">
      <w:pPr>
        <w:pStyle w:val="CommentText"/>
      </w:pPr>
    </w:p>
    <w:p w14:paraId="4300852F" w14:textId="77777777" w:rsidR="00774FCD" w:rsidRDefault="00774FCD">
      <w:pPr>
        <w:pStyle w:val="CommentText"/>
      </w:pPr>
    </w:p>
    <w:p w14:paraId="45231ED1" w14:textId="77777777" w:rsidR="00774FCD" w:rsidRDefault="00774FCD">
      <w:pPr>
        <w:pStyle w:val="CommentText"/>
      </w:pPr>
    </w:p>
  </w:comment>
  <w:comment w:id="8239" w:author="mbeckerle" w:date="2012-08-14T16:08:00Z" w:initials="m">
    <w:p w14:paraId="176D01F0" w14:textId="5ABE50AC" w:rsidR="00774FCD" w:rsidRDefault="00774FCD">
      <w:pPr>
        <w:pStyle w:val="CommentText"/>
      </w:pPr>
      <w:r>
        <w:rPr>
          <w:rStyle w:val="CommentReference"/>
        </w:rPr>
        <w:annotationRef/>
      </w:r>
      <w:r>
        <w:t xml:space="preserve">Added phrase about </w:t>
      </w:r>
      <w:r w:rsidR="00CF1D91">
        <w:t xml:space="preserve">SDE and </w:t>
      </w:r>
      <w:r>
        <w:t xml:space="preserve">processing error. </w:t>
      </w:r>
    </w:p>
    <w:p w14:paraId="48A88F8F" w14:textId="02747BDE" w:rsidR="00CF1D91" w:rsidRDefault="00CF1D91">
      <w:pPr>
        <w:pStyle w:val="CommentText"/>
      </w:pPr>
    </w:p>
  </w:comment>
  <w:comment w:id="8321" w:author="Steve Hanson" w:date="2012-08-14T16:08:00Z" w:initials="SMH">
    <w:p w14:paraId="731F152F" w14:textId="77777777" w:rsidR="00774FCD" w:rsidRDefault="00774FCD">
      <w:pPr>
        <w:pStyle w:val="CommentText"/>
      </w:pPr>
      <w:r>
        <w:rPr>
          <w:rStyle w:val="CommentReference"/>
        </w:rPr>
        <w:annotationRef/>
      </w:r>
      <w:r>
        <w:t>All functions should state arguments</w:t>
      </w:r>
    </w:p>
  </w:comment>
  <w:comment w:id="8336" w:author="Steve Hanson" w:date="2012-08-14T16:08:00Z" w:initials="SMH">
    <w:p w14:paraId="30FD98AF" w14:textId="5DEDADBF" w:rsidR="00774FCD" w:rsidRDefault="00774FCD">
      <w:pPr>
        <w:pStyle w:val="CommentText"/>
      </w:pPr>
      <w:r>
        <w:rPr>
          <w:rStyle w:val="CommentReference"/>
        </w:rPr>
        <w:annotationRef/>
      </w:r>
      <w:r>
        <w:t>Can only return one item else schema definition error.</w:t>
      </w:r>
    </w:p>
  </w:comment>
  <w:comment w:id="8337" w:author="mbeckerle" w:date="2012-08-14T16:08:00Z" w:initials="m">
    <w:p w14:paraId="31215009" w14:textId="44C3D110" w:rsidR="00CF1D91" w:rsidRDefault="00CF1D91">
      <w:pPr>
        <w:pStyle w:val="CommentText"/>
      </w:pPr>
      <w:r>
        <w:rPr>
          <w:rStyle w:val="CommentReference"/>
        </w:rPr>
        <w:annotationRef/>
      </w:r>
      <w:r>
        <w:t>Fixed Wording</w:t>
      </w:r>
    </w:p>
    <w:p w14:paraId="77C7BDA8" w14:textId="19B05224" w:rsidR="00CF1D91" w:rsidRDefault="00CF1D91">
      <w:pPr>
        <w:pStyle w:val="CommentText"/>
      </w:pPr>
      <w:r>
        <w:t>DONE</w:t>
      </w:r>
    </w:p>
  </w:comment>
  <w:comment w:id="8329" w:author="mbeckerle" w:date="2012-08-14T16:08:00Z" w:initials="m">
    <w:p w14:paraId="752CCC7B" w14:textId="63A81B63" w:rsidR="00774FCD" w:rsidRDefault="00774FCD">
      <w:pPr>
        <w:pStyle w:val="CommentText"/>
      </w:pPr>
      <w:r>
        <w:rPr>
          <w:rStyle w:val="CommentReference"/>
        </w:rPr>
        <w:annotationRef/>
      </w:r>
      <w:r>
        <w:t>We don't have the fn:boolean xpath function, so the definition of it was inlined here, with inverted results to implelment the NOT semantics.</w:t>
      </w:r>
    </w:p>
  </w:comment>
  <w:comment w:id="8382" w:author="Steve Hanson" w:date="2012-08-14T16:08:00Z" w:initials="SMH">
    <w:p w14:paraId="4034227C" w14:textId="542D8641" w:rsidR="00774FCD" w:rsidRDefault="00774FCD">
      <w:pPr>
        <w:pStyle w:val="CommentText"/>
      </w:pPr>
      <w:r>
        <w:rPr>
          <w:rStyle w:val="CommentReference"/>
        </w:rPr>
        <w:annotationRef/>
      </w:r>
      <w:r>
        <w:t>What does the ‘?’ signify ?</w:t>
      </w:r>
    </w:p>
  </w:comment>
  <w:comment w:id="8499" w:author="Steve Hanson" w:date="2012-08-14T16:08:00Z" w:initials="SMH">
    <w:p w14:paraId="3BA6C0A7" w14:textId="463F9C58" w:rsidR="00774FCD" w:rsidRDefault="00774FCD">
      <w:pPr>
        <w:pStyle w:val="CommentText"/>
      </w:pPr>
      <w:r>
        <w:rPr>
          <w:rStyle w:val="CommentReference"/>
        </w:rPr>
        <w:annotationRef/>
      </w:r>
      <w:r>
        <w:t>Does this return xs:string or xs:QName ? It can’t do both.</w:t>
      </w:r>
    </w:p>
  </w:comment>
  <w:comment w:id="8500" w:author="mbeckerle" w:date="2012-08-14T16:08:00Z" w:initials="m">
    <w:p w14:paraId="4029D264" w14:textId="11EE0BDE" w:rsidR="00CF1D91" w:rsidRDefault="00CF1D91">
      <w:pPr>
        <w:pStyle w:val="CommentText"/>
      </w:pPr>
      <w:r>
        <w:rPr>
          <w:rStyle w:val="CommentReference"/>
        </w:rPr>
        <w:annotationRef/>
      </w:r>
      <w:r>
        <w:t>Added xs:string in the form of…</w:t>
      </w:r>
    </w:p>
    <w:p w14:paraId="45BA3DCB" w14:textId="00159D12" w:rsidR="00CF1D91" w:rsidRDefault="00CF1D91">
      <w:pPr>
        <w:pStyle w:val="CommentText"/>
      </w:pPr>
      <w:r>
        <w:t>DONE</w:t>
      </w:r>
    </w:p>
  </w:comment>
  <w:comment w:id="8495" w:author="mbeckerle" w:date="2012-08-14T16:08:00Z" w:initials="m">
    <w:p w14:paraId="1AE5A157" w14:textId="753ADDD6" w:rsidR="00774FCD" w:rsidRDefault="00774FCD">
      <w:pPr>
        <w:pStyle w:val="CommentText"/>
      </w:pPr>
      <w:r>
        <w:rPr>
          <w:rStyle w:val="CommentReference"/>
        </w:rPr>
        <w:annotationRef/>
      </w:r>
      <w:r>
        <w:t>(OPEN)</w:t>
      </w:r>
    </w:p>
    <w:p w14:paraId="0CF02EAA" w14:textId="77777777" w:rsidR="00774FCD" w:rsidRDefault="00774FCD">
      <w:pPr>
        <w:pStyle w:val="CommentText"/>
      </w:pPr>
    </w:p>
    <w:p w14:paraId="6E5D4FC7" w14:textId="0CCA7B02" w:rsidR="00774FCD" w:rsidRDefault="00774FCD">
      <w:pPr>
        <w:pStyle w:val="CommentText"/>
      </w:pPr>
      <w:r>
        <w:t>Improve. Can the context be something other than a node? or is that an SDE (static type error)</w:t>
      </w:r>
    </w:p>
  </w:comment>
  <w:comment w:id="8551" w:author="Steve Hanson" w:date="2012-08-14T16:08:00Z" w:initials="SMH">
    <w:p w14:paraId="0A7C91C1" w14:textId="77777777" w:rsidR="00774FCD" w:rsidRDefault="00774FCD">
      <w:pPr>
        <w:pStyle w:val="CommentText"/>
      </w:pPr>
      <w:r>
        <w:rPr>
          <w:rStyle w:val="CommentReference"/>
        </w:rPr>
        <w:annotationRef/>
      </w:r>
      <w:r>
        <w:t>Need arguments defined, as these are not XPath 2.0.</w:t>
      </w:r>
    </w:p>
    <w:p w14:paraId="6954D840" w14:textId="76F8ED22" w:rsidR="00774FCD" w:rsidRDefault="00774FCD">
      <w:pPr>
        <w:pStyle w:val="CommentText"/>
      </w:pPr>
      <w:r>
        <w:t>DONE</w:t>
      </w:r>
    </w:p>
  </w:comment>
  <w:comment w:id="8563" w:author="mbeckerle" w:date="2012-08-14T16:08:00Z" w:initials="m">
    <w:p w14:paraId="44152A5F" w14:textId="27770446" w:rsidR="00774FCD" w:rsidRDefault="00774FCD">
      <w:pPr>
        <w:pStyle w:val="CommentText"/>
      </w:pPr>
      <w:r>
        <w:rPr>
          <w:rStyle w:val="CommentReference"/>
        </w:rPr>
        <w:annotationRef/>
      </w:r>
      <w:r>
        <w:t>Errata 2.84 dfdl:property was removed. DONE.</w:t>
      </w:r>
    </w:p>
    <w:p w14:paraId="1BEBB218" w14:textId="77777777" w:rsidR="00774FCD" w:rsidRDefault="00774FCD">
      <w:pPr>
        <w:pStyle w:val="CommentText"/>
      </w:pPr>
    </w:p>
  </w:comment>
  <w:comment w:id="8578" w:author="mbeckerle" w:date="2012-08-14T16:08:00Z" w:initials="m">
    <w:p w14:paraId="4C7EFBF2" w14:textId="4650A8D3" w:rsidR="00774FCD" w:rsidRDefault="00774FCD">
      <w:pPr>
        <w:pStyle w:val="CommentText"/>
      </w:pPr>
      <w:r>
        <w:rPr>
          <w:rStyle w:val="CommentReference"/>
        </w:rPr>
        <w:annotationRef/>
      </w:r>
      <w:r>
        <w:t>(</w:t>
      </w:r>
      <w:r w:rsidR="00CF1D91">
        <w:t>DONE – was abuot dfdl:property which was removed.</w:t>
      </w:r>
      <w:r>
        <w:t>)</w:t>
      </w:r>
    </w:p>
    <w:p w14:paraId="5A9656AE" w14:textId="77777777" w:rsidR="00774FCD" w:rsidRDefault="00774FCD">
      <w:pPr>
        <w:pStyle w:val="CommentText"/>
      </w:pPr>
    </w:p>
    <w:p w14:paraId="0944083D" w14:textId="2AC90570" w:rsidR="00774FCD" w:rsidRDefault="00774FCD">
      <w:pPr>
        <w:pStyle w:val="CommentText"/>
      </w:pPr>
      <w:r>
        <w:t>Does this evaluate the property if it is an expression?</w:t>
      </w:r>
    </w:p>
    <w:p w14:paraId="7CC09252" w14:textId="77777777" w:rsidR="00774FCD" w:rsidRDefault="00774FCD">
      <w:pPr>
        <w:pStyle w:val="CommentText"/>
      </w:pPr>
    </w:p>
    <w:p w14:paraId="02BA5126" w14:textId="40C7CDEF" w:rsidR="00774FCD" w:rsidRDefault="00774FCD">
      <w:pPr>
        <w:pStyle w:val="CommentText"/>
      </w:pPr>
      <w:r>
        <w:t>(Suggest  YES)</w:t>
      </w:r>
    </w:p>
    <w:p w14:paraId="11FCD020" w14:textId="77777777" w:rsidR="00774FCD" w:rsidRDefault="00774FCD">
      <w:pPr>
        <w:pStyle w:val="CommentText"/>
      </w:pPr>
    </w:p>
    <w:p w14:paraId="7CE25ACC" w14:textId="40E06CF4" w:rsidR="00774FCD" w:rsidRDefault="00774FCD">
      <w:pPr>
        <w:pStyle w:val="CommentText"/>
      </w:pPr>
      <w:r>
        <w:t>Are entities substituted if this expression returns a string literal value (e.g., an expression for terminator property?)</w:t>
      </w:r>
    </w:p>
    <w:p w14:paraId="4C342D55" w14:textId="77777777" w:rsidR="00774FCD" w:rsidRDefault="00774FCD">
      <w:pPr>
        <w:pStyle w:val="CommentText"/>
      </w:pPr>
    </w:p>
    <w:p w14:paraId="08BBE8C1" w14:textId="54122483" w:rsidR="00774FCD" w:rsidRDefault="00774FCD">
      <w:pPr>
        <w:pStyle w:val="CommentText"/>
      </w:pPr>
      <w:r>
        <w:t>(Suggest NO)</w:t>
      </w:r>
    </w:p>
  </w:comment>
  <w:comment w:id="8598" w:author="mbeckerle" w:date="2012-08-14T16:09:00Z" w:initials="m">
    <w:p w14:paraId="797B4772" w14:textId="499F8825" w:rsidR="00774FCD" w:rsidRDefault="00774FCD">
      <w:pPr>
        <w:pStyle w:val="CommentText"/>
      </w:pPr>
      <w:r>
        <w:rPr>
          <w:rStyle w:val="CommentReference"/>
        </w:rPr>
        <w:annotationRef/>
      </w:r>
      <w:r>
        <w:t>Note: changed to xs:long.</w:t>
      </w:r>
    </w:p>
    <w:p w14:paraId="231D6FED" w14:textId="6E3F3B96" w:rsidR="007D321A" w:rsidRDefault="007D321A">
      <w:pPr>
        <w:pStyle w:val="CommentText"/>
      </w:pPr>
      <w:r>
        <w:t>DONE</w:t>
      </w:r>
    </w:p>
  </w:comment>
  <w:comment w:id="8602" w:author="mbeckerle" w:date="2012-08-14T16:09:00Z" w:initials="m">
    <w:p w14:paraId="67D6012B" w14:textId="1373C3A1" w:rsidR="00774FCD" w:rsidRDefault="00774FCD">
      <w:pPr>
        <w:pStyle w:val="CommentText"/>
      </w:pPr>
      <w:r>
        <w:rPr>
          <w:rStyle w:val="CommentReference"/>
        </w:rPr>
        <w:annotationRef/>
      </w:r>
      <w:r>
        <w:t>Added clarification.</w:t>
      </w:r>
    </w:p>
    <w:p w14:paraId="30D37B9B" w14:textId="34F42602" w:rsidR="007D321A" w:rsidRDefault="007D321A">
      <w:pPr>
        <w:pStyle w:val="CommentText"/>
      </w:pPr>
      <w:r>
        <w:t>DONE</w:t>
      </w:r>
    </w:p>
  </w:comment>
  <w:comment w:id="8608" w:author="mbeckerle" w:date="2012-08-14T16:09:00Z" w:initials="m">
    <w:p w14:paraId="3967AC7D" w14:textId="22C90001" w:rsidR="00774FCD" w:rsidRDefault="00774FCD">
      <w:pPr>
        <w:pStyle w:val="CommentText"/>
      </w:pPr>
      <w:r>
        <w:rPr>
          <w:rStyle w:val="CommentReference"/>
        </w:rPr>
        <w:annotationRef/>
      </w:r>
      <w:r>
        <w:t>Note: changed to xs:long.</w:t>
      </w:r>
      <w:r w:rsidR="007D321A">
        <w:t xml:space="preserve"> DONE</w:t>
      </w:r>
    </w:p>
  </w:comment>
  <w:comment w:id="8609" w:author="mbeckerle" w:date="2012-08-14T16:09:00Z" w:initials="m">
    <w:p w14:paraId="595108DB" w14:textId="77777777" w:rsidR="00774FCD" w:rsidRDefault="00774FCD">
      <w:pPr>
        <w:pStyle w:val="CommentText"/>
      </w:pPr>
      <w:r>
        <w:rPr>
          <w:rStyle w:val="CommentReference"/>
        </w:rPr>
        <w:annotationRef/>
      </w:r>
      <w:r>
        <w:t>Added clarification.</w:t>
      </w:r>
    </w:p>
    <w:p w14:paraId="12E5D058" w14:textId="7D5CF08B" w:rsidR="007D321A" w:rsidRDefault="007D321A">
      <w:pPr>
        <w:pStyle w:val="CommentText"/>
      </w:pPr>
      <w:r>
        <w:t>DONE</w:t>
      </w:r>
    </w:p>
  </w:comment>
  <w:comment w:id="8616" w:author="Steve Hanson" w:date="2012-08-14T16:09:00Z" w:initials="SMH">
    <w:p w14:paraId="67F05F52" w14:textId="77777777" w:rsidR="00774FCD" w:rsidRDefault="00774FCD">
      <w:pPr>
        <w:pStyle w:val="CommentText"/>
      </w:pPr>
      <w:r>
        <w:rPr>
          <w:rStyle w:val="CommentReference"/>
        </w:rPr>
        <w:annotationRef/>
      </w:r>
      <w:r>
        <w:t>Indexed from 0 or 1 ?</w:t>
      </w:r>
    </w:p>
    <w:p w14:paraId="18AEC46A" w14:textId="77777777" w:rsidR="00774FCD" w:rsidRDefault="00774FCD">
      <w:pPr>
        <w:pStyle w:val="CommentText"/>
      </w:pPr>
    </w:p>
    <w:p w14:paraId="03B1D9A6" w14:textId="58F75F30" w:rsidR="00774FCD" w:rsidRDefault="00774FCD">
      <w:pPr>
        <w:pStyle w:val="CommentText"/>
      </w:pPr>
      <w:r>
        <w:t>Base 1.</w:t>
      </w:r>
    </w:p>
    <w:p w14:paraId="729807BD" w14:textId="39DDBB83" w:rsidR="007D321A" w:rsidRDefault="007D321A">
      <w:pPr>
        <w:pStyle w:val="CommentText"/>
      </w:pPr>
      <w:r>
        <w:t>DONE</w:t>
      </w:r>
    </w:p>
  </w:comment>
  <w:comment w:id="8617" w:author="mbeckerle" w:date="2012-08-14T16:10:00Z" w:initials="m">
    <w:p w14:paraId="4141FFC9" w14:textId="106C2715" w:rsidR="00774FCD" w:rsidRDefault="00774FCD">
      <w:pPr>
        <w:pStyle w:val="CommentText"/>
      </w:pPr>
      <w:r>
        <w:rPr>
          <w:rStyle w:val="CommentReference"/>
        </w:rPr>
        <w:annotationRef/>
      </w:r>
      <w:r>
        <w:t>Changed to xs:long</w:t>
      </w:r>
    </w:p>
    <w:p w14:paraId="629F4417" w14:textId="0836151A" w:rsidR="007D321A" w:rsidRDefault="007D321A">
      <w:pPr>
        <w:pStyle w:val="CommentText"/>
      </w:pPr>
      <w:r>
        <w:t>DONE</w:t>
      </w:r>
    </w:p>
  </w:comment>
  <w:comment w:id="8653" w:author="mbeckerle" w:date="2012-08-14T16:08:00Z" w:initials="m">
    <w:p w14:paraId="5A78ADF3" w14:textId="4716C357" w:rsidR="00774FCD" w:rsidRDefault="00774FCD">
      <w:pPr>
        <w:pStyle w:val="CommentText"/>
      </w:pPr>
      <w:r>
        <w:rPr>
          <w:rStyle w:val="CommentReference"/>
        </w:rPr>
        <w:annotationRef/>
      </w:r>
      <w:r>
        <w:t>Errata 2.85. Done</w:t>
      </w:r>
    </w:p>
    <w:p w14:paraId="4F50B054" w14:textId="77777777" w:rsidR="00774FCD" w:rsidRDefault="00774FCD">
      <w:pPr>
        <w:pStyle w:val="CommentText"/>
      </w:pPr>
    </w:p>
  </w:comment>
  <w:comment w:id="8673" w:author="Steve Hanson" w:date="2012-08-14T16:08:00Z" w:initials="SMH">
    <w:p w14:paraId="695F76D7" w14:textId="77777777" w:rsidR="00774FCD" w:rsidRDefault="00774FCD">
      <w:pPr>
        <w:pStyle w:val="CommentText"/>
      </w:pPr>
      <w:r>
        <w:rPr>
          <w:rStyle w:val="CommentReference"/>
        </w:rPr>
        <w:annotationRef/>
      </w:r>
      <w:r>
        <w:t>Typo</w:t>
      </w:r>
    </w:p>
  </w:comment>
  <w:comment w:id="8693" w:author="mbeckerle" w:date="2012-08-14T16:08:00Z" w:initials="m">
    <w:p w14:paraId="72E7581C" w14:textId="302C1EFD" w:rsidR="00774FCD" w:rsidRDefault="00774FCD">
      <w:pPr>
        <w:pStyle w:val="CommentText"/>
      </w:pPr>
      <w:r>
        <w:rPr>
          <w:rStyle w:val="CommentReference"/>
        </w:rPr>
        <w:annotationRef/>
      </w:r>
      <w:r>
        <w:t>Errata 2.86 Done</w:t>
      </w:r>
    </w:p>
  </w:comment>
  <w:comment w:id="8850" w:author="Steve Hanson" w:date="2012-08-14T16:08:00Z" w:initials="SMH">
    <w:p w14:paraId="70AB4916" w14:textId="77777777" w:rsidR="00774FCD" w:rsidRDefault="00774FCD">
      <w:pPr>
        <w:pStyle w:val="CommentText"/>
      </w:pPr>
      <w:r>
        <w:rPr>
          <w:rStyle w:val="CommentReference"/>
        </w:rPr>
        <w:annotationRef/>
      </w:r>
      <w:r>
        <w:t>Add paragraph break</w:t>
      </w:r>
    </w:p>
  </w:comment>
  <w:comment w:id="8862" w:author="Steve Hanson" w:date="2012-08-14T16:08:00Z" w:initials="SMH">
    <w:p w14:paraId="3950CEE3" w14:textId="77777777" w:rsidR="00774FCD" w:rsidRDefault="00774FCD">
      <w:pPr>
        <w:pStyle w:val="CommentText"/>
      </w:pPr>
      <w:r>
        <w:rPr>
          <w:rStyle w:val="CommentReference"/>
        </w:rPr>
        <w:annotationRef/>
      </w:r>
      <w:r>
        <w:t>Add paragraph break</w:t>
      </w:r>
    </w:p>
  </w:comment>
  <w:comment w:id="8984" w:author="Steve Hanson" w:date="2012-08-14T16:08:00Z" w:initials="SMH">
    <w:p w14:paraId="1A3FFD64" w14:textId="77777777" w:rsidR="00774FCD" w:rsidRDefault="00774FCD">
      <w:pPr>
        <w:pStyle w:val="CommentText"/>
      </w:pPr>
      <w:r>
        <w:rPr>
          <w:rStyle w:val="CommentReference"/>
        </w:rPr>
        <w:annotationRef/>
      </w:r>
      <w:r>
        <w:t>The footnotes below should be at the foot of the page they occur on, not at the end of the document.</w:t>
      </w:r>
    </w:p>
    <w:p w14:paraId="481702FA" w14:textId="23E89EF3" w:rsidR="00774FCD" w:rsidRDefault="00774FCD">
      <w:pPr>
        <w:pStyle w:val="CommentText"/>
      </w:pPr>
      <w:r>
        <w:t>DONE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4696A4" w14:textId="77777777" w:rsidR="00774FCD" w:rsidRDefault="00774FCD">
      <w:r>
        <w:separator/>
      </w:r>
    </w:p>
  </w:endnote>
  <w:endnote w:type="continuationSeparator" w:id="0">
    <w:p w14:paraId="3CB242BE" w14:textId="77777777" w:rsidR="00774FCD" w:rsidRDefault="00774FCD">
      <w:r>
        <w:continuationSeparator/>
      </w:r>
    </w:p>
  </w:endnote>
  <w:endnote w:type="continuationNotice" w:id="1">
    <w:p w14:paraId="1AD619ED" w14:textId="77777777" w:rsidR="00774FCD" w:rsidRDefault="00774F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ohit Hindi">
    <w:altName w:val="MS Mincho"/>
    <w:charset w:val="80"/>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Ubuntu">
    <w:altName w:val="Arial Unicode MS"/>
    <w:charset w:val="80"/>
    <w:family w:val="swiss"/>
    <w:pitch w:val="default"/>
  </w:font>
  <w:font w:name="WenQuanYi Micro Hei">
    <w:charset w:val="80"/>
    <w:family w:val="auto"/>
    <w:pitch w:val="variable"/>
  </w:font>
  <w:font w:name="MS Sans Serif">
    <w:panose1 w:val="00000000000000000000"/>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774FCD" w:rsidRDefault="00774FCD">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208</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77777777" w:rsidR="00774FCD" w:rsidRDefault="00774FCD" w:rsidP="00931869">
    <w:pPr>
      <w:pStyle w:val="Footer"/>
      <w:jc w:val="both"/>
    </w:pPr>
    <w:hyperlink r:id="rId1" w:history="1">
      <w:r w:rsidRPr="00833AC3">
        <w:rPr>
          <w:rStyle w:val="Hyperlink"/>
        </w:rPr>
        <w:t>dfdl-wg@ogf.org</w:t>
      </w:r>
    </w:hyperlink>
    <w:r>
      <w:tab/>
    </w:r>
    <w:r>
      <w:tab/>
      <w:t xml:space="preserve">Page </w:t>
    </w:r>
    <w:r>
      <w:fldChar w:fldCharType="begin"/>
    </w:r>
    <w:r>
      <w:instrText xml:space="preserve"> PAGE </w:instrText>
    </w:r>
    <w:r>
      <w:fldChar w:fldCharType="separate"/>
    </w:r>
    <w:r w:rsidR="007D321A">
      <w:rPr>
        <w:noProof/>
      </w:rPr>
      <w:t>4</w:t>
    </w:r>
    <w:r>
      <w:fldChar w:fldCharType="end"/>
    </w:r>
    <w:r>
      <w:t xml:space="preserve"> of </w:t>
    </w:r>
    <w:r>
      <w:fldChar w:fldCharType="begin"/>
    </w:r>
    <w:r>
      <w:instrText xml:space="preserve"> NUMPAGES </w:instrText>
    </w:r>
    <w:r>
      <w:fldChar w:fldCharType="separate"/>
    </w:r>
    <w:r w:rsidR="007D321A">
      <w:rPr>
        <w:noProof/>
      </w:rPr>
      <w:t>196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B54AB" w14:textId="77777777" w:rsidR="00774FCD" w:rsidRDefault="00774FCD">
      <w:r>
        <w:separator/>
      </w:r>
    </w:p>
  </w:footnote>
  <w:footnote w:type="continuationSeparator" w:id="0">
    <w:p w14:paraId="2AB50E36" w14:textId="77777777" w:rsidR="00774FCD" w:rsidRDefault="00774FCD">
      <w:r>
        <w:continuationSeparator/>
      </w:r>
    </w:p>
  </w:footnote>
  <w:footnote w:type="continuationNotice" w:id="1">
    <w:p w14:paraId="31FB30D1" w14:textId="77777777" w:rsidR="00774FCD" w:rsidRDefault="00774FCD"/>
  </w:footnote>
  <w:footnote w:id="2">
    <w:p w14:paraId="0B85AE33" w14:textId="71107D05" w:rsidR="00774FCD" w:rsidRDefault="00774FCD" w:rsidP="00A5400C">
      <w:pPr>
        <w:pStyle w:val="FootnoteText"/>
        <w:rPr>
          <w:ins w:id="391" w:author="mbeckerle" w:date="2012-03-25T11:26:00Z"/>
          <w:rFonts w:cs="Arial"/>
          <w:sz w:val="16"/>
          <w:szCs w:val="16"/>
        </w:rPr>
      </w:pPr>
      <w:ins w:id="392" w:author="mbeckerle" w:date="2012-03-25T11:26:00Z">
        <w:r>
          <w:rPr>
            <w:rStyle w:val="FootnoteCharacters"/>
            <w:rFonts w:ascii="Helv" w:hAnsi="Helv"/>
          </w:rPr>
          <w:footnoteRef/>
        </w:r>
        <w:r>
          <w:tab/>
          <w:t xml:space="preserve"> </w:t>
        </w:r>
        <w:r>
          <w:rPr>
            <w:rFonts w:cs="Arial"/>
            <w:sz w:val="16"/>
            <w:szCs w:val="16"/>
          </w:rPr>
          <w:t>Excludes</w:t>
        </w:r>
        <w:r>
          <w:rPr>
            <w:rFonts w:eastAsia="Arial" w:cs="Arial"/>
            <w:sz w:val="16"/>
            <w:szCs w:val="16"/>
          </w:rPr>
          <w:t xml:space="preserve"> </w:t>
        </w:r>
        <w:r>
          <w:rPr>
            <w:rFonts w:cs="Arial"/>
            <w:sz w:val="16"/>
            <w:szCs w:val="16"/>
          </w:rPr>
          <w:t>inputValueCalc</w:t>
        </w:r>
        <w:r>
          <w:rPr>
            <w:rFonts w:eastAsia="Arial" w:cs="Arial"/>
            <w:sz w:val="16"/>
            <w:szCs w:val="16"/>
          </w:rPr>
          <w:t xml:space="preserve"> </w:t>
        </w:r>
        <w:r>
          <w:rPr>
            <w:rFonts w:cs="Arial"/>
            <w:sz w:val="16"/>
            <w:szCs w:val="16"/>
          </w:rPr>
          <w:t>and</w:t>
        </w:r>
        <w:r>
          <w:rPr>
            <w:rFonts w:eastAsia="Arial" w:cs="Arial"/>
            <w:sz w:val="16"/>
            <w:szCs w:val="16"/>
          </w:rPr>
          <w:t xml:space="preserve"> </w:t>
        </w:r>
        <w:r>
          <w:rPr>
            <w:rFonts w:cs="Arial"/>
            <w:sz w:val="16"/>
            <w:szCs w:val="16"/>
          </w:rPr>
          <w:t>outputValueCalc.</w:t>
        </w:r>
      </w:ins>
    </w:p>
  </w:footnote>
  <w:footnote w:id="3">
    <w:p w14:paraId="2278931A" w14:textId="77777777" w:rsidR="00774FCD" w:rsidRPr="004A7746" w:rsidRDefault="00774FCD" w:rsidP="004A7746">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cs="Arial"/>
          <w:lang w:val="en-GB" w:eastAsia="ja-JP"/>
        </w:rPr>
        <w:t>A very complex analysis is required to identify this sort of grammar ambiguity in general. While we believe this may be decidable for DFDL v1.0, future versions of DFDL may add features (such as recursive types) which make this analysis undecidable.</w:t>
      </w:r>
    </w:p>
    <w:p w14:paraId="06B0053F" w14:textId="77777777" w:rsidR="00774FCD" w:rsidRPr="004A7746" w:rsidRDefault="00774FCD">
      <w:pPr>
        <w:pStyle w:val="FootnoteText"/>
        <w:rPr>
          <w:lang w:val="en-GB"/>
        </w:rPr>
      </w:pPr>
    </w:p>
  </w:footnote>
  <w:footnote w:id="4">
    <w:p w14:paraId="29C5E93A" w14:textId="77777777" w:rsidR="00774FCD" w:rsidDel="00DE3E70" w:rsidRDefault="00774FCD" w:rsidP="009328C7">
      <w:pPr>
        <w:pStyle w:val="FootnoteText"/>
        <w:rPr>
          <w:del w:id="508" w:author="mbeckerle" w:date="2012-04-22T15:33:00Z"/>
        </w:rPr>
      </w:pPr>
      <w:del w:id="509" w:author="mbeckerle" w:date="2012-04-22T15:33:00Z">
        <w:r w:rsidDel="00DE3E70">
          <w:rPr>
            <w:rStyle w:val="FootnoteReference"/>
          </w:rPr>
          <w:footnoteRef/>
        </w:r>
        <w:r w:rsidDel="00DE3E70">
          <w:delText xml:space="preserve"> When dfdl:occursCountKind='expression' and dfdl:occursCount has a literal constant as its value, or an expression that statically evaluates to a constant, then the DFDL properties are specifying exactly the number of occurrences for all instances and so are said to preclude a variable number of occurrences. If dfdl:occursCount has a formula as its expressed value, then the DFDL properties do not preclude a variable number of occurrences.</w:delText>
        </w:r>
      </w:del>
    </w:p>
  </w:footnote>
  <w:footnote w:id="5">
    <w:p w14:paraId="28911769" w14:textId="77777777" w:rsidR="00774FCD" w:rsidRDefault="00774FCD">
      <w:pPr>
        <w:pStyle w:val="FootnoteText"/>
      </w:pPr>
      <w:ins w:id="598" w:author="mbeckerle" w:date="2012-03-25T10:42:00Z">
        <w:r>
          <w:rPr>
            <w:rStyle w:val="FootnoteReference"/>
          </w:rPr>
          <w:footnoteRef/>
        </w:r>
        <w:r>
          <w:t xml:space="preserve"> </w:t>
        </w:r>
        <w:r>
          <w:rPr>
            <w:rStyle w:val="Strong"/>
            <w:b w:val="0"/>
          </w:rPr>
          <w:t>The purpose of this member is to support construction of a W3C standard Post Schema Validation Infoset (PSVI) from a DFDL Infoset.</w:t>
        </w:r>
      </w:ins>
    </w:p>
  </w:footnote>
  <w:footnote w:id="6">
    <w:p w14:paraId="613BD99B" w14:textId="77777777" w:rsidR="00774FCD" w:rsidRDefault="00774FCD">
      <w:pPr>
        <w:pStyle w:val="FootnoteText"/>
      </w:pPr>
      <w:ins w:id="613" w:author="mbeckerle" w:date="2012-03-25T10:42:00Z">
        <w:r>
          <w:rPr>
            <w:rStyle w:val="FootnoteReference"/>
          </w:rPr>
          <w:footnoteRef/>
        </w:r>
        <w:r>
          <w:t xml:space="preserve"> Also to support PSVI construction.</w:t>
        </w:r>
      </w:ins>
    </w:p>
  </w:footnote>
  <w:footnote w:id="7">
    <w:p w14:paraId="5017ED91" w14:textId="77777777" w:rsidR="00774FCD" w:rsidRDefault="00774FCD">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4101C0D9" w14:textId="77777777" w:rsidR="00774FCD" w:rsidRPr="007A40E6" w:rsidRDefault="00774FCD">
      <w:pPr>
        <w:pStyle w:val="FootnoteText"/>
      </w:pPr>
      <w:r>
        <w:rPr>
          <w:rStyle w:val="FootnoteReference"/>
        </w:rPr>
        <w:footnoteRef/>
      </w:r>
      <w:r>
        <w:t xml:space="preserve"> </w:t>
      </w:r>
      <w:r w:rsidRPr="00E96486">
        <w:t>By reserved we mean that conforming DFDL v1.0 implementations MAY NOT assign semantics to them.</w:t>
      </w:r>
    </w:p>
  </w:footnote>
  <w:footnote w:id="9">
    <w:p w14:paraId="7B501141" w14:textId="77777777" w:rsidR="00774FCD" w:rsidRDefault="00774FCD" w:rsidP="00EA290D">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dfdl:byteOrder. </w:t>
      </w:r>
    </w:p>
  </w:footnote>
  <w:footnote w:id="10">
    <w:p w14:paraId="49B2F54E" w14:textId="77777777" w:rsidR="00774FCD" w:rsidRDefault="00774FCD" w:rsidP="008D5ED1">
      <w:pPr>
        <w:pStyle w:val="FootnoteText"/>
      </w:pPr>
      <w:r>
        <w:rPr>
          <w:rStyle w:val="FootnoteReference"/>
        </w:rPr>
        <w:footnoteRef/>
      </w:r>
      <w:r>
        <w:t xml:space="preserve"> CCSID stands for Coded Character Set ID, a decimal number representation for a codepage specifier..[CCSID].</w:t>
      </w:r>
    </w:p>
  </w:footnote>
  <w:footnote w:id="11">
    <w:p w14:paraId="71799390" w14:textId="77777777" w:rsidR="00774FCD" w:rsidRDefault="00774FCD" w:rsidP="00EA290D">
      <w:pPr>
        <w:pStyle w:val="FootnoteText"/>
      </w:pPr>
      <w:r>
        <w:rPr>
          <w:rStyle w:val="FootnoteReference"/>
        </w:rPr>
        <w:footnoteRef/>
      </w:r>
      <w:r>
        <w:t xml:space="preserve"> The concept of native character 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dfdl:encoding.</w:t>
      </w:r>
    </w:p>
  </w:footnote>
  <w:footnote w:id="12">
    <w:p w14:paraId="601F0089" w14:textId="77777777" w:rsidR="00774FCD" w:rsidRDefault="00774FCD">
      <w:pPr>
        <w:pStyle w:val="FootnoteText"/>
      </w:pPr>
      <w:ins w:id="2315" w:author="mbeckerle" w:date="2012-03-25T11:00:00Z">
        <w:r>
          <w:rPr>
            <w:rStyle w:val="FootnoteReference"/>
          </w:rPr>
          <w:footnoteRef/>
        </w:r>
        <w:r>
          <w:t xml:space="preserve"> 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ins>
    </w:p>
  </w:footnote>
  <w:footnote w:id="13">
    <w:p w14:paraId="77581B43" w14:textId="574D524F" w:rsidR="00774FCD" w:rsidRDefault="00774FCD">
      <w:pPr>
        <w:pStyle w:val="FootnoteText"/>
      </w:pPr>
      <w:ins w:id="2922" w:author="mbeckerle" w:date="2012-04-22T22:37:00Z">
        <w:r>
          <w:rPr>
            <w:rStyle w:val="FootnoteReference"/>
          </w:rPr>
          <w:footnoteRef/>
        </w:r>
        <w:r>
          <w:t xml:space="preserve"> </w:t>
        </w:r>
        <w:r w:rsidRPr="007A4C11">
          <w:rPr>
            <w:rFonts w:cs="Arial"/>
          </w:rPr>
          <w:t>Note: These restrictions are in place because it would not be sensible for these properties to reside on a type used for a prefixLengthType. These properties are irrelevant to the format of a SimpleContent region (they control regions that are part of other surrounding regions present only for a full element). However, the dfdl:simpleType annotation allows these properties to be present on a simpleType definition. It is only in this specific usage of simpleType</w:t>
        </w:r>
      </w:ins>
      <w:ins w:id="2923" w:author="mbeckerle" w:date="2012-04-22T22:38:00Z">
        <w:r>
          <w:rPr>
            <w:rFonts w:cs="Arial"/>
          </w:rPr>
          <w:t xml:space="preserve"> to define a type for use as a prefixLengthType</w:t>
        </w:r>
      </w:ins>
      <w:ins w:id="2924" w:author="mbeckerle" w:date="2012-04-22T22:37:00Z">
        <w:r w:rsidRPr="007A4C11">
          <w:rPr>
            <w:rFonts w:cs="Arial"/>
          </w:rPr>
          <w:t xml:space="preserve"> that these properties are disallowed. Normal usage of a simpleType from an element would combine these with properties on the element to create a combined set, and in that case, these properties might be expressed on the simpleType, but be used when the combined set of properties is created.</w:t>
        </w:r>
      </w:ins>
    </w:p>
  </w:footnote>
  <w:footnote w:id="14">
    <w:p w14:paraId="2064601D" w14:textId="77777777" w:rsidR="00774FCD" w:rsidRDefault="00774FCD" w:rsidP="0062539F">
      <w:pPr>
        <w:spacing w:before="280" w:after="280"/>
        <w:rPr>
          <w:ins w:id="3075" w:author="mbeckerle" w:date="2012-03-24T14:26:00Z"/>
        </w:rPr>
      </w:pPr>
      <w:ins w:id="3076" w:author="mbeckerle" w:date="2012-03-24T14:26:00Z">
        <w:r>
          <w:rPr>
            <w:rStyle w:val="FootnoteCharacters"/>
          </w:rPr>
          <w:footnoteRef/>
        </w:r>
        <w:r>
          <w:tab/>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required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ins>
    </w:p>
  </w:footnote>
  <w:footnote w:id="15">
    <w:p w14:paraId="45C7F1EE" w14:textId="77777777" w:rsidR="00774FCD" w:rsidRDefault="00774FCD" w:rsidP="00E52555">
      <w:pPr>
        <w:pStyle w:val="FootnoteText"/>
      </w:pPr>
      <w:r>
        <w:rPr>
          <w:rStyle w:val="FootnoteReference"/>
        </w:rPr>
        <w:footnoteRef/>
      </w:r>
      <w:r>
        <w:t xml:space="preserve"> </w:t>
      </w:r>
      <w:del w:id="3555" w:author="mbeckerle" w:date="2012-03-25T11:17:00Z">
        <w:r w:rsidDel="00DA7E26">
          <w:delText>Byte-order marks are explicitly stated to be “not characters” in the Unicode standard</w:delText>
        </w:r>
      </w:del>
      <w:ins w:id="3556" w:author="mbeckerle" w:date="2012-03-25T11:17:00Z">
        <w:r>
          <w:t>The codepoint of the byte-order-mark is the same as</w:t>
        </w:r>
      </w:ins>
      <w:ins w:id="3557" w:author="mbeckerle" w:date="2012-03-25T11:14:00Z">
        <w:r>
          <w:t xml:space="preserve"> </w:t>
        </w:r>
      </w:ins>
      <w:ins w:id="3558" w:author="mbeckerle" w:date="2012-03-25T11:15:00Z">
        <w:r>
          <w:t>the ZWNBS (Zero-Width Non-Breaking Space) character.</w:t>
        </w:r>
      </w:ins>
      <w:del w:id="3559" w:author="mbeckerle" w:date="2012-03-25T11:15:00Z">
        <w:r w:rsidDel="00DA7E26">
          <w:delText>.</w:delText>
        </w:r>
      </w:del>
    </w:p>
  </w:footnote>
  <w:footnote w:id="16">
    <w:p w14:paraId="2299168C" w14:textId="77777777" w:rsidR="00774FCD" w:rsidRPr="006E3D58" w:rsidRDefault="00774FCD" w:rsidP="00E74C94">
      <w:pPr>
        <w:rPr>
          <w:sz w:val="18"/>
          <w:szCs w:val="18"/>
        </w:rPr>
      </w:pPr>
      <w:r>
        <w:rPr>
          <w:rStyle w:val="FootnoteReference"/>
        </w:rPr>
        <w:footnoteRef/>
      </w:r>
      <w:r>
        <w:t xml:space="preserve"> </w:t>
      </w:r>
      <w:r w:rsidRPr="006E3D58">
        <w:rPr>
          <w:sz w:val="18"/>
          <w:szCs w:val="18"/>
        </w:rPr>
        <w:t>Reference for this CA Realia 0x20 overpunch for negative sign is the article: "EBCDIC to ASCII Conversion of Signed Fields" at http://www.discinterchange.com/TechTalk_signed_fields_.html, where it says:</w:t>
      </w:r>
    </w:p>
    <w:p w14:paraId="6602BF97" w14:textId="77777777" w:rsidR="00774FCD" w:rsidRPr="00900B92" w:rsidDel="004D3284" w:rsidRDefault="00774FCD" w:rsidP="00D67874">
      <w:pPr>
        <w:rPr>
          <w:del w:id="4133" w:author="mbeckerle" w:date="2012-04-22T19:27:00Z"/>
        </w:rPr>
      </w:pPr>
      <w:r w:rsidRPr="006E3D58">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t>
      </w:r>
      <w:r w:rsidRPr="00C72713">
        <w:t>®</w:t>
      </w:r>
      <w:r w:rsidRPr="006E3D58">
        <w:t xml:space="preserve"> and Microsoft</w:t>
      </w:r>
      <w:r w:rsidRPr="00C72713">
        <w:t>®</w:t>
      </w:r>
      <w:r w:rsidRPr="006E3D58">
        <w:t xml:space="preserve"> use 30 hex for positive values and 70 hex for negative values.</w:t>
      </w:r>
    </w:p>
    <w:p w14:paraId="127CEFAE" w14:textId="77777777" w:rsidR="00774FCD" w:rsidRDefault="00774FCD" w:rsidP="00D46C4F"/>
  </w:footnote>
  <w:footnote w:id="17">
    <w:p w14:paraId="6911D0BD" w14:textId="77777777" w:rsidR="00774FCD" w:rsidRDefault="00774FCD">
      <w:pPr>
        <w:pStyle w:val="FootnoteText"/>
        <w:rPr>
          <w:ins w:id="4611" w:author="mbeckerle" w:date="2012-03-25T10:31:00Z"/>
          <w:rFonts w:cs="Arial"/>
          <w:color w:val="000000"/>
        </w:rPr>
      </w:pPr>
      <w:ins w:id="4612" w:author="mbeckerle" w:date="2012-03-25T10:31:00Z">
        <w:r>
          <w:rPr>
            <w:rStyle w:val="FootnoteReference"/>
          </w:rPr>
          <w:footnoteRef/>
        </w:r>
        <w:r>
          <w:t xml:space="preserve"> </w:t>
        </w:r>
        <w:r>
          <w:rPr>
            <w:rFonts w:cs="Arial"/>
            <w:color w:val="000000"/>
          </w:rPr>
          <w:t>Note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moved</w:t>
        </w:r>
        <w:r>
          <w:rPr>
            <w:rFonts w:eastAsia="Arial" w:cs="Arial"/>
            <w:color w:val="000000"/>
          </w:rPr>
          <w:t xml:space="preserve"> </w:t>
        </w:r>
        <w:r>
          <w:rPr>
            <w:rFonts w:cs="Arial"/>
            <w:color w:val="000000"/>
          </w:rPr>
          <w:t>to</w:t>
        </w:r>
        <w:r>
          <w:rPr>
            <w:rFonts w:eastAsia="Arial" w:cs="Arial"/>
            <w:color w:val="000000"/>
          </w:rPr>
          <w:t xml:space="preserve"> </w:t>
        </w:r>
        <w:r>
          <w:rPr>
            <w:rFonts w:cs="Arial"/>
            <w:color w:val="000000"/>
          </w:rPr>
          <w:t>IEEE</w:t>
        </w:r>
        <w:r>
          <w:rPr>
            <w:rFonts w:eastAsia="Arial" w:cs="Arial"/>
            <w:color w:val="000000"/>
          </w:rPr>
          <w:t xml:space="preserve"> </w:t>
        </w:r>
        <w:r>
          <w:rPr>
            <w:rFonts w:cs="Arial"/>
            <w:color w:val="000000"/>
          </w:rPr>
          <w:t>754-2008</w:t>
        </w:r>
        <w:r>
          <w:rPr>
            <w:rFonts w:eastAsia="Arial" w:cs="Arial"/>
            <w:color w:val="000000"/>
          </w:rPr>
          <w:t xml:space="preserve"> </w:t>
        </w:r>
        <w:r>
          <w:rPr>
            <w:rFonts w:cs="Arial"/>
            <w:color w:val="000000"/>
          </w:rPr>
          <w:t>only</w:t>
        </w:r>
        <w:r>
          <w:rPr>
            <w:rFonts w:eastAsia="Arial" w:cs="Arial"/>
            <w:color w:val="000000"/>
          </w:rPr>
          <w:t xml:space="preserve"> </w:t>
        </w:r>
        <w:r>
          <w:rPr>
            <w:rFonts w:cs="Arial"/>
            <w:color w:val="000000"/>
          </w:rPr>
          <w:t>because</w:t>
        </w:r>
        <w:r>
          <w:rPr>
            <w:rFonts w:eastAsia="Arial" w:cs="Arial"/>
            <w:color w:val="000000"/>
          </w:rPr>
          <w:t xml:space="preserve"> </w:t>
        </w:r>
        <w:r>
          <w:rPr>
            <w:rFonts w:cs="Arial"/>
            <w:color w:val="000000"/>
          </w:rPr>
          <w:t>of</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decimal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not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enhanced</w:t>
        </w:r>
        <w:r>
          <w:rPr>
            <w:rFonts w:eastAsia="Arial" w:cs="Arial"/>
            <w:color w:val="000000"/>
          </w:rPr>
          <w:t xml:space="preserve"> </w:t>
        </w:r>
        <w:r>
          <w:rPr>
            <w:rFonts w:cs="Arial"/>
            <w:color w:val="000000"/>
          </w:rPr>
          <w:t>float</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That's</w:t>
        </w:r>
        <w:r>
          <w:rPr>
            <w:rFonts w:eastAsia="Arial" w:cs="Arial"/>
            <w:color w:val="000000"/>
          </w:rPr>
          <w:t xml:space="preserve"> </w:t>
        </w:r>
        <w:r>
          <w:rPr>
            <w:rFonts w:cs="Arial"/>
            <w:color w:val="000000"/>
          </w:rPr>
          <w:t>why</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there</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still</w:t>
        </w:r>
        <w:r>
          <w:rPr>
            <w:rFonts w:eastAsia="Arial" w:cs="Arial"/>
            <w:color w:val="000000"/>
          </w:rPr>
          <w:t xml:space="preserve"> </w:t>
        </w:r>
        <w:r>
          <w:rPr>
            <w:rFonts w:cs="Arial"/>
            <w:color w:val="000000"/>
          </w:rPr>
          <w:t>just</w:t>
        </w:r>
        <w:r>
          <w:rPr>
            <w:rFonts w:eastAsia="Arial" w:cs="Arial"/>
            <w:color w:val="000000"/>
          </w:rPr>
          <w:t xml:space="preserve"> </w:t>
        </w:r>
        <w:r>
          <w:rPr>
            <w:rFonts w:cs="Arial"/>
            <w:color w:val="000000"/>
          </w:rPr>
          <w:t>the</w:t>
        </w:r>
        <w:r>
          <w:rPr>
            <w:rFonts w:eastAsia="Arial" w:cs="Arial"/>
            <w:color w:val="000000"/>
          </w:rPr>
          <w:t xml:space="preserve"> </w:t>
        </w:r>
        <w:r>
          <w:rPr>
            <w:rFonts w:cs="Arial"/>
            <w:color w:val="000000"/>
          </w:rPr>
          <w:t>xs:float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xs:double</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Any</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would</w:t>
        </w:r>
        <w:r>
          <w:rPr>
            <w:rFonts w:eastAsia="Arial" w:cs="Arial"/>
            <w:color w:val="000000"/>
          </w:rPr>
          <w:t xml:space="preserve"> </w:t>
        </w:r>
        <w:r>
          <w:rPr>
            <w:rFonts w:cs="Arial"/>
            <w:color w:val="000000"/>
          </w:rPr>
          <w:t>very</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be</w:t>
        </w:r>
        <w:r>
          <w:rPr>
            <w:rFonts w:eastAsia="Arial" w:cs="Arial"/>
            <w:color w:val="000000"/>
          </w:rPr>
          <w:t xml:space="preserve"> </w:t>
        </w:r>
        <w:r>
          <w:rPr>
            <w:rFonts w:cs="Arial"/>
            <w:color w:val="000000"/>
          </w:rPr>
          <w:t>implemented</w:t>
        </w:r>
        <w:r>
          <w:rPr>
            <w:rFonts w:eastAsia="Arial" w:cs="Arial"/>
            <w:color w:val="000000"/>
          </w:rPr>
          <w:t xml:space="preserve"> </w:t>
        </w:r>
        <w:r>
          <w:rPr>
            <w:rFonts w:cs="Arial"/>
            <w:color w:val="000000"/>
          </w:rPr>
          <w:t>by</w:t>
        </w:r>
        <w:r>
          <w:rPr>
            <w:rFonts w:eastAsia="Arial" w:cs="Arial"/>
            <w:color w:val="000000"/>
          </w:rPr>
          <w:t xml:space="preserve"> </w:t>
        </w:r>
        <w:r>
          <w:rPr>
            <w:rFonts w:cs="Arial"/>
            <w:color w:val="000000"/>
          </w:rPr>
          <w:t>adding</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derive</w:t>
        </w:r>
        <w:r>
          <w:rPr>
            <w:rFonts w:eastAsia="Arial" w:cs="Arial"/>
            <w:color w:val="000000"/>
          </w:rPr>
          <w:t xml:space="preserve"> </w:t>
        </w:r>
        <w:r>
          <w:rPr>
            <w:rFonts w:cs="Arial"/>
            <w:color w:val="000000"/>
          </w:rPr>
          <w:t>from</w:t>
        </w:r>
        <w:r>
          <w:rPr>
            <w:rFonts w:eastAsia="Arial" w:cs="Arial"/>
            <w:color w:val="000000"/>
          </w:rPr>
          <w:t xml:space="preserve"> </w:t>
        </w:r>
        <w:r>
          <w:rPr>
            <w:rFonts w:cs="Arial"/>
            <w:color w:val="000000"/>
          </w:rPr>
          <w:t>xs:anySimpleType.</w:t>
        </w:r>
        <w:r>
          <w:rPr>
            <w:rFonts w:eastAsia="Arial" w:cs="Arial"/>
            <w:color w:val="000000"/>
          </w:rPr>
          <w:t xml:space="preserve">  </w:t>
        </w:r>
        <w:r>
          <w:rPr>
            <w:rFonts w:cs="Arial"/>
            <w:color w:val="000000"/>
          </w:rPr>
          <w:t>It</w:t>
        </w:r>
        <w:r>
          <w:rPr>
            <w:rFonts w:eastAsia="Arial" w:cs="Arial"/>
            <w:color w:val="000000"/>
          </w:rPr>
          <w:t xml:space="preserve"> </w:t>
        </w:r>
        <w:r>
          <w:rPr>
            <w:rFonts w:cs="Arial"/>
            <w:color w:val="000000"/>
          </w:rPr>
          <w:t>is</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therefore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DFDL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will</w:t>
        </w:r>
        <w:r>
          <w:rPr>
            <w:rFonts w:eastAsia="Arial" w:cs="Arial"/>
            <w:color w:val="000000"/>
          </w:rPr>
          <w:t xml:space="preserve"> </w:t>
        </w:r>
        <w:r>
          <w:rPr>
            <w:rFonts w:cs="Arial"/>
            <w:color w:val="000000"/>
          </w:rPr>
          <w:t>build</w:t>
        </w:r>
        <w:r>
          <w:rPr>
            <w:rFonts w:eastAsia="Arial" w:cs="Arial"/>
            <w:color w:val="000000"/>
          </w:rPr>
          <w:t xml:space="preserve"> </w:t>
        </w:r>
        <w:r>
          <w:rPr>
            <w:rFonts w:cs="Arial"/>
            <w:color w:val="000000"/>
          </w:rPr>
          <w:t>on</w:t>
        </w:r>
        <w:r>
          <w:rPr>
            <w:rFonts w:eastAsia="Arial" w:cs="Arial"/>
            <w:color w:val="000000"/>
          </w:rPr>
          <w:t xml:space="preserve"> </w:t>
        </w:r>
        <w:r>
          <w:rPr>
            <w:rFonts w:cs="Arial"/>
            <w:color w:val="000000"/>
          </w:rPr>
          <w:t>XSDL.</w:t>
        </w:r>
      </w:ins>
    </w:p>
    <w:p w14:paraId="6B81D393" w14:textId="77777777" w:rsidR="00774FCD" w:rsidRDefault="00774FCD">
      <w:pPr>
        <w:pStyle w:val="FootnoteText"/>
      </w:pPr>
    </w:p>
  </w:footnote>
  <w:footnote w:id="18">
    <w:p w14:paraId="5E03A84C" w14:textId="77777777" w:rsidR="00774FCD" w:rsidRPr="00E3558A" w:rsidDel="00716607" w:rsidRDefault="00774FCD" w:rsidP="00472BFB">
      <w:pPr>
        <w:pStyle w:val="FootnoteText"/>
        <w:rPr>
          <w:del w:id="4923" w:author="mbeckerle" w:date="2012-04-22T20:14:00Z"/>
          <w:lang w:val="en-GB"/>
        </w:rPr>
      </w:pPr>
      <w:del w:id="4924" w:author="mbeckerle" w:date="2012-04-22T20:14:00Z">
        <w:r w:rsidDel="00716607">
          <w:rPr>
            <w:rStyle w:val="FootnoteReference"/>
          </w:rPr>
          <w:footnoteRef/>
        </w:r>
        <w:r w:rsidDel="00716607">
          <w:delText xml:space="preserve"> </w:delText>
        </w:r>
        <w:r w:rsidDel="00716607">
          <w:rPr>
            <w:rFonts w:ascii="Helv" w:eastAsia="MS Mincho" w:hAnsi="Helv" w:cs="Helv"/>
            <w:color w:val="000000"/>
            <w:lang w:val="en-GB" w:eastAsia="ja-JP"/>
          </w:rPr>
          <w:delText>For pattern character k, 24 is equivalent to 0 and allowed only if minutes is 00.</w:delText>
        </w:r>
      </w:del>
    </w:p>
  </w:footnote>
  <w:footnote w:id="19">
    <w:p w14:paraId="6E9EA456" w14:textId="77777777" w:rsidR="00774FCD" w:rsidRDefault="00774FCD">
      <w:pPr>
        <w:pStyle w:val="FootnoteText"/>
      </w:pPr>
      <w:ins w:id="5688" w:author="mbeckerle" w:date="2012-03-24T16:55:00Z">
        <w:r>
          <w:rPr>
            <w:rStyle w:val="FootnoteReference"/>
          </w:rPr>
          <w:footnoteRef/>
        </w:r>
        <w:r>
          <w:t xml:space="preserve"> Note that DFDL does not support a pure month or day or year, as it does not support the XSD simple types xs:gMonth, xs:gDay, and xs:gYear. </w:t>
        </w:r>
      </w:ins>
    </w:p>
  </w:footnote>
  <w:footnote w:id="20">
    <w:p w14:paraId="4D5C4D64" w14:textId="77777777" w:rsidR="00774FCD" w:rsidRDefault="00774FCD">
      <w:pPr>
        <w:pStyle w:val="FootnoteText"/>
      </w:pPr>
      <w:r>
        <w:rPr>
          <w:rStyle w:val="FootnoteReference"/>
        </w:rPr>
        <w:footnoteRef/>
      </w:r>
      <w:r>
        <w:t xml:space="preserve"> </w:t>
      </w:r>
      <w:r w:rsidRPr="001453AC">
        <w:rPr>
          <w:rFonts w:eastAsia="MS Mincho" w:cs="Arial"/>
          <w:color w:val="000000"/>
          <w:lang w:val="en-GB" w:eastAsia="ja-JP" w:bidi="he-IL"/>
        </w:rPr>
        <w:t>. The NTE segment in the X12 EDI standard is an example of a floating element</w:t>
      </w:r>
      <w:r>
        <w:rPr>
          <w:rFonts w:ascii="Helv" w:eastAsia="MS Mincho" w:hAnsi="Helv" w:cs="Helv"/>
          <w:color w:val="000000"/>
          <w:lang w:val="en-GB" w:eastAsia="ja-JP" w:bidi="he-I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774FCD" w:rsidRDefault="00774FCD" w:rsidP="00BC23D4">
    <w:pPr>
      <w:pStyle w:val="Header"/>
    </w:pPr>
    <w:r>
      <w:t>GFD-P-R.174</w:t>
    </w:r>
    <w:r>
      <w:tab/>
    </w:r>
    <w:r>
      <w:tab/>
      <w:t>January 31, 2011</w:t>
    </w:r>
  </w:p>
  <w:p w14:paraId="2050285F" w14:textId="77777777" w:rsidR="00774FCD" w:rsidRDefault="00774FCD"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27C4B8FC" w:rsidR="00774FCD" w:rsidRDefault="00774FCD" w:rsidP="00EE45E0">
    <w:pPr>
      <w:pStyle w:val="Header"/>
    </w:pPr>
    <w:r>
      <w:t>GFD-P-R.174</w:t>
    </w:r>
    <w:r>
      <w:tab/>
    </w:r>
    <w:r>
      <w:tab/>
      <w:t xml:space="preserve">Alan W Powell </w:t>
    </w:r>
  </w:p>
  <w:p w14:paraId="18828DE0" w14:textId="27871055" w:rsidR="00774FCD" w:rsidRPr="004C4665" w:rsidRDefault="00774FCD" w:rsidP="009C1455">
    <w:pPr>
      <w:pStyle w:val="Header"/>
      <w:rPr>
        <w:lang w:val="de-DE"/>
      </w:rPr>
    </w:pPr>
    <w:r w:rsidRPr="004C4665">
      <w:rPr>
        <w:lang w:val="de-DE"/>
      </w:rPr>
      <w:t>OGF DFDL WG</w:t>
    </w:r>
    <w:r w:rsidRPr="004C4665">
      <w:rPr>
        <w:lang w:val="de-DE"/>
      </w:rPr>
      <w:tab/>
    </w:r>
    <w:r w:rsidRPr="004C4665">
      <w:rPr>
        <w:lang w:val="de-DE"/>
      </w:rPr>
      <w:tab/>
      <w:t xml:space="preserve">Michael J Beckerle </w:t>
    </w:r>
  </w:p>
  <w:p w14:paraId="63897B9A" w14:textId="1FCE8D75" w:rsidR="00774FCD" w:rsidRDefault="00774FCD" w:rsidP="00F51C50">
    <w:pPr>
      <w:pStyle w:val="Header"/>
    </w:pPr>
    <w:r w:rsidRPr="004C4665">
      <w:rPr>
        <w:lang w:val="de-DE"/>
      </w:rPr>
      <w:tab/>
    </w:r>
    <w:r w:rsidRPr="004C4665">
      <w:rPr>
        <w:lang w:val="de-DE"/>
      </w:rPr>
      <w:tab/>
    </w:r>
    <w:r w:rsidRPr="005223F4">
      <w:t xml:space="preserve">Stephen M Hanson </w:t>
    </w:r>
  </w:p>
  <w:p w14:paraId="2C57A9C0" w14:textId="0588C235" w:rsidR="00774FCD" w:rsidRPr="00E7102F" w:rsidRDefault="00774FCD" w:rsidP="009C1455">
    <w:pPr>
      <w:pStyle w:val="Header"/>
    </w:pPr>
    <w:r>
      <w:tab/>
    </w:r>
    <w:r>
      <w:tab/>
      <w:t>August 14, 2012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2BE68D76" w:rsidR="00774FCD" w:rsidRDefault="00774FCD" w:rsidP="00BC23D4">
    <w:pPr>
      <w:pStyle w:val="Header"/>
    </w:pPr>
    <w:r>
      <w:t>GFD-P-R.174</w:t>
    </w:r>
    <w:r>
      <w:tab/>
    </w:r>
    <w:r>
      <w:tab/>
    </w:r>
    <w:del w:id="8989" w:author="mbeckerle" w:date="2012-08-14T16:10:00Z">
      <w:r w:rsidDel="007D321A">
        <w:delText>January 31</w:delText>
      </w:r>
    </w:del>
    <w:ins w:id="8990" w:author="mbeckerle" w:date="2012-08-14T16:10:00Z">
      <w:r w:rsidR="007D321A">
        <w:t>August 14</w:t>
      </w:r>
    </w:ins>
    <w:r>
      <w:t xml:space="preserve">, </w:t>
    </w:r>
    <w:del w:id="8991" w:author="mbeckerle" w:date="2012-08-14T16:11:00Z">
      <w:r w:rsidDel="007D321A">
        <w:delText>2011</w:delText>
      </w:r>
    </w:del>
    <w:ins w:id="8992" w:author="mbeckerle" w:date="2012-08-14T16:11:00Z">
      <w:r w:rsidR="007D321A">
        <w:t>201</w:t>
      </w:r>
      <w:r w:rsidR="007D321A">
        <w:t>2</w: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StyleHeading2Arial10pt1"/>
      <w:lvlText w:val=""/>
      <w:lvlJc w:val="left"/>
      <w:pPr>
        <w:tabs>
          <w:tab w:val="num" w:pos="360"/>
        </w:tabs>
        <w:ind w:left="360" w:hanging="360"/>
      </w:pPr>
      <w:rPr>
        <w:rFonts w:ascii="Symbol" w:hAnsi="Symbol" w:hint="default"/>
      </w:rPr>
    </w:lvl>
  </w:abstractNum>
  <w:abstractNum w:abstractNumId="10">
    <w:nsid w:val="FFFFFFFE"/>
    <w:multiLevelType w:val="singleLevel"/>
    <w:tmpl w:val="22521C6A"/>
    <w:lvl w:ilvl="0">
      <w:numFmt w:val="bullet"/>
      <w:lvlText w:val="*"/>
      <w:lvlJc w:val="left"/>
    </w:lvl>
  </w:abstractNum>
  <w:abstractNum w:abstractNumId="11">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3">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4">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5">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6">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8">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9">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20">
    <w:nsid w:val="0000000A"/>
    <w:multiLevelType w:val="singleLevel"/>
    <w:tmpl w:val="0000000A"/>
    <w:name w:val="WW8Num14"/>
    <w:lvl w:ilvl="0">
      <w:start w:val="1"/>
      <w:numFmt w:val="decimal"/>
      <w:lvlText w:val="%1."/>
      <w:lvlJc w:val="left"/>
      <w:pPr>
        <w:tabs>
          <w:tab w:val="num" w:pos="0"/>
        </w:tabs>
        <w:ind w:left="720" w:hanging="360"/>
      </w:pPr>
    </w:lvl>
  </w:abstractNum>
  <w:abstractNum w:abstractNumId="21">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22">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3">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4">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6">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7">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8">
    <w:nsid w:val="00000012"/>
    <w:multiLevelType w:val="multilevel"/>
    <w:tmpl w:val="00000012"/>
    <w:name w:val="WW8Num24"/>
    <w:lvl w:ilvl="0">
      <w:start w:val="1"/>
      <w:numFmt w:val="bullet"/>
      <w:lvlText w:val="o"/>
      <w:lvlJc w:val="left"/>
      <w:pPr>
        <w:tabs>
          <w:tab w:val="num" w:pos="360"/>
        </w:tabs>
        <w:ind w:left="360" w:hanging="360"/>
      </w:pPr>
      <w:rPr>
        <w:rFonts w:ascii="Courier New" w:hAnsi="Courier New" w:cs="Courier New"/>
      </w:rPr>
    </w:lvl>
    <w:lvl w:ilvl="1">
      <w:start w:val="1"/>
      <w:numFmt w:val="decimal"/>
      <w:lvlText w:val="%2."/>
      <w:lvlJc w:val="left"/>
      <w:pPr>
        <w:tabs>
          <w:tab w:val="num" w:pos="0"/>
        </w:tabs>
        <w:ind w:left="1080" w:hanging="360"/>
      </w:pPr>
    </w:lvl>
    <w:lvl w:ilvl="2">
      <w:start w:val="1"/>
      <w:numFmt w:val="bullet"/>
      <w:lvlText w:val=""/>
      <w:lvlJc w:val="left"/>
      <w:pPr>
        <w:tabs>
          <w:tab w:val="num" w:pos="1800"/>
        </w:tabs>
        <w:ind w:left="1800" w:hanging="360"/>
      </w:pPr>
      <w:rPr>
        <w:rFonts w:ascii="Wingdings" w:hAnsi="Wingdings" w:cs="Wingdings"/>
      </w:rPr>
    </w:lvl>
    <w:lvl w:ilvl="3">
      <w:start w:val="1"/>
      <w:numFmt w:val="bullet"/>
      <w:lvlText w:val=""/>
      <w:lvlJc w:val="left"/>
      <w:pPr>
        <w:tabs>
          <w:tab w:val="num" w:pos="2520"/>
        </w:tabs>
        <w:ind w:left="2520" w:hanging="360"/>
      </w:pPr>
      <w:rPr>
        <w:rFonts w:ascii="Symbol" w:hAnsi="Symbol" w:cs="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cs="Wingdings"/>
      </w:rPr>
    </w:lvl>
    <w:lvl w:ilvl="6">
      <w:start w:val="1"/>
      <w:numFmt w:val="bullet"/>
      <w:lvlText w:val=""/>
      <w:lvlJc w:val="left"/>
      <w:pPr>
        <w:tabs>
          <w:tab w:val="num" w:pos="4680"/>
        </w:tabs>
        <w:ind w:left="4680" w:hanging="360"/>
      </w:pPr>
      <w:rPr>
        <w:rFonts w:ascii="Symbol" w:hAnsi="Symbol" w:cs="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cs="Wingdings"/>
      </w:rPr>
    </w:lvl>
  </w:abstractNum>
  <w:abstractNum w:abstractNumId="29">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00000014"/>
    <w:multiLevelType w:val="singleLevel"/>
    <w:tmpl w:val="00000014"/>
    <w:name w:val="WW8Num28"/>
    <w:lvl w:ilvl="0">
      <w:start w:val="1"/>
      <w:numFmt w:val="decimal"/>
      <w:lvlText w:val="%1."/>
      <w:lvlJc w:val="left"/>
      <w:pPr>
        <w:tabs>
          <w:tab w:val="num" w:pos="0"/>
        </w:tabs>
        <w:ind w:left="720" w:hanging="360"/>
      </w:pPr>
    </w:lvl>
  </w:abstractNum>
  <w:abstractNum w:abstractNumId="31">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32">
    <w:nsid w:val="00000016"/>
    <w:multiLevelType w:val="singleLevel"/>
    <w:tmpl w:val="00000016"/>
    <w:lvl w:ilvl="0">
      <w:numFmt w:val="bullet"/>
      <w:lvlText w:val=""/>
      <w:lvlJc w:val="left"/>
      <w:pPr>
        <w:tabs>
          <w:tab w:val="num" w:pos="0"/>
        </w:tabs>
        <w:ind w:left="0" w:firstLine="0"/>
      </w:pPr>
      <w:rPr>
        <w:rFonts w:ascii="Symbol" w:hAnsi="Symbol" w:cs="Symbol"/>
        <w:sz w:val="22"/>
      </w:rPr>
    </w:lvl>
  </w:abstractNum>
  <w:abstractNum w:abstractNumId="33">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4">
    <w:nsid w:val="00000067"/>
    <w:multiLevelType w:val="multilevel"/>
    <w:tmpl w:val="0000006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nsid w:val="022045CF"/>
    <w:multiLevelType w:val="hybridMultilevel"/>
    <w:tmpl w:val="986E3CE2"/>
    <w:lvl w:ilvl="0" w:tplc="41142F5C">
      <w:start w:val="1"/>
      <w:numFmt w:val="decimal"/>
      <w:lvlText w:val="%1."/>
      <w:lvlJc w:val="left"/>
      <w:pPr>
        <w:tabs>
          <w:tab w:val="num" w:pos="720"/>
        </w:tabs>
        <w:ind w:left="720" w:hanging="360"/>
      </w:pPr>
      <w:rPr>
        <w:rFonts w:hint="default"/>
      </w:rPr>
    </w:lvl>
    <w:lvl w:ilvl="1" w:tplc="41142F5C">
      <w:start w:val="1"/>
      <w:numFmt w:val="decimal"/>
      <w:lvlText w:val="%2."/>
      <w:lvlJc w:val="left"/>
      <w:pPr>
        <w:tabs>
          <w:tab w:val="num" w:pos="720"/>
        </w:tabs>
        <w:ind w:left="720" w:hanging="360"/>
      </w:pPr>
      <w:rPr>
        <w:rFonts w:hint="default"/>
      </w:rPr>
    </w:lvl>
    <w:lvl w:ilvl="2" w:tplc="C798AD24">
      <w:start w:val="1"/>
      <w:numFmt w:val="lowerLetter"/>
      <w:lvlText w:val="%3."/>
      <w:lvlJc w:val="left"/>
      <w:pPr>
        <w:tabs>
          <w:tab w:val="num" w:pos="1620"/>
        </w:tabs>
        <w:ind w:left="1620" w:hanging="360"/>
      </w:pPr>
      <w:rPr>
        <w:rFonts w:hint="default"/>
      </w:rPr>
    </w:lvl>
    <w:lvl w:ilvl="3" w:tplc="C798AD24">
      <w:start w:val="1"/>
      <w:numFmt w:val="lowerLetter"/>
      <w:lvlText w:val="%4."/>
      <w:lvlJc w:val="left"/>
      <w:pPr>
        <w:tabs>
          <w:tab w:val="num" w:pos="720"/>
        </w:tabs>
        <w:ind w:left="720" w:hanging="360"/>
      </w:pPr>
      <w:rPr>
        <w:rFonts w:hint="default"/>
      </w:r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37">
    <w:nsid w:val="023C7748"/>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04084366"/>
    <w:multiLevelType w:val="hybridMultilevel"/>
    <w:tmpl w:val="D34A4A6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05B928C0"/>
    <w:multiLevelType w:val="hybridMultilevel"/>
    <w:tmpl w:val="0C520C0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nsid w:val="06BD23CD"/>
    <w:multiLevelType w:val="hybridMultilevel"/>
    <w:tmpl w:val="5DCA664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nsid w:val="07091A3F"/>
    <w:multiLevelType w:val="hybridMultilevel"/>
    <w:tmpl w:val="0F82551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2">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8C6499E"/>
    <w:multiLevelType w:val="multilevel"/>
    <w:tmpl w:val="115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0E174A70"/>
    <w:multiLevelType w:val="hybridMultilevel"/>
    <w:tmpl w:val="FCA6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3059CB"/>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0CA4841"/>
    <w:multiLevelType w:val="hybridMultilevel"/>
    <w:tmpl w:val="638084A4"/>
    <w:lvl w:ilvl="0" w:tplc="41142F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13153B62"/>
    <w:multiLevelType w:val="hybridMultilevel"/>
    <w:tmpl w:val="BB94B7D0"/>
    <w:lvl w:ilvl="0" w:tplc="08090003">
      <w:start w:val="1"/>
      <w:numFmt w:val="bullet"/>
      <w:lvlText w:val="o"/>
      <w:lvlJc w:val="left"/>
      <w:pPr>
        <w:tabs>
          <w:tab w:val="num" w:pos="360"/>
        </w:tabs>
        <w:ind w:left="360" w:hanging="360"/>
      </w:pPr>
      <w:rPr>
        <w:rFonts w:ascii="Courier New" w:hAnsi="Courier New" w:cs="Courier New"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4">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
    <w:nsid w:val="14732B19"/>
    <w:multiLevelType w:val="hybridMultilevel"/>
    <w:tmpl w:val="574C7D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6C36758"/>
    <w:multiLevelType w:val="hybridMultilevel"/>
    <w:tmpl w:val="DDE0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A597CDA"/>
    <w:multiLevelType w:val="hybridMultilevel"/>
    <w:tmpl w:val="2AF8D01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9">
    <w:nsid w:val="1B8B69B3"/>
    <w:multiLevelType w:val="multilevel"/>
    <w:tmpl w:val="6AB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1">
    <w:nsid w:val="1CC038C4"/>
    <w:multiLevelType w:val="multilevel"/>
    <w:tmpl w:val="E878E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D167DBA"/>
    <w:multiLevelType w:val="hybridMultilevel"/>
    <w:tmpl w:val="431AA5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3">
    <w:nsid w:val="1D1F54D0"/>
    <w:multiLevelType w:val="hybridMultilevel"/>
    <w:tmpl w:val="FFA0210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4">
    <w:nsid w:val="1DA864E9"/>
    <w:multiLevelType w:val="hybridMultilevel"/>
    <w:tmpl w:val="3690A2B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E961A09"/>
    <w:multiLevelType w:val="hybridMultilevel"/>
    <w:tmpl w:val="EDC2F1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7">
    <w:nsid w:val="202E3BAA"/>
    <w:multiLevelType w:val="hybridMultilevel"/>
    <w:tmpl w:val="DA6E57A6"/>
    <w:lvl w:ilvl="0" w:tplc="08090003">
      <w:start w:val="1"/>
      <w:numFmt w:val="bullet"/>
      <w:lvlText w:val="o"/>
      <w:lvlJc w:val="left"/>
      <w:pPr>
        <w:tabs>
          <w:tab w:val="num" w:pos="720"/>
        </w:tabs>
        <w:ind w:left="720" w:hanging="360"/>
      </w:pPr>
      <w:rPr>
        <w:rFonts w:ascii="Courier New" w:hAnsi="Courier New"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8">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3813998"/>
    <w:multiLevelType w:val="hybridMultilevel"/>
    <w:tmpl w:val="9558D688"/>
    <w:lvl w:ilvl="0" w:tplc="41142F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0">
    <w:nsid w:val="24CE2BD5"/>
    <w:multiLevelType w:val="multilevel"/>
    <w:tmpl w:val="5386A99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1">
    <w:nsid w:val="269E3680"/>
    <w:multiLevelType w:val="multilevel"/>
    <w:tmpl w:val="E80238BA"/>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2">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3">
    <w:nsid w:val="26F7185B"/>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4">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5">
    <w:nsid w:val="29FA243A"/>
    <w:multiLevelType w:val="hybridMultilevel"/>
    <w:tmpl w:val="FED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A00738C"/>
    <w:multiLevelType w:val="hybridMultilevel"/>
    <w:tmpl w:val="D2549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8">
    <w:nsid w:val="2CC82B69"/>
    <w:multiLevelType w:val="hybridMultilevel"/>
    <w:tmpl w:val="4C2A530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0462650"/>
    <w:multiLevelType w:val="hybridMultilevel"/>
    <w:tmpl w:val="E586C7E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1">
    <w:nsid w:val="3172177A"/>
    <w:multiLevelType w:val="hybridMultilevel"/>
    <w:tmpl w:val="BA1660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2">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3">
    <w:nsid w:val="36300C1C"/>
    <w:multiLevelType w:val="hybridMultilevel"/>
    <w:tmpl w:val="9D6E1D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395E0546"/>
    <w:multiLevelType w:val="hybridMultilevel"/>
    <w:tmpl w:val="F3662CF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nsid w:val="3BB72185"/>
    <w:multiLevelType w:val="hybridMultilevel"/>
    <w:tmpl w:val="55F02C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1">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
    <w:nsid w:val="40DF6B40"/>
    <w:multiLevelType w:val="hybridMultilevel"/>
    <w:tmpl w:val="844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4">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5B60A51"/>
    <w:multiLevelType w:val="multilevel"/>
    <w:tmpl w:val="D1C2A4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6">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4A8F06E2"/>
    <w:multiLevelType w:val="hybridMultilevel"/>
    <w:tmpl w:val="1B920A6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9">
    <w:nsid w:val="4DD40AE3"/>
    <w:multiLevelType w:val="multilevel"/>
    <w:tmpl w:val="AF88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3">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4FE269F3"/>
    <w:multiLevelType w:val="hybridMultilevel"/>
    <w:tmpl w:val="2EBA1B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5">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6">
    <w:nsid w:val="50B97F3A"/>
    <w:multiLevelType w:val="hybridMultilevel"/>
    <w:tmpl w:val="3C76FB8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7">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nsid w:val="52F12921"/>
    <w:multiLevelType w:val="hybridMultilevel"/>
    <w:tmpl w:val="2B34DB2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0">
    <w:nsid w:val="53AB0E9E"/>
    <w:multiLevelType w:val="hybridMultilevel"/>
    <w:tmpl w:val="ED20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56C04E5C"/>
    <w:multiLevelType w:val="multilevel"/>
    <w:tmpl w:val="EA4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5BEC2EE9"/>
    <w:multiLevelType w:val="hybridMultilevel"/>
    <w:tmpl w:val="CF3A58E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5">
    <w:nsid w:val="5CDC244E"/>
    <w:multiLevelType w:val="hybridMultilevel"/>
    <w:tmpl w:val="FCE47D00"/>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6">
    <w:nsid w:val="5D014863"/>
    <w:multiLevelType w:val="hybridMultilevel"/>
    <w:tmpl w:val="09AA17CC"/>
    <w:lvl w:ilvl="0" w:tplc="0409000F">
      <w:start w:val="1"/>
      <w:numFmt w:val="decimal"/>
      <w:pStyle w:val="StyleHeading2Arial10pt"/>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nsid w:val="5D9743A2"/>
    <w:multiLevelType w:val="hybridMultilevel"/>
    <w:tmpl w:val="D50497F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9">
    <w:nsid w:val="5E344BA5"/>
    <w:multiLevelType w:val="hybridMultilevel"/>
    <w:tmpl w:val="9F9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5F575F54"/>
    <w:multiLevelType w:val="hybridMultilevel"/>
    <w:tmpl w:val="C6821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60765869"/>
    <w:multiLevelType w:val="hybridMultilevel"/>
    <w:tmpl w:val="DFFC5E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2">
    <w:nsid w:val="60E45A4B"/>
    <w:multiLevelType w:val="multilevel"/>
    <w:tmpl w:val="8C94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4">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3B2699A"/>
    <w:multiLevelType w:val="multilevel"/>
    <w:tmpl w:val="224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642518CA"/>
    <w:multiLevelType w:val="multilevel"/>
    <w:tmpl w:val="7A2A3E52"/>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8">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65CE6958"/>
    <w:multiLevelType w:val="hybridMultilevel"/>
    <w:tmpl w:val="471A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5D573B1"/>
    <w:multiLevelType w:val="multilevel"/>
    <w:tmpl w:val="1C68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66102F05"/>
    <w:multiLevelType w:val="hybridMultilevel"/>
    <w:tmpl w:val="624C6AAE"/>
    <w:lvl w:ilvl="0" w:tplc="F1BC3952">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2">
    <w:nsid w:val="67160575"/>
    <w:multiLevelType w:val="hybridMultilevel"/>
    <w:tmpl w:val="214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8A67C61"/>
    <w:multiLevelType w:val="multilevel"/>
    <w:tmpl w:val="E29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9536923"/>
    <w:multiLevelType w:val="hybridMultilevel"/>
    <w:tmpl w:val="47DACD9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37">
    <w:nsid w:val="69790A27"/>
    <w:multiLevelType w:val="hybridMultilevel"/>
    <w:tmpl w:val="A54A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69930ACF"/>
    <w:multiLevelType w:val="multilevel"/>
    <w:tmpl w:val="B92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nsid w:val="6A476B96"/>
    <w:multiLevelType w:val="hybridMultilevel"/>
    <w:tmpl w:val="6D2A57C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1">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2">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4">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5">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6">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7">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48">
    <w:nsid w:val="768804C4"/>
    <w:multiLevelType w:val="hybridMultilevel"/>
    <w:tmpl w:val="F0662E88"/>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9">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7A304EA9"/>
    <w:multiLevelType w:val="hybridMultilevel"/>
    <w:tmpl w:val="D2D0134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2">
    <w:nsid w:val="7A770BE9"/>
    <w:multiLevelType w:val="multilevel"/>
    <w:tmpl w:val="43BE5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4">
    <w:nsid w:val="7B4E2AD3"/>
    <w:multiLevelType w:val="hybridMultilevel"/>
    <w:tmpl w:val="1E98312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5">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6">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8">
    <w:nsid w:val="7CD262C6"/>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9">
    <w:nsid w:val="7DC54DD6"/>
    <w:multiLevelType w:val="hybridMultilevel"/>
    <w:tmpl w:val="BB8EAA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3"/>
  </w:num>
  <w:num w:numId="12">
    <w:abstractNumId w:val="93"/>
  </w:num>
  <w:num w:numId="13">
    <w:abstractNumId w:val="150"/>
  </w:num>
  <w:num w:numId="14">
    <w:abstractNumId w:val="116"/>
  </w:num>
  <w:num w:numId="15">
    <w:abstractNumId w:val="47"/>
  </w:num>
  <w:num w:numId="16">
    <w:abstractNumId w:val="142"/>
  </w:num>
  <w:num w:numId="17">
    <w:abstractNumId w:val="96"/>
  </w:num>
  <w:num w:numId="18">
    <w:abstractNumId w:val="103"/>
  </w:num>
  <w:num w:numId="19">
    <w:abstractNumId w:val="97"/>
  </w:num>
  <w:num w:numId="20">
    <w:abstractNumId w:val="147"/>
  </w:num>
  <w:num w:numId="21">
    <w:abstractNumId w:val="157"/>
  </w:num>
  <w:num w:numId="22">
    <w:abstractNumId w:val="78"/>
  </w:num>
  <w:num w:numId="23">
    <w:abstractNumId w:val="52"/>
  </w:num>
  <w:num w:numId="24">
    <w:abstractNumId w:val="107"/>
  </w:num>
  <w:num w:numId="25">
    <w:abstractNumId w:val="70"/>
  </w:num>
  <w:num w:numId="26">
    <w:abstractNumId w:val="49"/>
  </w:num>
  <w:num w:numId="27">
    <w:abstractNumId w:val="130"/>
  </w:num>
  <w:num w:numId="28">
    <w:abstractNumId w:val="85"/>
  </w:num>
  <w:num w:numId="29">
    <w:abstractNumId w:val="133"/>
  </w:num>
  <w:num w:numId="30">
    <w:abstractNumId w:val="51"/>
  </w:num>
  <w:num w:numId="31">
    <w:abstractNumId w:val="160"/>
  </w:num>
  <w:num w:numId="32">
    <w:abstractNumId w:val="111"/>
  </w:num>
  <w:num w:numId="33">
    <w:abstractNumId w:val="128"/>
  </w:num>
  <w:num w:numId="34">
    <w:abstractNumId w:val="159"/>
  </w:num>
  <w:num w:numId="35">
    <w:abstractNumId w:val="35"/>
  </w:num>
  <w:num w:numId="36">
    <w:abstractNumId w:val="99"/>
  </w:num>
  <w:num w:numId="37">
    <w:abstractNumId w:val="135"/>
  </w:num>
  <w:num w:numId="38">
    <w:abstractNumId w:val="82"/>
  </w:num>
  <w:num w:numId="39">
    <w:abstractNumId w:val="140"/>
  </w:num>
  <w:num w:numId="40">
    <w:abstractNumId w:val="102"/>
  </w:num>
  <w:num w:numId="41">
    <w:abstractNumId w:val="158"/>
  </w:num>
  <w:num w:numId="42">
    <w:abstractNumId w:val="117"/>
  </w:num>
  <w:num w:numId="43">
    <w:abstractNumId w:val="86"/>
  </w:num>
  <w:num w:numId="44">
    <w:abstractNumId w:val="77"/>
  </w:num>
  <w:num w:numId="45">
    <w:abstractNumId w:val="98"/>
  </w:num>
  <w:num w:numId="46">
    <w:abstractNumId w:val="61"/>
  </w:num>
  <w:num w:numId="47">
    <w:abstractNumId w:val="74"/>
  </w:num>
  <w:num w:numId="48">
    <w:abstractNumId w:val="105"/>
  </w:num>
  <w:num w:numId="49">
    <w:abstractNumId w:val="109"/>
  </w:num>
  <w:num w:numId="50">
    <w:abstractNumId w:val="113"/>
  </w:num>
  <w:num w:numId="51">
    <w:abstractNumId w:val="146"/>
  </w:num>
  <w:num w:numId="52">
    <w:abstractNumId w:val="131"/>
  </w:num>
  <w:num w:numId="53">
    <w:abstractNumId w:val="139"/>
  </w:num>
  <w:num w:numId="54">
    <w:abstractNumId w:val="145"/>
  </w:num>
  <w:num w:numId="55">
    <w:abstractNumId w:val="58"/>
  </w:num>
  <w:num w:numId="56">
    <w:abstractNumId w:val="56"/>
  </w:num>
  <w:num w:numId="57">
    <w:abstractNumId w:val="125"/>
  </w:num>
  <w:num w:numId="58">
    <w:abstractNumId w:val="43"/>
  </w:num>
  <w:num w:numId="59">
    <w:abstractNumId w:val="59"/>
  </w:num>
  <w:num w:numId="60">
    <w:abstractNumId w:val="124"/>
  </w:num>
  <w:num w:numId="61">
    <w:abstractNumId w:val="134"/>
  </w:num>
  <w:num w:numId="62">
    <w:abstractNumId w:val="152"/>
  </w:num>
  <w:num w:numId="63">
    <w:abstractNumId w:val="91"/>
  </w:num>
  <w:num w:numId="64">
    <w:abstractNumId w:val="71"/>
  </w:num>
  <w:num w:numId="65">
    <w:abstractNumId w:val="60"/>
  </w:num>
  <w:num w:numId="66">
    <w:abstractNumId w:val="100"/>
  </w:num>
  <w:num w:numId="67">
    <w:abstractNumId w:val="40"/>
  </w:num>
  <w:num w:numId="68">
    <w:abstractNumId w:val="44"/>
  </w:num>
  <w:num w:numId="69">
    <w:abstractNumId w:val="84"/>
  </w:num>
  <w:num w:numId="70">
    <w:abstractNumId w:val="141"/>
  </w:num>
  <w:num w:numId="71">
    <w:abstractNumId w:val="45"/>
  </w:num>
  <w:num w:numId="72">
    <w:abstractNumId w:val="153"/>
  </w:num>
  <w:num w:numId="73">
    <w:abstractNumId w:val="123"/>
  </w:num>
  <w:num w:numId="74">
    <w:abstractNumId w:val="143"/>
  </w:num>
  <w:num w:numId="75">
    <w:abstractNumId w:val="54"/>
  </w:num>
  <w:num w:numId="76">
    <w:abstractNumId w:val="55"/>
  </w:num>
  <w:num w:numId="77">
    <w:abstractNumId w:val="62"/>
  </w:num>
  <w:num w:numId="78">
    <w:abstractNumId w:val="69"/>
  </w:num>
  <w:num w:numId="79">
    <w:abstractNumId w:val="66"/>
  </w:num>
  <w:num w:numId="80">
    <w:abstractNumId w:val="144"/>
  </w:num>
  <w:num w:numId="81">
    <w:abstractNumId w:val="148"/>
  </w:num>
  <w:num w:numId="82">
    <w:abstractNumId w:val="127"/>
  </w:num>
  <w:num w:numId="83">
    <w:abstractNumId w:val="73"/>
  </w:num>
  <w:num w:numId="84">
    <w:abstractNumId w:val="81"/>
  </w:num>
  <w:num w:numId="85">
    <w:abstractNumId w:val="41"/>
  </w:num>
  <w:num w:numId="86">
    <w:abstractNumId w:val="38"/>
  </w:num>
  <w:num w:numId="87">
    <w:abstractNumId w:val="53"/>
  </w:num>
  <w:num w:numId="88">
    <w:abstractNumId w:val="115"/>
  </w:num>
  <w:num w:numId="89">
    <w:abstractNumId w:val="36"/>
  </w:num>
  <w:num w:numId="90">
    <w:abstractNumId w:val="154"/>
  </w:num>
  <w:num w:numId="91">
    <w:abstractNumId w:val="90"/>
  </w:num>
  <w:num w:numId="92">
    <w:abstractNumId w:val="37"/>
  </w:num>
  <w:num w:numId="93">
    <w:abstractNumId w:val="118"/>
  </w:num>
  <w:num w:numId="94">
    <w:abstractNumId w:val="80"/>
  </w:num>
  <w:num w:numId="95">
    <w:abstractNumId w:val="50"/>
  </w:num>
  <w:num w:numId="96">
    <w:abstractNumId w:val="72"/>
  </w:num>
  <w:num w:numId="97">
    <w:abstractNumId w:val="149"/>
  </w:num>
  <w:num w:numId="98">
    <w:abstractNumId w:val="89"/>
  </w:num>
  <w:num w:numId="99">
    <w:abstractNumId w:val="104"/>
  </w:num>
  <w:num w:numId="100">
    <w:abstractNumId w:val="155"/>
  </w:num>
  <w:num w:numId="101">
    <w:abstractNumId w:val="10"/>
    <w:lvlOverride w:ilvl="0">
      <w:lvl w:ilvl="0">
        <w:numFmt w:val="bullet"/>
        <w:lvlText w:val=""/>
        <w:legacy w:legacy="1" w:legacySpace="0" w:legacyIndent="0"/>
        <w:lvlJc w:val="left"/>
        <w:rPr>
          <w:rFonts w:ascii="Symbol" w:hAnsi="Symbol" w:hint="default"/>
          <w:sz w:val="22"/>
        </w:rPr>
      </w:lvl>
    </w:lvlOverride>
  </w:num>
  <w:num w:numId="102">
    <w:abstractNumId w:val="121"/>
  </w:num>
  <w:num w:numId="103">
    <w:abstractNumId w:val="33"/>
  </w:num>
  <w:num w:numId="104">
    <w:abstractNumId w:val="11"/>
  </w:num>
  <w:num w:numId="105">
    <w:abstractNumId w:val="34"/>
  </w:num>
  <w:num w:numId="106">
    <w:abstractNumId w:val="122"/>
  </w:num>
  <w:num w:numId="107">
    <w:abstractNumId w:val="19"/>
  </w:num>
  <w:num w:numId="108">
    <w:abstractNumId w:val="26"/>
  </w:num>
  <w:num w:numId="109">
    <w:abstractNumId w:val="132"/>
  </w:num>
  <w:num w:numId="110">
    <w:abstractNumId w:val="92"/>
  </w:num>
  <w:num w:numId="111">
    <w:abstractNumId w:val="31"/>
  </w:num>
  <w:num w:numId="112">
    <w:abstractNumId w:val="12"/>
  </w:num>
  <w:num w:numId="113">
    <w:abstractNumId w:val="13"/>
  </w:num>
  <w:num w:numId="114">
    <w:abstractNumId w:val="14"/>
  </w:num>
  <w:num w:numId="115">
    <w:abstractNumId w:val="15"/>
  </w:num>
  <w:num w:numId="116">
    <w:abstractNumId w:val="16"/>
  </w:num>
  <w:num w:numId="117">
    <w:abstractNumId w:val="17"/>
  </w:num>
  <w:num w:numId="118">
    <w:abstractNumId w:val="18"/>
  </w:num>
  <w:num w:numId="119">
    <w:abstractNumId w:val="20"/>
  </w:num>
  <w:num w:numId="120">
    <w:abstractNumId w:val="21"/>
  </w:num>
  <w:num w:numId="121">
    <w:abstractNumId w:val="22"/>
  </w:num>
  <w:num w:numId="122">
    <w:abstractNumId w:val="23"/>
  </w:num>
  <w:num w:numId="123">
    <w:abstractNumId w:val="24"/>
  </w:num>
  <w:num w:numId="124">
    <w:abstractNumId w:val="25"/>
  </w:num>
  <w:num w:numId="125">
    <w:abstractNumId w:val="27"/>
  </w:num>
  <w:num w:numId="126">
    <w:abstractNumId w:val="28"/>
  </w:num>
  <w:num w:numId="127">
    <w:abstractNumId w:val="29"/>
  </w:num>
  <w:num w:numId="128">
    <w:abstractNumId w:val="30"/>
  </w:num>
  <w:num w:numId="129">
    <w:abstractNumId w:val="32"/>
  </w:num>
  <w:num w:numId="130">
    <w:abstractNumId w:val="119"/>
  </w:num>
  <w:num w:numId="131">
    <w:abstractNumId w:val="138"/>
  </w:num>
  <w:num w:numId="132">
    <w:abstractNumId w:val="42"/>
  </w:num>
  <w:num w:numId="133">
    <w:abstractNumId w:val="95"/>
  </w:num>
  <w:num w:numId="134">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5"/>
  </w:num>
  <w:num w:numId="144">
    <w:abstractNumId w:val="46"/>
  </w:num>
  <w:num w:numId="145">
    <w:abstractNumId w:val="94"/>
  </w:num>
  <w:num w:numId="146">
    <w:abstractNumId w:val="156"/>
  </w:num>
  <w:num w:numId="147">
    <w:abstractNumId w:val="68"/>
  </w:num>
  <w:num w:numId="148">
    <w:abstractNumId w:val="48"/>
  </w:num>
  <w:num w:numId="149">
    <w:abstractNumId w:val="101"/>
  </w:num>
  <w:num w:numId="150">
    <w:abstractNumId w:val="126"/>
  </w:num>
  <w:num w:numId="151">
    <w:abstractNumId w:val="65"/>
  </w:num>
  <w:num w:numId="152">
    <w:abstractNumId w:val="88"/>
  </w:num>
  <w:num w:numId="153">
    <w:abstractNumId w:val="79"/>
  </w:num>
  <w:num w:numId="154">
    <w:abstractNumId w:val="110"/>
  </w:num>
  <w:num w:numId="155">
    <w:abstractNumId w:val="137"/>
  </w:num>
  <w:num w:numId="156">
    <w:abstractNumId w:val="120"/>
  </w:num>
  <w:num w:numId="157">
    <w:abstractNumId w:val="57"/>
  </w:num>
  <w:num w:numId="158">
    <w:abstractNumId w:val="108"/>
  </w:num>
  <w:num w:numId="159">
    <w:abstractNumId w:val="112"/>
  </w:num>
  <w:num w:numId="160">
    <w:abstractNumId w:val="64"/>
  </w:num>
  <w:num w:numId="161">
    <w:abstractNumId w:val="67"/>
  </w:num>
  <w:num w:numId="162">
    <w:abstractNumId w:val="151"/>
  </w:num>
  <w:num w:numId="163">
    <w:abstractNumId w:val="39"/>
  </w:num>
  <w:num w:numId="164">
    <w:abstractNumId w:val="129"/>
  </w:num>
  <w:num w:numId="165">
    <w:abstractNumId w:val="114"/>
  </w:num>
  <w:num w:numId="166">
    <w:abstractNumId w:val="106"/>
  </w:num>
  <w:num w:numId="167">
    <w:abstractNumId w:val="87"/>
  </w:num>
  <w:num w:numId="168">
    <w:abstractNumId w:val="63"/>
  </w:num>
  <w:num w:numId="169">
    <w:abstractNumId w:val="136"/>
  </w:num>
  <w:num w:numId="170">
    <w:abstractNumId w:val="76"/>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oNotTrackMoves/>
  <w:defaultTabStop w:val="720"/>
  <w:noPunctuationKerning/>
  <w:characterSpacingControl w:val="doNotCompress"/>
  <w:hdrShapeDefaults>
    <o:shapedefaults v:ext="edit" spidmax="4097"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463B"/>
    <w:rsid w:val="00004C9F"/>
    <w:rsid w:val="00004F0A"/>
    <w:rsid w:val="00004FBE"/>
    <w:rsid w:val="00005190"/>
    <w:rsid w:val="0000543A"/>
    <w:rsid w:val="00005452"/>
    <w:rsid w:val="00005487"/>
    <w:rsid w:val="000057BD"/>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687"/>
    <w:rsid w:val="000147B7"/>
    <w:rsid w:val="000147FF"/>
    <w:rsid w:val="00014CEC"/>
    <w:rsid w:val="00014DB8"/>
    <w:rsid w:val="00015AC8"/>
    <w:rsid w:val="00015C13"/>
    <w:rsid w:val="00015FCA"/>
    <w:rsid w:val="00016519"/>
    <w:rsid w:val="00016672"/>
    <w:rsid w:val="0001691B"/>
    <w:rsid w:val="00016C9D"/>
    <w:rsid w:val="00017371"/>
    <w:rsid w:val="0001779C"/>
    <w:rsid w:val="0002009A"/>
    <w:rsid w:val="0002018B"/>
    <w:rsid w:val="0002039E"/>
    <w:rsid w:val="000208A7"/>
    <w:rsid w:val="000209FF"/>
    <w:rsid w:val="000211A8"/>
    <w:rsid w:val="00021300"/>
    <w:rsid w:val="0002141B"/>
    <w:rsid w:val="00021932"/>
    <w:rsid w:val="00021D45"/>
    <w:rsid w:val="000220C8"/>
    <w:rsid w:val="00022281"/>
    <w:rsid w:val="00022E1C"/>
    <w:rsid w:val="00023983"/>
    <w:rsid w:val="00023D62"/>
    <w:rsid w:val="0002412A"/>
    <w:rsid w:val="000245AF"/>
    <w:rsid w:val="00024829"/>
    <w:rsid w:val="00024EA0"/>
    <w:rsid w:val="00025862"/>
    <w:rsid w:val="00025DD2"/>
    <w:rsid w:val="000267FC"/>
    <w:rsid w:val="00026883"/>
    <w:rsid w:val="000269EB"/>
    <w:rsid w:val="00026ED2"/>
    <w:rsid w:val="00027408"/>
    <w:rsid w:val="00027410"/>
    <w:rsid w:val="000301FB"/>
    <w:rsid w:val="00030C06"/>
    <w:rsid w:val="00030DBB"/>
    <w:rsid w:val="00031C8E"/>
    <w:rsid w:val="00031DB6"/>
    <w:rsid w:val="00032421"/>
    <w:rsid w:val="00032785"/>
    <w:rsid w:val="000328E9"/>
    <w:rsid w:val="00032AE6"/>
    <w:rsid w:val="00032BDA"/>
    <w:rsid w:val="00033A62"/>
    <w:rsid w:val="00033FCC"/>
    <w:rsid w:val="00034304"/>
    <w:rsid w:val="0003432B"/>
    <w:rsid w:val="00034402"/>
    <w:rsid w:val="00034BB7"/>
    <w:rsid w:val="000351C7"/>
    <w:rsid w:val="0003521E"/>
    <w:rsid w:val="000352DB"/>
    <w:rsid w:val="00035798"/>
    <w:rsid w:val="0003599F"/>
    <w:rsid w:val="00035D72"/>
    <w:rsid w:val="000361E8"/>
    <w:rsid w:val="0003665A"/>
    <w:rsid w:val="00036F18"/>
    <w:rsid w:val="0003700E"/>
    <w:rsid w:val="00037368"/>
    <w:rsid w:val="00037753"/>
    <w:rsid w:val="00037C2B"/>
    <w:rsid w:val="000404D2"/>
    <w:rsid w:val="000406B2"/>
    <w:rsid w:val="00041028"/>
    <w:rsid w:val="000413F4"/>
    <w:rsid w:val="0004140E"/>
    <w:rsid w:val="000415FD"/>
    <w:rsid w:val="0004197D"/>
    <w:rsid w:val="00041BEE"/>
    <w:rsid w:val="00042360"/>
    <w:rsid w:val="00042480"/>
    <w:rsid w:val="00042C4E"/>
    <w:rsid w:val="00042FA0"/>
    <w:rsid w:val="00042FE4"/>
    <w:rsid w:val="00043931"/>
    <w:rsid w:val="00043B65"/>
    <w:rsid w:val="00044955"/>
    <w:rsid w:val="000449AC"/>
    <w:rsid w:val="00045336"/>
    <w:rsid w:val="000459B9"/>
    <w:rsid w:val="00046AC5"/>
    <w:rsid w:val="00046CB9"/>
    <w:rsid w:val="00046DD9"/>
    <w:rsid w:val="00047053"/>
    <w:rsid w:val="000475FC"/>
    <w:rsid w:val="00047D1A"/>
    <w:rsid w:val="00047EE5"/>
    <w:rsid w:val="00050432"/>
    <w:rsid w:val="0005099F"/>
    <w:rsid w:val="00050CA0"/>
    <w:rsid w:val="000511D2"/>
    <w:rsid w:val="00051826"/>
    <w:rsid w:val="00051AF2"/>
    <w:rsid w:val="00052937"/>
    <w:rsid w:val="0005300F"/>
    <w:rsid w:val="00053E99"/>
    <w:rsid w:val="0005422F"/>
    <w:rsid w:val="00054705"/>
    <w:rsid w:val="00054D00"/>
    <w:rsid w:val="00054EB9"/>
    <w:rsid w:val="00055703"/>
    <w:rsid w:val="00055743"/>
    <w:rsid w:val="00055A67"/>
    <w:rsid w:val="00055C18"/>
    <w:rsid w:val="00055E3D"/>
    <w:rsid w:val="000560B6"/>
    <w:rsid w:val="000560FD"/>
    <w:rsid w:val="00056110"/>
    <w:rsid w:val="0005628B"/>
    <w:rsid w:val="00056D96"/>
    <w:rsid w:val="000574A0"/>
    <w:rsid w:val="00057EF1"/>
    <w:rsid w:val="00060205"/>
    <w:rsid w:val="000602B3"/>
    <w:rsid w:val="00060C4D"/>
    <w:rsid w:val="00060D01"/>
    <w:rsid w:val="00061024"/>
    <w:rsid w:val="00061244"/>
    <w:rsid w:val="00061561"/>
    <w:rsid w:val="000616F9"/>
    <w:rsid w:val="00062D7E"/>
    <w:rsid w:val="00063B6C"/>
    <w:rsid w:val="00063BA6"/>
    <w:rsid w:val="00063FEC"/>
    <w:rsid w:val="0006480B"/>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791"/>
    <w:rsid w:val="00070B9A"/>
    <w:rsid w:val="00071312"/>
    <w:rsid w:val="000714E7"/>
    <w:rsid w:val="0007166C"/>
    <w:rsid w:val="00071DA0"/>
    <w:rsid w:val="00072292"/>
    <w:rsid w:val="0007241E"/>
    <w:rsid w:val="00072620"/>
    <w:rsid w:val="00072C40"/>
    <w:rsid w:val="00072C86"/>
    <w:rsid w:val="00072CA1"/>
    <w:rsid w:val="00072E84"/>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AC5"/>
    <w:rsid w:val="00090263"/>
    <w:rsid w:val="00090582"/>
    <w:rsid w:val="00090A8A"/>
    <w:rsid w:val="00090B4B"/>
    <w:rsid w:val="0009131C"/>
    <w:rsid w:val="00091B76"/>
    <w:rsid w:val="00091C09"/>
    <w:rsid w:val="000925FC"/>
    <w:rsid w:val="000930E4"/>
    <w:rsid w:val="0009322A"/>
    <w:rsid w:val="00093504"/>
    <w:rsid w:val="00093CD8"/>
    <w:rsid w:val="00093CE4"/>
    <w:rsid w:val="000940D5"/>
    <w:rsid w:val="000943B5"/>
    <w:rsid w:val="00094539"/>
    <w:rsid w:val="00094580"/>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804"/>
    <w:rsid w:val="000A05E2"/>
    <w:rsid w:val="000A0AFC"/>
    <w:rsid w:val="000A1BBC"/>
    <w:rsid w:val="000A1CA7"/>
    <w:rsid w:val="000A1D50"/>
    <w:rsid w:val="000A1E36"/>
    <w:rsid w:val="000A21E4"/>
    <w:rsid w:val="000A2382"/>
    <w:rsid w:val="000A251E"/>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C5E"/>
    <w:rsid w:val="000A5005"/>
    <w:rsid w:val="000A53FD"/>
    <w:rsid w:val="000A56CB"/>
    <w:rsid w:val="000A6249"/>
    <w:rsid w:val="000A69EA"/>
    <w:rsid w:val="000A740C"/>
    <w:rsid w:val="000A7939"/>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EB6"/>
    <w:rsid w:val="000B31BE"/>
    <w:rsid w:val="000B4031"/>
    <w:rsid w:val="000B4146"/>
    <w:rsid w:val="000B505F"/>
    <w:rsid w:val="000B52C1"/>
    <w:rsid w:val="000B5BF1"/>
    <w:rsid w:val="000B6066"/>
    <w:rsid w:val="000B647C"/>
    <w:rsid w:val="000B6DF1"/>
    <w:rsid w:val="000B764C"/>
    <w:rsid w:val="000B7667"/>
    <w:rsid w:val="000B7CC6"/>
    <w:rsid w:val="000C0D1A"/>
    <w:rsid w:val="000C0D65"/>
    <w:rsid w:val="000C0F82"/>
    <w:rsid w:val="000C12E1"/>
    <w:rsid w:val="000C16E9"/>
    <w:rsid w:val="000C1848"/>
    <w:rsid w:val="000C18D0"/>
    <w:rsid w:val="000C1A9B"/>
    <w:rsid w:val="000C1C76"/>
    <w:rsid w:val="000C1D26"/>
    <w:rsid w:val="000C1FAC"/>
    <w:rsid w:val="000C2438"/>
    <w:rsid w:val="000C2A18"/>
    <w:rsid w:val="000C2D3F"/>
    <w:rsid w:val="000C2EBF"/>
    <w:rsid w:val="000C2F20"/>
    <w:rsid w:val="000C30B9"/>
    <w:rsid w:val="000C3557"/>
    <w:rsid w:val="000C3D61"/>
    <w:rsid w:val="000C434E"/>
    <w:rsid w:val="000C4775"/>
    <w:rsid w:val="000C47BA"/>
    <w:rsid w:val="000C49BA"/>
    <w:rsid w:val="000C4D7B"/>
    <w:rsid w:val="000C5469"/>
    <w:rsid w:val="000C5B4D"/>
    <w:rsid w:val="000C60F4"/>
    <w:rsid w:val="000C61DA"/>
    <w:rsid w:val="000C676F"/>
    <w:rsid w:val="000C68C6"/>
    <w:rsid w:val="000C6A86"/>
    <w:rsid w:val="000C6F75"/>
    <w:rsid w:val="000C7223"/>
    <w:rsid w:val="000C730F"/>
    <w:rsid w:val="000C76C5"/>
    <w:rsid w:val="000C77DE"/>
    <w:rsid w:val="000D05C6"/>
    <w:rsid w:val="000D068A"/>
    <w:rsid w:val="000D06C3"/>
    <w:rsid w:val="000D142B"/>
    <w:rsid w:val="000D156F"/>
    <w:rsid w:val="000D1C45"/>
    <w:rsid w:val="000D1E80"/>
    <w:rsid w:val="000D27FF"/>
    <w:rsid w:val="000D2D0B"/>
    <w:rsid w:val="000D3328"/>
    <w:rsid w:val="000D33C9"/>
    <w:rsid w:val="000D4119"/>
    <w:rsid w:val="000D4484"/>
    <w:rsid w:val="000D4594"/>
    <w:rsid w:val="000D470E"/>
    <w:rsid w:val="000D4B5A"/>
    <w:rsid w:val="000D4E4E"/>
    <w:rsid w:val="000D54CE"/>
    <w:rsid w:val="000D54EA"/>
    <w:rsid w:val="000D580E"/>
    <w:rsid w:val="000D58BB"/>
    <w:rsid w:val="000D6929"/>
    <w:rsid w:val="000D6D93"/>
    <w:rsid w:val="000D730F"/>
    <w:rsid w:val="000D7BFD"/>
    <w:rsid w:val="000E0ADB"/>
    <w:rsid w:val="000E1034"/>
    <w:rsid w:val="000E1134"/>
    <w:rsid w:val="000E1443"/>
    <w:rsid w:val="000E14DA"/>
    <w:rsid w:val="000E1BC8"/>
    <w:rsid w:val="000E24DA"/>
    <w:rsid w:val="000E2644"/>
    <w:rsid w:val="000E2751"/>
    <w:rsid w:val="000E2800"/>
    <w:rsid w:val="000E292D"/>
    <w:rsid w:val="000E3349"/>
    <w:rsid w:val="000E362C"/>
    <w:rsid w:val="000E3E65"/>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D74"/>
    <w:rsid w:val="000F3967"/>
    <w:rsid w:val="000F4565"/>
    <w:rsid w:val="000F47A7"/>
    <w:rsid w:val="000F4E3B"/>
    <w:rsid w:val="000F5140"/>
    <w:rsid w:val="000F5871"/>
    <w:rsid w:val="000F5CC8"/>
    <w:rsid w:val="000F69BD"/>
    <w:rsid w:val="000F75C4"/>
    <w:rsid w:val="000F7A1D"/>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A97"/>
    <w:rsid w:val="00105CCE"/>
    <w:rsid w:val="00105EBA"/>
    <w:rsid w:val="00105EC2"/>
    <w:rsid w:val="0010615D"/>
    <w:rsid w:val="00106449"/>
    <w:rsid w:val="001067C2"/>
    <w:rsid w:val="00106B14"/>
    <w:rsid w:val="00106D08"/>
    <w:rsid w:val="00106DE5"/>
    <w:rsid w:val="00107426"/>
    <w:rsid w:val="00107595"/>
    <w:rsid w:val="00107628"/>
    <w:rsid w:val="001079AC"/>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323E"/>
    <w:rsid w:val="001133D8"/>
    <w:rsid w:val="0011399C"/>
    <w:rsid w:val="00113C04"/>
    <w:rsid w:val="00113D30"/>
    <w:rsid w:val="00113D4B"/>
    <w:rsid w:val="00114247"/>
    <w:rsid w:val="001144DB"/>
    <w:rsid w:val="00115351"/>
    <w:rsid w:val="00115A05"/>
    <w:rsid w:val="00115A5F"/>
    <w:rsid w:val="00115BA3"/>
    <w:rsid w:val="00115DA7"/>
    <w:rsid w:val="00115F61"/>
    <w:rsid w:val="0011641B"/>
    <w:rsid w:val="001170C2"/>
    <w:rsid w:val="0011733D"/>
    <w:rsid w:val="001178F9"/>
    <w:rsid w:val="00117C24"/>
    <w:rsid w:val="001202B6"/>
    <w:rsid w:val="001206AD"/>
    <w:rsid w:val="0012119D"/>
    <w:rsid w:val="00121255"/>
    <w:rsid w:val="00121286"/>
    <w:rsid w:val="00121682"/>
    <w:rsid w:val="00121B93"/>
    <w:rsid w:val="001220BD"/>
    <w:rsid w:val="001222E6"/>
    <w:rsid w:val="0012239F"/>
    <w:rsid w:val="00122764"/>
    <w:rsid w:val="00122AD9"/>
    <w:rsid w:val="001230C3"/>
    <w:rsid w:val="00123A38"/>
    <w:rsid w:val="00123BF0"/>
    <w:rsid w:val="001244F4"/>
    <w:rsid w:val="00124510"/>
    <w:rsid w:val="00126127"/>
    <w:rsid w:val="001261A3"/>
    <w:rsid w:val="0012626C"/>
    <w:rsid w:val="00126392"/>
    <w:rsid w:val="00126979"/>
    <w:rsid w:val="00126BF2"/>
    <w:rsid w:val="00127242"/>
    <w:rsid w:val="001274BB"/>
    <w:rsid w:val="00127F16"/>
    <w:rsid w:val="00130141"/>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EC7"/>
    <w:rsid w:val="001403B3"/>
    <w:rsid w:val="00140978"/>
    <w:rsid w:val="00140C22"/>
    <w:rsid w:val="00140D76"/>
    <w:rsid w:val="00140DAD"/>
    <w:rsid w:val="0014110F"/>
    <w:rsid w:val="00141282"/>
    <w:rsid w:val="00141A7B"/>
    <w:rsid w:val="00141A9D"/>
    <w:rsid w:val="00141DD3"/>
    <w:rsid w:val="00141EC2"/>
    <w:rsid w:val="00142410"/>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61C0"/>
    <w:rsid w:val="00146B60"/>
    <w:rsid w:val="001471AC"/>
    <w:rsid w:val="001475E6"/>
    <w:rsid w:val="00147923"/>
    <w:rsid w:val="00147BEE"/>
    <w:rsid w:val="0015012F"/>
    <w:rsid w:val="0015043B"/>
    <w:rsid w:val="0015074C"/>
    <w:rsid w:val="00150AB6"/>
    <w:rsid w:val="00150EE9"/>
    <w:rsid w:val="0015137A"/>
    <w:rsid w:val="00151BC6"/>
    <w:rsid w:val="00151FF6"/>
    <w:rsid w:val="0015222F"/>
    <w:rsid w:val="001530EA"/>
    <w:rsid w:val="0015479E"/>
    <w:rsid w:val="00154E9B"/>
    <w:rsid w:val="0015531B"/>
    <w:rsid w:val="001559AE"/>
    <w:rsid w:val="00156698"/>
    <w:rsid w:val="001571E8"/>
    <w:rsid w:val="001571F5"/>
    <w:rsid w:val="00157631"/>
    <w:rsid w:val="001578C6"/>
    <w:rsid w:val="00157CEC"/>
    <w:rsid w:val="00157F3E"/>
    <w:rsid w:val="00157F78"/>
    <w:rsid w:val="00160A19"/>
    <w:rsid w:val="00160FBF"/>
    <w:rsid w:val="001623D7"/>
    <w:rsid w:val="001628D2"/>
    <w:rsid w:val="00162B3B"/>
    <w:rsid w:val="00162F2D"/>
    <w:rsid w:val="00162F4F"/>
    <w:rsid w:val="001635D2"/>
    <w:rsid w:val="0016376A"/>
    <w:rsid w:val="00163909"/>
    <w:rsid w:val="00163944"/>
    <w:rsid w:val="00163AF4"/>
    <w:rsid w:val="00163B0B"/>
    <w:rsid w:val="00163E55"/>
    <w:rsid w:val="001640CC"/>
    <w:rsid w:val="001641C9"/>
    <w:rsid w:val="0016439B"/>
    <w:rsid w:val="00165685"/>
    <w:rsid w:val="00165687"/>
    <w:rsid w:val="00165BD5"/>
    <w:rsid w:val="00165D7B"/>
    <w:rsid w:val="001667CC"/>
    <w:rsid w:val="00166848"/>
    <w:rsid w:val="00166FA9"/>
    <w:rsid w:val="00167018"/>
    <w:rsid w:val="0016744E"/>
    <w:rsid w:val="001674A1"/>
    <w:rsid w:val="001679A0"/>
    <w:rsid w:val="00167B4F"/>
    <w:rsid w:val="00170146"/>
    <w:rsid w:val="00170CC6"/>
    <w:rsid w:val="00170FC7"/>
    <w:rsid w:val="001712FC"/>
    <w:rsid w:val="00171543"/>
    <w:rsid w:val="001716D8"/>
    <w:rsid w:val="001721AD"/>
    <w:rsid w:val="001721D4"/>
    <w:rsid w:val="00172304"/>
    <w:rsid w:val="00172BC7"/>
    <w:rsid w:val="00172F79"/>
    <w:rsid w:val="00173409"/>
    <w:rsid w:val="00173F34"/>
    <w:rsid w:val="0017443B"/>
    <w:rsid w:val="00174612"/>
    <w:rsid w:val="00174B0E"/>
    <w:rsid w:val="00174C30"/>
    <w:rsid w:val="001753D9"/>
    <w:rsid w:val="001753F9"/>
    <w:rsid w:val="00175521"/>
    <w:rsid w:val="001760D7"/>
    <w:rsid w:val="00176100"/>
    <w:rsid w:val="00176345"/>
    <w:rsid w:val="00176A7A"/>
    <w:rsid w:val="00176D00"/>
    <w:rsid w:val="00176D91"/>
    <w:rsid w:val="00177077"/>
    <w:rsid w:val="00177266"/>
    <w:rsid w:val="00177658"/>
    <w:rsid w:val="00177A6F"/>
    <w:rsid w:val="00177CE2"/>
    <w:rsid w:val="00177F2E"/>
    <w:rsid w:val="0018062C"/>
    <w:rsid w:val="001810CF"/>
    <w:rsid w:val="00182446"/>
    <w:rsid w:val="00182B62"/>
    <w:rsid w:val="00183D1B"/>
    <w:rsid w:val="00184C2C"/>
    <w:rsid w:val="00184E3A"/>
    <w:rsid w:val="001852AC"/>
    <w:rsid w:val="00185388"/>
    <w:rsid w:val="0018544C"/>
    <w:rsid w:val="00185A93"/>
    <w:rsid w:val="001860DE"/>
    <w:rsid w:val="00186188"/>
    <w:rsid w:val="00186906"/>
    <w:rsid w:val="001877EF"/>
    <w:rsid w:val="0019029E"/>
    <w:rsid w:val="0019083B"/>
    <w:rsid w:val="00190AE4"/>
    <w:rsid w:val="0019124B"/>
    <w:rsid w:val="00191564"/>
    <w:rsid w:val="00191940"/>
    <w:rsid w:val="00191BF5"/>
    <w:rsid w:val="00192576"/>
    <w:rsid w:val="0019264B"/>
    <w:rsid w:val="0019273E"/>
    <w:rsid w:val="001927B9"/>
    <w:rsid w:val="001927D0"/>
    <w:rsid w:val="001927DC"/>
    <w:rsid w:val="001928E8"/>
    <w:rsid w:val="00193024"/>
    <w:rsid w:val="001936E9"/>
    <w:rsid w:val="00193B21"/>
    <w:rsid w:val="00193BFE"/>
    <w:rsid w:val="00193CDF"/>
    <w:rsid w:val="001942B3"/>
    <w:rsid w:val="00194C47"/>
    <w:rsid w:val="00194F29"/>
    <w:rsid w:val="001955A3"/>
    <w:rsid w:val="0019599A"/>
    <w:rsid w:val="00196C8C"/>
    <w:rsid w:val="00196E83"/>
    <w:rsid w:val="001976F0"/>
    <w:rsid w:val="00197A97"/>
    <w:rsid w:val="00197DDC"/>
    <w:rsid w:val="001A059A"/>
    <w:rsid w:val="001A0D94"/>
    <w:rsid w:val="001A1622"/>
    <w:rsid w:val="001A1B46"/>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816"/>
    <w:rsid w:val="001A5A38"/>
    <w:rsid w:val="001A69F1"/>
    <w:rsid w:val="001A6AA7"/>
    <w:rsid w:val="001A6AE7"/>
    <w:rsid w:val="001A6B78"/>
    <w:rsid w:val="001A6B93"/>
    <w:rsid w:val="001A746D"/>
    <w:rsid w:val="001A7744"/>
    <w:rsid w:val="001A7973"/>
    <w:rsid w:val="001A7F2C"/>
    <w:rsid w:val="001B04A3"/>
    <w:rsid w:val="001B0B40"/>
    <w:rsid w:val="001B16B3"/>
    <w:rsid w:val="001B16F7"/>
    <w:rsid w:val="001B1744"/>
    <w:rsid w:val="001B18CC"/>
    <w:rsid w:val="001B1CFE"/>
    <w:rsid w:val="001B1D37"/>
    <w:rsid w:val="001B1F01"/>
    <w:rsid w:val="001B2004"/>
    <w:rsid w:val="001B20C5"/>
    <w:rsid w:val="001B20EA"/>
    <w:rsid w:val="001B22B4"/>
    <w:rsid w:val="001B2BED"/>
    <w:rsid w:val="001B2EEB"/>
    <w:rsid w:val="001B3022"/>
    <w:rsid w:val="001B31AE"/>
    <w:rsid w:val="001B33DF"/>
    <w:rsid w:val="001B38C6"/>
    <w:rsid w:val="001B39A1"/>
    <w:rsid w:val="001B39C9"/>
    <w:rsid w:val="001B3A78"/>
    <w:rsid w:val="001B3C7A"/>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11DE"/>
    <w:rsid w:val="001C1776"/>
    <w:rsid w:val="001C27CA"/>
    <w:rsid w:val="001C2838"/>
    <w:rsid w:val="001C2CED"/>
    <w:rsid w:val="001C2DC2"/>
    <w:rsid w:val="001C2F0F"/>
    <w:rsid w:val="001C32C5"/>
    <w:rsid w:val="001C390C"/>
    <w:rsid w:val="001C3B2E"/>
    <w:rsid w:val="001C4700"/>
    <w:rsid w:val="001C4724"/>
    <w:rsid w:val="001C4A3B"/>
    <w:rsid w:val="001C4CAE"/>
    <w:rsid w:val="001C5849"/>
    <w:rsid w:val="001C5D58"/>
    <w:rsid w:val="001C6357"/>
    <w:rsid w:val="001C6B72"/>
    <w:rsid w:val="001C6D7E"/>
    <w:rsid w:val="001C7B98"/>
    <w:rsid w:val="001C7DAF"/>
    <w:rsid w:val="001C7E7E"/>
    <w:rsid w:val="001D0374"/>
    <w:rsid w:val="001D0741"/>
    <w:rsid w:val="001D0F72"/>
    <w:rsid w:val="001D1194"/>
    <w:rsid w:val="001D1A29"/>
    <w:rsid w:val="001D1B6A"/>
    <w:rsid w:val="001D2304"/>
    <w:rsid w:val="001D27E5"/>
    <w:rsid w:val="001D2C00"/>
    <w:rsid w:val="001D2E3E"/>
    <w:rsid w:val="001D3320"/>
    <w:rsid w:val="001D4085"/>
    <w:rsid w:val="001D4116"/>
    <w:rsid w:val="001D415E"/>
    <w:rsid w:val="001D435C"/>
    <w:rsid w:val="001D4A47"/>
    <w:rsid w:val="001D4C1A"/>
    <w:rsid w:val="001D500B"/>
    <w:rsid w:val="001D611C"/>
    <w:rsid w:val="001D6464"/>
    <w:rsid w:val="001D6686"/>
    <w:rsid w:val="001D66FD"/>
    <w:rsid w:val="001D6CE4"/>
    <w:rsid w:val="001D7594"/>
    <w:rsid w:val="001D791C"/>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D6A"/>
    <w:rsid w:val="001E3405"/>
    <w:rsid w:val="001E3AB0"/>
    <w:rsid w:val="001E4505"/>
    <w:rsid w:val="001E4BDD"/>
    <w:rsid w:val="001E4E64"/>
    <w:rsid w:val="001E5B5D"/>
    <w:rsid w:val="001E69AA"/>
    <w:rsid w:val="001E69B1"/>
    <w:rsid w:val="001E71B9"/>
    <w:rsid w:val="001E72F9"/>
    <w:rsid w:val="001E745C"/>
    <w:rsid w:val="001E7643"/>
    <w:rsid w:val="001E76B8"/>
    <w:rsid w:val="001E7AE3"/>
    <w:rsid w:val="001E7FAA"/>
    <w:rsid w:val="001F01F0"/>
    <w:rsid w:val="001F0744"/>
    <w:rsid w:val="001F0B4A"/>
    <w:rsid w:val="001F0BA7"/>
    <w:rsid w:val="001F1209"/>
    <w:rsid w:val="001F19B8"/>
    <w:rsid w:val="001F2079"/>
    <w:rsid w:val="001F2D07"/>
    <w:rsid w:val="001F2ED7"/>
    <w:rsid w:val="001F3A7A"/>
    <w:rsid w:val="001F3B65"/>
    <w:rsid w:val="001F5199"/>
    <w:rsid w:val="001F538C"/>
    <w:rsid w:val="001F544E"/>
    <w:rsid w:val="001F54EE"/>
    <w:rsid w:val="001F5599"/>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A41"/>
    <w:rsid w:val="002050E1"/>
    <w:rsid w:val="00205321"/>
    <w:rsid w:val="002058BA"/>
    <w:rsid w:val="00205D6E"/>
    <w:rsid w:val="00205DA0"/>
    <w:rsid w:val="0020674D"/>
    <w:rsid w:val="002069B2"/>
    <w:rsid w:val="00206C09"/>
    <w:rsid w:val="00206DD4"/>
    <w:rsid w:val="002071E2"/>
    <w:rsid w:val="00207440"/>
    <w:rsid w:val="002078C6"/>
    <w:rsid w:val="00207905"/>
    <w:rsid w:val="0020795B"/>
    <w:rsid w:val="00207C6C"/>
    <w:rsid w:val="00207E76"/>
    <w:rsid w:val="002106A0"/>
    <w:rsid w:val="00210DAD"/>
    <w:rsid w:val="00210EB6"/>
    <w:rsid w:val="00211AAF"/>
    <w:rsid w:val="00211ABB"/>
    <w:rsid w:val="00211D15"/>
    <w:rsid w:val="0021260F"/>
    <w:rsid w:val="00212981"/>
    <w:rsid w:val="00212E36"/>
    <w:rsid w:val="0021317C"/>
    <w:rsid w:val="00213A49"/>
    <w:rsid w:val="002148E5"/>
    <w:rsid w:val="0021496C"/>
    <w:rsid w:val="002157D8"/>
    <w:rsid w:val="00215864"/>
    <w:rsid w:val="00215F22"/>
    <w:rsid w:val="00215F36"/>
    <w:rsid w:val="0021623D"/>
    <w:rsid w:val="00216735"/>
    <w:rsid w:val="0021699F"/>
    <w:rsid w:val="00216BAC"/>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CF5"/>
    <w:rsid w:val="00227128"/>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43E4"/>
    <w:rsid w:val="002344B2"/>
    <w:rsid w:val="00234776"/>
    <w:rsid w:val="00235A33"/>
    <w:rsid w:val="00235A67"/>
    <w:rsid w:val="00236059"/>
    <w:rsid w:val="002360DC"/>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F49"/>
    <w:rsid w:val="00241FE9"/>
    <w:rsid w:val="002431C2"/>
    <w:rsid w:val="0024331C"/>
    <w:rsid w:val="00243854"/>
    <w:rsid w:val="00244B37"/>
    <w:rsid w:val="00245139"/>
    <w:rsid w:val="0024540C"/>
    <w:rsid w:val="0024599B"/>
    <w:rsid w:val="002464C0"/>
    <w:rsid w:val="00246A44"/>
    <w:rsid w:val="00246A75"/>
    <w:rsid w:val="00247554"/>
    <w:rsid w:val="002501B3"/>
    <w:rsid w:val="00250BF6"/>
    <w:rsid w:val="00250E3E"/>
    <w:rsid w:val="00251B30"/>
    <w:rsid w:val="00251F9C"/>
    <w:rsid w:val="0025238D"/>
    <w:rsid w:val="002525C6"/>
    <w:rsid w:val="00252665"/>
    <w:rsid w:val="00252773"/>
    <w:rsid w:val="0025301C"/>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816"/>
    <w:rsid w:val="00260996"/>
    <w:rsid w:val="00260EDB"/>
    <w:rsid w:val="002614BB"/>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3CF"/>
    <w:rsid w:val="00266CC6"/>
    <w:rsid w:val="00266CCF"/>
    <w:rsid w:val="00266CFA"/>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6679"/>
    <w:rsid w:val="002769F7"/>
    <w:rsid w:val="00276F5A"/>
    <w:rsid w:val="002772AC"/>
    <w:rsid w:val="002776C2"/>
    <w:rsid w:val="0027784A"/>
    <w:rsid w:val="00277E19"/>
    <w:rsid w:val="00280022"/>
    <w:rsid w:val="00280454"/>
    <w:rsid w:val="0028071C"/>
    <w:rsid w:val="002807DF"/>
    <w:rsid w:val="00281116"/>
    <w:rsid w:val="00281360"/>
    <w:rsid w:val="002819AB"/>
    <w:rsid w:val="002822C4"/>
    <w:rsid w:val="0028272E"/>
    <w:rsid w:val="00282974"/>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60DC"/>
    <w:rsid w:val="00286212"/>
    <w:rsid w:val="00287466"/>
    <w:rsid w:val="00287C84"/>
    <w:rsid w:val="00290032"/>
    <w:rsid w:val="0029033A"/>
    <w:rsid w:val="00290920"/>
    <w:rsid w:val="002909A5"/>
    <w:rsid w:val="00291007"/>
    <w:rsid w:val="0029166E"/>
    <w:rsid w:val="0029199E"/>
    <w:rsid w:val="00291A81"/>
    <w:rsid w:val="00291F37"/>
    <w:rsid w:val="00293086"/>
    <w:rsid w:val="00293735"/>
    <w:rsid w:val="002945DE"/>
    <w:rsid w:val="0029479F"/>
    <w:rsid w:val="0029495D"/>
    <w:rsid w:val="002949D9"/>
    <w:rsid w:val="00294B67"/>
    <w:rsid w:val="00294ECD"/>
    <w:rsid w:val="002950E4"/>
    <w:rsid w:val="00295475"/>
    <w:rsid w:val="00296383"/>
    <w:rsid w:val="002966DF"/>
    <w:rsid w:val="002968DC"/>
    <w:rsid w:val="0029781F"/>
    <w:rsid w:val="002979DF"/>
    <w:rsid w:val="00297E01"/>
    <w:rsid w:val="00297EEA"/>
    <w:rsid w:val="002A001B"/>
    <w:rsid w:val="002A057A"/>
    <w:rsid w:val="002A076A"/>
    <w:rsid w:val="002A0805"/>
    <w:rsid w:val="002A179A"/>
    <w:rsid w:val="002A1CC2"/>
    <w:rsid w:val="002A268D"/>
    <w:rsid w:val="002A2D06"/>
    <w:rsid w:val="002A3117"/>
    <w:rsid w:val="002A3937"/>
    <w:rsid w:val="002A3B5D"/>
    <w:rsid w:val="002A3C27"/>
    <w:rsid w:val="002A43F6"/>
    <w:rsid w:val="002A47E0"/>
    <w:rsid w:val="002A4B2F"/>
    <w:rsid w:val="002A5208"/>
    <w:rsid w:val="002A58D9"/>
    <w:rsid w:val="002A5E60"/>
    <w:rsid w:val="002A61DB"/>
    <w:rsid w:val="002A6893"/>
    <w:rsid w:val="002A6F0F"/>
    <w:rsid w:val="002A7190"/>
    <w:rsid w:val="002A71F0"/>
    <w:rsid w:val="002A7288"/>
    <w:rsid w:val="002A7A85"/>
    <w:rsid w:val="002A7C2C"/>
    <w:rsid w:val="002A7D31"/>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70BA"/>
    <w:rsid w:val="002B7312"/>
    <w:rsid w:val="002B753D"/>
    <w:rsid w:val="002B7A0D"/>
    <w:rsid w:val="002B7A52"/>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5CC"/>
    <w:rsid w:val="002D4FAB"/>
    <w:rsid w:val="002D5076"/>
    <w:rsid w:val="002D5694"/>
    <w:rsid w:val="002D5825"/>
    <w:rsid w:val="002D597A"/>
    <w:rsid w:val="002D5A05"/>
    <w:rsid w:val="002D6218"/>
    <w:rsid w:val="002D63AC"/>
    <w:rsid w:val="002D64E4"/>
    <w:rsid w:val="002D6526"/>
    <w:rsid w:val="002D68B7"/>
    <w:rsid w:val="002D6C07"/>
    <w:rsid w:val="002D6E42"/>
    <w:rsid w:val="002D6F17"/>
    <w:rsid w:val="002D6F52"/>
    <w:rsid w:val="002D70EF"/>
    <w:rsid w:val="002D79AC"/>
    <w:rsid w:val="002D7FCD"/>
    <w:rsid w:val="002E0764"/>
    <w:rsid w:val="002E0B14"/>
    <w:rsid w:val="002E13A9"/>
    <w:rsid w:val="002E194E"/>
    <w:rsid w:val="002E1D47"/>
    <w:rsid w:val="002E2374"/>
    <w:rsid w:val="002E34D1"/>
    <w:rsid w:val="002E34EC"/>
    <w:rsid w:val="002E3EED"/>
    <w:rsid w:val="002E40F0"/>
    <w:rsid w:val="002E41E2"/>
    <w:rsid w:val="002E43D4"/>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5A1"/>
    <w:rsid w:val="002F27A7"/>
    <w:rsid w:val="002F2829"/>
    <w:rsid w:val="002F2A45"/>
    <w:rsid w:val="002F2A74"/>
    <w:rsid w:val="002F2A82"/>
    <w:rsid w:val="002F2CB4"/>
    <w:rsid w:val="002F2CBA"/>
    <w:rsid w:val="002F32BF"/>
    <w:rsid w:val="002F33D9"/>
    <w:rsid w:val="002F37BA"/>
    <w:rsid w:val="002F46AE"/>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5D2"/>
    <w:rsid w:val="0030270D"/>
    <w:rsid w:val="00302C3F"/>
    <w:rsid w:val="003044BE"/>
    <w:rsid w:val="0030488E"/>
    <w:rsid w:val="00304A70"/>
    <w:rsid w:val="00304EA7"/>
    <w:rsid w:val="00304F7B"/>
    <w:rsid w:val="0030534C"/>
    <w:rsid w:val="003056C0"/>
    <w:rsid w:val="003056C3"/>
    <w:rsid w:val="00305774"/>
    <w:rsid w:val="0030583E"/>
    <w:rsid w:val="00305AD7"/>
    <w:rsid w:val="00305B1E"/>
    <w:rsid w:val="00305F7A"/>
    <w:rsid w:val="0030620B"/>
    <w:rsid w:val="00306443"/>
    <w:rsid w:val="00306EB8"/>
    <w:rsid w:val="0030755D"/>
    <w:rsid w:val="00307627"/>
    <w:rsid w:val="00307643"/>
    <w:rsid w:val="00307653"/>
    <w:rsid w:val="00310074"/>
    <w:rsid w:val="0031023F"/>
    <w:rsid w:val="003102BD"/>
    <w:rsid w:val="00310AFE"/>
    <w:rsid w:val="00310F47"/>
    <w:rsid w:val="00311C7D"/>
    <w:rsid w:val="00311FEB"/>
    <w:rsid w:val="00312115"/>
    <w:rsid w:val="00312150"/>
    <w:rsid w:val="003132B3"/>
    <w:rsid w:val="003132E4"/>
    <w:rsid w:val="00313576"/>
    <w:rsid w:val="00313A36"/>
    <w:rsid w:val="0031422E"/>
    <w:rsid w:val="0031447C"/>
    <w:rsid w:val="003149FB"/>
    <w:rsid w:val="00314C2E"/>
    <w:rsid w:val="00314CF9"/>
    <w:rsid w:val="00314D2E"/>
    <w:rsid w:val="00314EE6"/>
    <w:rsid w:val="00315155"/>
    <w:rsid w:val="00315187"/>
    <w:rsid w:val="003151B6"/>
    <w:rsid w:val="00315411"/>
    <w:rsid w:val="003154C2"/>
    <w:rsid w:val="003156B4"/>
    <w:rsid w:val="003159AE"/>
    <w:rsid w:val="00316B66"/>
    <w:rsid w:val="00316D20"/>
    <w:rsid w:val="0031725A"/>
    <w:rsid w:val="0031733F"/>
    <w:rsid w:val="003174EC"/>
    <w:rsid w:val="00317517"/>
    <w:rsid w:val="00317653"/>
    <w:rsid w:val="0031791B"/>
    <w:rsid w:val="00317FC7"/>
    <w:rsid w:val="00320226"/>
    <w:rsid w:val="003209E6"/>
    <w:rsid w:val="00321353"/>
    <w:rsid w:val="00321C8F"/>
    <w:rsid w:val="00322372"/>
    <w:rsid w:val="00322516"/>
    <w:rsid w:val="00322632"/>
    <w:rsid w:val="00322BA4"/>
    <w:rsid w:val="00323B64"/>
    <w:rsid w:val="00323C51"/>
    <w:rsid w:val="00324376"/>
    <w:rsid w:val="0032443E"/>
    <w:rsid w:val="00324742"/>
    <w:rsid w:val="00324838"/>
    <w:rsid w:val="00324CAC"/>
    <w:rsid w:val="00324E5A"/>
    <w:rsid w:val="00324EB5"/>
    <w:rsid w:val="00324EE9"/>
    <w:rsid w:val="00324F72"/>
    <w:rsid w:val="003254DC"/>
    <w:rsid w:val="0032554C"/>
    <w:rsid w:val="00327415"/>
    <w:rsid w:val="00327763"/>
    <w:rsid w:val="00327C79"/>
    <w:rsid w:val="00330091"/>
    <w:rsid w:val="0033038F"/>
    <w:rsid w:val="00330934"/>
    <w:rsid w:val="00330EF5"/>
    <w:rsid w:val="00330FBE"/>
    <w:rsid w:val="0033118D"/>
    <w:rsid w:val="003317F9"/>
    <w:rsid w:val="003318C8"/>
    <w:rsid w:val="0033222D"/>
    <w:rsid w:val="00332510"/>
    <w:rsid w:val="00332B8C"/>
    <w:rsid w:val="00332DAD"/>
    <w:rsid w:val="0033375A"/>
    <w:rsid w:val="00333E10"/>
    <w:rsid w:val="00333F20"/>
    <w:rsid w:val="003342E4"/>
    <w:rsid w:val="0033513C"/>
    <w:rsid w:val="0033538F"/>
    <w:rsid w:val="003353DB"/>
    <w:rsid w:val="003355F4"/>
    <w:rsid w:val="00335A4F"/>
    <w:rsid w:val="00335C6D"/>
    <w:rsid w:val="00335E2E"/>
    <w:rsid w:val="003364C6"/>
    <w:rsid w:val="00336D30"/>
    <w:rsid w:val="0033731D"/>
    <w:rsid w:val="0033738B"/>
    <w:rsid w:val="00337C5E"/>
    <w:rsid w:val="00337E94"/>
    <w:rsid w:val="00337FF5"/>
    <w:rsid w:val="0034080C"/>
    <w:rsid w:val="00340C99"/>
    <w:rsid w:val="00340ED4"/>
    <w:rsid w:val="0034108F"/>
    <w:rsid w:val="00341709"/>
    <w:rsid w:val="00342D5B"/>
    <w:rsid w:val="003430DD"/>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FAB"/>
    <w:rsid w:val="0034778E"/>
    <w:rsid w:val="00347B9B"/>
    <w:rsid w:val="00350318"/>
    <w:rsid w:val="0035040B"/>
    <w:rsid w:val="00351163"/>
    <w:rsid w:val="0035145F"/>
    <w:rsid w:val="003517B7"/>
    <w:rsid w:val="00351E96"/>
    <w:rsid w:val="003523A4"/>
    <w:rsid w:val="0035287B"/>
    <w:rsid w:val="00352ABA"/>
    <w:rsid w:val="00353098"/>
    <w:rsid w:val="00353238"/>
    <w:rsid w:val="003533D5"/>
    <w:rsid w:val="00353790"/>
    <w:rsid w:val="00353B78"/>
    <w:rsid w:val="00353EC4"/>
    <w:rsid w:val="00354455"/>
    <w:rsid w:val="00354C7E"/>
    <w:rsid w:val="00354C89"/>
    <w:rsid w:val="00354CA2"/>
    <w:rsid w:val="00355446"/>
    <w:rsid w:val="003554C6"/>
    <w:rsid w:val="0035578A"/>
    <w:rsid w:val="00355AB3"/>
    <w:rsid w:val="00355CB3"/>
    <w:rsid w:val="00355DEE"/>
    <w:rsid w:val="0035679C"/>
    <w:rsid w:val="00356E53"/>
    <w:rsid w:val="00356EA0"/>
    <w:rsid w:val="0035715C"/>
    <w:rsid w:val="0035787B"/>
    <w:rsid w:val="00357B49"/>
    <w:rsid w:val="00357D4D"/>
    <w:rsid w:val="00357F5C"/>
    <w:rsid w:val="00360038"/>
    <w:rsid w:val="0036070E"/>
    <w:rsid w:val="003608EB"/>
    <w:rsid w:val="00360A48"/>
    <w:rsid w:val="00360A74"/>
    <w:rsid w:val="00360CDC"/>
    <w:rsid w:val="00360D8F"/>
    <w:rsid w:val="00360E73"/>
    <w:rsid w:val="003611F7"/>
    <w:rsid w:val="00362990"/>
    <w:rsid w:val="00362B05"/>
    <w:rsid w:val="003630ED"/>
    <w:rsid w:val="003630F0"/>
    <w:rsid w:val="00363449"/>
    <w:rsid w:val="003635F2"/>
    <w:rsid w:val="00363811"/>
    <w:rsid w:val="00363CCA"/>
    <w:rsid w:val="00363DD4"/>
    <w:rsid w:val="0036427A"/>
    <w:rsid w:val="00364BFA"/>
    <w:rsid w:val="00364EC5"/>
    <w:rsid w:val="003651C3"/>
    <w:rsid w:val="00365484"/>
    <w:rsid w:val="0036586D"/>
    <w:rsid w:val="003658B8"/>
    <w:rsid w:val="00365960"/>
    <w:rsid w:val="00365DCE"/>
    <w:rsid w:val="00366142"/>
    <w:rsid w:val="0036758A"/>
    <w:rsid w:val="003709E9"/>
    <w:rsid w:val="00370FB6"/>
    <w:rsid w:val="0037169E"/>
    <w:rsid w:val="00371772"/>
    <w:rsid w:val="00371B3F"/>
    <w:rsid w:val="00371C80"/>
    <w:rsid w:val="00371E06"/>
    <w:rsid w:val="00371F19"/>
    <w:rsid w:val="003727BC"/>
    <w:rsid w:val="0037289B"/>
    <w:rsid w:val="0037290E"/>
    <w:rsid w:val="00372D02"/>
    <w:rsid w:val="00372E7D"/>
    <w:rsid w:val="00372E84"/>
    <w:rsid w:val="003731AB"/>
    <w:rsid w:val="00373481"/>
    <w:rsid w:val="0037366D"/>
    <w:rsid w:val="0037386D"/>
    <w:rsid w:val="00373CFA"/>
    <w:rsid w:val="00373CFC"/>
    <w:rsid w:val="00374218"/>
    <w:rsid w:val="003753A5"/>
    <w:rsid w:val="0037553F"/>
    <w:rsid w:val="0037576E"/>
    <w:rsid w:val="003769C1"/>
    <w:rsid w:val="00377A32"/>
    <w:rsid w:val="00377AFF"/>
    <w:rsid w:val="00377D64"/>
    <w:rsid w:val="00377DF8"/>
    <w:rsid w:val="00377EEC"/>
    <w:rsid w:val="003803FA"/>
    <w:rsid w:val="003804D4"/>
    <w:rsid w:val="00380EE7"/>
    <w:rsid w:val="003810BC"/>
    <w:rsid w:val="003816B0"/>
    <w:rsid w:val="00381C2C"/>
    <w:rsid w:val="00382ED7"/>
    <w:rsid w:val="00383320"/>
    <w:rsid w:val="0038356D"/>
    <w:rsid w:val="00383AEA"/>
    <w:rsid w:val="00383BAE"/>
    <w:rsid w:val="003841EA"/>
    <w:rsid w:val="003846F4"/>
    <w:rsid w:val="00384B64"/>
    <w:rsid w:val="00384E56"/>
    <w:rsid w:val="00384EE2"/>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E17"/>
    <w:rsid w:val="00392E71"/>
    <w:rsid w:val="00392EE6"/>
    <w:rsid w:val="00393455"/>
    <w:rsid w:val="003939B4"/>
    <w:rsid w:val="00393FAE"/>
    <w:rsid w:val="003947D9"/>
    <w:rsid w:val="0039490F"/>
    <w:rsid w:val="00394A6F"/>
    <w:rsid w:val="0039573C"/>
    <w:rsid w:val="003959B3"/>
    <w:rsid w:val="00395BD4"/>
    <w:rsid w:val="00395EBB"/>
    <w:rsid w:val="003965DB"/>
    <w:rsid w:val="00396723"/>
    <w:rsid w:val="00396B46"/>
    <w:rsid w:val="00396DF4"/>
    <w:rsid w:val="0039753C"/>
    <w:rsid w:val="0039763C"/>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42FA"/>
    <w:rsid w:val="003A43FC"/>
    <w:rsid w:val="003A4568"/>
    <w:rsid w:val="003A482E"/>
    <w:rsid w:val="003A49B3"/>
    <w:rsid w:val="003A4A47"/>
    <w:rsid w:val="003A4DAB"/>
    <w:rsid w:val="003A5042"/>
    <w:rsid w:val="003A5252"/>
    <w:rsid w:val="003A56CA"/>
    <w:rsid w:val="003A5969"/>
    <w:rsid w:val="003A6B79"/>
    <w:rsid w:val="003A7315"/>
    <w:rsid w:val="003A74F2"/>
    <w:rsid w:val="003A766A"/>
    <w:rsid w:val="003A7E22"/>
    <w:rsid w:val="003B09C5"/>
    <w:rsid w:val="003B0A71"/>
    <w:rsid w:val="003B0FD2"/>
    <w:rsid w:val="003B16CB"/>
    <w:rsid w:val="003B18C9"/>
    <w:rsid w:val="003B193B"/>
    <w:rsid w:val="003B1945"/>
    <w:rsid w:val="003B1DB1"/>
    <w:rsid w:val="003B23C2"/>
    <w:rsid w:val="003B2A1E"/>
    <w:rsid w:val="003B30D7"/>
    <w:rsid w:val="003B30FF"/>
    <w:rsid w:val="003B333D"/>
    <w:rsid w:val="003B3464"/>
    <w:rsid w:val="003B3629"/>
    <w:rsid w:val="003B3764"/>
    <w:rsid w:val="003B37E9"/>
    <w:rsid w:val="003B398E"/>
    <w:rsid w:val="003B40B3"/>
    <w:rsid w:val="003B42BD"/>
    <w:rsid w:val="003B4309"/>
    <w:rsid w:val="003B4409"/>
    <w:rsid w:val="003B4674"/>
    <w:rsid w:val="003B4DEB"/>
    <w:rsid w:val="003B4E4C"/>
    <w:rsid w:val="003B5529"/>
    <w:rsid w:val="003B5EEF"/>
    <w:rsid w:val="003B68DF"/>
    <w:rsid w:val="003B6AAB"/>
    <w:rsid w:val="003B6ABE"/>
    <w:rsid w:val="003B7362"/>
    <w:rsid w:val="003B7497"/>
    <w:rsid w:val="003B75EA"/>
    <w:rsid w:val="003B7D1D"/>
    <w:rsid w:val="003C03FD"/>
    <w:rsid w:val="003C0515"/>
    <w:rsid w:val="003C0695"/>
    <w:rsid w:val="003C07DC"/>
    <w:rsid w:val="003C081D"/>
    <w:rsid w:val="003C08D7"/>
    <w:rsid w:val="003C0A3A"/>
    <w:rsid w:val="003C0BE7"/>
    <w:rsid w:val="003C0C4B"/>
    <w:rsid w:val="003C1331"/>
    <w:rsid w:val="003C14B9"/>
    <w:rsid w:val="003C1A9B"/>
    <w:rsid w:val="003C278B"/>
    <w:rsid w:val="003C2BC1"/>
    <w:rsid w:val="003C39C1"/>
    <w:rsid w:val="003C3E94"/>
    <w:rsid w:val="003C4583"/>
    <w:rsid w:val="003C4BFD"/>
    <w:rsid w:val="003C4E7E"/>
    <w:rsid w:val="003C51DC"/>
    <w:rsid w:val="003C56A5"/>
    <w:rsid w:val="003C589C"/>
    <w:rsid w:val="003C5A9F"/>
    <w:rsid w:val="003C5B56"/>
    <w:rsid w:val="003C5D60"/>
    <w:rsid w:val="003C65B9"/>
    <w:rsid w:val="003C67B1"/>
    <w:rsid w:val="003C697A"/>
    <w:rsid w:val="003C6A22"/>
    <w:rsid w:val="003C6F30"/>
    <w:rsid w:val="003C71D0"/>
    <w:rsid w:val="003C71E1"/>
    <w:rsid w:val="003C7909"/>
    <w:rsid w:val="003D070D"/>
    <w:rsid w:val="003D0AB5"/>
    <w:rsid w:val="003D0B06"/>
    <w:rsid w:val="003D192A"/>
    <w:rsid w:val="003D29A8"/>
    <w:rsid w:val="003D2BC7"/>
    <w:rsid w:val="003D2E06"/>
    <w:rsid w:val="003D3151"/>
    <w:rsid w:val="003D3257"/>
    <w:rsid w:val="003D36E1"/>
    <w:rsid w:val="003D3B26"/>
    <w:rsid w:val="003D3FB9"/>
    <w:rsid w:val="003D4001"/>
    <w:rsid w:val="003D4020"/>
    <w:rsid w:val="003D4057"/>
    <w:rsid w:val="003D430D"/>
    <w:rsid w:val="003D4C17"/>
    <w:rsid w:val="003D4E7A"/>
    <w:rsid w:val="003D5570"/>
    <w:rsid w:val="003D56F7"/>
    <w:rsid w:val="003D579C"/>
    <w:rsid w:val="003D585C"/>
    <w:rsid w:val="003D58B8"/>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D82"/>
    <w:rsid w:val="003E5E1F"/>
    <w:rsid w:val="003E628E"/>
    <w:rsid w:val="003E653D"/>
    <w:rsid w:val="003E675B"/>
    <w:rsid w:val="003E6A52"/>
    <w:rsid w:val="003E6AC6"/>
    <w:rsid w:val="003E758C"/>
    <w:rsid w:val="003E7713"/>
    <w:rsid w:val="003E79D6"/>
    <w:rsid w:val="003E7A87"/>
    <w:rsid w:val="003E7D4F"/>
    <w:rsid w:val="003F06E0"/>
    <w:rsid w:val="003F0D4D"/>
    <w:rsid w:val="003F1033"/>
    <w:rsid w:val="003F1390"/>
    <w:rsid w:val="003F1681"/>
    <w:rsid w:val="003F1D8E"/>
    <w:rsid w:val="003F1FDE"/>
    <w:rsid w:val="003F20CE"/>
    <w:rsid w:val="003F27F8"/>
    <w:rsid w:val="003F2892"/>
    <w:rsid w:val="003F2DD3"/>
    <w:rsid w:val="003F309A"/>
    <w:rsid w:val="003F328F"/>
    <w:rsid w:val="003F33BA"/>
    <w:rsid w:val="003F35ED"/>
    <w:rsid w:val="003F3776"/>
    <w:rsid w:val="003F3C27"/>
    <w:rsid w:val="003F3D92"/>
    <w:rsid w:val="003F3E6D"/>
    <w:rsid w:val="003F4043"/>
    <w:rsid w:val="003F4D7D"/>
    <w:rsid w:val="003F512C"/>
    <w:rsid w:val="003F529C"/>
    <w:rsid w:val="003F55C2"/>
    <w:rsid w:val="003F58CF"/>
    <w:rsid w:val="003F5A19"/>
    <w:rsid w:val="003F5AED"/>
    <w:rsid w:val="003F5B09"/>
    <w:rsid w:val="003F5C41"/>
    <w:rsid w:val="003F6025"/>
    <w:rsid w:val="003F6095"/>
    <w:rsid w:val="003F62D1"/>
    <w:rsid w:val="003F650F"/>
    <w:rsid w:val="003F6D3A"/>
    <w:rsid w:val="003F6E55"/>
    <w:rsid w:val="003F702A"/>
    <w:rsid w:val="003F704F"/>
    <w:rsid w:val="003F71A8"/>
    <w:rsid w:val="003F7A7E"/>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A40"/>
    <w:rsid w:val="00402CB5"/>
    <w:rsid w:val="00402D29"/>
    <w:rsid w:val="004035D3"/>
    <w:rsid w:val="00403AC5"/>
    <w:rsid w:val="00404149"/>
    <w:rsid w:val="0040417A"/>
    <w:rsid w:val="00404479"/>
    <w:rsid w:val="00404918"/>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209"/>
    <w:rsid w:val="00412506"/>
    <w:rsid w:val="00412A3D"/>
    <w:rsid w:val="00413559"/>
    <w:rsid w:val="004136A1"/>
    <w:rsid w:val="004137D7"/>
    <w:rsid w:val="00413F8E"/>
    <w:rsid w:val="0041427C"/>
    <w:rsid w:val="0041479D"/>
    <w:rsid w:val="00414C7D"/>
    <w:rsid w:val="004157DB"/>
    <w:rsid w:val="00415973"/>
    <w:rsid w:val="00415E9E"/>
    <w:rsid w:val="004161DA"/>
    <w:rsid w:val="00416A1D"/>
    <w:rsid w:val="004179DE"/>
    <w:rsid w:val="00417C74"/>
    <w:rsid w:val="004210A9"/>
    <w:rsid w:val="004212D9"/>
    <w:rsid w:val="00421937"/>
    <w:rsid w:val="00421BB0"/>
    <w:rsid w:val="00421CFA"/>
    <w:rsid w:val="00422576"/>
    <w:rsid w:val="00422869"/>
    <w:rsid w:val="00422E6A"/>
    <w:rsid w:val="00423418"/>
    <w:rsid w:val="00423C65"/>
    <w:rsid w:val="00424536"/>
    <w:rsid w:val="004245FF"/>
    <w:rsid w:val="00424C38"/>
    <w:rsid w:val="00424EBC"/>
    <w:rsid w:val="00425280"/>
    <w:rsid w:val="00425706"/>
    <w:rsid w:val="00425767"/>
    <w:rsid w:val="004259B0"/>
    <w:rsid w:val="004259C3"/>
    <w:rsid w:val="00427237"/>
    <w:rsid w:val="00427A6B"/>
    <w:rsid w:val="00427BC1"/>
    <w:rsid w:val="00427C08"/>
    <w:rsid w:val="00427C36"/>
    <w:rsid w:val="00427CA1"/>
    <w:rsid w:val="00427D48"/>
    <w:rsid w:val="00427EF1"/>
    <w:rsid w:val="00430029"/>
    <w:rsid w:val="0043025F"/>
    <w:rsid w:val="00431518"/>
    <w:rsid w:val="00431ADA"/>
    <w:rsid w:val="00431B19"/>
    <w:rsid w:val="00432159"/>
    <w:rsid w:val="004323CE"/>
    <w:rsid w:val="00432E7E"/>
    <w:rsid w:val="004333FD"/>
    <w:rsid w:val="00433422"/>
    <w:rsid w:val="00433638"/>
    <w:rsid w:val="004337E8"/>
    <w:rsid w:val="00433C20"/>
    <w:rsid w:val="00433E95"/>
    <w:rsid w:val="00433F2E"/>
    <w:rsid w:val="0043490D"/>
    <w:rsid w:val="004349B2"/>
    <w:rsid w:val="00434B26"/>
    <w:rsid w:val="00434BDF"/>
    <w:rsid w:val="00434FC5"/>
    <w:rsid w:val="0043545A"/>
    <w:rsid w:val="004354A0"/>
    <w:rsid w:val="00435543"/>
    <w:rsid w:val="00435FC5"/>
    <w:rsid w:val="00436B76"/>
    <w:rsid w:val="00437876"/>
    <w:rsid w:val="00437F75"/>
    <w:rsid w:val="00440D91"/>
    <w:rsid w:val="00441302"/>
    <w:rsid w:val="0044180D"/>
    <w:rsid w:val="00441965"/>
    <w:rsid w:val="0044272F"/>
    <w:rsid w:val="00442A04"/>
    <w:rsid w:val="00443566"/>
    <w:rsid w:val="00443884"/>
    <w:rsid w:val="00443A35"/>
    <w:rsid w:val="00443C19"/>
    <w:rsid w:val="00443D5D"/>
    <w:rsid w:val="00443FE5"/>
    <w:rsid w:val="00444160"/>
    <w:rsid w:val="004445C0"/>
    <w:rsid w:val="004449E0"/>
    <w:rsid w:val="00444B09"/>
    <w:rsid w:val="00444D4D"/>
    <w:rsid w:val="00445253"/>
    <w:rsid w:val="0044569C"/>
    <w:rsid w:val="00445C3D"/>
    <w:rsid w:val="004463C8"/>
    <w:rsid w:val="0044649A"/>
    <w:rsid w:val="00446BCB"/>
    <w:rsid w:val="00446CB8"/>
    <w:rsid w:val="00446E82"/>
    <w:rsid w:val="00446F24"/>
    <w:rsid w:val="00447258"/>
    <w:rsid w:val="0044734F"/>
    <w:rsid w:val="004476E9"/>
    <w:rsid w:val="00447B14"/>
    <w:rsid w:val="00450683"/>
    <w:rsid w:val="00451198"/>
    <w:rsid w:val="004512E6"/>
    <w:rsid w:val="00451613"/>
    <w:rsid w:val="00451779"/>
    <w:rsid w:val="00451993"/>
    <w:rsid w:val="00451D97"/>
    <w:rsid w:val="004521E4"/>
    <w:rsid w:val="00452BA5"/>
    <w:rsid w:val="00452BCC"/>
    <w:rsid w:val="00452DCF"/>
    <w:rsid w:val="00452ED0"/>
    <w:rsid w:val="00452F5D"/>
    <w:rsid w:val="00453122"/>
    <w:rsid w:val="00453534"/>
    <w:rsid w:val="00454AC5"/>
    <w:rsid w:val="00454BAA"/>
    <w:rsid w:val="0045571E"/>
    <w:rsid w:val="00455EFF"/>
    <w:rsid w:val="00456166"/>
    <w:rsid w:val="0045634A"/>
    <w:rsid w:val="0045643D"/>
    <w:rsid w:val="004564CE"/>
    <w:rsid w:val="0045662B"/>
    <w:rsid w:val="0045739B"/>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BCA"/>
    <w:rsid w:val="00471EEF"/>
    <w:rsid w:val="00471F6A"/>
    <w:rsid w:val="00472A8A"/>
    <w:rsid w:val="00472BFB"/>
    <w:rsid w:val="004734C1"/>
    <w:rsid w:val="00473892"/>
    <w:rsid w:val="00474132"/>
    <w:rsid w:val="00474571"/>
    <w:rsid w:val="0047461F"/>
    <w:rsid w:val="00474A0C"/>
    <w:rsid w:val="00474BBB"/>
    <w:rsid w:val="00474E78"/>
    <w:rsid w:val="00474EAE"/>
    <w:rsid w:val="004752D9"/>
    <w:rsid w:val="0047575D"/>
    <w:rsid w:val="00475DE4"/>
    <w:rsid w:val="00475EBD"/>
    <w:rsid w:val="00476C7D"/>
    <w:rsid w:val="00477177"/>
    <w:rsid w:val="00477B40"/>
    <w:rsid w:val="00477C0D"/>
    <w:rsid w:val="00477EE3"/>
    <w:rsid w:val="00480297"/>
    <w:rsid w:val="004809A3"/>
    <w:rsid w:val="004814CB"/>
    <w:rsid w:val="00481B8D"/>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64"/>
    <w:rsid w:val="004843A9"/>
    <w:rsid w:val="004846C5"/>
    <w:rsid w:val="00484CDD"/>
    <w:rsid w:val="00484D12"/>
    <w:rsid w:val="00484DFA"/>
    <w:rsid w:val="00485426"/>
    <w:rsid w:val="004855CE"/>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AD2"/>
    <w:rsid w:val="0049193B"/>
    <w:rsid w:val="00491A14"/>
    <w:rsid w:val="00491B85"/>
    <w:rsid w:val="004922CB"/>
    <w:rsid w:val="00492326"/>
    <w:rsid w:val="004924AE"/>
    <w:rsid w:val="00493291"/>
    <w:rsid w:val="004932C4"/>
    <w:rsid w:val="004936E6"/>
    <w:rsid w:val="00493AF5"/>
    <w:rsid w:val="00495093"/>
    <w:rsid w:val="004951AD"/>
    <w:rsid w:val="00496642"/>
    <w:rsid w:val="00496E2A"/>
    <w:rsid w:val="004971A5"/>
    <w:rsid w:val="004972AC"/>
    <w:rsid w:val="0049740C"/>
    <w:rsid w:val="00497AD5"/>
    <w:rsid w:val="00497FEB"/>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C16"/>
    <w:rsid w:val="004B4C37"/>
    <w:rsid w:val="004B4E60"/>
    <w:rsid w:val="004B58F7"/>
    <w:rsid w:val="004B6514"/>
    <w:rsid w:val="004B7552"/>
    <w:rsid w:val="004B77DE"/>
    <w:rsid w:val="004B7AE3"/>
    <w:rsid w:val="004B7E6E"/>
    <w:rsid w:val="004C0233"/>
    <w:rsid w:val="004C0BC6"/>
    <w:rsid w:val="004C0CEA"/>
    <w:rsid w:val="004C0DAE"/>
    <w:rsid w:val="004C1A48"/>
    <w:rsid w:val="004C1C42"/>
    <w:rsid w:val="004C1E08"/>
    <w:rsid w:val="004C201B"/>
    <w:rsid w:val="004C2779"/>
    <w:rsid w:val="004C2890"/>
    <w:rsid w:val="004C2988"/>
    <w:rsid w:val="004C2E92"/>
    <w:rsid w:val="004C2FD0"/>
    <w:rsid w:val="004C301F"/>
    <w:rsid w:val="004C3970"/>
    <w:rsid w:val="004C3E5F"/>
    <w:rsid w:val="004C44E5"/>
    <w:rsid w:val="004C45C0"/>
    <w:rsid w:val="004C4665"/>
    <w:rsid w:val="004C4742"/>
    <w:rsid w:val="004C4A0C"/>
    <w:rsid w:val="004C4AF0"/>
    <w:rsid w:val="004C4E55"/>
    <w:rsid w:val="004C4F68"/>
    <w:rsid w:val="004C5161"/>
    <w:rsid w:val="004C5538"/>
    <w:rsid w:val="004C57B4"/>
    <w:rsid w:val="004C62CA"/>
    <w:rsid w:val="004C67BB"/>
    <w:rsid w:val="004C6A53"/>
    <w:rsid w:val="004C6D67"/>
    <w:rsid w:val="004C7060"/>
    <w:rsid w:val="004C715E"/>
    <w:rsid w:val="004C7215"/>
    <w:rsid w:val="004C754E"/>
    <w:rsid w:val="004C7A10"/>
    <w:rsid w:val="004D0083"/>
    <w:rsid w:val="004D0724"/>
    <w:rsid w:val="004D0CCA"/>
    <w:rsid w:val="004D0F69"/>
    <w:rsid w:val="004D11D8"/>
    <w:rsid w:val="004D19BC"/>
    <w:rsid w:val="004D1A3E"/>
    <w:rsid w:val="004D1D57"/>
    <w:rsid w:val="004D1DF5"/>
    <w:rsid w:val="004D23AA"/>
    <w:rsid w:val="004D265A"/>
    <w:rsid w:val="004D2ADD"/>
    <w:rsid w:val="004D3277"/>
    <w:rsid w:val="004D3284"/>
    <w:rsid w:val="004D3893"/>
    <w:rsid w:val="004D3BB6"/>
    <w:rsid w:val="004D405D"/>
    <w:rsid w:val="004D41E9"/>
    <w:rsid w:val="004D48EC"/>
    <w:rsid w:val="004D4B3E"/>
    <w:rsid w:val="004D4D5E"/>
    <w:rsid w:val="004D6881"/>
    <w:rsid w:val="004D6886"/>
    <w:rsid w:val="004D6BD9"/>
    <w:rsid w:val="004D6FB2"/>
    <w:rsid w:val="004D6FFC"/>
    <w:rsid w:val="004D74D2"/>
    <w:rsid w:val="004D7914"/>
    <w:rsid w:val="004E0257"/>
    <w:rsid w:val="004E0364"/>
    <w:rsid w:val="004E0A7C"/>
    <w:rsid w:val="004E0F58"/>
    <w:rsid w:val="004E116A"/>
    <w:rsid w:val="004E16BA"/>
    <w:rsid w:val="004E1FC5"/>
    <w:rsid w:val="004E2388"/>
    <w:rsid w:val="004E23D3"/>
    <w:rsid w:val="004E2460"/>
    <w:rsid w:val="004E2ABB"/>
    <w:rsid w:val="004E3150"/>
    <w:rsid w:val="004E3523"/>
    <w:rsid w:val="004E3FDE"/>
    <w:rsid w:val="004E40CF"/>
    <w:rsid w:val="004E4165"/>
    <w:rsid w:val="004E4588"/>
    <w:rsid w:val="004E46A8"/>
    <w:rsid w:val="004E4987"/>
    <w:rsid w:val="004E4DC4"/>
    <w:rsid w:val="004E50D1"/>
    <w:rsid w:val="004E59E1"/>
    <w:rsid w:val="004E5A23"/>
    <w:rsid w:val="004E5A86"/>
    <w:rsid w:val="004E5AFD"/>
    <w:rsid w:val="004E5C14"/>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75F"/>
    <w:rsid w:val="004F1856"/>
    <w:rsid w:val="004F241D"/>
    <w:rsid w:val="004F28D8"/>
    <w:rsid w:val="004F2A11"/>
    <w:rsid w:val="004F2DE3"/>
    <w:rsid w:val="004F3372"/>
    <w:rsid w:val="004F3544"/>
    <w:rsid w:val="004F3837"/>
    <w:rsid w:val="004F3B90"/>
    <w:rsid w:val="004F3D32"/>
    <w:rsid w:val="004F3E8C"/>
    <w:rsid w:val="004F4054"/>
    <w:rsid w:val="004F445A"/>
    <w:rsid w:val="004F460C"/>
    <w:rsid w:val="004F462F"/>
    <w:rsid w:val="004F4B08"/>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538"/>
    <w:rsid w:val="005129DC"/>
    <w:rsid w:val="00512F0C"/>
    <w:rsid w:val="00512F8E"/>
    <w:rsid w:val="00513864"/>
    <w:rsid w:val="0051421C"/>
    <w:rsid w:val="005146C1"/>
    <w:rsid w:val="0051493D"/>
    <w:rsid w:val="005149F2"/>
    <w:rsid w:val="00514A09"/>
    <w:rsid w:val="00515207"/>
    <w:rsid w:val="00515985"/>
    <w:rsid w:val="0051683F"/>
    <w:rsid w:val="0051699D"/>
    <w:rsid w:val="00516B5D"/>
    <w:rsid w:val="00516DF0"/>
    <w:rsid w:val="00516F57"/>
    <w:rsid w:val="005170B4"/>
    <w:rsid w:val="0051720A"/>
    <w:rsid w:val="005174E7"/>
    <w:rsid w:val="00517B40"/>
    <w:rsid w:val="00520015"/>
    <w:rsid w:val="00520401"/>
    <w:rsid w:val="00520D4E"/>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22B"/>
    <w:rsid w:val="005266FF"/>
    <w:rsid w:val="00526C1B"/>
    <w:rsid w:val="00527210"/>
    <w:rsid w:val="00527575"/>
    <w:rsid w:val="00527EAF"/>
    <w:rsid w:val="00530B75"/>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C0B"/>
    <w:rsid w:val="00534C4E"/>
    <w:rsid w:val="00534DAB"/>
    <w:rsid w:val="0053538B"/>
    <w:rsid w:val="0053566E"/>
    <w:rsid w:val="005356CC"/>
    <w:rsid w:val="00535DEE"/>
    <w:rsid w:val="00536340"/>
    <w:rsid w:val="00536B6E"/>
    <w:rsid w:val="00536D3C"/>
    <w:rsid w:val="005373B2"/>
    <w:rsid w:val="0053750D"/>
    <w:rsid w:val="0053791A"/>
    <w:rsid w:val="00537966"/>
    <w:rsid w:val="00537AEA"/>
    <w:rsid w:val="005408B0"/>
    <w:rsid w:val="00540BB8"/>
    <w:rsid w:val="00540CAD"/>
    <w:rsid w:val="00540CDF"/>
    <w:rsid w:val="00540E13"/>
    <w:rsid w:val="00540E95"/>
    <w:rsid w:val="00540F00"/>
    <w:rsid w:val="005412D7"/>
    <w:rsid w:val="005413AB"/>
    <w:rsid w:val="005418DD"/>
    <w:rsid w:val="005419B1"/>
    <w:rsid w:val="00541CD6"/>
    <w:rsid w:val="00541D9A"/>
    <w:rsid w:val="00542096"/>
    <w:rsid w:val="00542261"/>
    <w:rsid w:val="00542713"/>
    <w:rsid w:val="0054281D"/>
    <w:rsid w:val="00542971"/>
    <w:rsid w:val="00543128"/>
    <w:rsid w:val="005435CE"/>
    <w:rsid w:val="005445A1"/>
    <w:rsid w:val="0054475B"/>
    <w:rsid w:val="0054475E"/>
    <w:rsid w:val="00544795"/>
    <w:rsid w:val="005448C8"/>
    <w:rsid w:val="005449A3"/>
    <w:rsid w:val="00544A12"/>
    <w:rsid w:val="00544B16"/>
    <w:rsid w:val="00544BE0"/>
    <w:rsid w:val="00544DF0"/>
    <w:rsid w:val="00544E95"/>
    <w:rsid w:val="00544EC8"/>
    <w:rsid w:val="00545687"/>
    <w:rsid w:val="00545F88"/>
    <w:rsid w:val="00546110"/>
    <w:rsid w:val="00546B5D"/>
    <w:rsid w:val="00547031"/>
    <w:rsid w:val="00547092"/>
    <w:rsid w:val="005471FE"/>
    <w:rsid w:val="005475A9"/>
    <w:rsid w:val="005476F8"/>
    <w:rsid w:val="00547D89"/>
    <w:rsid w:val="005504BA"/>
    <w:rsid w:val="00550BCE"/>
    <w:rsid w:val="0055164F"/>
    <w:rsid w:val="00551750"/>
    <w:rsid w:val="00551766"/>
    <w:rsid w:val="0055178A"/>
    <w:rsid w:val="00551B1C"/>
    <w:rsid w:val="00551CAB"/>
    <w:rsid w:val="0055217D"/>
    <w:rsid w:val="005521AA"/>
    <w:rsid w:val="005523BA"/>
    <w:rsid w:val="00552636"/>
    <w:rsid w:val="005528D3"/>
    <w:rsid w:val="00552DD3"/>
    <w:rsid w:val="00553CD2"/>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BB"/>
    <w:rsid w:val="005576B9"/>
    <w:rsid w:val="005576FF"/>
    <w:rsid w:val="005577DE"/>
    <w:rsid w:val="00557A29"/>
    <w:rsid w:val="00557CDE"/>
    <w:rsid w:val="00557DF4"/>
    <w:rsid w:val="0056013A"/>
    <w:rsid w:val="005603D6"/>
    <w:rsid w:val="00560B33"/>
    <w:rsid w:val="0056121B"/>
    <w:rsid w:val="005616D3"/>
    <w:rsid w:val="005617C6"/>
    <w:rsid w:val="00561E19"/>
    <w:rsid w:val="00561EC7"/>
    <w:rsid w:val="00562062"/>
    <w:rsid w:val="00562079"/>
    <w:rsid w:val="0056330F"/>
    <w:rsid w:val="00563855"/>
    <w:rsid w:val="00563892"/>
    <w:rsid w:val="00563988"/>
    <w:rsid w:val="00564289"/>
    <w:rsid w:val="005643AF"/>
    <w:rsid w:val="00564ACA"/>
    <w:rsid w:val="00565143"/>
    <w:rsid w:val="005652C9"/>
    <w:rsid w:val="00565803"/>
    <w:rsid w:val="00565A78"/>
    <w:rsid w:val="0056632F"/>
    <w:rsid w:val="00566A5C"/>
    <w:rsid w:val="00566B3B"/>
    <w:rsid w:val="00566BF1"/>
    <w:rsid w:val="0057014B"/>
    <w:rsid w:val="00570638"/>
    <w:rsid w:val="005707C3"/>
    <w:rsid w:val="005708AF"/>
    <w:rsid w:val="00570D2C"/>
    <w:rsid w:val="00570F15"/>
    <w:rsid w:val="0057122E"/>
    <w:rsid w:val="005716DB"/>
    <w:rsid w:val="0057182D"/>
    <w:rsid w:val="005720B2"/>
    <w:rsid w:val="00572214"/>
    <w:rsid w:val="00572272"/>
    <w:rsid w:val="005722F0"/>
    <w:rsid w:val="00572A06"/>
    <w:rsid w:val="00573B2E"/>
    <w:rsid w:val="005742BA"/>
    <w:rsid w:val="0057494D"/>
    <w:rsid w:val="005749C6"/>
    <w:rsid w:val="005753EF"/>
    <w:rsid w:val="00575982"/>
    <w:rsid w:val="00575D7E"/>
    <w:rsid w:val="00576080"/>
    <w:rsid w:val="005765F9"/>
    <w:rsid w:val="00576B3B"/>
    <w:rsid w:val="00576E99"/>
    <w:rsid w:val="00576F13"/>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C90"/>
    <w:rsid w:val="005851A5"/>
    <w:rsid w:val="005853EE"/>
    <w:rsid w:val="0058555A"/>
    <w:rsid w:val="00585B84"/>
    <w:rsid w:val="00585D84"/>
    <w:rsid w:val="0058649C"/>
    <w:rsid w:val="0058730A"/>
    <w:rsid w:val="0058739C"/>
    <w:rsid w:val="0058763B"/>
    <w:rsid w:val="005876F1"/>
    <w:rsid w:val="00587CF1"/>
    <w:rsid w:val="00587F66"/>
    <w:rsid w:val="00590E00"/>
    <w:rsid w:val="00590E62"/>
    <w:rsid w:val="00591176"/>
    <w:rsid w:val="00591375"/>
    <w:rsid w:val="00591A7E"/>
    <w:rsid w:val="00592ADB"/>
    <w:rsid w:val="00592DD6"/>
    <w:rsid w:val="005931EC"/>
    <w:rsid w:val="00593A02"/>
    <w:rsid w:val="00593E88"/>
    <w:rsid w:val="00593EF3"/>
    <w:rsid w:val="00593F1D"/>
    <w:rsid w:val="00594593"/>
    <w:rsid w:val="00594767"/>
    <w:rsid w:val="00594D92"/>
    <w:rsid w:val="00595100"/>
    <w:rsid w:val="005951B5"/>
    <w:rsid w:val="00595BD5"/>
    <w:rsid w:val="00595D6C"/>
    <w:rsid w:val="005964DB"/>
    <w:rsid w:val="005964FC"/>
    <w:rsid w:val="00596841"/>
    <w:rsid w:val="005977CA"/>
    <w:rsid w:val="00597BD3"/>
    <w:rsid w:val="00597C5E"/>
    <w:rsid w:val="00597E3C"/>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74F6"/>
    <w:rsid w:val="005A75CB"/>
    <w:rsid w:val="005A7E36"/>
    <w:rsid w:val="005B0021"/>
    <w:rsid w:val="005B0ABF"/>
    <w:rsid w:val="005B0FE2"/>
    <w:rsid w:val="005B1AF8"/>
    <w:rsid w:val="005B1DEB"/>
    <w:rsid w:val="005B1E41"/>
    <w:rsid w:val="005B2050"/>
    <w:rsid w:val="005B228F"/>
    <w:rsid w:val="005B22D3"/>
    <w:rsid w:val="005B2705"/>
    <w:rsid w:val="005B2E17"/>
    <w:rsid w:val="005B309C"/>
    <w:rsid w:val="005B31DF"/>
    <w:rsid w:val="005B3450"/>
    <w:rsid w:val="005B35D0"/>
    <w:rsid w:val="005B3B68"/>
    <w:rsid w:val="005B4228"/>
    <w:rsid w:val="005B4245"/>
    <w:rsid w:val="005B4330"/>
    <w:rsid w:val="005B4A19"/>
    <w:rsid w:val="005B506F"/>
    <w:rsid w:val="005B572A"/>
    <w:rsid w:val="005B5881"/>
    <w:rsid w:val="005B5CEC"/>
    <w:rsid w:val="005B5D15"/>
    <w:rsid w:val="005B5F2B"/>
    <w:rsid w:val="005B5F43"/>
    <w:rsid w:val="005B601D"/>
    <w:rsid w:val="005B629D"/>
    <w:rsid w:val="005B6586"/>
    <w:rsid w:val="005B70BA"/>
    <w:rsid w:val="005B729C"/>
    <w:rsid w:val="005B7454"/>
    <w:rsid w:val="005B7A77"/>
    <w:rsid w:val="005C05C5"/>
    <w:rsid w:val="005C0820"/>
    <w:rsid w:val="005C12B2"/>
    <w:rsid w:val="005C148D"/>
    <w:rsid w:val="005C1571"/>
    <w:rsid w:val="005C1A1A"/>
    <w:rsid w:val="005C2222"/>
    <w:rsid w:val="005C3662"/>
    <w:rsid w:val="005C3842"/>
    <w:rsid w:val="005C3E86"/>
    <w:rsid w:val="005C3FEF"/>
    <w:rsid w:val="005C419D"/>
    <w:rsid w:val="005C4E8A"/>
    <w:rsid w:val="005C50B8"/>
    <w:rsid w:val="005C54CA"/>
    <w:rsid w:val="005C58A7"/>
    <w:rsid w:val="005C5A06"/>
    <w:rsid w:val="005C5A50"/>
    <w:rsid w:val="005C5CBF"/>
    <w:rsid w:val="005C615D"/>
    <w:rsid w:val="005C68C1"/>
    <w:rsid w:val="005C6C78"/>
    <w:rsid w:val="005C6CEC"/>
    <w:rsid w:val="005C6E5F"/>
    <w:rsid w:val="005C6F39"/>
    <w:rsid w:val="005C7099"/>
    <w:rsid w:val="005C7B42"/>
    <w:rsid w:val="005C7F8E"/>
    <w:rsid w:val="005D085F"/>
    <w:rsid w:val="005D0F30"/>
    <w:rsid w:val="005D11A7"/>
    <w:rsid w:val="005D12D4"/>
    <w:rsid w:val="005D18B6"/>
    <w:rsid w:val="005D1FB1"/>
    <w:rsid w:val="005D2231"/>
    <w:rsid w:val="005D2269"/>
    <w:rsid w:val="005D2633"/>
    <w:rsid w:val="005D296C"/>
    <w:rsid w:val="005D2C3D"/>
    <w:rsid w:val="005D308B"/>
    <w:rsid w:val="005D3269"/>
    <w:rsid w:val="005D3FB2"/>
    <w:rsid w:val="005D4800"/>
    <w:rsid w:val="005D4A60"/>
    <w:rsid w:val="005D4C14"/>
    <w:rsid w:val="005D4C52"/>
    <w:rsid w:val="005D5035"/>
    <w:rsid w:val="005D50B5"/>
    <w:rsid w:val="005D536A"/>
    <w:rsid w:val="005D5A61"/>
    <w:rsid w:val="005D5EB2"/>
    <w:rsid w:val="005D6559"/>
    <w:rsid w:val="005D7BBA"/>
    <w:rsid w:val="005D7F83"/>
    <w:rsid w:val="005E057C"/>
    <w:rsid w:val="005E0AE8"/>
    <w:rsid w:val="005E1B6F"/>
    <w:rsid w:val="005E1C01"/>
    <w:rsid w:val="005E2560"/>
    <w:rsid w:val="005E2733"/>
    <w:rsid w:val="005E2C22"/>
    <w:rsid w:val="005E30FA"/>
    <w:rsid w:val="005E3248"/>
    <w:rsid w:val="005E399C"/>
    <w:rsid w:val="005E3ADF"/>
    <w:rsid w:val="005E3B09"/>
    <w:rsid w:val="005E4C4E"/>
    <w:rsid w:val="005E4C76"/>
    <w:rsid w:val="005E4F71"/>
    <w:rsid w:val="005E5577"/>
    <w:rsid w:val="005E6DB1"/>
    <w:rsid w:val="005E7387"/>
    <w:rsid w:val="005E77C9"/>
    <w:rsid w:val="005E7A80"/>
    <w:rsid w:val="005E7EFC"/>
    <w:rsid w:val="005F0091"/>
    <w:rsid w:val="005F0A46"/>
    <w:rsid w:val="005F0B40"/>
    <w:rsid w:val="005F0EE6"/>
    <w:rsid w:val="005F162B"/>
    <w:rsid w:val="005F1B71"/>
    <w:rsid w:val="005F1D27"/>
    <w:rsid w:val="005F20CF"/>
    <w:rsid w:val="005F22DD"/>
    <w:rsid w:val="005F27FF"/>
    <w:rsid w:val="005F28F8"/>
    <w:rsid w:val="005F2C61"/>
    <w:rsid w:val="005F2CB2"/>
    <w:rsid w:val="005F2FCC"/>
    <w:rsid w:val="005F3E75"/>
    <w:rsid w:val="005F497F"/>
    <w:rsid w:val="005F4B0A"/>
    <w:rsid w:val="005F4F11"/>
    <w:rsid w:val="005F521A"/>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965"/>
    <w:rsid w:val="00601E19"/>
    <w:rsid w:val="00601E66"/>
    <w:rsid w:val="00601F00"/>
    <w:rsid w:val="00601F40"/>
    <w:rsid w:val="006022C9"/>
    <w:rsid w:val="006024B3"/>
    <w:rsid w:val="006027EF"/>
    <w:rsid w:val="0060283A"/>
    <w:rsid w:val="006028C4"/>
    <w:rsid w:val="00602A81"/>
    <w:rsid w:val="00602BAF"/>
    <w:rsid w:val="00602FE1"/>
    <w:rsid w:val="0060312A"/>
    <w:rsid w:val="00603496"/>
    <w:rsid w:val="00603A56"/>
    <w:rsid w:val="00603EA4"/>
    <w:rsid w:val="00604090"/>
    <w:rsid w:val="00604872"/>
    <w:rsid w:val="006050BD"/>
    <w:rsid w:val="00605467"/>
    <w:rsid w:val="00605BA2"/>
    <w:rsid w:val="00606701"/>
    <w:rsid w:val="00606764"/>
    <w:rsid w:val="006070F5"/>
    <w:rsid w:val="006073EF"/>
    <w:rsid w:val="00607C5E"/>
    <w:rsid w:val="00610FF4"/>
    <w:rsid w:val="006118DE"/>
    <w:rsid w:val="00611AF3"/>
    <w:rsid w:val="00612186"/>
    <w:rsid w:val="006122A2"/>
    <w:rsid w:val="00612AD3"/>
    <w:rsid w:val="00612D13"/>
    <w:rsid w:val="006130AB"/>
    <w:rsid w:val="0061333B"/>
    <w:rsid w:val="00613A92"/>
    <w:rsid w:val="00614694"/>
    <w:rsid w:val="00614DE8"/>
    <w:rsid w:val="00615189"/>
    <w:rsid w:val="0061522F"/>
    <w:rsid w:val="00615525"/>
    <w:rsid w:val="0061605A"/>
    <w:rsid w:val="006164ED"/>
    <w:rsid w:val="00616B41"/>
    <w:rsid w:val="00617B1E"/>
    <w:rsid w:val="00617E11"/>
    <w:rsid w:val="00620076"/>
    <w:rsid w:val="006202D0"/>
    <w:rsid w:val="00620562"/>
    <w:rsid w:val="006209CD"/>
    <w:rsid w:val="00620B26"/>
    <w:rsid w:val="00621465"/>
    <w:rsid w:val="00621ADD"/>
    <w:rsid w:val="00622244"/>
    <w:rsid w:val="0062244E"/>
    <w:rsid w:val="0062275A"/>
    <w:rsid w:val="00622E00"/>
    <w:rsid w:val="00623088"/>
    <w:rsid w:val="006239A4"/>
    <w:rsid w:val="006240A8"/>
    <w:rsid w:val="0062435B"/>
    <w:rsid w:val="00624FB6"/>
    <w:rsid w:val="0062509C"/>
    <w:rsid w:val="0062529C"/>
    <w:rsid w:val="0062539F"/>
    <w:rsid w:val="0062558C"/>
    <w:rsid w:val="0062568D"/>
    <w:rsid w:val="00625759"/>
    <w:rsid w:val="00625832"/>
    <w:rsid w:val="00625E04"/>
    <w:rsid w:val="00625F45"/>
    <w:rsid w:val="00625F9A"/>
    <w:rsid w:val="006261A0"/>
    <w:rsid w:val="00626632"/>
    <w:rsid w:val="00626940"/>
    <w:rsid w:val="00626A73"/>
    <w:rsid w:val="00626B44"/>
    <w:rsid w:val="006273F2"/>
    <w:rsid w:val="0062756D"/>
    <w:rsid w:val="0062792F"/>
    <w:rsid w:val="00627BF3"/>
    <w:rsid w:val="0063019A"/>
    <w:rsid w:val="006302C5"/>
    <w:rsid w:val="00630413"/>
    <w:rsid w:val="00630817"/>
    <w:rsid w:val="006308B2"/>
    <w:rsid w:val="00630A86"/>
    <w:rsid w:val="00631E96"/>
    <w:rsid w:val="006320B2"/>
    <w:rsid w:val="006329E6"/>
    <w:rsid w:val="00633019"/>
    <w:rsid w:val="006332B7"/>
    <w:rsid w:val="00633689"/>
    <w:rsid w:val="00633713"/>
    <w:rsid w:val="00633C0E"/>
    <w:rsid w:val="00633E98"/>
    <w:rsid w:val="006340D4"/>
    <w:rsid w:val="00634573"/>
    <w:rsid w:val="006345B6"/>
    <w:rsid w:val="00634C6A"/>
    <w:rsid w:val="006352C7"/>
    <w:rsid w:val="00635358"/>
    <w:rsid w:val="006356C5"/>
    <w:rsid w:val="00635D4F"/>
    <w:rsid w:val="006361F6"/>
    <w:rsid w:val="00636A36"/>
    <w:rsid w:val="0063707C"/>
    <w:rsid w:val="00637502"/>
    <w:rsid w:val="0063771C"/>
    <w:rsid w:val="006379CE"/>
    <w:rsid w:val="00637AA4"/>
    <w:rsid w:val="0064045B"/>
    <w:rsid w:val="006415AE"/>
    <w:rsid w:val="00641989"/>
    <w:rsid w:val="00641E2F"/>
    <w:rsid w:val="00642243"/>
    <w:rsid w:val="006430B7"/>
    <w:rsid w:val="00643A96"/>
    <w:rsid w:val="00643A99"/>
    <w:rsid w:val="00644306"/>
    <w:rsid w:val="0064432E"/>
    <w:rsid w:val="00644552"/>
    <w:rsid w:val="00644C2E"/>
    <w:rsid w:val="00645818"/>
    <w:rsid w:val="00645D96"/>
    <w:rsid w:val="006462C6"/>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B33"/>
    <w:rsid w:val="006533C1"/>
    <w:rsid w:val="0065357D"/>
    <w:rsid w:val="006537A8"/>
    <w:rsid w:val="00653D83"/>
    <w:rsid w:val="00654EC0"/>
    <w:rsid w:val="006553E2"/>
    <w:rsid w:val="00655D4F"/>
    <w:rsid w:val="00655FE3"/>
    <w:rsid w:val="006566F4"/>
    <w:rsid w:val="006567D0"/>
    <w:rsid w:val="00656F39"/>
    <w:rsid w:val="006570EC"/>
    <w:rsid w:val="006573DE"/>
    <w:rsid w:val="006574E4"/>
    <w:rsid w:val="006602EB"/>
    <w:rsid w:val="0066036A"/>
    <w:rsid w:val="00660795"/>
    <w:rsid w:val="006607EF"/>
    <w:rsid w:val="00660E1A"/>
    <w:rsid w:val="00660FDF"/>
    <w:rsid w:val="00661206"/>
    <w:rsid w:val="00661828"/>
    <w:rsid w:val="00661870"/>
    <w:rsid w:val="00661C25"/>
    <w:rsid w:val="00661CA1"/>
    <w:rsid w:val="00661F76"/>
    <w:rsid w:val="00661FD1"/>
    <w:rsid w:val="006622CD"/>
    <w:rsid w:val="00662732"/>
    <w:rsid w:val="0066288F"/>
    <w:rsid w:val="006628F4"/>
    <w:rsid w:val="0066299E"/>
    <w:rsid w:val="006631AF"/>
    <w:rsid w:val="0066330A"/>
    <w:rsid w:val="006633C7"/>
    <w:rsid w:val="00663417"/>
    <w:rsid w:val="00663964"/>
    <w:rsid w:val="00663B4E"/>
    <w:rsid w:val="006640CC"/>
    <w:rsid w:val="00664480"/>
    <w:rsid w:val="00664B99"/>
    <w:rsid w:val="00664F5C"/>
    <w:rsid w:val="00665423"/>
    <w:rsid w:val="00665456"/>
    <w:rsid w:val="006656CF"/>
    <w:rsid w:val="006660C0"/>
    <w:rsid w:val="00666277"/>
    <w:rsid w:val="00666526"/>
    <w:rsid w:val="00666973"/>
    <w:rsid w:val="00666A34"/>
    <w:rsid w:val="00666D9E"/>
    <w:rsid w:val="00666EF4"/>
    <w:rsid w:val="00667710"/>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68D"/>
    <w:rsid w:val="00673772"/>
    <w:rsid w:val="0067411D"/>
    <w:rsid w:val="006742F8"/>
    <w:rsid w:val="00674677"/>
    <w:rsid w:val="00674960"/>
    <w:rsid w:val="00675CFE"/>
    <w:rsid w:val="00675EA8"/>
    <w:rsid w:val="00675EB3"/>
    <w:rsid w:val="0067640B"/>
    <w:rsid w:val="006766F5"/>
    <w:rsid w:val="0067676C"/>
    <w:rsid w:val="00676B2D"/>
    <w:rsid w:val="00676BEA"/>
    <w:rsid w:val="006779A0"/>
    <w:rsid w:val="00677BCB"/>
    <w:rsid w:val="0068004C"/>
    <w:rsid w:val="0068063B"/>
    <w:rsid w:val="00680992"/>
    <w:rsid w:val="00680A8C"/>
    <w:rsid w:val="00680AE2"/>
    <w:rsid w:val="006817BD"/>
    <w:rsid w:val="0068184C"/>
    <w:rsid w:val="006819B0"/>
    <w:rsid w:val="00681B50"/>
    <w:rsid w:val="00681E97"/>
    <w:rsid w:val="00681EDF"/>
    <w:rsid w:val="00682090"/>
    <w:rsid w:val="0068298C"/>
    <w:rsid w:val="00683FF4"/>
    <w:rsid w:val="00684286"/>
    <w:rsid w:val="006842A6"/>
    <w:rsid w:val="00684320"/>
    <w:rsid w:val="00684515"/>
    <w:rsid w:val="00684BDF"/>
    <w:rsid w:val="00685156"/>
    <w:rsid w:val="006853C8"/>
    <w:rsid w:val="00685924"/>
    <w:rsid w:val="00685C7B"/>
    <w:rsid w:val="00686D54"/>
    <w:rsid w:val="00686E81"/>
    <w:rsid w:val="00687152"/>
    <w:rsid w:val="006876DF"/>
    <w:rsid w:val="006878B3"/>
    <w:rsid w:val="00687931"/>
    <w:rsid w:val="00687E12"/>
    <w:rsid w:val="00690109"/>
    <w:rsid w:val="0069047C"/>
    <w:rsid w:val="00690F2F"/>
    <w:rsid w:val="00691298"/>
    <w:rsid w:val="00691319"/>
    <w:rsid w:val="0069133B"/>
    <w:rsid w:val="006921DE"/>
    <w:rsid w:val="006921ED"/>
    <w:rsid w:val="006922CE"/>
    <w:rsid w:val="006937AF"/>
    <w:rsid w:val="00693800"/>
    <w:rsid w:val="00693EC2"/>
    <w:rsid w:val="00694435"/>
    <w:rsid w:val="00694A87"/>
    <w:rsid w:val="00694C45"/>
    <w:rsid w:val="00695092"/>
    <w:rsid w:val="0069521F"/>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679"/>
    <w:rsid w:val="006A069A"/>
    <w:rsid w:val="006A14C8"/>
    <w:rsid w:val="006A1936"/>
    <w:rsid w:val="006A2023"/>
    <w:rsid w:val="006A210B"/>
    <w:rsid w:val="006A2392"/>
    <w:rsid w:val="006A2C65"/>
    <w:rsid w:val="006A3CCB"/>
    <w:rsid w:val="006A4D55"/>
    <w:rsid w:val="006A52B7"/>
    <w:rsid w:val="006A53D2"/>
    <w:rsid w:val="006A561F"/>
    <w:rsid w:val="006B02AE"/>
    <w:rsid w:val="006B1170"/>
    <w:rsid w:val="006B13E5"/>
    <w:rsid w:val="006B17E4"/>
    <w:rsid w:val="006B2334"/>
    <w:rsid w:val="006B28EE"/>
    <w:rsid w:val="006B2B08"/>
    <w:rsid w:val="006B30FE"/>
    <w:rsid w:val="006B3388"/>
    <w:rsid w:val="006B4626"/>
    <w:rsid w:val="006B48F4"/>
    <w:rsid w:val="006B4989"/>
    <w:rsid w:val="006B55F2"/>
    <w:rsid w:val="006B5746"/>
    <w:rsid w:val="006B597A"/>
    <w:rsid w:val="006B5A95"/>
    <w:rsid w:val="006B5AE2"/>
    <w:rsid w:val="006B5BAF"/>
    <w:rsid w:val="006B6248"/>
    <w:rsid w:val="006B66AC"/>
    <w:rsid w:val="006B735C"/>
    <w:rsid w:val="006B77D5"/>
    <w:rsid w:val="006B7C48"/>
    <w:rsid w:val="006B7F25"/>
    <w:rsid w:val="006C051C"/>
    <w:rsid w:val="006C05EA"/>
    <w:rsid w:val="006C13FE"/>
    <w:rsid w:val="006C1EBC"/>
    <w:rsid w:val="006C1FBC"/>
    <w:rsid w:val="006C204F"/>
    <w:rsid w:val="006C26A8"/>
    <w:rsid w:val="006C2B67"/>
    <w:rsid w:val="006C2BBF"/>
    <w:rsid w:val="006C2C65"/>
    <w:rsid w:val="006C3078"/>
    <w:rsid w:val="006C321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D93"/>
    <w:rsid w:val="006C5E06"/>
    <w:rsid w:val="006C6576"/>
    <w:rsid w:val="006C6EA0"/>
    <w:rsid w:val="006C6FD7"/>
    <w:rsid w:val="006C7358"/>
    <w:rsid w:val="006C74D5"/>
    <w:rsid w:val="006C74F8"/>
    <w:rsid w:val="006C7565"/>
    <w:rsid w:val="006C770E"/>
    <w:rsid w:val="006C77B4"/>
    <w:rsid w:val="006C7BF2"/>
    <w:rsid w:val="006D0032"/>
    <w:rsid w:val="006D05EC"/>
    <w:rsid w:val="006D0C4F"/>
    <w:rsid w:val="006D0CBE"/>
    <w:rsid w:val="006D1470"/>
    <w:rsid w:val="006D18BC"/>
    <w:rsid w:val="006D193B"/>
    <w:rsid w:val="006D1E42"/>
    <w:rsid w:val="006D2158"/>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71BC"/>
    <w:rsid w:val="006D73CD"/>
    <w:rsid w:val="006D7604"/>
    <w:rsid w:val="006D765F"/>
    <w:rsid w:val="006D77C1"/>
    <w:rsid w:val="006E03A0"/>
    <w:rsid w:val="006E03B3"/>
    <w:rsid w:val="006E045D"/>
    <w:rsid w:val="006E079C"/>
    <w:rsid w:val="006E0FB4"/>
    <w:rsid w:val="006E11F6"/>
    <w:rsid w:val="006E13B9"/>
    <w:rsid w:val="006E1738"/>
    <w:rsid w:val="006E18CD"/>
    <w:rsid w:val="006E1D1E"/>
    <w:rsid w:val="006E2099"/>
    <w:rsid w:val="006E20B3"/>
    <w:rsid w:val="006E2700"/>
    <w:rsid w:val="006E3109"/>
    <w:rsid w:val="006E3722"/>
    <w:rsid w:val="006E44FB"/>
    <w:rsid w:val="006E4535"/>
    <w:rsid w:val="006E47FB"/>
    <w:rsid w:val="006E518F"/>
    <w:rsid w:val="006E5193"/>
    <w:rsid w:val="006E5862"/>
    <w:rsid w:val="006E5B84"/>
    <w:rsid w:val="006E5D06"/>
    <w:rsid w:val="006E5FCA"/>
    <w:rsid w:val="006E60E9"/>
    <w:rsid w:val="006E6159"/>
    <w:rsid w:val="006E6275"/>
    <w:rsid w:val="006E6B3B"/>
    <w:rsid w:val="006E6BBF"/>
    <w:rsid w:val="006E6C17"/>
    <w:rsid w:val="006E6CBD"/>
    <w:rsid w:val="006E7850"/>
    <w:rsid w:val="006E7FAD"/>
    <w:rsid w:val="006F0876"/>
    <w:rsid w:val="006F1075"/>
    <w:rsid w:val="006F1150"/>
    <w:rsid w:val="006F11C5"/>
    <w:rsid w:val="006F22BB"/>
    <w:rsid w:val="006F2426"/>
    <w:rsid w:val="006F2480"/>
    <w:rsid w:val="006F251C"/>
    <w:rsid w:val="006F28CF"/>
    <w:rsid w:val="006F2F0E"/>
    <w:rsid w:val="006F3422"/>
    <w:rsid w:val="006F37BD"/>
    <w:rsid w:val="006F3D12"/>
    <w:rsid w:val="006F3D9D"/>
    <w:rsid w:val="006F429D"/>
    <w:rsid w:val="006F42EA"/>
    <w:rsid w:val="006F459E"/>
    <w:rsid w:val="006F5936"/>
    <w:rsid w:val="006F5A3B"/>
    <w:rsid w:val="006F5CCA"/>
    <w:rsid w:val="006F6B8F"/>
    <w:rsid w:val="006F71EC"/>
    <w:rsid w:val="006F72FC"/>
    <w:rsid w:val="006F7313"/>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888"/>
    <w:rsid w:val="00704A48"/>
    <w:rsid w:val="00704E63"/>
    <w:rsid w:val="007052A5"/>
    <w:rsid w:val="007053A5"/>
    <w:rsid w:val="00705EB1"/>
    <w:rsid w:val="00706A9B"/>
    <w:rsid w:val="00706F31"/>
    <w:rsid w:val="00707357"/>
    <w:rsid w:val="00707537"/>
    <w:rsid w:val="0070757C"/>
    <w:rsid w:val="0070769F"/>
    <w:rsid w:val="00707EB4"/>
    <w:rsid w:val="00710066"/>
    <w:rsid w:val="00710133"/>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AD"/>
    <w:rsid w:val="00715AE7"/>
    <w:rsid w:val="00716607"/>
    <w:rsid w:val="00716CE3"/>
    <w:rsid w:val="00716E6F"/>
    <w:rsid w:val="007170DA"/>
    <w:rsid w:val="00717635"/>
    <w:rsid w:val="007178BB"/>
    <w:rsid w:val="00720BE3"/>
    <w:rsid w:val="00720C13"/>
    <w:rsid w:val="00720FFF"/>
    <w:rsid w:val="00721087"/>
    <w:rsid w:val="00721776"/>
    <w:rsid w:val="007218E8"/>
    <w:rsid w:val="00721D89"/>
    <w:rsid w:val="007221BC"/>
    <w:rsid w:val="0072233D"/>
    <w:rsid w:val="007223DF"/>
    <w:rsid w:val="0072274D"/>
    <w:rsid w:val="00722769"/>
    <w:rsid w:val="007229D3"/>
    <w:rsid w:val="00723425"/>
    <w:rsid w:val="0072386F"/>
    <w:rsid w:val="00724608"/>
    <w:rsid w:val="00724A74"/>
    <w:rsid w:val="00725362"/>
    <w:rsid w:val="00725A27"/>
    <w:rsid w:val="00725FC8"/>
    <w:rsid w:val="00726005"/>
    <w:rsid w:val="007260EF"/>
    <w:rsid w:val="0072611C"/>
    <w:rsid w:val="00726306"/>
    <w:rsid w:val="007265F3"/>
    <w:rsid w:val="00726AC2"/>
    <w:rsid w:val="00726BAE"/>
    <w:rsid w:val="00726C21"/>
    <w:rsid w:val="0072778F"/>
    <w:rsid w:val="00727BA7"/>
    <w:rsid w:val="00727D44"/>
    <w:rsid w:val="00727F6E"/>
    <w:rsid w:val="007300AF"/>
    <w:rsid w:val="00730495"/>
    <w:rsid w:val="007305BA"/>
    <w:rsid w:val="00730897"/>
    <w:rsid w:val="0073164D"/>
    <w:rsid w:val="007317ED"/>
    <w:rsid w:val="0073188A"/>
    <w:rsid w:val="00731CDD"/>
    <w:rsid w:val="007325A9"/>
    <w:rsid w:val="00732A5E"/>
    <w:rsid w:val="00732DD5"/>
    <w:rsid w:val="00733307"/>
    <w:rsid w:val="0073384B"/>
    <w:rsid w:val="007339F7"/>
    <w:rsid w:val="0073459B"/>
    <w:rsid w:val="007357B9"/>
    <w:rsid w:val="007359CF"/>
    <w:rsid w:val="00735D86"/>
    <w:rsid w:val="00735DA8"/>
    <w:rsid w:val="0073657A"/>
    <w:rsid w:val="00736C6C"/>
    <w:rsid w:val="0073703F"/>
    <w:rsid w:val="007372FD"/>
    <w:rsid w:val="0073736B"/>
    <w:rsid w:val="0073769B"/>
    <w:rsid w:val="00737C15"/>
    <w:rsid w:val="00737D65"/>
    <w:rsid w:val="00737F50"/>
    <w:rsid w:val="00740AAC"/>
    <w:rsid w:val="00740B3D"/>
    <w:rsid w:val="00740C22"/>
    <w:rsid w:val="00740E57"/>
    <w:rsid w:val="0074108A"/>
    <w:rsid w:val="007418DA"/>
    <w:rsid w:val="007419FD"/>
    <w:rsid w:val="00741AD5"/>
    <w:rsid w:val="00741B23"/>
    <w:rsid w:val="00741C4C"/>
    <w:rsid w:val="00742A21"/>
    <w:rsid w:val="00742A5E"/>
    <w:rsid w:val="0074387D"/>
    <w:rsid w:val="00743BF9"/>
    <w:rsid w:val="007441C5"/>
    <w:rsid w:val="007450F7"/>
    <w:rsid w:val="0074514E"/>
    <w:rsid w:val="00745DF7"/>
    <w:rsid w:val="007463E0"/>
    <w:rsid w:val="0075038D"/>
    <w:rsid w:val="007503B5"/>
    <w:rsid w:val="00750644"/>
    <w:rsid w:val="00750939"/>
    <w:rsid w:val="0075146A"/>
    <w:rsid w:val="00751F23"/>
    <w:rsid w:val="00752CE5"/>
    <w:rsid w:val="00752DFE"/>
    <w:rsid w:val="00752EDF"/>
    <w:rsid w:val="00753981"/>
    <w:rsid w:val="00753C3C"/>
    <w:rsid w:val="00753E75"/>
    <w:rsid w:val="00753FF1"/>
    <w:rsid w:val="00754139"/>
    <w:rsid w:val="00754334"/>
    <w:rsid w:val="007543A0"/>
    <w:rsid w:val="007543AA"/>
    <w:rsid w:val="007544BB"/>
    <w:rsid w:val="00754A69"/>
    <w:rsid w:val="00754B0A"/>
    <w:rsid w:val="00754EBC"/>
    <w:rsid w:val="00756589"/>
    <w:rsid w:val="0075664B"/>
    <w:rsid w:val="00756658"/>
    <w:rsid w:val="00756CA1"/>
    <w:rsid w:val="00756D45"/>
    <w:rsid w:val="00756E87"/>
    <w:rsid w:val="00756F04"/>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500C"/>
    <w:rsid w:val="00765063"/>
    <w:rsid w:val="00765137"/>
    <w:rsid w:val="00765394"/>
    <w:rsid w:val="00765416"/>
    <w:rsid w:val="0076571A"/>
    <w:rsid w:val="00765F9C"/>
    <w:rsid w:val="00766487"/>
    <w:rsid w:val="0076669D"/>
    <w:rsid w:val="0076683B"/>
    <w:rsid w:val="0076699E"/>
    <w:rsid w:val="00766C1A"/>
    <w:rsid w:val="00767B67"/>
    <w:rsid w:val="007700F3"/>
    <w:rsid w:val="0077018E"/>
    <w:rsid w:val="00770329"/>
    <w:rsid w:val="00770615"/>
    <w:rsid w:val="007709CC"/>
    <w:rsid w:val="00770B58"/>
    <w:rsid w:val="00770B9C"/>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805CE"/>
    <w:rsid w:val="0078061E"/>
    <w:rsid w:val="0078069F"/>
    <w:rsid w:val="00780855"/>
    <w:rsid w:val="00780C8A"/>
    <w:rsid w:val="00780D55"/>
    <w:rsid w:val="00780FAC"/>
    <w:rsid w:val="007813F6"/>
    <w:rsid w:val="00781581"/>
    <w:rsid w:val="00781C6E"/>
    <w:rsid w:val="00781FAB"/>
    <w:rsid w:val="0078208D"/>
    <w:rsid w:val="007820C9"/>
    <w:rsid w:val="0078279B"/>
    <w:rsid w:val="00782956"/>
    <w:rsid w:val="00782F3D"/>
    <w:rsid w:val="0078320B"/>
    <w:rsid w:val="007839BF"/>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B57"/>
    <w:rsid w:val="00790257"/>
    <w:rsid w:val="007903E0"/>
    <w:rsid w:val="00790F43"/>
    <w:rsid w:val="007914BD"/>
    <w:rsid w:val="00791E33"/>
    <w:rsid w:val="0079228A"/>
    <w:rsid w:val="0079244C"/>
    <w:rsid w:val="007924C8"/>
    <w:rsid w:val="00792603"/>
    <w:rsid w:val="007928B9"/>
    <w:rsid w:val="00793501"/>
    <w:rsid w:val="00794387"/>
    <w:rsid w:val="00794A09"/>
    <w:rsid w:val="00794AD0"/>
    <w:rsid w:val="00794B61"/>
    <w:rsid w:val="00794B8F"/>
    <w:rsid w:val="007951C3"/>
    <w:rsid w:val="00795215"/>
    <w:rsid w:val="007956E4"/>
    <w:rsid w:val="00795B18"/>
    <w:rsid w:val="00795C48"/>
    <w:rsid w:val="007961FC"/>
    <w:rsid w:val="00796266"/>
    <w:rsid w:val="007966E4"/>
    <w:rsid w:val="00796803"/>
    <w:rsid w:val="00796CAD"/>
    <w:rsid w:val="0079734E"/>
    <w:rsid w:val="00797381"/>
    <w:rsid w:val="0079774D"/>
    <w:rsid w:val="00797907"/>
    <w:rsid w:val="007A08CE"/>
    <w:rsid w:val="007A090D"/>
    <w:rsid w:val="007A11E1"/>
    <w:rsid w:val="007A1A0B"/>
    <w:rsid w:val="007A1E3C"/>
    <w:rsid w:val="007A1FAE"/>
    <w:rsid w:val="007A233A"/>
    <w:rsid w:val="007A2EF4"/>
    <w:rsid w:val="007A2F65"/>
    <w:rsid w:val="007A35D0"/>
    <w:rsid w:val="007A40E6"/>
    <w:rsid w:val="007A470E"/>
    <w:rsid w:val="007A4854"/>
    <w:rsid w:val="007A4889"/>
    <w:rsid w:val="007A4C11"/>
    <w:rsid w:val="007A4CEE"/>
    <w:rsid w:val="007A5498"/>
    <w:rsid w:val="007A5DA7"/>
    <w:rsid w:val="007A5F8A"/>
    <w:rsid w:val="007A6062"/>
    <w:rsid w:val="007A6CE1"/>
    <w:rsid w:val="007A72EC"/>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AF"/>
    <w:rsid w:val="007B2B7A"/>
    <w:rsid w:val="007B3326"/>
    <w:rsid w:val="007B375E"/>
    <w:rsid w:val="007B3A39"/>
    <w:rsid w:val="007B3F35"/>
    <w:rsid w:val="007B454F"/>
    <w:rsid w:val="007B4638"/>
    <w:rsid w:val="007B4E7B"/>
    <w:rsid w:val="007B5408"/>
    <w:rsid w:val="007B56F4"/>
    <w:rsid w:val="007B57E8"/>
    <w:rsid w:val="007B594D"/>
    <w:rsid w:val="007B59B9"/>
    <w:rsid w:val="007B5B11"/>
    <w:rsid w:val="007B5BD1"/>
    <w:rsid w:val="007B5E19"/>
    <w:rsid w:val="007B5E66"/>
    <w:rsid w:val="007B5E6C"/>
    <w:rsid w:val="007B5FED"/>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F08"/>
    <w:rsid w:val="007B7FA5"/>
    <w:rsid w:val="007C041C"/>
    <w:rsid w:val="007C047A"/>
    <w:rsid w:val="007C0668"/>
    <w:rsid w:val="007C0867"/>
    <w:rsid w:val="007C0BFF"/>
    <w:rsid w:val="007C0D09"/>
    <w:rsid w:val="007C1C77"/>
    <w:rsid w:val="007C2679"/>
    <w:rsid w:val="007C2AC2"/>
    <w:rsid w:val="007C3C3E"/>
    <w:rsid w:val="007C40B6"/>
    <w:rsid w:val="007C43F9"/>
    <w:rsid w:val="007C4AAD"/>
    <w:rsid w:val="007C4F15"/>
    <w:rsid w:val="007C50DC"/>
    <w:rsid w:val="007C52A4"/>
    <w:rsid w:val="007C5A95"/>
    <w:rsid w:val="007C5BC5"/>
    <w:rsid w:val="007C5D9E"/>
    <w:rsid w:val="007C634A"/>
    <w:rsid w:val="007C6599"/>
    <w:rsid w:val="007C6822"/>
    <w:rsid w:val="007C6C22"/>
    <w:rsid w:val="007C6CCB"/>
    <w:rsid w:val="007C70C9"/>
    <w:rsid w:val="007C7A6C"/>
    <w:rsid w:val="007C7EE9"/>
    <w:rsid w:val="007D0562"/>
    <w:rsid w:val="007D0753"/>
    <w:rsid w:val="007D0A1E"/>
    <w:rsid w:val="007D1153"/>
    <w:rsid w:val="007D126E"/>
    <w:rsid w:val="007D1DFC"/>
    <w:rsid w:val="007D2496"/>
    <w:rsid w:val="007D2614"/>
    <w:rsid w:val="007D30AA"/>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5BE"/>
    <w:rsid w:val="007D7D1B"/>
    <w:rsid w:val="007D7F7E"/>
    <w:rsid w:val="007E0AB3"/>
    <w:rsid w:val="007E0B56"/>
    <w:rsid w:val="007E0EA2"/>
    <w:rsid w:val="007E0F84"/>
    <w:rsid w:val="007E10E2"/>
    <w:rsid w:val="007E1BBF"/>
    <w:rsid w:val="007E1D66"/>
    <w:rsid w:val="007E1F6F"/>
    <w:rsid w:val="007E216C"/>
    <w:rsid w:val="007E22FE"/>
    <w:rsid w:val="007E278E"/>
    <w:rsid w:val="007E27E0"/>
    <w:rsid w:val="007E31A8"/>
    <w:rsid w:val="007E335B"/>
    <w:rsid w:val="007E34FE"/>
    <w:rsid w:val="007E3F6F"/>
    <w:rsid w:val="007E47F9"/>
    <w:rsid w:val="007E49E7"/>
    <w:rsid w:val="007E4C2D"/>
    <w:rsid w:val="007E5048"/>
    <w:rsid w:val="007E63AB"/>
    <w:rsid w:val="007E6508"/>
    <w:rsid w:val="007E748B"/>
    <w:rsid w:val="007E7792"/>
    <w:rsid w:val="007E7E4C"/>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327C"/>
    <w:rsid w:val="007F3325"/>
    <w:rsid w:val="007F3646"/>
    <w:rsid w:val="007F372C"/>
    <w:rsid w:val="007F3C04"/>
    <w:rsid w:val="007F3E31"/>
    <w:rsid w:val="007F46BF"/>
    <w:rsid w:val="007F4758"/>
    <w:rsid w:val="007F4F43"/>
    <w:rsid w:val="007F5736"/>
    <w:rsid w:val="007F58D4"/>
    <w:rsid w:val="007F5AC0"/>
    <w:rsid w:val="007F5B42"/>
    <w:rsid w:val="007F5E82"/>
    <w:rsid w:val="007F684D"/>
    <w:rsid w:val="007F6D4B"/>
    <w:rsid w:val="007F6F40"/>
    <w:rsid w:val="007F7057"/>
    <w:rsid w:val="007F70A4"/>
    <w:rsid w:val="007F7B2D"/>
    <w:rsid w:val="00800DB3"/>
    <w:rsid w:val="0080143D"/>
    <w:rsid w:val="008014ED"/>
    <w:rsid w:val="008015A0"/>
    <w:rsid w:val="00801AAD"/>
    <w:rsid w:val="00801B3A"/>
    <w:rsid w:val="00801B3C"/>
    <w:rsid w:val="00801B65"/>
    <w:rsid w:val="00801ED7"/>
    <w:rsid w:val="0080230B"/>
    <w:rsid w:val="00802867"/>
    <w:rsid w:val="00803279"/>
    <w:rsid w:val="00803A36"/>
    <w:rsid w:val="008041F8"/>
    <w:rsid w:val="0080475B"/>
    <w:rsid w:val="00804DB1"/>
    <w:rsid w:val="0080536D"/>
    <w:rsid w:val="00805874"/>
    <w:rsid w:val="0080588F"/>
    <w:rsid w:val="00805B11"/>
    <w:rsid w:val="008060B6"/>
    <w:rsid w:val="008061CB"/>
    <w:rsid w:val="008066C7"/>
    <w:rsid w:val="00806712"/>
    <w:rsid w:val="00806AC4"/>
    <w:rsid w:val="00806B36"/>
    <w:rsid w:val="00806DBB"/>
    <w:rsid w:val="00806EED"/>
    <w:rsid w:val="0080728F"/>
    <w:rsid w:val="008072B3"/>
    <w:rsid w:val="0080740B"/>
    <w:rsid w:val="008074F3"/>
    <w:rsid w:val="00807769"/>
    <w:rsid w:val="008079BE"/>
    <w:rsid w:val="00807CF3"/>
    <w:rsid w:val="00807DC5"/>
    <w:rsid w:val="008101AB"/>
    <w:rsid w:val="0081065D"/>
    <w:rsid w:val="00810A6D"/>
    <w:rsid w:val="00810D82"/>
    <w:rsid w:val="00810F13"/>
    <w:rsid w:val="00811092"/>
    <w:rsid w:val="0081119C"/>
    <w:rsid w:val="00811798"/>
    <w:rsid w:val="00811866"/>
    <w:rsid w:val="008118B1"/>
    <w:rsid w:val="008118C4"/>
    <w:rsid w:val="00811ADB"/>
    <w:rsid w:val="00811FEF"/>
    <w:rsid w:val="008123EC"/>
    <w:rsid w:val="008127CC"/>
    <w:rsid w:val="00814254"/>
    <w:rsid w:val="00814438"/>
    <w:rsid w:val="008146D2"/>
    <w:rsid w:val="00814926"/>
    <w:rsid w:val="00814AD7"/>
    <w:rsid w:val="008154D8"/>
    <w:rsid w:val="00815705"/>
    <w:rsid w:val="008158CC"/>
    <w:rsid w:val="00815A7A"/>
    <w:rsid w:val="00815BAB"/>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767"/>
    <w:rsid w:val="0082478B"/>
    <w:rsid w:val="00824A7C"/>
    <w:rsid w:val="00824D18"/>
    <w:rsid w:val="00824E26"/>
    <w:rsid w:val="00824E85"/>
    <w:rsid w:val="00824F1B"/>
    <w:rsid w:val="00824F93"/>
    <w:rsid w:val="00825676"/>
    <w:rsid w:val="00825722"/>
    <w:rsid w:val="00825CBE"/>
    <w:rsid w:val="0082615D"/>
    <w:rsid w:val="0082647D"/>
    <w:rsid w:val="00826776"/>
    <w:rsid w:val="008269D3"/>
    <w:rsid w:val="00826C1F"/>
    <w:rsid w:val="008271A6"/>
    <w:rsid w:val="00827A32"/>
    <w:rsid w:val="00830D35"/>
    <w:rsid w:val="00830FE8"/>
    <w:rsid w:val="008312B6"/>
    <w:rsid w:val="00831710"/>
    <w:rsid w:val="00831CDD"/>
    <w:rsid w:val="00831D2F"/>
    <w:rsid w:val="0083266E"/>
    <w:rsid w:val="00832D94"/>
    <w:rsid w:val="008332BE"/>
    <w:rsid w:val="008333AD"/>
    <w:rsid w:val="008337BF"/>
    <w:rsid w:val="00833AEC"/>
    <w:rsid w:val="00834B97"/>
    <w:rsid w:val="0083545C"/>
    <w:rsid w:val="008356D4"/>
    <w:rsid w:val="00835832"/>
    <w:rsid w:val="0083590D"/>
    <w:rsid w:val="00836A8F"/>
    <w:rsid w:val="00836CD4"/>
    <w:rsid w:val="008373A6"/>
    <w:rsid w:val="008373C7"/>
    <w:rsid w:val="00837667"/>
    <w:rsid w:val="00837788"/>
    <w:rsid w:val="00837812"/>
    <w:rsid w:val="00837DC4"/>
    <w:rsid w:val="00837E88"/>
    <w:rsid w:val="0084027F"/>
    <w:rsid w:val="008402BC"/>
    <w:rsid w:val="0084071F"/>
    <w:rsid w:val="008414E4"/>
    <w:rsid w:val="00842D14"/>
    <w:rsid w:val="008432CD"/>
    <w:rsid w:val="008435B3"/>
    <w:rsid w:val="00843947"/>
    <w:rsid w:val="00843ABB"/>
    <w:rsid w:val="00844205"/>
    <w:rsid w:val="00844352"/>
    <w:rsid w:val="00844983"/>
    <w:rsid w:val="00844DD0"/>
    <w:rsid w:val="00844E5B"/>
    <w:rsid w:val="0084521A"/>
    <w:rsid w:val="00845712"/>
    <w:rsid w:val="00845FC6"/>
    <w:rsid w:val="008462CA"/>
    <w:rsid w:val="00847072"/>
    <w:rsid w:val="0084791E"/>
    <w:rsid w:val="00847D10"/>
    <w:rsid w:val="00847DF1"/>
    <w:rsid w:val="008506D3"/>
    <w:rsid w:val="008513D1"/>
    <w:rsid w:val="00851549"/>
    <w:rsid w:val="00851DA5"/>
    <w:rsid w:val="0085218D"/>
    <w:rsid w:val="0085244E"/>
    <w:rsid w:val="00852787"/>
    <w:rsid w:val="00852983"/>
    <w:rsid w:val="00852B7A"/>
    <w:rsid w:val="00852D14"/>
    <w:rsid w:val="0085331E"/>
    <w:rsid w:val="0085379F"/>
    <w:rsid w:val="00855575"/>
    <w:rsid w:val="00855C55"/>
    <w:rsid w:val="00855CA5"/>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C23"/>
    <w:rsid w:val="00862D0E"/>
    <w:rsid w:val="00862F8B"/>
    <w:rsid w:val="008637D7"/>
    <w:rsid w:val="0086432B"/>
    <w:rsid w:val="00864C4D"/>
    <w:rsid w:val="00864F69"/>
    <w:rsid w:val="00865699"/>
    <w:rsid w:val="00865B6D"/>
    <w:rsid w:val="00866529"/>
    <w:rsid w:val="00866FA0"/>
    <w:rsid w:val="0086756B"/>
    <w:rsid w:val="008703FC"/>
    <w:rsid w:val="0087060E"/>
    <w:rsid w:val="00870A1B"/>
    <w:rsid w:val="00870F98"/>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51"/>
    <w:rsid w:val="00876ADB"/>
    <w:rsid w:val="008773E3"/>
    <w:rsid w:val="008774EE"/>
    <w:rsid w:val="0087772A"/>
    <w:rsid w:val="00877D27"/>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303D"/>
    <w:rsid w:val="008833E8"/>
    <w:rsid w:val="00883F03"/>
    <w:rsid w:val="008840FF"/>
    <w:rsid w:val="00884A98"/>
    <w:rsid w:val="00884D8C"/>
    <w:rsid w:val="00884DA9"/>
    <w:rsid w:val="008850CA"/>
    <w:rsid w:val="00885D17"/>
    <w:rsid w:val="00886403"/>
    <w:rsid w:val="00886635"/>
    <w:rsid w:val="00886B05"/>
    <w:rsid w:val="00886B86"/>
    <w:rsid w:val="00886D0A"/>
    <w:rsid w:val="00887138"/>
    <w:rsid w:val="0088742D"/>
    <w:rsid w:val="00887AB0"/>
    <w:rsid w:val="00887F4F"/>
    <w:rsid w:val="0089018A"/>
    <w:rsid w:val="008901FB"/>
    <w:rsid w:val="0089044D"/>
    <w:rsid w:val="00890846"/>
    <w:rsid w:val="008918D5"/>
    <w:rsid w:val="0089198E"/>
    <w:rsid w:val="00891B13"/>
    <w:rsid w:val="00891BEA"/>
    <w:rsid w:val="00892127"/>
    <w:rsid w:val="00892C20"/>
    <w:rsid w:val="00892EF7"/>
    <w:rsid w:val="0089378F"/>
    <w:rsid w:val="00893A25"/>
    <w:rsid w:val="00893DC7"/>
    <w:rsid w:val="00893EB1"/>
    <w:rsid w:val="008940CB"/>
    <w:rsid w:val="00894715"/>
    <w:rsid w:val="00895189"/>
    <w:rsid w:val="008955E3"/>
    <w:rsid w:val="00895BBE"/>
    <w:rsid w:val="00895D26"/>
    <w:rsid w:val="00895D9B"/>
    <w:rsid w:val="008964F2"/>
    <w:rsid w:val="00896568"/>
    <w:rsid w:val="00896727"/>
    <w:rsid w:val="008967BD"/>
    <w:rsid w:val="00896872"/>
    <w:rsid w:val="008976BA"/>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6465"/>
    <w:rsid w:val="008A65C0"/>
    <w:rsid w:val="008A6F72"/>
    <w:rsid w:val="008A6FAE"/>
    <w:rsid w:val="008A7792"/>
    <w:rsid w:val="008A7865"/>
    <w:rsid w:val="008A7B8E"/>
    <w:rsid w:val="008A7C01"/>
    <w:rsid w:val="008A7F83"/>
    <w:rsid w:val="008B00F7"/>
    <w:rsid w:val="008B030B"/>
    <w:rsid w:val="008B1C14"/>
    <w:rsid w:val="008B1D00"/>
    <w:rsid w:val="008B1E8F"/>
    <w:rsid w:val="008B2DDD"/>
    <w:rsid w:val="008B3549"/>
    <w:rsid w:val="008B3647"/>
    <w:rsid w:val="008B42DD"/>
    <w:rsid w:val="008B49B9"/>
    <w:rsid w:val="008B4BDF"/>
    <w:rsid w:val="008B4CD2"/>
    <w:rsid w:val="008B510B"/>
    <w:rsid w:val="008B570B"/>
    <w:rsid w:val="008B5C60"/>
    <w:rsid w:val="008B5FA0"/>
    <w:rsid w:val="008B6934"/>
    <w:rsid w:val="008B6ED1"/>
    <w:rsid w:val="008B7B39"/>
    <w:rsid w:val="008B7EF6"/>
    <w:rsid w:val="008C01F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BB5"/>
    <w:rsid w:val="008D0DB4"/>
    <w:rsid w:val="008D164B"/>
    <w:rsid w:val="008D1679"/>
    <w:rsid w:val="008D182D"/>
    <w:rsid w:val="008D1893"/>
    <w:rsid w:val="008D1A2B"/>
    <w:rsid w:val="008D1B1A"/>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ED1"/>
    <w:rsid w:val="008D5F3D"/>
    <w:rsid w:val="008D63C3"/>
    <w:rsid w:val="008D650F"/>
    <w:rsid w:val="008D6DFC"/>
    <w:rsid w:val="008D71C2"/>
    <w:rsid w:val="008D73BA"/>
    <w:rsid w:val="008D7A3D"/>
    <w:rsid w:val="008D7F1F"/>
    <w:rsid w:val="008E09C0"/>
    <w:rsid w:val="008E1D72"/>
    <w:rsid w:val="008E35F5"/>
    <w:rsid w:val="008E383F"/>
    <w:rsid w:val="008E3D7F"/>
    <w:rsid w:val="008E4235"/>
    <w:rsid w:val="008E4398"/>
    <w:rsid w:val="008E47FB"/>
    <w:rsid w:val="008E4B4B"/>
    <w:rsid w:val="008E4FF4"/>
    <w:rsid w:val="008E585F"/>
    <w:rsid w:val="008E592E"/>
    <w:rsid w:val="008E60FC"/>
    <w:rsid w:val="008E6462"/>
    <w:rsid w:val="008E6537"/>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22A0"/>
    <w:rsid w:val="008F2400"/>
    <w:rsid w:val="008F2617"/>
    <w:rsid w:val="008F2909"/>
    <w:rsid w:val="008F2C84"/>
    <w:rsid w:val="008F326C"/>
    <w:rsid w:val="008F38DC"/>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DF5"/>
    <w:rsid w:val="008F7EAF"/>
    <w:rsid w:val="009001CC"/>
    <w:rsid w:val="0090020F"/>
    <w:rsid w:val="00900484"/>
    <w:rsid w:val="009004BA"/>
    <w:rsid w:val="00900747"/>
    <w:rsid w:val="00900B92"/>
    <w:rsid w:val="00900FCA"/>
    <w:rsid w:val="0090145B"/>
    <w:rsid w:val="009016A5"/>
    <w:rsid w:val="009021A3"/>
    <w:rsid w:val="009022BF"/>
    <w:rsid w:val="0090302B"/>
    <w:rsid w:val="0090372D"/>
    <w:rsid w:val="00903F67"/>
    <w:rsid w:val="0090411D"/>
    <w:rsid w:val="00904A83"/>
    <w:rsid w:val="00904E83"/>
    <w:rsid w:val="00904F1E"/>
    <w:rsid w:val="00905952"/>
    <w:rsid w:val="0090689A"/>
    <w:rsid w:val="00906CAB"/>
    <w:rsid w:val="00907053"/>
    <w:rsid w:val="00907360"/>
    <w:rsid w:val="00907429"/>
    <w:rsid w:val="00907862"/>
    <w:rsid w:val="00907B71"/>
    <w:rsid w:val="00907BFA"/>
    <w:rsid w:val="009108C5"/>
    <w:rsid w:val="00910903"/>
    <w:rsid w:val="00910A22"/>
    <w:rsid w:val="00910CED"/>
    <w:rsid w:val="00910D08"/>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90"/>
    <w:rsid w:val="0091702B"/>
    <w:rsid w:val="00917176"/>
    <w:rsid w:val="00917724"/>
    <w:rsid w:val="00917AAE"/>
    <w:rsid w:val="00917FCC"/>
    <w:rsid w:val="00920290"/>
    <w:rsid w:val="00920372"/>
    <w:rsid w:val="0092037C"/>
    <w:rsid w:val="00920984"/>
    <w:rsid w:val="00920EAB"/>
    <w:rsid w:val="009210FB"/>
    <w:rsid w:val="0092186E"/>
    <w:rsid w:val="00921A72"/>
    <w:rsid w:val="00921D85"/>
    <w:rsid w:val="0092236A"/>
    <w:rsid w:val="00922389"/>
    <w:rsid w:val="00922499"/>
    <w:rsid w:val="00922744"/>
    <w:rsid w:val="00922F0B"/>
    <w:rsid w:val="00923CA6"/>
    <w:rsid w:val="009240D1"/>
    <w:rsid w:val="009243DC"/>
    <w:rsid w:val="00924824"/>
    <w:rsid w:val="00924A57"/>
    <w:rsid w:val="00924DE7"/>
    <w:rsid w:val="009253BB"/>
    <w:rsid w:val="00925B12"/>
    <w:rsid w:val="00925E85"/>
    <w:rsid w:val="00925F26"/>
    <w:rsid w:val="009263E1"/>
    <w:rsid w:val="009267DF"/>
    <w:rsid w:val="009268C2"/>
    <w:rsid w:val="00926BDD"/>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4D73"/>
    <w:rsid w:val="00934E4B"/>
    <w:rsid w:val="00934ECB"/>
    <w:rsid w:val="00934FB5"/>
    <w:rsid w:val="00935548"/>
    <w:rsid w:val="009359E0"/>
    <w:rsid w:val="009362FD"/>
    <w:rsid w:val="0093639C"/>
    <w:rsid w:val="00936569"/>
    <w:rsid w:val="009367AF"/>
    <w:rsid w:val="00936B71"/>
    <w:rsid w:val="00936F8F"/>
    <w:rsid w:val="009403E6"/>
    <w:rsid w:val="00940877"/>
    <w:rsid w:val="00940A92"/>
    <w:rsid w:val="00940CCD"/>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7175"/>
    <w:rsid w:val="009476D9"/>
    <w:rsid w:val="00950AB2"/>
    <w:rsid w:val="00950C3C"/>
    <w:rsid w:val="009514D1"/>
    <w:rsid w:val="0095193C"/>
    <w:rsid w:val="00951E99"/>
    <w:rsid w:val="0095275F"/>
    <w:rsid w:val="00952825"/>
    <w:rsid w:val="009529BD"/>
    <w:rsid w:val="00952A84"/>
    <w:rsid w:val="00953445"/>
    <w:rsid w:val="00953890"/>
    <w:rsid w:val="00953B42"/>
    <w:rsid w:val="00953B4B"/>
    <w:rsid w:val="00954286"/>
    <w:rsid w:val="0095484E"/>
    <w:rsid w:val="0095486F"/>
    <w:rsid w:val="00954C1D"/>
    <w:rsid w:val="0095510E"/>
    <w:rsid w:val="00955749"/>
    <w:rsid w:val="009557A7"/>
    <w:rsid w:val="00955989"/>
    <w:rsid w:val="00955B6B"/>
    <w:rsid w:val="00956598"/>
    <w:rsid w:val="00956A17"/>
    <w:rsid w:val="00956A38"/>
    <w:rsid w:val="00956C45"/>
    <w:rsid w:val="00956FB5"/>
    <w:rsid w:val="00957F71"/>
    <w:rsid w:val="009602DB"/>
    <w:rsid w:val="00960CFA"/>
    <w:rsid w:val="00961237"/>
    <w:rsid w:val="009612D9"/>
    <w:rsid w:val="00961600"/>
    <w:rsid w:val="00961D06"/>
    <w:rsid w:val="00962681"/>
    <w:rsid w:val="009627FC"/>
    <w:rsid w:val="0096310E"/>
    <w:rsid w:val="009633E2"/>
    <w:rsid w:val="00963EB3"/>
    <w:rsid w:val="00964359"/>
    <w:rsid w:val="00964415"/>
    <w:rsid w:val="0096450A"/>
    <w:rsid w:val="00964AE5"/>
    <w:rsid w:val="009664A7"/>
    <w:rsid w:val="00966E73"/>
    <w:rsid w:val="00966FCB"/>
    <w:rsid w:val="009671E8"/>
    <w:rsid w:val="009674E3"/>
    <w:rsid w:val="009675E1"/>
    <w:rsid w:val="00967CAA"/>
    <w:rsid w:val="00967ED7"/>
    <w:rsid w:val="00970201"/>
    <w:rsid w:val="0097032A"/>
    <w:rsid w:val="00970CD6"/>
    <w:rsid w:val="00971117"/>
    <w:rsid w:val="00971E04"/>
    <w:rsid w:val="00972696"/>
    <w:rsid w:val="0097291A"/>
    <w:rsid w:val="0097294E"/>
    <w:rsid w:val="00972A32"/>
    <w:rsid w:val="00972A94"/>
    <w:rsid w:val="00973620"/>
    <w:rsid w:val="00973909"/>
    <w:rsid w:val="00973A7F"/>
    <w:rsid w:val="00973B13"/>
    <w:rsid w:val="009744D3"/>
    <w:rsid w:val="0097468D"/>
    <w:rsid w:val="00974F06"/>
    <w:rsid w:val="00974F3B"/>
    <w:rsid w:val="00975D7E"/>
    <w:rsid w:val="00975E90"/>
    <w:rsid w:val="00976244"/>
    <w:rsid w:val="00976826"/>
    <w:rsid w:val="0097738C"/>
    <w:rsid w:val="00977450"/>
    <w:rsid w:val="0097765C"/>
    <w:rsid w:val="009777C1"/>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42CE"/>
    <w:rsid w:val="009843E3"/>
    <w:rsid w:val="00984D46"/>
    <w:rsid w:val="0098541C"/>
    <w:rsid w:val="00985E33"/>
    <w:rsid w:val="00985EAE"/>
    <w:rsid w:val="00985FC1"/>
    <w:rsid w:val="00986199"/>
    <w:rsid w:val="009863DA"/>
    <w:rsid w:val="00986416"/>
    <w:rsid w:val="009864D7"/>
    <w:rsid w:val="00986558"/>
    <w:rsid w:val="009869D2"/>
    <w:rsid w:val="009869FC"/>
    <w:rsid w:val="00986E4E"/>
    <w:rsid w:val="00987302"/>
    <w:rsid w:val="0098784D"/>
    <w:rsid w:val="00987E46"/>
    <w:rsid w:val="00987EE9"/>
    <w:rsid w:val="00990748"/>
    <w:rsid w:val="009907EF"/>
    <w:rsid w:val="009908C8"/>
    <w:rsid w:val="00991252"/>
    <w:rsid w:val="0099163E"/>
    <w:rsid w:val="00991BCE"/>
    <w:rsid w:val="00991E3F"/>
    <w:rsid w:val="009923F7"/>
    <w:rsid w:val="009930F9"/>
    <w:rsid w:val="00993873"/>
    <w:rsid w:val="00993D7E"/>
    <w:rsid w:val="00993DCA"/>
    <w:rsid w:val="00994545"/>
    <w:rsid w:val="00994609"/>
    <w:rsid w:val="009949B2"/>
    <w:rsid w:val="00995044"/>
    <w:rsid w:val="0099575D"/>
    <w:rsid w:val="009969D9"/>
    <w:rsid w:val="00996A45"/>
    <w:rsid w:val="00996EB7"/>
    <w:rsid w:val="00997C13"/>
    <w:rsid w:val="009A031C"/>
    <w:rsid w:val="009A052F"/>
    <w:rsid w:val="009A0BE7"/>
    <w:rsid w:val="009A0C6B"/>
    <w:rsid w:val="009A0F13"/>
    <w:rsid w:val="009A0F4F"/>
    <w:rsid w:val="009A0FC6"/>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D1E"/>
    <w:rsid w:val="009A71CC"/>
    <w:rsid w:val="009A7FA8"/>
    <w:rsid w:val="009B08E4"/>
    <w:rsid w:val="009B1343"/>
    <w:rsid w:val="009B162E"/>
    <w:rsid w:val="009B175D"/>
    <w:rsid w:val="009B1AC3"/>
    <w:rsid w:val="009B1DE6"/>
    <w:rsid w:val="009B2357"/>
    <w:rsid w:val="009B23C7"/>
    <w:rsid w:val="009B2B34"/>
    <w:rsid w:val="009B2C5E"/>
    <w:rsid w:val="009B2EC4"/>
    <w:rsid w:val="009B325A"/>
    <w:rsid w:val="009B33E4"/>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E3"/>
    <w:rsid w:val="009C1A1D"/>
    <w:rsid w:val="009C2398"/>
    <w:rsid w:val="009C24B7"/>
    <w:rsid w:val="009C2545"/>
    <w:rsid w:val="009C2D34"/>
    <w:rsid w:val="009C2DD5"/>
    <w:rsid w:val="009C3396"/>
    <w:rsid w:val="009C35B6"/>
    <w:rsid w:val="009C36D9"/>
    <w:rsid w:val="009C3A6D"/>
    <w:rsid w:val="009C423F"/>
    <w:rsid w:val="009C4507"/>
    <w:rsid w:val="009C4AEC"/>
    <w:rsid w:val="009C4D43"/>
    <w:rsid w:val="009C4D50"/>
    <w:rsid w:val="009C4E89"/>
    <w:rsid w:val="009C520F"/>
    <w:rsid w:val="009C5444"/>
    <w:rsid w:val="009C54B7"/>
    <w:rsid w:val="009C5677"/>
    <w:rsid w:val="009C5918"/>
    <w:rsid w:val="009C601F"/>
    <w:rsid w:val="009C63F9"/>
    <w:rsid w:val="009C6912"/>
    <w:rsid w:val="009C6AAD"/>
    <w:rsid w:val="009C6B56"/>
    <w:rsid w:val="009C72D1"/>
    <w:rsid w:val="009C7B2B"/>
    <w:rsid w:val="009C7B82"/>
    <w:rsid w:val="009C7D46"/>
    <w:rsid w:val="009C7E1B"/>
    <w:rsid w:val="009C7E76"/>
    <w:rsid w:val="009D0128"/>
    <w:rsid w:val="009D0A97"/>
    <w:rsid w:val="009D0ADF"/>
    <w:rsid w:val="009D1619"/>
    <w:rsid w:val="009D1922"/>
    <w:rsid w:val="009D1B58"/>
    <w:rsid w:val="009D1CE2"/>
    <w:rsid w:val="009D1D22"/>
    <w:rsid w:val="009D1DDC"/>
    <w:rsid w:val="009D2360"/>
    <w:rsid w:val="009D2396"/>
    <w:rsid w:val="009D2D58"/>
    <w:rsid w:val="009D3117"/>
    <w:rsid w:val="009D3D1A"/>
    <w:rsid w:val="009D4283"/>
    <w:rsid w:val="009D4321"/>
    <w:rsid w:val="009D443E"/>
    <w:rsid w:val="009D45F6"/>
    <w:rsid w:val="009D497B"/>
    <w:rsid w:val="009D51DC"/>
    <w:rsid w:val="009D60B2"/>
    <w:rsid w:val="009D64A2"/>
    <w:rsid w:val="009D65F0"/>
    <w:rsid w:val="009D6BCE"/>
    <w:rsid w:val="009D7089"/>
    <w:rsid w:val="009D765A"/>
    <w:rsid w:val="009D76F4"/>
    <w:rsid w:val="009E028C"/>
    <w:rsid w:val="009E0978"/>
    <w:rsid w:val="009E0ADD"/>
    <w:rsid w:val="009E0CCB"/>
    <w:rsid w:val="009E1334"/>
    <w:rsid w:val="009E1401"/>
    <w:rsid w:val="009E1467"/>
    <w:rsid w:val="009E17EE"/>
    <w:rsid w:val="009E1B40"/>
    <w:rsid w:val="009E1D40"/>
    <w:rsid w:val="009E1EFD"/>
    <w:rsid w:val="009E208E"/>
    <w:rsid w:val="009E2153"/>
    <w:rsid w:val="009E2242"/>
    <w:rsid w:val="009E234C"/>
    <w:rsid w:val="009E284A"/>
    <w:rsid w:val="009E3064"/>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7091"/>
    <w:rsid w:val="009E70C6"/>
    <w:rsid w:val="009E74C7"/>
    <w:rsid w:val="009E7515"/>
    <w:rsid w:val="009E78A1"/>
    <w:rsid w:val="009E7B65"/>
    <w:rsid w:val="009E7EB4"/>
    <w:rsid w:val="009F05C7"/>
    <w:rsid w:val="009F0AD0"/>
    <w:rsid w:val="009F0AEF"/>
    <w:rsid w:val="009F0B74"/>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334"/>
    <w:rsid w:val="00A063A8"/>
    <w:rsid w:val="00A0683B"/>
    <w:rsid w:val="00A06945"/>
    <w:rsid w:val="00A06B0B"/>
    <w:rsid w:val="00A06EC4"/>
    <w:rsid w:val="00A0737F"/>
    <w:rsid w:val="00A07419"/>
    <w:rsid w:val="00A0759E"/>
    <w:rsid w:val="00A108CD"/>
    <w:rsid w:val="00A115AE"/>
    <w:rsid w:val="00A115BA"/>
    <w:rsid w:val="00A116D7"/>
    <w:rsid w:val="00A120C5"/>
    <w:rsid w:val="00A123A9"/>
    <w:rsid w:val="00A1246B"/>
    <w:rsid w:val="00A12748"/>
    <w:rsid w:val="00A1283C"/>
    <w:rsid w:val="00A129D4"/>
    <w:rsid w:val="00A12ADC"/>
    <w:rsid w:val="00A132AF"/>
    <w:rsid w:val="00A1353E"/>
    <w:rsid w:val="00A13B61"/>
    <w:rsid w:val="00A13B9E"/>
    <w:rsid w:val="00A13FB9"/>
    <w:rsid w:val="00A140BB"/>
    <w:rsid w:val="00A1543F"/>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235B"/>
    <w:rsid w:val="00A2289F"/>
    <w:rsid w:val="00A236DC"/>
    <w:rsid w:val="00A23B6C"/>
    <w:rsid w:val="00A23E21"/>
    <w:rsid w:val="00A23E64"/>
    <w:rsid w:val="00A245B2"/>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72EF"/>
    <w:rsid w:val="00A278F7"/>
    <w:rsid w:val="00A27A1E"/>
    <w:rsid w:val="00A27BC9"/>
    <w:rsid w:val="00A30060"/>
    <w:rsid w:val="00A30373"/>
    <w:rsid w:val="00A30743"/>
    <w:rsid w:val="00A30774"/>
    <w:rsid w:val="00A307CF"/>
    <w:rsid w:val="00A307E4"/>
    <w:rsid w:val="00A30CD0"/>
    <w:rsid w:val="00A310B8"/>
    <w:rsid w:val="00A31AB1"/>
    <w:rsid w:val="00A31E9F"/>
    <w:rsid w:val="00A32281"/>
    <w:rsid w:val="00A3234C"/>
    <w:rsid w:val="00A3258D"/>
    <w:rsid w:val="00A3262F"/>
    <w:rsid w:val="00A32636"/>
    <w:rsid w:val="00A33E05"/>
    <w:rsid w:val="00A341B2"/>
    <w:rsid w:val="00A34356"/>
    <w:rsid w:val="00A34584"/>
    <w:rsid w:val="00A34951"/>
    <w:rsid w:val="00A352CB"/>
    <w:rsid w:val="00A353B1"/>
    <w:rsid w:val="00A35B61"/>
    <w:rsid w:val="00A35C8C"/>
    <w:rsid w:val="00A362FE"/>
    <w:rsid w:val="00A365DC"/>
    <w:rsid w:val="00A3694B"/>
    <w:rsid w:val="00A36E02"/>
    <w:rsid w:val="00A36EC8"/>
    <w:rsid w:val="00A37085"/>
    <w:rsid w:val="00A37326"/>
    <w:rsid w:val="00A3735A"/>
    <w:rsid w:val="00A37B3F"/>
    <w:rsid w:val="00A40483"/>
    <w:rsid w:val="00A40A55"/>
    <w:rsid w:val="00A40D0A"/>
    <w:rsid w:val="00A417BE"/>
    <w:rsid w:val="00A41B7B"/>
    <w:rsid w:val="00A41BF4"/>
    <w:rsid w:val="00A41CF3"/>
    <w:rsid w:val="00A41D2C"/>
    <w:rsid w:val="00A41F6B"/>
    <w:rsid w:val="00A42356"/>
    <w:rsid w:val="00A4295A"/>
    <w:rsid w:val="00A42B76"/>
    <w:rsid w:val="00A43549"/>
    <w:rsid w:val="00A4367F"/>
    <w:rsid w:val="00A43A69"/>
    <w:rsid w:val="00A4423D"/>
    <w:rsid w:val="00A44D08"/>
    <w:rsid w:val="00A44D5E"/>
    <w:rsid w:val="00A45477"/>
    <w:rsid w:val="00A45881"/>
    <w:rsid w:val="00A45C19"/>
    <w:rsid w:val="00A45F92"/>
    <w:rsid w:val="00A46BA2"/>
    <w:rsid w:val="00A47042"/>
    <w:rsid w:val="00A47110"/>
    <w:rsid w:val="00A47155"/>
    <w:rsid w:val="00A47418"/>
    <w:rsid w:val="00A479E1"/>
    <w:rsid w:val="00A47AAF"/>
    <w:rsid w:val="00A50394"/>
    <w:rsid w:val="00A504CA"/>
    <w:rsid w:val="00A50A7B"/>
    <w:rsid w:val="00A50A97"/>
    <w:rsid w:val="00A50BB0"/>
    <w:rsid w:val="00A5105E"/>
    <w:rsid w:val="00A5134D"/>
    <w:rsid w:val="00A51410"/>
    <w:rsid w:val="00A51DC5"/>
    <w:rsid w:val="00A5218B"/>
    <w:rsid w:val="00A5281F"/>
    <w:rsid w:val="00A52910"/>
    <w:rsid w:val="00A531A8"/>
    <w:rsid w:val="00A53246"/>
    <w:rsid w:val="00A535E3"/>
    <w:rsid w:val="00A539CD"/>
    <w:rsid w:val="00A53E7E"/>
    <w:rsid w:val="00A53F7F"/>
    <w:rsid w:val="00A5400C"/>
    <w:rsid w:val="00A54330"/>
    <w:rsid w:val="00A54770"/>
    <w:rsid w:val="00A54D82"/>
    <w:rsid w:val="00A54EF5"/>
    <w:rsid w:val="00A550F0"/>
    <w:rsid w:val="00A55C1D"/>
    <w:rsid w:val="00A55F41"/>
    <w:rsid w:val="00A563B3"/>
    <w:rsid w:val="00A5654C"/>
    <w:rsid w:val="00A566D0"/>
    <w:rsid w:val="00A56734"/>
    <w:rsid w:val="00A5699F"/>
    <w:rsid w:val="00A574F7"/>
    <w:rsid w:val="00A57DF8"/>
    <w:rsid w:val="00A57F34"/>
    <w:rsid w:val="00A60168"/>
    <w:rsid w:val="00A6034C"/>
    <w:rsid w:val="00A6072C"/>
    <w:rsid w:val="00A60BD0"/>
    <w:rsid w:val="00A61CF1"/>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EA4"/>
    <w:rsid w:val="00A65F76"/>
    <w:rsid w:val="00A6635C"/>
    <w:rsid w:val="00A66546"/>
    <w:rsid w:val="00A66EFD"/>
    <w:rsid w:val="00A6777A"/>
    <w:rsid w:val="00A67A3B"/>
    <w:rsid w:val="00A67A89"/>
    <w:rsid w:val="00A67CE4"/>
    <w:rsid w:val="00A67D82"/>
    <w:rsid w:val="00A67E94"/>
    <w:rsid w:val="00A7069C"/>
    <w:rsid w:val="00A7071D"/>
    <w:rsid w:val="00A70A3C"/>
    <w:rsid w:val="00A70C7E"/>
    <w:rsid w:val="00A70FA6"/>
    <w:rsid w:val="00A7196D"/>
    <w:rsid w:val="00A719C8"/>
    <w:rsid w:val="00A71DF4"/>
    <w:rsid w:val="00A722C8"/>
    <w:rsid w:val="00A72428"/>
    <w:rsid w:val="00A724C9"/>
    <w:rsid w:val="00A725E3"/>
    <w:rsid w:val="00A725EE"/>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D"/>
    <w:rsid w:val="00A84378"/>
    <w:rsid w:val="00A84507"/>
    <w:rsid w:val="00A84926"/>
    <w:rsid w:val="00A84C52"/>
    <w:rsid w:val="00A84EF8"/>
    <w:rsid w:val="00A85153"/>
    <w:rsid w:val="00A8561A"/>
    <w:rsid w:val="00A857B0"/>
    <w:rsid w:val="00A85FDE"/>
    <w:rsid w:val="00A860B1"/>
    <w:rsid w:val="00A8647C"/>
    <w:rsid w:val="00A87535"/>
    <w:rsid w:val="00A875F4"/>
    <w:rsid w:val="00A877F5"/>
    <w:rsid w:val="00A87996"/>
    <w:rsid w:val="00A87A71"/>
    <w:rsid w:val="00A87C94"/>
    <w:rsid w:val="00A87E41"/>
    <w:rsid w:val="00A90532"/>
    <w:rsid w:val="00A90624"/>
    <w:rsid w:val="00A90F24"/>
    <w:rsid w:val="00A91570"/>
    <w:rsid w:val="00A91670"/>
    <w:rsid w:val="00A91DE2"/>
    <w:rsid w:val="00A92BA9"/>
    <w:rsid w:val="00A92BFD"/>
    <w:rsid w:val="00A92CC2"/>
    <w:rsid w:val="00A92CD2"/>
    <w:rsid w:val="00A92F8C"/>
    <w:rsid w:val="00A93592"/>
    <w:rsid w:val="00A936F8"/>
    <w:rsid w:val="00A93A37"/>
    <w:rsid w:val="00A93F13"/>
    <w:rsid w:val="00A954C3"/>
    <w:rsid w:val="00A9666B"/>
    <w:rsid w:val="00A96C33"/>
    <w:rsid w:val="00A96DEF"/>
    <w:rsid w:val="00A97110"/>
    <w:rsid w:val="00A97AF7"/>
    <w:rsid w:val="00AA03B2"/>
    <w:rsid w:val="00AA0640"/>
    <w:rsid w:val="00AA0E53"/>
    <w:rsid w:val="00AA10FE"/>
    <w:rsid w:val="00AA12C0"/>
    <w:rsid w:val="00AA136C"/>
    <w:rsid w:val="00AA15F2"/>
    <w:rsid w:val="00AA1A66"/>
    <w:rsid w:val="00AA1CEA"/>
    <w:rsid w:val="00AA1DF1"/>
    <w:rsid w:val="00AA1E26"/>
    <w:rsid w:val="00AA2808"/>
    <w:rsid w:val="00AA3162"/>
    <w:rsid w:val="00AA3285"/>
    <w:rsid w:val="00AA330E"/>
    <w:rsid w:val="00AA3627"/>
    <w:rsid w:val="00AA3A2D"/>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833"/>
    <w:rsid w:val="00AB33B0"/>
    <w:rsid w:val="00AB3884"/>
    <w:rsid w:val="00AB3D4F"/>
    <w:rsid w:val="00AB3D54"/>
    <w:rsid w:val="00AB3FF3"/>
    <w:rsid w:val="00AB40F3"/>
    <w:rsid w:val="00AB40F5"/>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447"/>
    <w:rsid w:val="00AD0C75"/>
    <w:rsid w:val="00AD0DE1"/>
    <w:rsid w:val="00AD0E1A"/>
    <w:rsid w:val="00AD0EBF"/>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50F3"/>
    <w:rsid w:val="00AD51DF"/>
    <w:rsid w:val="00AD530E"/>
    <w:rsid w:val="00AD5823"/>
    <w:rsid w:val="00AD591B"/>
    <w:rsid w:val="00AD5AB7"/>
    <w:rsid w:val="00AD5B6D"/>
    <w:rsid w:val="00AD5F33"/>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D8C"/>
    <w:rsid w:val="00AE3E7F"/>
    <w:rsid w:val="00AE3FAF"/>
    <w:rsid w:val="00AE3FCE"/>
    <w:rsid w:val="00AE4B06"/>
    <w:rsid w:val="00AE4CCD"/>
    <w:rsid w:val="00AE4E0E"/>
    <w:rsid w:val="00AE5026"/>
    <w:rsid w:val="00AE5617"/>
    <w:rsid w:val="00AE5701"/>
    <w:rsid w:val="00AE5C93"/>
    <w:rsid w:val="00AE629F"/>
    <w:rsid w:val="00AE69AA"/>
    <w:rsid w:val="00AE70E4"/>
    <w:rsid w:val="00AE7AAA"/>
    <w:rsid w:val="00AE7E37"/>
    <w:rsid w:val="00AF0AE1"/>
    <w:rsid w:val="00AF0F50"/>
    <w:rsid w:val="00AF10A2"/>
    <w:rsid w:val="00AF11F0"/>
    <w:rsid w:val="00AF13ED"/>
    <w:rsid w:val="00AF14A2"/>
    <w:rsid w:val="00AF19E3"/>
    <w:rsid w:val="00AF1BFE"/>
    <w:rsid w:val="00AF1C60"/>
    <w:rsid w:val="00AF2239"/>
    <w:rsid w:val="00AF2EC9"/>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D"/>
    <w:rsid w:val="00AF6DE5"/>
    <w:rsid w:val="00AF7259"/>
    <w:rsid w:val="00AF7396"/>
    <w:rsid w:val="00AF76CE"/>
    <w:rsid w:val="00AF7953"/>
    <w:rsid w:val="00AF7956"/>
    <w:rsid w:val="00AF7B8A"/>
    <w:rsid w:val="00B0062C"/>
    <w:rsid w:val="00B00665"/>
    <w:rsid w:val="00B008A6"/>
    <w:rsid w:val="00B01054"/>
    <w:rsid w:val="00B01309"/>
    <w:rsid w:val="00B0159D"/>
    <w:rsid w:val="00B016DD"/>
    <w:rsid w:val="00B017F3"/>
    <w:rsid w:val="00B01A1E"/>
    <w:rsid w:val="00B01B85"/>
    <w:rsid w:val="00B02588"/>
    <w:rsid w:val="00B028CB"/>
    <w:rsid w:val="00B03129"/>
    <w:rsid w:val="00B03B72"/>
    <w:rsid w:val="00B0439C"/>
    <w:rsid w:val="00B04428"/>
    <w:rsid w:val="00B047C7"/>
    <w:rsid w:val="00B049B4"/>
    <w:rsid w:val="00B04B45"/>
    <w:rsid w:val="00B06020"/>
    <w:rsid w:val="00B06034"/>
    <w:rsid w:val="00B06060"/>
    <w:rsid w:val="00B065CD"/>
    <w:rsid w:val="00B07053"/>
    <w:rsid w:val="00B07696"/>
    <w:rsid w:val="00B07776"/>
    <w:rsid w:val="00B0797F"/>
    <w:rsid w:val="00B10697"/>
    <w:rsid w:val="00B106C0"/>
    <w:rsid w:val="00B10DB3"/>
    <w:rsid w:val="00B10DE5"/>
    <w:rsid w:val="00B10EF7"/>
    <w:rsid w:val="00B11155"/>
    <w:rsid w:val="00B115B6"/>
    <w:rsid w:val="00B1168D"/>
    <w:rsid w:val="00B11F88"/>
    <w:rsid w:val="00B1256A"/>
    <w:rsid w:val="00B12D70"/>
    <w:rsid w:val="00B13294"/>
    <w:rsid w:val="00B136B9"/>
    <w:rsid w:val="00B14023"/>
    <w:rsid w:val="00B14BF2"/>
    <w:rsid w:val="00B14E35"/>
    <w:rsid w:val="00B155B0"/>
    <w:rsid w:val="00B157E0"/>
    <w:rsid w:val="00B15A55"/>
    <w:rsid w:val="00B15FCE"/>
    <w:rsid w:val="00B169B1"/>
    <w:rsid w:val="00B169D1"/>
    <w:rsid w:val="00B169DE"/>
    <w:rsid w:val="00B16BAF"/>
    <w:rsid w:val="00B17920"/>
    <w:rsid w:val="00B20F7F"/>
    <w:rsid w:val="00B21264"/>
    <w:rsid w:val="00B21420"/>
    <w:rsid w:val="00B2142F"/>
    <w:rsid w:val="00B21AB6"/>
    <w:rsid w:val="00B21AC4"/>
    <w:rsid w:val="00B21D47"/>
    <w:rsid w:val="00B21E31"/>
    <w:rsid w:val="00B220A7"/>
    <w:rsid w:val="00B22177"/>
    <w:rsid w:val="00B222E9"/>
    <w:rsid w:val="00B22743"/>
    <w:rsid w:val="00B227AB"/>
    <w:rsid w:val="00B22975"/>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6F"/>
    <w:rsid w:val="00B27463"/>
    <w:rsid w:val="00B27806"/>
    <w:rsid w:val="00B27809"/>
    <w:rsid w:val="00B3023F"/>
    <w:rsid w:val="00B304C9"/>
    <w:rsid w:val="00B30579"/>
    <w:rsid w:val="00B30688"/>
    <w:rsid w:val="00B3075F"/>
    <w:rsid w:val="00B30E04"/>
    <w:rsid w:val="00B317F1"/>
    <w:rsid w:val="00B31C3E"/>
    <w:rsid w:val="00B31D55"/>
    <w:rsid w:val="00B32043"/>
    <w:rsid w:val="00B32230"/>
    <w:rsid w:val="00B325AE"/>
    <w:rsid w:val="00B3277C"/>
    <w:rsid w:val="00B32B13"/>
    <w:rsid w:val="00B32B81"/>
    <w:rsid w:val="00B32C22"/>
    <w:rsid w:val="00B3376A"/>
    <w:rsid w:val="00B34465"/>
    <w:rsid w:val="00B34AE1"/>
    <w:rsid w:val="00B34BD0"/>
    <w:rsid w:val="00B353FB"/>
    <w:rsid w:val="00B354F5"/>
    <w:rsid w:val="00B356F8"/>
    <w:rsid w:val="00B35A63"/>
    <w:rsid w:val="00B35EE3"/>
    <w:rsid w:val="00B3666B"/>
    <w:rsid w:val="00B3698A"/>
    <w:rsid w:val="00B36BDB"/>
    <w:rsid w:val="00B36E16"/>
    <w:rsid w:val="00B36FEE"/>
    <w:rsid w:val="00B37351"/>
    <w:rsid w:val="00B374FC"/>
    <w:rsid w:val="00B37954"/>
    <w:rsid w:val="00B40487"/>
    <w:rsid w:val="00B406C5"/>
    <w:rsid w:val="00B40B1E"/>
    <w:rsid w:val="00B40BA5"/>
    <w:rsid w:val="00B41290"/>
    <w:rsid w:val="00B41457"/>
    <w:rsid w:val="00B41849"/>
    <w:rsid w:val="00B4184B"/>
    <w:rsid w:val="00B42994"/>
    <w:rsid w:val="00B42EBD"/>
    <w:rsid w:val="00B4345D"/>
    <w:rsid w:val="00B442E6"/>
    <w:rsid w:val="00B444AE"/>
    <w:rsid w:val="00B446DB"/>
    <w:rsid w:val="00B4485F"/>
    <w:rsid w:val="00B448A5"/>
    <w:rsid w:val="00B44BF7"/>
    <w:rsid w:val="00B45261"/>
    <w:rsid w:val="00B453E7"/>
    <w:rsid w:val="00B45735"/>
    <w:rsid w:val="00B45DCE"/>
    <w:rsid w:val="00B45FEE"/>
    <w:rsid w:val="00B46068"/>
    <w:rsid w:val="00B4683A"/>
    <w:rsid w:val="00B46AA7"/>
    <w:rsid w:val="00B46DD6"/>
    <w:rsid w:val="00B47063"/>
    <w:rsid w:val="00B476DC"/>
    <w:rsid w:val="00B47CD0"/>
    <w:rsid w:val="00B502FB"/>
    <w:rsid w:val="00B5067A"/>
    <w:rsid w:val="00B5070C"/>
    <w:rsid w:val="00B50F28"/>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724"/>
    <w:rsid w:val="00B62808"/>
    <w:rsid w:val="00B62A83"/>
    <w:rsid w:val="00B63056"/>
    <w:rsid w:val="00B63902"/>
    <w:rsid w:val="00B63929"/>
    <w:rsid w:val="00B63F7A"/>
    <w:rsid w:val="00B6472D"/>
    <w:rsid w:val="00B64B40"/>
    <w:rsid w:val="00B64C8C"/>
    <w:rsid w:val="00B64DC3"/>
    <w:rsid w:val="00B64E7D"/>
    <w:rsid w:val="00B6512F"/>
    <w:rsid w:val="00B65493"/>
    <w:rsid w:val="00B65984"/>
    <w:rsid w:val="00B65CEC"/>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40C6"/>
    <w:rsid w:val="00B74460"/>
    <w:rsid w:val="00B7460C"/>
    <w:rsid w:val="00B748D9"/>
    <w:rsid w:val="00B74EDE"/>
    <w:rsid w:val="00B74F91"/>
    <w:rsid w:val="00B752DC"/>
    <w:rsid w:val="00B7582C"/>
    <w:rsid w:val="00B75AA8"/>
    <w:rsid w:val="00B75F2A"/>
    <w:rsid w:val="00B761E0"/>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89F"/>
    <w:rsid w:val="00B80ACE"/>
    <w:rsid w:val="00B80BD0"/>
    <w:rsid w:val="00B80BD2"/>
    <w:rsid w:val="00B80D0E"/>
    <w:rsid w:val="00B81203"/>
    <w:rsid w:val="00B81283"/>
    <w:rsid w:val="00B8192A"/>
    <w:rsid w:val="00B819C7"/>
    <w:rsid w:val="00B81A2B"/>
    <w:rsid w:val="00B82863"/>
    <w:rsid w:val="00B828A3"/>
    <w:rsid w:val="00B82C3D"/>
    <w:rsid w:val="00B82D8E"/>
    <w:rsid w:val="00B83125"/>
    <w:rsid w:val="00B83218"/>
    <w:rsid w:val="00B83559"/>
    <w:rsid w:val="00B83B1A"/>
    <w:rsid w:val="00B8436F"/>
    <w:rsid w:val="00B846BF"/>
    <w:rsid w:val="00B847D2"/>
    <w:rsid w:val="00B84F2A"/>
    <w:rsid w:val="00B8500F"/>
    <w:rsid w:val="00B85274"/>
    <w:rsid w:val="00B85AEE"/>
    <w:rsid w:val="00B85C4A"/>
    <w:rsid w:val="00B85C75"/>
    <w:rsid w:val="00B865DF"/>
    <w:rsid w:val="00B870AF"/>
    <w:rsid w:val="00B872B7"/>
    <w:rsid w:val="00B87436"/>
    <w:rsid w:val="00B87B72"/>
    <w:rsid w:val="00B87F68"/>
    <w:rsid w:val="00B9025D"/>
    <w:rsid w:val="00B9027B"/>
    <w:rsid w:val="00B90ABC"/>
    <w:rsid w:val="00B90BB4"/>
    <w:rsid w:val="00B90C5C"/>
    <w:rsid w:val="00B90F03"/>
    <w:rsid w:val="00B916DE"/>
    <w:rsid w:val="00B91800"/>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EF7"/>
    <w:rsid w:val="00B958EF"/>
    <w:rsid w:val="00B96000"/>
    <w:rsid w:val="00B96399"/>
    <w:rsid w:val="00B971D3"/>
    <w:rsid w:val="00B973B2"/>
    <w:rsid w:val="00B97A81"/>
    <w:rsid w:val="00B97C43"/>
    <w:rsid w:val="00BA00C2"/>
    <w:rsid w:val="00BA0C22"/>
    <w:rsid w:val="00BA1338"/>
    <w:rsid w:val="00BA18E3"/>
    <w:rsid w:val="00BA1AB3"/>
    <w:rsid w:val="00BA1EB1"/>
    <w:rsid w:val="00BA1FF5"/>
    <w:rsid w:val="00BA21F4"/>
    <w:rsid w:val="00BA27FE"/>
    <w:rsid w:val="00BA28BD"/>
    <w:rsid w:val="00BA35B3"/>
    <w:rsid w:val="00BA36C1"/>
    <w:rsid w:val="00BA3A9A"/>
    <w:rsid w:val="00BA3D24"/>
    <w:rsid w:val="00BA3DA1"/>
    <w:rsid w:val="00BA3F11"/>
    <w:rsid w:val="00BA3F80"/>
    <w:rsid w:val="00BA4B74"/>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78B"/>
    <w:rsid w:val="00BB07A0"/>
    <w:rsid w:val="00BB0A0E"/>
    <w:rsid w:val="00BB0AAB"/>
    <w:rsid w:val="00BB1089"/>
    <w:rsid w:val="00BB10C8"/>
    <w:rsid w:val="00BB10E1"/>
    <w:rsid w:val="00BB1244"/>
    <w:rsid w:val="00BB12DB"/>
    <w:rsid w:val="00BB1406"/>
    <w:rsid w:val="00BB1475"/>
    <w:rsid w:val="00BB16E0"/>
    <w:rsid w:val="00BB1B6C"/>
    <w:rsid w:val="00BB22D8"/>
    <w:rsid w:val="00BB2F56"/>
    <w:rsid w:val="00BB30DA"/>
    <w:rsid w:val="00BB348A"/>
    <w:rsid w:val="00BB36A8"/>
    <w:rsid w:val="00BB3854"/>
    <w:rsid w:val="00BB3B9B"/>
    <w:rsid w:val="00BB3DCE"/>
    <w:rsid w:val="00BB3DD6"/>
    <w:rsid w:val="00BB4503"/>
    <w:rsid w:val="00BB466F"/>
    <w:rsid w:val="00BB52AD"/>
    <w:rsid w:val="00BB533A"/>
    <w:rsid w:val="00BB58C6"/>
    <w:rsid w:val="00BB5D3F"/>
    <w:rsid w:val="00BB623A"/>
    <w:rsid w:val="00BB6259"/>
    <w:rsid w:val="00BB6847"/>
    <w:rsid w:val="00BB6C2F"/>
    <w:rsid w:val="00BB6E22"/>
    <w:rsid w:val="00BB7631"/>
    <w:rsid w:val="00BB7CD6"/>
    <w:rsid w:val="00BC0348"/>
    <w:rsid w:val="00BC0BDD"/>
    <w:rsid w:val="00BC103B"/>
    <w:rsid w:val="00BC107D"/>
    <w:rsid w:val="00BC115C"/>
    <w:rsid w:val="00BC1522"/>
    <w:rsid w:val="00BC1600"/>
    <w:rsid w:val="00BC16A1"/>
    <w:rsid w:val="00BC1BF4"/>
    <w:rsid w:val="00BC1FFA"/>
    <w:rsid w:val="00BC23D4"/>
    <w:rsid w:val="00BC2F4B"/>
    <w:rsid w:val="00BC2F55"/>
    <w:rsid w:val="00BC324A"/>
    <w:rsid w:val="00BC36FF"/>
    <w:rsid w:val="00BC393F"/>
    <w:rsid w:val="00BC3A3D"/>
    <w:rsid w:val="00BC3D10"/>
    <w:rsid w:val="00BC3F9C"/>
    <w:rsid w:val="00BC402F"/>
    <w:rsid w:val="00BC5013"/>
    <w:rsid w:val="00BC52CF"/>
    <w:rsid w:val="00BC57F4"/>
    <w:rsid w:val="00BC613A"/>
    <w:rsid w:val="00BC6471"/>
    <w:rsid w:val="00BC6778"/>
    <w:rsid w:val="00BC712A"/>
    <w:rsid w:val="00BC7F41"/>
    <w:rsid w:val="00BD0026"/>
    <w:rsid w:val="00BD0C6E"/>
    <w:rsid w:val="00BD0DDB"/>
    <w:rsid w:val="00BD1951"/>
    <w:rsid w:val="00BD1D22"/>
    <w:rsid w:val="00BD235C"/>
    <w:rsid w:val="00BD26F3"/>
    <w:rsid w:val="00BD2ABC"/>
    <w:rsid w:val="00BD2CFA"/>
    <w:rsid w:val="00BD3CBA"/>
    <w:rsid w:val="00BD4567"/>
    <w:rsid w:val="00BD4B78"/>
    <w:rsid w:val="00BD4C74"/>
    <w:rsid w:val="00BD4F65"/>
    <w:rsid w:val="00BD51A7"/>
    <w:rsid w:val="00BD55F8"/>
    <w:rsid w:val="00BD593B"/>
    <w:rsid w:val="00BD5C9E"/>
    <w:rsid w:val="00BD649E"/>
    <w:rsid w:val="00BD6D4C"/>
    <w:rsid w:val="00BD7158"/>
    <w:rsid w:val="00BD7313"/>
    <w:rsid w:val="00BD7A0C"/>
    <w:rsid w:val="00BD7B8C"/>
    <w:rsid w:val="00BD7C85"/>
    <w:rsid w:val="00BE0503"/>
    <w:rsid w:val="00BE0736"/>
    <w:rsid w:val="00BE0A2E"/>
    <w:rsid w:val="00BE0A6A"/>
    <w:rsid w:val="00BE1984"/>
    <w:rsid w:val="00BE1F92"/>
    <w:rsid w:val="00BE1FD3"/>
    <w:rsid w:val="00BE1FEF"/>
    <w:rsid w:val="00BE2379"/>
    <w:rsid w:val="00BE30DC"/>
    <w:rsid w:val="00BE3609"/>
    <w:rsid w:val="00BE3A1F"/>
    <w:rsid w:val="00BE3B81"/>
    <w:rsid w:val="00BE3BCB"/>
    <w:rsid w:val="00BE3D51"/>
    <w:rsid w:val="00BE43A2"/>
    <w:rsid w:val="00BE4761"/>
    <w:rsid w:val="00BE4FB1"/>
    <w:rsid w:val="00BE4FDE"/>
    <w:rsid w:val="00BE60CB"/>
    <w:rsid w:val="00BE62B6"/>
    <w:rsid w:val="00BE682C"/>
    <w:rsid w:val="00BE6A68"/>
    <w:rsid w:val="00BE6C7F"/>
    <w:rsid w:val="00BE732B"/>
    <w:rsid w:val="00BE73FD"/>
    <w:rsid w:val="00BE7870"/>
    <w:rsid w:val="00BE7936"/>
    <w:rsid w:val="00BE79A5"/>
    <w:rsid w:val="00BE7F11"/>
    <w:rsid w:val="00BF0C05"/>
    <w:rsid w:val="00BF0E1A"/>
    <w:rsid w:val="00BF10E0"/>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F"/>
    <w:rsid w:val="00BF4DC0"/>
    <w:rsid w:val="00BF4F39"/>
    <w:rsid w:val="00BF4FF4"/>
    <w:rsid w:val="00BF5031"/>
    <w:rsid w:val="00BF524B"/>
    <w:rsid w:val="00BF5896"/>
    <w:rsid w:val="00BF5C7E"/>
    <w:rsid w:val="00BF66D8"/>
    <w:rsid w:val="00BF69C6"/>
    <w:rsid w:val="00BF6FCB"/>
    <w:rsid w:val="00BF7791"/>
    <w:rsid w:val="00BF7C5C"/>
    <w:rsid w:val="00C00418"/>
    <w:rsid w:val="00C00514"/>
    <w:rsid w:val="00C0097D"/>
    <w:rsid w:val="00C00A07"/>
    <w:rsid w:val="00C00D8C"/>
    <w:rsid w:val="00C0154C"/>
    <w:rsid w:val="00C01D6E"/>
    <w:rsid w:val="00C02124"/>
    <w:rsid w:val="00C0263A"/>
    <w:rsid w:val="00C02ACB"/>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7019"/>
    <w:rsid w:val="00C0708E"/>
    <w:rsid w:val="00C07A9E"/>
    <w:rsid w:val="00C07B67"/>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F70"/>
    <w:rsid w:val="00C13270"/>
    <w:rsid w:val="00C13535"/>
    <w:rsid w:val="00C1362F"/>
    <w:rsid w:val="00C13B80"/>
    <w:rsid w:val="00C13EF2"/>
    <w:rsid w:val="00C13F86"/>
    <w:rsid w:val="00C1417F"/>
    <w:rsid w:val="00C1423F"/>
    <w:rsid w:val="00C1426A"/>
    <w:rsid w:val="00C14952"/>
    <w:rsid w:val="00C14AC1"/>
    <w:rsid w:val="00C15064"/>
    <w:rsid w:val="00C15205"/>
    <w:rsid w:val="00C15EA3"/>
    <w:rsid w:val="00C15F20"/>
    <w:rsid w:val="00C16A98"/>
    <w:rsid w:val="00C17434"/>
    <w:rsid w:val="00C20164"/>
    <w:rsid w:val="00C204B1"/>
    <w:rsid w:val="00C20C03"/>
    <w:rsid w:val="00C22415"/>
    <w:rsid w:val="00C22439"/>
    <w:rsid w:val="00C2281E"/>
    <w:rsid w:val="00C22CD2"/>
    <w:rsid w:val="00C22FCF"/>
    <w:rsid w:val="00C22FEC"/>
    <w:rsid w:val="00C232D1"/>
    <w:rsid w:val="00C233C5"/>
    <w:rsid w:val="00C235F1"/>
    <w:rsid w:val="00C23794"/>
    <w:rsid w:val="00C23843"/>
    <w:rsid w:val="00C23899"/>
    <w:rsid w:val="00C23BD4"/>
    <w:rsid w:val="00C23F38"/>
    <w:rsid w:val="00C242E4"/>
    <w:rsid w:val="00C246CF"/>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15F7"/>
    <w:rsid w:val="00C31CE6"/>
    <w:rsid w:val="00C31D13"/>
    <w:rsid w:val="00C31F13"/>
    <w:rsid w:val="00C31F84"/>
    <w:rsid w:val="00C3205E"/>
    <w:rsid w:val="00C325F8"/>
    <w:rsid w:val="00C32E53"/>
    <w:rsid w:val="00C33047"/>
    <w:rsid w:val="00C338EA"/>
    <w:rsid w:val="00C3396A"/>
    <w:rsid w:val="00C341DD"/>
    <w:rsid w:val="00C34B50"/>
    <w:rsid w:val="00C34CEB"/>
    <w:rsid w:val="00C34FE9"/>
    <w:rsid w:val="00C35097"/>
    <w:rsid w:val="00C350F3"/>
    <w:rsid w:val="00C351DE"/>
    <w:rsid w:val="00C353C1"/>
    <w:rsid w:val="00C35930"/>
    <w:rsid w:val="00C35B7C"/>
    <w:rsid w:val="00C361FE"/>
    <w:rsid w:val="00C362F2"/>
    <w:rsid w:val="00C36CB2"/>
    <w:rsid w:val="00C36F94"/>
    <w:rsid w:val="00C373D7"/>
    <w:rsid w:val="00C37B73"/>
    <w:rsid w:val="00C37C09"/>
    <w:rsid w:val="00C405E8"/>
    <w:rsid w:val="00C40984"/>
    <w:rsid w:val="00C4125E"/>
    <w:rsid w:val="00C4157C"/>
    <w:rsid w:val="00C41A40"/>
    <w:rsid w:val="00C42084"/>
    <w:rsid w:val="00C42269"/>
    <w:rsid w:val="00C42D02"/>
    <w:rsid w:val="00C438A4"/>
    <w:rsid w:val="00C43975"/>
    <w:rsid w:val="00C44834"/>
    <w:rsid w:val="00C44A7C"/>
    <w:rsid w:val="00C44C54"/>
    <w:rsid w:val="00C456E1"/>
    <w:rsid w:val="00C45A60"/>
    <w:rsid w:val="00C462EE"/>
    <w:rsid w:val="00C463DD"/>
    <w:rsid w:val="00C46859"/>
    <w:rsid w:val="00C46B17"/>
    <w:rsid w:val="00C46F5B"/>
    <w:rsid w:val="00C46F79"/>
    <w:rsid w:val="00C470B8"/>
    <w:rsid w:val="00C470C0"/>
    <w:rsid w:val="00C47503"/>
    <w:rsid w:val="00C502F4"/>
    <w:rsid w:val="00C5079C"/>
    <w:rsid w:val="00C509CF"/>
    <w:rsid w:val="00C50BCF"/>
    <w:rsid w:val="00C50D26"/>
    <w:rsid w:val="00C52CA4"/>
    <w:rsid w:val="00C52EF4"/>
    <w:rsid w:val="00C53149"/>
    <w:rsid w:val="00C533C7"/>
    <w:rsid w:val="00C534DB"/>
    <w:rsid w:val="00C53DB7"/>
    <w:rsid w:val="00C54C5E"/>
    <w:rsid w:val="00C55964"/>
    <w:rsid w:val="00C565F7"/>
    <w:rsid w:val="00C56854"/>
    <w:rsid w:val="00C56A3C"/>
    <w:rsid w:val="00C56A4E"/>
    <w:rsid w:val="00C56CBB"/>
    <w:rsid w:val="00C56DE1"/>
    <w:rsid w:val="00C56E8D"/>
    <w:rsid w:val="00C57065"/>
    <w:rsid w:val="00C5721C"/>
    <w:rsid w:val="00C57461"/>
    <w:rsid w:val="00C57FCA"/>
    <w:rsid w:val="00C604F2"/>
    <w:rsid w:val="00C6053F"/>
    <w:rsid w:val="00C60AC4"/>
    <w:rsid w:val="00C60C27"/>
    <w:rsid w:val="00C6116F"/>
    <w:rsid w:val="00C61457"/>
    <w:rsid w:val="00C61F3D"/>
    <w:rsid w:val="00C621AB"/>
    <w:rsid w:val="00C62E7F"/>
    <w:rsid w:val="00C62F52"/>
    <w:rsid w:val="00C632E1"/>
    <w:rsid w:val="00C63DEA"/>
    <w:rsid w:val="00C64BE0"/>
    <w:rsid w:val="00C64BE7"/>
    <w:rsid w:val="00C64E2B"/>
    <w:rsid w:val="00C65113"/>
    <w:rsid w:val="00C65128"/>
    <w:rsid w:val="00C65333"/>
    <w:rsid w:val="00C65C64"/>
    <w:rsid w:val="00C65E1D"/>
    <w:rsid w:val="00C6626D"/>
    <w:rsid w:val="00C66455"/>
    <w:rsid w:val="00C667BD"/>
    <w:rsid w:val="00C66C87"/>
    <w:rsid w:val="00C66DF9"/>
    <w:rsid w:val="00C66E20"/>
    <w:rsid w:val="00C67031"/>
    <w:rsid w:val="00C676D5"/>
    <w:rsid w:val="00C6776F"/>
    <w:rsid w:val="00C67BDB"/>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545"/>
    <w:rsid w:val="00C750FD"/>
    <w:rsid w:val="00C75CC1"/>
    <w:rsid w:val="00C766A4"/>
    <w:rsid w:val="00C77001"/>
    <w:rsid w:val="00C77B38"/>
    <w:rsid w:val="00C8041A"/>
    <w:rsid w:val="00C80A71"/>
    <w:rsid w:val="00C80BA7"/>
    <w:rsid w:val="00C80D61"/>
    <w:rsid w:val="00C810C8"/>
    <w:rsid w:val="00C81384"/>
    <w:rsid w:val="00C813D0"/>
    <w:rsid w:val="00C8187E"/>
    <w:rsid w:val="00C8198E"/>
    <w:rsid w:val="00C81AA7"/>
    <w:rsid w:val="00C81DA8"/>
    <w:rsid w:val="00C822C5"/>
    <w:rsid w:val="00C82460"/>
    <w:rsid w:val="00C8262A"/>
    <w:rsid w:val="00C828BC"/>
    <w:rsid w:val="00C82D19"/>
    <w:rsid w:val="00C82E15"/>
    <w:rsid w:val="00C82EA4"/>
    <w:rsid w:val="00C83338"/>
    <w:rsid w:val="00C84292"/>
    <w:rsid w:val="00C84939"/>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F43"/>
    <w:rsid w:val="00C92F51"/>
    <w:rsid w:val="00C92F5B"/>
    <w:rsid w:val="00C93285"/>
    <w:rsid w:val="00C93478"/>
    <w:rsid w:val="00C9368F"/>
    <w:rsid w:val="00C937AD"/>
    <w:rsid w:val="00C937BF"/>
    <w:rsid w:val="00C9499C"/>
    <w:rsid w:val="00C94DF3"/>
    <w:rsid w:val="00C94E8E"/>
    <w:rsid w:val="00C953CC"/>
    <w:rsid w:val="00C953F7"/>
    <w:rsid w:val="00C954E3"/>
    <w:rsid w:val="00C95C0E"/>
    <w:rsid w:val="00C95EFA"/>
    <w:rsid w:val="00C964D0"/>
    <w:rsid w:val="00C965F1"/>
    <w:rsid w:val="00C96845"/>
    <w:rsid w:val="00C96AFD"/>
    <w:rsid w:val="00C96F45"/>
    <w:rsid w:val="00C97023"/>
    <w:rsid w:val="00C97382"/>
    <w:rsid w:val="00C97BC8"/>
    <w:rsid w:val="00C97BF2"/>
    <w:rsid w:val="00C97CD3"/>
    <w:rsid w:val="00CA0325"/>
    <w:rsid w:val="00CA05B1"/>
    <w:rsid w:val="00CA0B1C"/>
    <w:rsid w:val="00CA13A6"/>
    <w:rsid w:val="00CA295A"/>
    <w:rsid w:val="00CA2F5A"/>
    <w:rsid w:val="00CA342A"/>
    <w:rsid w:val="00CA34DD"/>
    <w:rsid w:val="00CA3CAD"/>
    <w:rsid w:val="00CA4000"/>
    <w:rsid w:val="00CA45AC"/>
    <w:rsid w:val="00CA460B"/>
    <w:rsid w:val="00CA492E"/>
    <w:rsid w:val="00CA4BFF"/>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C9A"/>
    <w:rsid w:val="00CB1E84"/>
    <w:rsid w:val="00CB2009"/>
    <w:rsid w:val="00CB2062"/>
    <w:rsid w:val="00CB26BC"/>
    <w:rsid w:val="00CB2ECE"/>
    <w:rsid w:val="00CB3980"/>
    <w:rsid w:val="00CB3BAC"/>
    <w:rsid w:val="00CB3D31"/>
    <w:rsid w:val="00CB3FC4"/>
    <w:rsid w:val="00CB42DC"/>
    <w:rsid w:val="00CB4481"/>
    <w:rsid w:val="00CB55A9"/>
    <w:rsid w:val="00CB64D7"/>
    <w:rsid w:val="00CB6544"/>
    <w:rsid w:val="00CB6821"/>
    <w:rsid w:val="00CB6914"/>
    <w:rsid w:val="00CB7233"/>
    <w:rsid w:val="00CB73BC"/>
    <w:rsid w:val="00CB75C3"/>
    <w:rsid w:val="00CB7DF9"/>
    <w:rsid w:val="00CC038C"/>
    <w:rsid w:val="00CC06AD"/>
    <w:rsid w:val="00CC0AE4"/>
    <w:rsid w:val="00CC10E8"/>
    <w:rsid w:val="00CC1385"/>
    <w:rsid w:val="00CC1DC5"/>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C65"/>
    <w:rsid w:val="00CC4F32"/>
    <w:rsid w:val="00CC51BD"/>
    <w:rsid w:val="00CC6022"/>
    <w:rsid w:val="00CC672A"/>
    <w:rsid w:val="00CC7BDB"/>
    <w:rsid w:val="00CC7CF5"/>
    <w:rsid w:val="00CD06EA"/>
    <w:rsid w:val="00CD0785"/>
    <w:rsid w:val="00CD1904"/>
    <w:rsid w:val="00CD1D36"/>
    <w:rsid w:val="00CD20F1"/>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7BB"/>
    <w:rsid w:val="00CE17FB"/>
    <w:rsid w:val="00CE1B65"/>
    <w:rsid w:val="00CE1DC2"/>
    <w:rsid w:val="00CE23F9"/>
    <w:rsid w:val="00CE2893"/>
    <w:rsid w:val="00CE2969"/>
    <w:rsid w:val="00CE2CBD"/>
    <w:rsid w:val="00CE2E9E"/>
    <w:rsid w:val="00CE2FF4"/>
    <w:rsid w:val="00CE3D4F"/>
    <w:rsid w:val="00CE3EDA"/>
    <w:rsid w:val="00CE4201"/>
    <w:rsid w:val="00CE4A87"/>
    <w:rsid w:val="00CE4E1D"/>
    <w:rsid w:val="00CE4E1E"/>
    <w:rsid w:val="00CE516D"/>
    <w:rsid w:val="00CE554F"/>
    <w:rsid w:val="00CE5A8F"/>
    <w:rsid w:val="00CE5AEA"/>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3D3"/>
    <w:rsid w:val="00CF2430"/>
    <w:rsid w:val="00CF2814"/>
    <w:rsid w:val="00CF3196"/>
    <w:rsid w:val="00CF33D7"/>
    <w:rsid w:val="00CF3422"/>
    <w:rsid w:val="00CF40A0"/>
    <w:rsid w:val="00CF43E9"/>
    <w:rsid w:val="00CF450E"/>
    <w:rsid w:val="00CF5392"/>
    <w:rsid w:val="00CF5703"/>
    <w:rsid w:val="00CF58BB"/>
    <w:rsid w:val="00CF658D"/>
    <w:rsid w:val="00CF6C3D"/>
    <w:rsid w:val="00CF713E"/>
    <w:rsid w:val="00CF7187"/>
    <w:rsid w:val="00CF7692"/>
    <w:rsid w:val="00CF76A5"/>
    <w:rsid w:val="00CF776E"/>
    <w:rsid w:val="00CF796E"/>
    <w:rsid w:val="00CF7BB9"/>
    <w:rsid w:val="00CF7DC1"/>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E83"/>
    <w:rsid w:val="00D10886"/>
    <w:rsid w:val="00D10FA3"/>
    <w:rsid w:val="00D111CC"/>
    <w:rsid w:val="00D113CA"/>
    <w:rsid w:val="00D11506"/>
    <w:rsid w:val="00D116C0"/>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D47"/>
    <w:rsid w:val="00D24F12"/>
    <w:rsid w:val="00D25457"/>
    <w:rsid w:val="00D25E0F"/>
    <w:rsid w:val="00D25EDB"/>
    <w:rsid w:val="00D2626D"/>
    <w:rsid w:val="00D2670B"/>
    <w:rsid w:val="00D268BF"/>
    <w:rsid w:val="00D26F8A"/>
    <w:rsid w:val="00D27642"/>
    <w:rsid w:val="00D27969"/>
    <w:rsid w:val="00D27B21"/>
    <w:rsid w:val="00D30F3E"/>
    <w:rsid w:val="00D3193F"/>
    <w:rsid w:val="00D31CF7"/>
    <w:rsid w:val="00D31EDC"/>
    <w:rsid w:val="00D321FB"/>
    <w:rsid w:val="00D3256D"/>
    <w:rsid w:val="00D32584"/>
    <w:rsid w:val="00D326B2"/>
    <w:rsid w:val="00D32941"/>
    <w:rsid w:val="00D332F1"/>
    <w:rsid w:val="00D33911"/>
    <w:rsid w:val="00D34465"/>
    <w:rsid w:val="00D35224"/>
    <w:rsid w:val="00D355EB"/>
    <w:rsid w:val="00D36728"/>
    <w:rsid w:val="00D37001"/>
    <w:rsid w:val="00D373A7"/>
    <w:rsid w:val="00D37467"/>
    <w:rsid w:val="00D37BAD"/>
    <w:rsid w:val="00D37C9A"/>
    <w:rsid w:val="00D4065C"/>
    <w:rsid w:val="00D40873"/>
    <w:rsid w:val="00D41071"/>
    <w:rsid w:val="00D4124A"/>
    <w:rsid w:val="00D41F6F"/>
    <w:rsid w:val="00D42DBA"/>
    <w:rsid w:val="00D431CF"/>
    <w:rsid w:val="00D4344E"/>
    <w:rsid w:val="00D43704"/>
    <w:rsid w:val="00D438FF"/>
    <w:rsid w:val="00D43C30"/>
    <w:rsid w:val="00D43CED"/>
    <w:rsid w:val="00D43FD8"/>
    <w:rsid w:val="00D4439D"/>
    <w:rsid w:val="00D44541"/>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BFD"/>
    <w:rsid w:val="00D47CD1"/>
    <w:rsid w:val="00D5029C"/>
    <w:rsid w:val="00D503E6"/>
    <w:rsid w:val="00D504C5"/>
    <w:rsid w:val="00D50CA5"/>
    <w:rsid w:val="00D51024"/>
    <w:rsid w:val="00D51573"/>
    <w:rsid w:val="00D51A46"/>
    <w:rsid w:val="00D52090"/>
    <w:rsid w:val="00D5247A"/>
    <w:rsid w:val="00D52714"/>
    <w:rsid w:val="00D527BE"/>
    <w:rsid w:val="00D52F37"/>
    <w:rsid w:val="00D535A8"/>
    <w:rsid w:val="00D5364B"/>
    <w:rsid w:val="00D53CFF"/>
    <w:rsid w:val="00D53D64"/>
    <w:rsid w:val="00D546E3"/>
    <w:rsid w:val="00D5482E"/>
    <w:rsid w:val="00D54D64"/>
    <w:rsid w:val="00D54DF3"/>
    <w:rsid w:val="00D5500E"/>
    <w:rsid w:val="00D55215"/>
    <w:rsid w:val="00D5546B"/>
    <w:rsid w:val="00D554E2"/>
    <w:rsid w:val="00D55C68"/>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F8"/>
    <w:rsid w:val="00D628DE"/>
    <w:rsid w:val="00D62D95"/>
    <w:rsid w:val="00D6327E"/>
    <w:rsid w:val="00D636EE"/>
    <w:rsid w:val="00D63A0F"/>
    <w:rsid w:val="00D64160"/>
    <w:rsid w:val="00D64824"/>
    <w:rsid w:val="00D64CFA"/>
    <w:rsid w:val="00D64FB5"/>
    <w:rsid w:val="00D65090"/>
    <w:rsid w:val="00D650C0"/>
    <w:rsid w:val="00D65275"/>
    <w:rsid w:val="00D652FC"/>
    <w:rsid w:val="00D65B36"/>
    <w:rsid w:val="00D66460"/>
    <w:rsid w:val="00D668E9"/>
    <w:rsid w:val="00D66CB9"/>
    <w:rsid w:val="00D66F34"/>
    <w:rsid w:val="00D67207"/>
    <w:rsid w:val="00D67874"/>
    <w:rsid w:val="00D67AC3"/>
    <w:rsid w:val="00D67C50"/>
    <w:rsid w:val="00D7048B"/>
    <w:rsid w:val="00D7093D"/>
    <w:rsid w:val="00D70AEC"/>
    <w:rsid w:val="00D70C12"/>
    <w:rsid w:val="00D711A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532E"/>
    <w:rsid w:val="00D7554F"/>
    <w:rsid w:val="00D7562F"/>
    <w:rsid w:val="00D7566B"/>
    <w:rsid w:val="00D75966"/>
    <w:rsid w:val="00D763F8"/>
    <w:rsid w:val="00D7656B"/>
    <w:rsid w:val="00D76596"/>
    <w:rsid w:val="00D7665C"/>
    <w:rsid w:val="00D767BE"/>
    <w:rsid w:val="00D76857"/>
    <w:rsid w:val="00D768B0"/>
    <w:rsid w:val="00D772BD"/>
    <w:rsid w:val="00D77782"/>
    <w:rsid w:val="00D77956"/>
    <w:rsid w:val="00D8005A"/>
    <w:rsid w:val="00D8062C"/>
    <w:rsid w:val="00D8093D"/>
    <w:rsid w:val="00D80F90"/>
    <w:rsid w:val="00D81253"/>
    <w:rsid w:val="00D818C9"/>
    <w:rsid w:val="00D81D0A"/>
    <w:rsid w:val="00D823C5"/>
    <w:rsid w:val="00D82553"/>
    <w:rsid w:val="00D8321D"/>
    <w:rsid w:val="00D83765"/>
    <w:rsid w:val="00D83853"/>
    <w:rsid w:val="00D838E5"/>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D39"/>
    <w:rsid w:val="00D9225A"/>
    <w:rsid w:val="00D92A0E"/>
    <w:rsid w:val="00D92A10"/>
    <w:rsid w:val="00D92A6F"/>
    <w:rsid w:val="00D9317C"/>
    <w:rsid w:val="00D9321E"/>
    <w:rsid w:val="00D934DA"/>
    <w:rsid w:val="00D9358D"/>
    <w:rsid w:val="00D93CB9"/>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747A"/>
    <w:rsid w:val="00D974FB"/>
    <w:rsid w:val="00D9764F"/>
    <w:rsid w:val="00D97668"/>
    <w:rsid w:val="00D977AA"/>
    <w:rsid w:val="00D97ADF"/>
    <w:rsid w:val="00DA01FD"/>
    <w:rsid w:val="00DA0257"/>
    <w:rsid w:val="00DA0805"/>
    <w:rsid w:val="00DA0D7E"/>
    <w:rsid w:val="00DA13C3"/>
    <w:rsid w:val="00DA14A5"/>
    <w:rsid w:val="00DA192E"/>
    <w:rsid w:val="00DA1A47"/>
    <w:rsid w:val="00DA225B"/>
    <w:rsid w:val="00DA2417"/>
    <w:rsid w:val="00DA2759"/>
    <w:rsid w:val="00DA2821"/>
    <w:rsid w:val="00DA2A60"/>
    <w:rsid w:val="00DA2FC9"/>
    <w:rsid w:val="00DA32F3"/>
    <w:rsid w:val="00DA3777"/>
    <w:rsid w:val="00DA388E"/>
    <w:rsid w:val="00DA38C4"/>
    <w:rsid w:val="00DA38ED"/>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54D"/>
    <w:rsid w:val="00DB4826"/>
    <w:rsid w:val="00DB4A9B"/>
    <w:rsid w:val="00DB4D78"/>
    <w:rsid w:val="00DB5435"/>
    <w:rsid w:val="00DB54B6"/>
    <w:rsid w:val="00DB54CE"/>
    <w:rsid w:val="00DB554E"/>
    <w:rsid w:val="00DB5678"/>
    <w:rsid w:val="00DB5942"/>
    <w:rsid w:val="00DB742D"/>
    <w:rsid w:val="00DB7799"/>
    <w:rsid w:val="00DB7F14"/>
    <w:rsid w:val="00DC0196"/>
    <w:rsid w:val="00DC05B9"/>
    <w:rsid w:val="00DC0A1F"/>
    <w:rsid w:val="00DC11CD"/>
    <w:rsid w:val="00DC1612"/>
    <w:rsid w:val="00DC1BA7"/>
    <w:rsid w:val="00DC1F1E"/>
    <w:rsid w:val="00DC260A"/>
    <w:rsid w:val="00DC2C3D"/>
    <w:rsid w:val="00DC3417"/>
    <w:rsid w:val="00DC3EB7"/>
    <w:rsid w:val="00DC4137"/>
    <w:rsid w:val="00DC4396"/>
    <w:rsid w:val="00DC451C"/>
    <w:rsid w:val="00DC48B6"/>
    <w:rsid w:val="00DC4E31"/>
    <w:rsid w:val="00DC569E"/>
    <w:rsid w:val="00DC5B62"/>
    <w:rsid w:val="00DC5D5B"/>
    <w:rsid w:val="00DC670E"/>
    <w:rsid w:val="00DC67B9"/>
    <w:rsid w:val="00DC6C03"/>
    <w:rsid w:val="00DC6DC8"/>
    <w:rsid w:val="00DC6F37"/>
    <w:rsid w:val="00DC743E"/>
    <w:rsid w:val="00DC7560"/>
    <w:rsid w:val="00DC7A65"/>
    <w:rsid w:val="00DD00F4"/>
    <w:rsid w:val="00DD0141"/>
    <w:rsid w:val="00DD0210"/>
    <w:rsid w:val="00DD03DF"/>
    <w:rsid w:val="00DD064B"/>
    <w:rsid w:val="00DD1142"/>
    <w:rsid w:val="00DD1986"/>
    <w:rsid w:val="00DD19E7"/>
    <w:rsid w:val="00DD1DDE"/>
    <w:rsid w:val="00DD28EF"/>
    <w:rsid w:val="00DD32D9"/>
    <w:rsid w:val="00DD33B1"/>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AF2"/>
    <w:rsid w:val="00DD6CEB"/>
    <w:rsid w:val="00DD70E9"/>
    <w:rsid w:val="00DD735B"/>
    <w:rsid w:val="00DD7D89"/>
    <w:rsid w:val="00DE1174"/>
    <w:rsid w:val="00DE11DD"/>
    <w:rsid w:val="00DE1454"/>
    <w:rsid w:val="00DE189C"/>
    <w:rsid w:val="00DE1D79"/>
    <w:rsid w:val="00DE1F50"/>
    <w:rsid w:val="00DE234D"/>
    <w:rsid w:val="00DE2579"/>
    <w:rsid w:val="00DE26C4"/>
    <w:rsid w:val="00DE29D9"/>
    <w:rsid w:val="00DE2E48"/>
    <w:rsid w:val="00DE3195"/>
    <w:rsid w:val="00DE32D2"/>
    <w:rsid w:val="00DE3BEF"/>
    <w:rsid w:val="00DE3C0D"/>
    <w:rsid w:val="00DE3D11"/>
    <w:rsid w:val="00DE3E70"/>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159E"/>
    <w:rsid w:val="00DF1B85"/>
    <w:rsid w:val="00DF1E07"/>
    <w:rsid w:val="00DF2584"/>
    <w:rsid w:val="00DF26FE"/>
    <w:rsid w:val="00DF2745"/>
    <w:rsid w:val="00DF2B72"/>
    <w:rsid w:val="00DF3195"/>
    <w:rsid w:val="00DF3268"/>
    <w:rsid w:val="00DF36DB"/>
    <w:rsid w:val="00DF3711"/>
    <w:rsid w:val="00DF374C"/>
    <w:rsid w:val="00DF3CE1"/>
    <w:rsid w:val="00DF3E41"/>
    <w:rsid w:val="00DF41C7"/>
    <w:rsid w:val="00DF4A68"/>
    <w:rsid w:val="00DF4BCC"/>
    <w:rsid w:val="00DF5ADA"/>
    <w:rsid w:val="00DF61DD"/>
    <w:rsid w:val="00DF6A4A"/>
    <w:rsid w:val="00DF6E62"/>
    <w:rsid w:val="00DF6FC7"/>
    <w:rsid w:val="00DF70A8"/>
    <w:rsid w:val="00DF73BC"/>
    <w:rsid w:val="00DF751B"/>
    <w:rsid w:val="00DF7915"/>
    <w:rsid w:val="00DF7C19"/>
    <w:rsid w:val="00E00145"/>
    <w:rsid w:val="00E002D0"/>
    <w:rsid w:val="00E008A5"/>
    <w:rsid w:val="00E00BB8"/>
    <w:rsid w:val="00E00E40"/>
    <w:rsid w:val="00E015ED"/>
    <w:rsid w:val="00E01A1D"/>
    <w:rsid w:val="00E01D5C"/>
    <w:rsid w:val="00E0214E"/>
    <w:rsid w:val="00E0215C"/>
    <w:rsid w:val="00E027DB"/>
    <w:rsid w:val="00E028D7"/>
    <w:rsid w:val="00E03049"/>
    <w:rsid w:val="00E03237"/>
    <w:rsid w:val="00E0337E"/>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60C5"/>
    <w:rsid w:val="00E168B2"/>
    <w:rsid w:val="00E17265"/>
    <w:rsid w:val="00E176C7"/>
    <w:rsid w:val="00E17775"/>
    <w:rsid w:val="00E17C97"/>
    <w:rsid w:val="00E2008E"/>
    <w:rsid w:val="00E202D9"/>
    <w:rsid w:val="00E20362"/>
    <w:rsid w:val="00E20741"/>
    <w:rsid w:val="00E2087E"/>
    <w:rsid w:val="00E208F7"/>
    <w:rsid w:val="00E2100A"/>
    <w:rsid w:val="00E210B7"/>
    <w:rsid w:val="00E21760"/>
    <w:rsid w:val="00E22245"/>
    <w:rsid w:val="00E2251F"/>
    <w:rsid w:val="00E2264F"/>
    <w:rsid w:val="00E22724"/>
    <w:rsid w:val="00E228A1"/>
    <w:rsid w:val="00E23015"/>
    <w:rsid w:val="00E23298"/>
    <w:rsid w:val="00E232AF"/>
    <w:rsid w:val="00E23496"/>
    <w:rsid w:val="00E235DB"/>
    <w:rsid w:val="00E23690"/>
    <w:rsid w:val="00E23EFE"/>
    <w:rsid w:val="00E2485A"/>
    <w:rsid w:val="00E248FB"/>
    <w:rsid w:val="00E24E0B"/>
    <w:rsid w:val="00E2539F"/>
    <w:rsid w:val="00E25E4D"/>
    <w:rsid w:val="00E2603C"/>
    <w:rsid w:val="00E26485"/>
    <w:rsid w:val="00E2663D"/>
    <w:rsid w:val="00E268CD"/>
    <w:rsid w:val="00E270A7"/>
    <w:rsid w:val="00E27523"/>
    <w:rsid w:val="00E302E0"/>
    <w:rsid w:val="00E305C0"/>
    <w:rsid w:val="00E30804"/>
    <w:rsid w:val="00E30BEF"/>
    <w:rsid w:val="00E3116F"/>
    <w:rsid w:val="00E311D6"/>
    <w:rsid w:val="00E31207"/>
    <w:rsid w:val="00E31468"/>
    <w:rsid w:val="00E3181A"/>
    <w:rsid w:val="00E31AC2"/>
    <w:rsid w:val="00E31C6F"/>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7704"/>
    <w:rsid w:val="00E37E37"/>
    <w:rsid w:val="00E4027D"/>
    <w:rsid w:val="00E403C0"/>
    <w:rsid w:val="00E40409"/>
    <w:rsid w:val="00E40AEA"/>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444"/>
    <w:rsid w:val="00E45A06"/>
    <w:rsid w:val="00E45BDC"/>
    <w:rsid w:val="00E45F6B"/>
    <w:rsid w:val="00E460CD"/>
    <w:rsid w:val="00E46608"/>
    <w:rsid w:val="00E469A6"/>
    <w:rsid w:val="00E46E8F"/>
    <w:rsid w:val="00E46F07"/>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822"/>
    <w:rsid w:val="00E52AE5"/>
    <w:rsid w:val="00E52C90"/>
    <w:rsid w:val="00E52CD3"/>
    <w:rsid w:val="00E53D26"/>
    <w:rsid w:val="00E5425E"/>
    <w:rsid w:val="00E54CA1"/>
    <w:rsid w:val="00E54D72"/>
    <w:rsid w:val="00E556DF"/>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912"/>
    <w:rsid w:val="00E60C42"/>
    <w:rsid w:val="00E61185"/>
    <w:rsid w:val="00E61413"/>
    <w:rsid w:val="00E614FA"/>
    <w:rsid w:val="00E61FD3"/>
    <w:rsid w:val="00E620C1"/>
    <w:rsid w:val="00E620CC"/>
    <w:rsid w:val="00E62D7A"/>
    <w:rsid w:val="00E62EDC"/>
    <w:rsid w:val="00E633BA"/>
    <w:rsid w:val="00E634FF"/>
    <w:rsid w:val="00E644E9"/>
    <w:rsid w:val="00E64D1B"/>
    <w:rsid w:val="00E65253"/>
    <w:rsid w:val="00E65495"/>
    <w:rsid w:val="00E65640"/>
    <w:rsid w:val="00E65A8D"/>
    <w:rsid w:val="00E65E59"/>
    <w:rsid w:val="00E66F9E"/>
    <w:rsid w:val="00E67D82"/>
    <w:rsid w:val="00E67DB9"/>
    <w:rsid w:val="00E67E58"/>
    <w:rsid w:val="00E67FB3"/>
    <w:rsid w:val="00E7021A"/>
    <w:rsid w:val="00E70BF4"/>
    <w:rsid w:val="00E70F07"/>
    <w:rsid w:val="00E70FE4"/>
    <w:rsid w:val="00E7146E"/>
    <w:rsid w:val="00E71782"/>
    <w:rsid w:val="00E71DB6"/>
    <w:rsid w:val="00E71FBA"/>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3C5"/>
    <w:rsid w:val="00E90716"/>
    <w:rsid w:val="00E90C68"/>
    <w:rsid w:val="00E90FA4"/>
    <w:rsid w:val="00E90FD1"/>
    <w:rsid w:val="00E91413"/>
    <w:rsid w:val="00E91D42"/>
    <w:rsid w:val="00E921F2"/>
    <w:rsid w:val="00E92302"/>
    <w:rsid w:val="00E92F8D"/>
    <w:rsid w:val="00E933C6"/>
    <w:rsid w:val="00E93B51"/>
    <w:rsid w:val="00E93EE7"/>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6637"/>
    <w:rsid w:val="00EA676C"/>
    <w:rsid w:val="00EA6DF1"/>
    <w:rsid w:val="00EA7643"/>
    <w:rsid w:val="00EB0A41"/>
    <w:rsid w:val="00EB0BFF"/>
    <w:rsid w:val="00EB1234"/>
    <w:rsid w:val="00EB1CED"/>
    <w:rsid w:val="00EB1F37"/>
    <w:rsid w:val="00EB1FA0"/>
    <w:rsid w:val="00EB22F5"/>
    <w:rsid w:val="00EB2893"/>
    <w:rsid w:val="00EB2AC1"/>
    <w:rsid w:val="00EB334F"/>
    <w:rsid w:val="00EB34B0"/>
    <w:rsid w:val="00EB3865"/>
    <w:rsid w:val="00EB3915"/>
    <w:rsid w:val="00EB3A64"/>
    <w:rsid w:val="00EB3D12"/>
    <w:rsid w:val="00EB3D25"/>
    <w:rsid w:val="00EB3DBA"/>
    <w:rsid w:val="00EB3FD7"/>
    <w:rsid w:val="00EB4104"/>
    <w:rsid w:val="00EB4404"/>
    <w:rsid w:val="00EB46C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202C"/>
    <w:rsid w:val="00EC2C76"/>
    <w:rsid w:val="00EC2CD0"/>
    <w:rsid w:val="00EC3669"/>
    <w:rsid w:val="00EC3CD1"/>
    <w:rsid w:val="00EC3D2E"/>
    <w:rsid w:val="00EC47BD"/>
    <w:rsid w:val="00EC4952"/>
    <w:rsid w:val="00EC4F06"/>
    <w:rsid w:val="00EC52DC"/>
    <w:rsid w:val="00EC53B5"/>
    <w:rsid w:val="00EC56C6"/>
    <w:rsid w:val="00EC589B"/>
    <w:rsid w:val="00EC599F"/>
    <w:rsid w:val="00EC5CCC"/>
    <w:rsid w:val="00EC5D91"/>
    <w:rsid w:val="00EC6205"/>
    <w:rsid w:val="00EC62DA"/>
    <w:rsid w:val="00EC696B"/>
    <w:rsid w:val="00EC721C"/>
    <w:rsid w:val="00EC7290"/>
    <w:rsid w:val="00EC77CC"/>
    <w:rsid w:val="00EC7C98"/>
    <w:rsid w:val="00ED05E8"/>
    <w:rsid w:val="00ED0BAB"/>
    <w:rsid w:val="00ED0CD6"/>
    <w:rsid w:val="00ED18E6"/>
    <w:rsid w:val="00ED1A7E"/>
    <w:rsid w:val="00ED2302"/>
    <w:rsid w:val="00ED2E5D"/>
    <w:rsid w:val="00ED3274"/>
    <w:rsid w:val="00ED352A"/>
    <w:rsid w:val="00ED41D8"/>
    <w:rsid w:val="00ED424D"/>
    <w:rsid w:val="00ED43E5"/>
    <w:rsid w:val="00ED4DDA"/>
    <w:rsid w:val="00ED4EA6"/>
    <w:rsid w:val="00ED4F46"/>
    <w:rsid w:val="00ED50A2"/>
    <w:rsid w:val="00ED5FDB"/>
    <w:rsid w:val="00ED60BB"/>
    <w:rsid w:val="00ED6F8F"/>
    <w:rsid w:val="00ED6FC1"/>
    <w:rsid w:val="00ED7DFA"/>
    <w:rsid w:val="00ED7F25"/>
    <w:rsid w:val="00EE087B"/>
    <w:rsid w:val="00EE0ACB"/>
    <w:rsid w:val="00EE0C09"/>
    <w:rsid w:val="00EE0EA4"/>
    <w:rsid w:val="00EE1916"/>
    <w:rsid w:val="00EE3522"/>
    <w:rsid w:val="00EE3752"/>
    <w:rsid w:val="00EE3AD1"/>
    <w:rsid w:val="00EE45E0"/>
    <w:rsid w:val="00EE5044"/>
    <w:rsid w:val="00EE58B9"/>
    <w:rsid w:val="00EE5969"/>
    <w:rsid w:val="00EE5C9A"/>
    <w:rsid w:val="00EE5D95"/>
    <w:rsid w:val="00EE66E5"/>
    <w:rsid w:val="00EE6A7A"/>
    <w:rsid w:val="00EE6BDC"/>
    <w:rsid w:val="00EE701A"/>
    <w:rsid w:val="00EE7C44"/>
    <w:rsid w:val="00EE7C8F"/>
    <w:rsid w:val="00EF0C63"/>
    <w:rsid w:val="00EF1999"/>
    <w:rsid w:val="00EF1E39"/>
    <w:rsid w:val="00EF232F"/>
    <w:rsid w:val="00EF28ED"/>
    <w:rsid w:val="00EF3367"/>
    <w:rsid w:val="00EF3D04"/>
    <w:rsid w:val="00EF46B1"/>
    <w:rsid w:val="00EF49F2"/>
    <w:rsid w:val="00EF4A4C"/>
    <w:rsid w:val="00EF4C6B"/>
    <w:rsid w:val="00EF4CDA"/>
    <w:rsid w:val="00EF5564"/>
    <w:rsid w:val="00EF612F"/>
    <w:rsid w:val="00EF64E2"/>
    <w:rsid w:val="00EF6736"/>
    <w:rsid w:val="00EF687B"/>
    <w:rsid w:val="00EF68C1"/>
    <w:rsid w:val="00EF6D4B"/>
    <w:rsid w:val="00EF709A"/>
    <w:rsid w:val="00EF73AF"/>
    <w:rsid w:val="00EF7BA2"/>
    <w:rsid w:val="00EF7E2C"/>
    <w:rsid w:val="00F00030"/>
    <w:rsid w:val="00F00206"/>
    <w:rsid w:val="00F00229"/>
    <w:rsid w:val="00F009A8"/>
    <w:rsid w:val="00F00CC7"/>
    <w:rsid w:val="00F01251"/>
    <w:rsid w:val="00F013DD"/>
    <w:rsid w:val="00F01884"/>
    <w:rsid w:val="00F01CDA"/>
    <w:rsid w:val="00F01EE0"/>
    <w:rsid w:val="00F01FB6"/>
    <w:rsid w:val="00F0255B"/>
    <w:rsid w:val="00F025C8"/>
    <w:rsid w:val="00F02673"/>
    <w:rsid w:val="00F029E7"/>
    <w:rsid w:val="00F037E7"/>
    <w:rsid w:val="00F0386B"/>
    <w:rsid w:val="00F03E58"/>
    <w:rsid w:val="00F042E2"/>
    <w:rsid w:val="00F0435C"/>
    <w:rsid w:val="00F04384"/>
    <w:rsid w:val="00F04839"/>
    <w:rsid w:val="00F04CE6"/>
    <w:rsid w:val="00F05A22"/>
    <w:rsid w:val="00F05A9D"/>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B22"/>
    <w:rsid w:val="00F14F8E"/>
    <w:rsid w:val="00F14FC2"/>
    <w:rsid w:val="00F15076"/>
    <w:rsid w:val="00F15126"/>
    <w:rsid w:val="00F15152"/>
    <w:rsid w:val="00F1518D"/>
    <w:rsid w:val="00F152E7"/>
    <w:rsid w:val="00F154AC"/>
    <w:rsid w:val="00F158B1"/>
    <w:rsid w:val="00F15FC4"/>
    <w:rsid w:val="00F16643"/>
    <w:rsid w:val="00F16D8F"/>
    <w:rsid w:val="00F16FDE"/>
    <w:rsid w:val="00F176B2"/>
    <w:rsid w:val="00F178D0"/>
    <w:rsid w:val="00F17E3D"/>
    <w:rsid w:val="00F200BA"/>
    <w:rsid w:val="00F20153"/>
    <w:rsid w:val="00F20EE8"/>
    <w:rsid w:val="00F210CF"/>
    <w:rsid w:val="00F211B0"/>
    <w:rsid w:val="00F2136F"/>
    <w:rsid w:val="00F22A01"/>
    <w:rsid w:val="00F22D8C"/>
    <w:rsid w:val="00F23058"/>
    <w:rsid w:val="00F2306D"/>
    <w:rsid w:val="00F232CC"/>
    <w:rsid w:val="00F238C5"/>
    <w:rsid w:val="00F23A19"/>
    <w:rsid w:val="00F23DF0"/>
    <w:rsid w:val="00F2401C"/>
    <w:rsid w:val="00F24189"/>
    <w:rsid w:val="00F2465C"/>
    <w:rsid w:val="00F249D6"/>
    <w:rsid w:val="00F24C18"/>
    <w:rsid w:val="00F25695"/>
    <w:rsid w:val="00F25B14"/>
    <w:rsid w:val="00F25E06"/>
    <w:rsid w:val="00F26244"/>
    <w:rsid w:val="00F2660C"/>
    <w:rsid w:val="00F26D29"/>
    <w:rsid w:val="00F27168"/>
    <w:rsid w:val="00F300D8"/>
    <w:rsid w:val="00F3022D"/>
    <w:rsid w:val="00F30254"/>
    <w:rsid w:val="00F30546"/>
    <w:rsid w:val="00F30F1C"/>
    <w:rsid w:val="00F30F34"/>
    <w:rsid w:val="00F31447"/>
    <w:rsid w:val="00F31BC6"/>
    <w:rsid w:val="00F31BF4"/>
    <w:rsid w:val="00F321B3"/>
    <w:rsid w:val="00F32943"/>
    <w:rsid w:val="00F332ED"/>
    <w:rsid w:val="00F340A0"/>
    <w:rsid w:val="00F341D5"/>
    <w:rsid w:val="00F3505B"/>
    <w:rsid w:val="00F350B3"/>
    <w:rsid w:val="00F35B70"/>
    <w:rsid w:val="00F35C14"/>
    <w:rsid w:val="00F35F85"/>
    <w:rsid w:val="00F36070"/>
    <w:rsid w:val="00F36279"/>
    <w:rsid w:val="00F36435"/>
    <w:rsid w:val="00F36F39"/>
    <w:rsid w:val="00F3777F"/>
    <w:rsid w:val="00F37C89"/>
    <w:rsid w:val="00F37FEB"/>
    <w:rsid w:val="00F40311"/>
    <w:rsid w:val="00F40759"/>
    <w:rsid w:val="00F4077D"/>
    <w:rsid w:val="00F40CD5"/>
    <w:rsid w:val="00F411FE"/>
    <w:rsid w:val="00F41317"/>
    <w:rsid w:val="00F41539"/>
    <w:rsid w:val="00F4166F"/>
    <w:rsid w:val="00F41A95"/>
    <w:rsid w:val="00F41EA9"/>
    <w:rsid w:val="00F42038"/>
    <w:rsid w:val="00F42045"/>
    <w:rsid w:val="00F420D2"/>
    <w:rsid w:val="00F420DC"/>
    <w:rsid w:val="00F4230C"/>
    <w:rsid w:val="00F4248B"/>
    <w:rsid w:val="00F428A1"/>
    <w:rsid w:val="00F42AF6"/>
    <w:rsid w:val="00F42B27"/>
    <w:rsid w:val="00F4300D"/>
    <w:rsid w:val="00F43AA4"/>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E08"/>
    <w:rsid w:val="00F508C9"/>
    <w:rsid w:val="00F509E9"/>
    <w:rsid w:val="00F50CE2"/>
    <w:rsid w:val="00F510E7"/>
    <w:rsid w:val="00F512BC"/>
    <w:rsid w:val="00F5157E"/>
    <w:rsid w:val="00F51A10"/>
    <w:rsid w:val="00F51A56"/>
    <w:rsid w:val="00F51B6F"/>
    <w:rsid w:val="00F51C50"/>
    <w:rsid w:val="00F520B8"/>
    <w:rsid w:val="00F522DC"/>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5C8"/>
    <w:rsid w:val="00F61CC6"/>
    <w:rsid w:val="00F61F5B"/>
    <w:rsid w:val="00F621D3"/>
    <w:rsid w:val="00F623B1"/>
    <w:rsid w:val="00F625F2"/>
    <w:rsid w:val="00F62DAA"/>
    <w:rsid w:val="00F637A9"/>
    <w:rsid w:val="00F64097"/>
    <w:rsid w:val="00F6419C"/>
    <w:rsid w:val="00F64661"/>
    <w:rsid w:val="00F648E0"/>
    <w:rsid w:val="00F649F5"/>
    <w:rsid w:val="00F64DA7"/>
    <w:rsid w:val="00F650BD"/>
    <w:rsid w:val="00F654B3"/>
    <w:rsid w:val="00F65693"/>
    <w:rsid w:val="00F65FF7"/>
    <w:rsid w:val="00F6611A"/>
    <w:rsid w:val="00F669F7"/>
    <w:rsid w:val="00F66AFA"/>
    <w:rsid w:val="00F67A7A"/>
    <w:rsid w:val="00F70210"/>
    <w:rsid w:val="00F702F4"/>
    <w:rsid w:val="00F70B79"/>
    <w:rsid w:val="00F70BE0"/>
    <w:rsid w:val="00F70FCA"/>
    <w:rsid w:val="00F70FEF"/>
    <w:rsid w:val="00F716AD"/>
    <w:rsid w:val="00F71789"/>
    <w:rsid w:val="00F7182A"/>
    <w:rsid w:val="00F718AD"/>
    <w:rsid w:val="00F71B4D"/>
    <w:rsid w:val="00F7244C"/>
    <w:rsid w:val="00F7269F"/>
    <w:rsid w:val="00F72F4B"/>
    <w:rsid w:val="00F73095"/>
    <w:rsid w:val="00F7334A"/>
    <w:rsid w:val="00F7342D"/>
    <w:rsid w:val="00F743F9"/>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687"/>
    <w:rsid w:val="00F81703"/>
    <w:rsid w:val="00F8240F"/>
    <w:rsid w:val="00F82792"/>
    <w:rsid w:val="00F82D52"/>
    <w:rsid w:val="00F832C2"/>
    <w:rsid w:val="00F833CB"/>
    <w:rsid w:val="00F8361A"/>
    <w:rsid w:val="00F83A92"/>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7F4"/>
    <w:rsid w:val="00F92F9C"/>
    <w:rsid w:val="00F93B26"/>
    <w:rsid w:val="00F947AF"/>
    <w:rsid w:val="00F9480C"/>
    <w:rsid w:val="00F94F6E"/>
    <w:rsid w:val="00F95879"/>
    <w:rsid w:val="00F95D43"/>
    <w:rsid w:val="00F95E60"/>
    <w:rsid w:val="00F96646"/>
    <w:rsid w:val="00F9678F"/>
    <w:rsid w:val="00F96FCE"/>
    <w:rsid w:val="00F971C0"/>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8D8"/>
    <w:rsid w:val="00FA3F38"/>
    <w:rsid w:val="00FA44C9"/>
    <w:rsid w:val="00FA55F1"/>
    <w:rsid w:val="00FA55FD"/>
    <w:rsid w:val="00FA68E5"/>
    <w:rsid w:val="00FA6B03"/>
    <w:rsid w:val="00FA6C97"/>
    <w:rsid w:val="00FA7F33"/>
    <w:rsid w:val="00FB014C"/>
    <w:rsid w:val="00FB0325"/>
    <w:rsid w:val="00FB0482"/>
    <w:rsid w:val="00FB08C4"/>
    <w:rsid w:val="00FB0A4C"/>
    <w:rsid w:val="00FB0AA5"/>
    <w:rsid w:val="00FB0C47"/>
    <w:rsid w:val="00FB0CEE"/>
    <w:rsid w:val="00FB119E"/>
    <w:rsid w:val="00FB1422"/>
    <w:rsid w:val="00FB1A0F"/>
    <w:rsid w:val="00FB1BF1"/>
    <w:rsid w:val="00FB1C9D"/>
    <w:rsid w:val="00FB1DFD"/>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FD5"/>
    <w:rsid w:val="00FD322E"/>
    <w:rsid w:val="00FD341B"/>
    <w:rsid w:val="00FD3F7D"/>
    <w:rsid w:val="00FD3FDA"/>
    <w:rsid w:val="00FD427D"/>
    <w:rsid w:val="00FD491B"/>
    <w:rsid w:val="00FD581D"/>
    <w:rsid w:val="00FD597A"/>
    <w:rsid w:val="00FD5B60"/>
    <w:rsid w:val="00FD5D0A"/>
    <w:rsid w:val="00FD6A72"/>
    <w:rsid w:val="00FD6A75"/>
    <w:rsid w:val="00FD7225"/>
    <w:rsid w:val="00FD73D2"/>
    <w:rsid w:val="00FD7698"/>
    <w:rsid w:val="00FD76EE"/>
    <w:rsid w:val="00FD7A49"/>
    <w:rsid w:val="00FD7C00"/>
    <w:rsid w:val="00FE0087"/>
    <w:rsid w:val="00FE0113"/>
    <w:rsid w:val="00FE020A"/>
    <w:rsid w:val="00FE022E"/>
    <w:rsid w:val="00FE02C5"/>
    <w:rsid w:val="00FE03C8"/>
    <w:rsid w:val="00FE0F43"/>
    <w:rsid w:val="00FE122D"/>
    <w:rsid w:val="00FE145B"/>
    <w:rsid w:val="00FE1555"/>
    <w:rsid w:val="00FE1853"/>
    <w:rsid w:val="00FE1CCF"/>
    <w:rsid w:val="00FE1E5F"/>
    <w:rsid w:val="00FE201B"/>
    <w:rsid w:val="00FE296D"/>
    <w:rsid w:val="00FE2C6A"/>
    <w:rsid w:val="00FE2CA3"/>
    <w:rsid w:val="00FE2D72"/>
    <w:rsid w:val="00FE301E"/>
    <w:rsid w:val="00FE3C57"/>
    <w:rsid w:val="00FE3CFC"/>
    <w:rsid w:val="00FE3F51"/>
    <w:rsid w:val="00FE4104"/>
    <w:rsid w:val="00FE450D"/>
    <w:rsid w:val="00FE4908"/>
    <w:rsid w:val="00FE49B3"/>
    <w:rsid w:val="00FE4FDA"/>
    <w:rsid w:val="00FE59FD"/>
    <w:rsid w:val="00FE6606"/>
    <w:rsid w:val="00FE677C"/>
    <w:rsid w:val="00FE6C4F"/>
    <w:rsid w:val="00FE7226"/>
    <w:rsid w:val="00FE742C"/>
    <w:rsid w:val="00FE795C"/>
    <w:rsid w:val="00FF0DC4"/>
    <w:rsid w:val="00FF0F38"/>
    <w:rsid w:val="00FF19F7"/>
    <w:rsid w:val="00FF1C9B"/>
    <w:rsid w:val="00FF2028"/>
    <w:rsid w:val="00FF2123"/>
    <w:rsid w:val="00FF27BD"/>
    <w:rsid w:val="00FF2DCD"/>
    <w:rsid w:val="00FF32C3"/>
    <w:rsid w:val="00FF33D2"/>
    <w:rsid w:val="00FF3B0B"/>
    <w:rsid w:val="00FF3B32"/>
    <w:rsid w:val="00FF483D"/>
    <w:rsid w:val="00FF4A95"/>
    <w:rsid w:val="00FF4D0D"/>
    <w:rsid w:val="00FF512F"/>
    <w:rsid w:val="00FF5793"/>
    <w:rsid w:val="00FF5795"/>
    <w:rsid w:val="00FF5FFD"/>
    <w:rsid w:val="00FF684C"/>
    <w:rsid w:val="00FF69D6"/>
    <w:rsid w:val="00FF6A8E"/>
    <w:rsid w:val="00FF6D8D"/>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78A1"/>
    <w:pPr>
      <w:keepNext/>
      <w:pageBreakBefore/>
      <w:numPr>
        <w:numId w:val="64"/>
      </w:numPr>
      <w:spacing w:before="120"/>
      <w:outlineLvl w:val="0"/>
    </w:pPr>
    <w:rPr>
      <w:rFonts w:cs="Arial"/>
      <w:b/>
      <w:bCs/>
      <w:kern w:val="32"/>
      <w:szCs w:val="32"/>
    </w:rPr>
  </w:style>
  <w:style w:type="paragraph" w:styleId="Heading2">
    <w:name w:val="heading 2"/>
    <w:basedOn w:val="Normal"/>
    <w:next w:val="nobreak"/>
    <w:link w:val="Heading2Char"/>
    <w:autoRedefine/>
    <w:qFormat/>
    <w:rsid w:val="004E7B13"/>
    <w:pPr>
      <w:keepNext/>
      <w:numPr>
        <w:ilvl w:val="1"/>
        <w:numId w:val="64"/>
      </w:numPr>
      <w:spacing w:before="120" w:after="120"/>
      <w:outlineLvl w:val="1"/>
    </w:pPr>
    <w:rPr>
      <w:rFonts w:cs="Arial"/>
      <w:b/>
      <w:bCs/>
      <w:i/>
      <w:iCs/>
      <w:szCs w:val="28"/>
    </w:rPr>
  </w:style>
  <w:style w:type="paragraph" w:styleId="Heading3">
    <w:name w:val="heading 3"/>
    <w:basedOn w:val="Normal"/>
    <w:next w:val="nobreak"/>
    <w:link w:val="Heading3Char"/>
    <w:autoRedefine/>
    <w:qFormat/>
    <w:rsid w:val="00D53CFF"/>
    <w:pPr>
      <w:numPr>
        <w:ilvl w:val="2"/>
        <w:numId w:val="64"/>
      </w:numPr>
      <w:spacing w:after="120"/>
      <w:outlineLvl w:val="2"/>
    </w:pPr>
    <w:rPr>
      <w:rFonts w:ascii="Helvetica" w:hAnsi="Helvetica"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4A78E3"/>
    <w:rPr>
      <w:rFonts w:ascii="Arial" w:hAnsi="Arial" w:cs="Arial"/>
      <w:b/>
      <w:bCs/>
      <w:kern w:val="32"/>
      <w:szCs w:val="32"/>
      <w:lang w:val="en-US" w:eastAsia="en-US" w:bidi="ar-SA"/>
    </w:rPr>
  </w:style>
  <w:style w:type="character" w:customStyle="1" w:styleId="Heading2Char">
    <w:name w:val="Heading 2 Char"/>
    <w:link w:val="Heading2"/>
    <w:rsid w:val="004E7B13"/>
    <w:rPr>
      <w:rFonts w:ascii="Arial" w:hAnsi="Arial" w:cs="Arial"/>
      <w:b/>
      <w:bCs/>
      <w:i/>
      <w:iCs/>
      <w:szCs w:val="28"/>
    </w:rPr>
  </w:style>
  <w:style w:type="character" w:customStyle="1" w:styleId="Heading3Char">
    <w:name w:val="Heading 3 Char"/>
    <w:link w:val="Heading3"/>
    <w:rsid w:val="00D53CF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val="0"/>
      <w:szCs w:val="36"/>
      <w:lang w:val="en-GB" w:eastAsia="ja-JP"/>
    </w:rPr>
  </w:style>
  <w:style w:type="paragraph" w:customStyle="1" w:styleId="StyleHeading2Arial10pt1">
    <w:name w:val="Style Heading 2 + Arial 10 pt1"/>
    <w:basedOn w:val="Heading2"/>
    <w:rsid w:val="00FD322E"/>
    <w:pPr>
      <w:keepNext w:val="0"/>
      <w:numPr>
        <w:numId w:val="1"/>
      </w:numPr>
      <w:suppressAutoHyphens/>
      <w:spacing w:before="280" w:after="280"/>
    </w:pPr>
    <w:rPr>
      <w:rFonts w:eastAsia="MS Mincho"/>
      <w:iCs w:val="0"/>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80475B"/>
    <w:pPr>
      <w:ind w:left="720"/>
      <w:contextualSpacing/>
    </w:pPr>
  </w:style>
  <w:style w:type="character" w:customStyle="1" w:styleId="varargs">
    <w:name w:val="varargs"/>
    <w:basedOn w:val="DefaultParagraphFont"/>
    <w:rsid w:val="008C69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78A1"/>
    <w:pPr>
      <w:keepNext/>
      <w:pageBreakBefore/>
      <w:numPr>
        <w:numId w:val="64"/>
      </w:numPr>
      <w:spacing w:before="120"/>
      <w:outlineLvl w:val="0"/>
    </w:pPr>
    <w:rPr>
      <w:rFonts w:cs="Arial"/>
      <w:b/>
      <w:bCs/>
      <w:kern w:val="32"/>
      <w:szCs w:val="32"/>
    </w:rPr>
  </w:style>
  <w:style w:type="paragraph" w:styleId="Heading2">
    <w:name w:val="heading 2"/>
    <w:basedOn w:val="Normal"/>
    <w:next w:val="nobreak"/>
    <w:link w:val="Heading2Char"/>
    <w:autoRedefine/>
    <w:qFormat/>
    <w:rsid w:val="004E7B13"/>
    <w:pPr>
      <w:keepNext/>
      <w:numPr>
        <w:ilvl w:val="1"/>
        <w:numId w:val="64"/>
      </w:numPr>
      <w:spacing w:before="120" w:after="120"/>
      <w:outlineLvl w:val="1"/>
    </w:pPr>
    <w:rPr>
      <w:rFonts w:cs="Arial"/>
      <w:b/>
      <w:bCs/>
      <w:i/>
      <w:iCs/>
      <w:szCs w:val="28"/>
    </w:rPr>
  </w:style>
  <w:style w:type="paragraph" w:styleId="Heading3">
    <w:name w:val="heading 3"/>
    <w:basedOn w:val="Normal"/>
    <w:next w:val="nobreak"/>
    <w:link w:val="Heading3Char"/>
    <w:autoRedefine/>
    <w:qFormat/>
    <w:rsid w:val="00D53CFF"/>
    <w:pPr>
      <w:numPr>
        <w:ilvl w:val="2"/>
        <w:numId w:val="64"/>
      </w:numPr>
      <w:spacing w:after="120"/>
      <w:outlineLvl w:val="2"/>
    </w:pPr>
    <w:rPr>
      <w:rFonts w:ascii="Helvetica" w:hAnsi="Helvetica"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4A78E3"/>
    <w:rPr>
      <w:rFonts w:ascii="Arial" w:hAnsi="Arial" w:cs="Arial"/>
      <w:b/>
      <w:bCs/>
      <w:kern w:val="32"/>
      <w:szCs w:val="32"/>
      <w:lang w:val="en-US" w:eastAsia="en-US" w:bidi="ar-SA"/>
    </w:rPr>
  </w:style>
  <w:style w:type="character" w:customStyle="1" w:styleId="Heading2Char">
    <w:name w:val="Heading 2 Char"/>
    <w:link w:val="Heading2"/>
    <w:rsid w:val="004E7B13"/>
    <w:rPr>
      <w:rFonts w:ascii="Arial" w:hAnsi="Arial" w:cs="Arial"/>
      <w:b/>
      <w:bCs/>
      <w:i/>
      <w:iCs/>
      <w:szCs w:val="28"/>
    </w:rPr>
  </w:style>
  <w:style w:type="character" w:customStyle="1" w:styleId="Heading3Char">
    <w:name w:val="Heading 3 Char"/>
    <w:link w:val="Heading3"/>
    <w:rsid w:val="00D53CF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val="0"/>
      <w:szCs w:val="36"/>
      <w:lang w:val="en-GB" w:eastAsia="ja-JP"/>
    </w:rPr>
  </w:style>
  <w:style w:type="paragraph" w:customStyle="1" w:styleId="StyleHeading2Arial10pt1">
    <w:name w:val="Style Heading 2 + Arial 10 pt1"/>
    <w:basedOn w:val="Heading2"/>
    <w:rsid w:val="00FD322E"/>
    <w:pPr>
      <w:keepNext w:val="0"/>
      <w:numPr>
        <w:numId w:val="1"/>
      </w:numPr>
      <w:suppressAutoHyphens/>
      <w:spacing w:before="280" w:after="280"/>
    </w:pPr>
    <w:rPr>
      <w:rFonts w:eastAsia="MS Mincho"/>
      <w:iCs w:val="0"/>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80475B"/>
    <w:pPr>
      <w:ind w:left="720"/>
      <w:contextualSpacing/>
    </w:pPr>
  </w:style>
  <w:style w:type="character" w:customStyle="1" w:styleId="varargs">
    <w:name w:val="varargs"/>
    <w:basedOn w:val="DefaultParagraphFont"/>
    <w:rsid w:val="008C6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publib.boulder.ibm.com/infocenter/iisinfsv/v8r7/index.jsp?topic=%2Fcom.ibm.swg.im.iis.ds.parjob.adref.doc%2Ftopics%2Fr_deeadvrf_The_modify_Operator_and_Nulls.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w3.org/XML/Binary/" TargetMode="External"/><Relationship Id="rId18" Type="http://schemas.openxmlformats.org/officeDocument/2006/relationships/oleObject" Target="embeddings/oleObject1.bin"/><Relationship Id="rId26" Type="http://schemas.openxmlformats.org/officeDocument/2006/relationships/hyperlink" Target="mailto:smh@uk.ibm.com" TargetMode="External"/><Relationship Id="rId39" Type="http://schemas.openxmlformats.org/officeDocument/2006/relationships/hyperlink" Target="http://www.w3.org/TR/xpath20/" TargetMode="External"/><Relationship Id="rId21" Type="http://schemas.openxmlformats.org/officeDocument/2006/relationships/hyperlink" Target="http://tns2" TargetMode="External"/><Relationship Id="rId34" Type="http://schemas.openxmlformats.org/officeDocument/2006/relationships/hyperlink" Target="http://www.w3.org/Consortium/Legal/copyright-documents" TargetMode="External"/><Relationship Id="rId42" Type="http://schemas.openxmlformats.org/officeDocument/2006/relationships/hyperlink" Target="http://icu.sourceforge.net/apiref/icu4c/classDecimalFormat.html" TargetMode="External"/><Relationship Id="rId47" Type="http://schemas.openxmlformats.org/officeDocument/2006/relationships/hyperlink" Target="http://www.cacr.caltech.edu/SDA/xsil/" TargetMode="External"/><Relationship Id="rId50" Type="http://schemas.openxmlformats.org/officeDocument/2006/relationships/hyperlink" Target="http://dictionary.reference.com/browse/parser"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yperlink" Target="file:///C:\Documents%20and%20Settings\Administrator\My%20Documents\$user\Xpath\XPath%20Functions\XQuery%201.0%20and%20XPath%202.0%20Functions%20and%20Operators.htm" TargetMode="External"/><Relationship Id="rId33" Type="http://schemas.openxmlformats.org/officeDocument/2006/relationships/hyperlink" Target="http://www.w3.org/Consortium/Legal/ipr-notice" TargetMode="External"/><Relationship Id="rId38" Type="http://schemas.openxmlformats.org/officeDocument/2006/relationships/hyperlink" Target="http://www.w3.org/TR/xmlschema-1/" TargetMode="External"/><Relationship Id="rId46" Type="http://schemas.openxmlformats.org/officeDocument/2006/relationships/hyperlink" Target="http://www.omg.org/cgi-bin/doc?formal/2004-03-26"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www.ogf.org/dfdl/%E2%80%9D" TargetMode="External"/><Relationship Id="rId29" Type="http://schemas.openxmlformats.org/officeDocument/2006/relationships/hyperlink" Target="http://www.csail.mit.edu/" TargetMode="External"/><Relationship Id="rId41" Type="http://schemas.openxmlformats.org/officeDocument/2006/relationships/hyperlink" Target="http://www.unicode.org/"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file:///C:\Documents%20and%20Settings\Administrator\My%20Documents\$user\Xpath\XPath%20Functions\XQuery%201.0%20and%20XPath%202.0%20Functions%20and%20Operators.htm" TargetMode="External"/><Relationship Id="rId32" Type="http://schemas.openxmlformats.org/officeDocument/2006/relationships/hyperlink" Target="http://www.w3.org/Consortium/Legal/ipr-notice" TargetMode="External"/><Relationship Id="rId37" Type="http://schemas.openxmlformats.org/officeDocument/2006/relationships/hyperlink" Target="http://www.w3.org/TR/REC-xml-names/" TargetMode="External"/><Relationship Id="rId40" Type="http://schemas.openxmlformats.org/officeDocument/2006/relationships/hyperlink" Target="http://www.w3.org/TR/xml-infoset" TargetMode="External"/><Relationship Id="rId45" Type="http://schemas.openxmlformats.org/officeDocument/2006/relationships/hyperlink" Target="http://www.ietf.org/rfc/rfc2119.txt" TargetMode="External"/><Relationship Id="rId53" Type="http://schemas.openxmlformats.org/officeDocument/2006/relationships/hyperlink" Target="http://dictionary.reference.com/browse/grammar" TargetMode="External"/><Relationship Id="rId5" Type="http://schemas.openxmlformats.org/officeDocument/2006/relationships/settings" Target="settings.xml"/><Relationship Id="rId15" Type="http://schemas.openxmlformats.org/officeDocument/2006/relationships/hyperlink" Target="http://www.w3.org/TR/xmlschema-2/" TargetMode="External"/><Relationship Id="rId23" Type="http://schemas.openxmlformats.org/officeDocument/2006/relationships/hyperlink" Target="file:///C:\Documents%20and%20Settings\Administrator\My%20Documents\$user\Xpath\XPath%20Functions\XQuery%201.0%20and%20XPath%202.0%20Functions%20and%20Operators.htm" TargetMode="External"/><Relationship Id="rId28" Type="http://schemas.openxmlformats.org/officeDocument/2006/relationships/hyperlink" Target="http://www.w3.org/" TargetMode="External"/><Relationship Id="rId36" Type="http://schemas.openxmlformats.org/officeDocument/2006/relationships/hyperlink" Target="http://www.w3.org/TR/xml11/" TargetMode="External"/><Relationship Id="rId49" Type="http://schemas.openxmlformats.org/officeDocument/2006/relationships/hyperlink" Target="http://perldoc.perl.org/perlre.html"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hyperlink" Target="http://www.keio.ac.jp/" TargetMode="External"/><Relationship Id="rId44" Type="http://schemas.openxmlformats.org/officeDocument/2006/relationships/hyperlink" Target="http://www.w3.org/XML/Schema" TargetMode="External"/><Relationship Id="rId52" Type="http://schemas.openxmlformats.org/officeDocument/2006/relationships/hyperlink" Target="http://dictionary.reference.com/browse/production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dataformat.org/dfdl-1.0" TargetMode="External"/><Relationship Id="rId22" Type="http://schemas.openxmlformats.org/officeDocument/2006/relationships/hyperlink" Target="http://www.icu-project.org/apiref/icu4c/classDecimalFormat.html" TargetMode="External"/><Relationship Id="rId27" Type="http://schemas.openxmlformats.org/officeDocument/2006/relationships/hyperlink" Target="http://www.w3.org/Consortium/Legal/ipr-notice" TargetMode="External"/><Relationship Id="rId30" Type="http://schemas.openxmlformats.org/officeDocument/2006/relationships/hyperlink" Target="http://www.ercim.org/" TargetMode="External"/><Relationship Id="rId35" Type="http://schemas.openxmlformats.org/officeDocument/2006/relationships/hyperlink" Target="http://www.w3.org/TR/REC-xml" TargetMode="External"/><Relationship Id="rId43" Type="http://schemas.openxmlformats.org/officeDocument/2006/relationships/hyperlink" Target="http://www.iana.org/assignments/character-sets" TargetMode="External"/><Relationship Id="rId48" Type="http://schemas.openxmlformats.org/officeDocument/2006/relationships/hyperlink" Target="http://collaboratory.emsl.pnl.gov/sam/bfd/"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ictionary.reference.com/browse/mutually-recursive"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612CE-46AB-48F4-854C-FA8A51493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388</TotalTime>
  <Pages>196</Pages>
  <Words>62577</Words>
  <Characters>356693</Characters>
  <Application>Microsoft Office Word</Application>
  <DocSecurity>0</DocSecurity>
  <Lines>2972</Lines>
  <Paragraphs>836</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418434</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mbeckerle</cp:lastModifiedBy>
  <cp:revision>11</cp:revision>
  <cp:lastPrinted>2010-10-18T17:05:00Z</cp:lastPrinted>
  <dcterms:created xsi:type="dcterms:W3CDTF">2012-08-14T13:40:00Z</dcterms:created>
  <dcterms:modified xsi:type="dcterms:W3CDTF">2012-08-14T20:12:00Z</dcterms:modified>
</cp:coreProperties>
</file>